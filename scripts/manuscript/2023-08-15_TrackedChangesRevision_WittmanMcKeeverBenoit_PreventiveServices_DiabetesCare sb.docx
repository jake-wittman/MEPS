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1558" w14:textId="77777777" w:rsidR="001F580C" w:rsidRDefault="00047927">
      <w:pPr>
        <w:pStyle w:val="BodyText"/>
      </w:pPr>
      <w:r>
        <w:rPr>
          <w:b/>
          <w:bCs/>
        </w:rPr>
        <w:t>Trends in Preventive Care Services among U.S. Adults with Diagnosed Diabetes, 2008–2020</w:t>
      </w:r>
    </w:p>
    <w:p w14:paraId="64248BA3" w14:textId="77777777" w:rsidR="001F580C" w:rsidRDefault="00047927">
      <w:pPr>
        <w:pStyle w:val="BodyText"/>
      </w:pPr>
      <w:r>
        <w:t>Running Title: Trends in preventive care services for diabetes</w:t>
      </w:r>
    </w:p>
    <w:p w14:paraId="690DCEAB" w14:textId="77777777" w:rsidR="001F580C" w:rsidRDefault="00047927">
      <w:pPr>
        <w:pStyle w:val="BodyText"/>
      </w:pPr>
      <w:r>
        <w:t>Jacob T. Wittman, PhD, Kai McKeever Bullard, PhD, Stephen R. Benoit, MD</w:t>
      </w:r>
    </w:p>
    <w:p w14:paraId="51BE69E2" w14:textId="77777777" w:rsidR="001F580C" w:rsidRDefault="00047927">
      <w:pPr>
        <w:pStyle w:val="BodyText"/>
      </w:pPr>
      <w:r>
        <w:t>Division of Diabetes Translation, Centers for Disease Control and Prevention, Atlanta, GA, United States</w:t>
      </w:r>
    </w:p>
    <w:p w14:paraId="10F0F54C" w14:textId="7AD83A59" w:rsidR="001F580C" w:rsidRDefault="00047927">
      <w:pPr>
        <w:pStyle w:val="BodyText"/>
      </w:pPr>
      <w:r>
        <w:t xml:space="preserve">Corresponding Author: Jacob T. Wittman, </w:t>
      </w:r>
      <w:ins w:id="0" w:author="Wittman, Jacob (CDC/DDNID/NCCDPHP/DDT) (CTR)" w:date="2023-07-21T13:51:00Z">
        <w:r w:rsidR="00164CE2">
          <w:fldChar w:fldCharType="begin"/>
        </w:r>
        <w:r w:rsidR="00164CE2">
          <w:instrText xml:space="preserve"> HYPERLINK "mailto:</w:instrText>
        </w:r>
      </w:ins>
      <w:r w:rsidR="00164CE2">
        <w:instrText>ugv4@cdc.gov</w:instrText>
      </w:r>
      <w:ins w:id="1" w:author="Wittman, Jacob (CDC/DDNID/NCCDPHP/DDT) (CTR)" w:date="2023-07-21T13:51:00Z">
        <w:r w:rsidR="00164CE2">
          <w:instrText xml:space="preserve">" </w:instrText>
        </w:r>
        <w:r w:rsidR="00164CE2">
          <w:fldChar w:fldCharType="separate"/>
        </w:r>
      </w:ins>
      <w:r w:rsidR="00164CE2" w:rsidRPr="009D267C">
        <w:rPr>
          <w:rStyle w:val="Hyperlink"/>
        </w:rPr>
        <w:t>ugv4@cdc.gov</w:t>
      </w:r>
      <w:ins w:id="2" w:author="Wittman, Jacob (CDC/DDNID/NCCDPHP/DDT) (CTR)" w:date="2023-07-21T13:51:00Z">
        <w:r w:rsidR="00164CE2">
          <w:fldChar w:fldCharType="end"/>
        </w:r>
        <w:r w:rsidR="00164CE2">
          <w:t>, 770-488-3533</w:t>
        </w:r>
      </w:ins>
    </w:p>
    <w:p w14:paraId="06FF1132" w14:textId="1BAAF02A" w:rsidR="001F580C" w:rsidRDefault="00047927">
      <w:pPr>
        <w:pStyle w:val="BodyText"/>
      </w:pPr>
      <w:r>
        <w:t>Disclaimer: The findings and conclusions in this report are those of the authors and do not necessarily represent the official position of the Centers for Disease Control and Prevention.</w:t>
      </w:r>
    </w:p>
    <w:p w14:paraId="07CC3C00" w14:textId="795E63D5" w:rsidR="00965424" w:rsidRDefault="00965424">
      <w:pPr>
        <w:pStyle w:val="BodyText"/>
      </w:pPr>
      <w:r>
        <w:t>Keywords: preventive services, Medical Expenditure Panel Survey, trends, joinpoint</w:t>
      </w:r>
    </w:p>
    <w:p w14:paraId="6E02A634" w14:textId="712D76E9" w:rsidR="001F580C" w:rsidRDefault="00047927">
      <w:pPr>
        <w:pStyle w:val="BodyText"/>
      </w:pPr>
      <w:r>
        <w:t>Word Count:</w:t>
      </w:r>
      <w:r w:rsidR="00965424">
        <w:t xml:space="preserve"> 2889</w:t>
      </w:r>
    </w:p>
    <w:p w14:paraId="76AF1160" w14:textId="77777777" w:rsidR="001F580C" w:rsidRDefault="00047927">
      <w:pPr>
        <w:pStyle w:val="BodyText"/>
      </w:pPr>
      <w:r>
        <w:t>Number of tables and figures: 3</w:t>
      </w:r>
    </w:p>
    <w:p w14:paraId="77DB064F" w14:textId="77777777" w:rsidR="00BC00D4" w:rsidRDefault="00BC00D4">
      <w:pPr>
        <w:rPr>
          <w:ins w:id="3" w:author="Wittman, Jacob (CDC/DDNID/NCCDPHP/DDT) (CTR)" w:date="2023-08-15T09:23:00Z"/>
        </w:rPr>
      </w:pPr>
      <w:ins w:id="4" w:author="Wittman, Jacob (CDC/DDNID/NCCDPHP/DDT) (CTR)" w:date="2023-08-15T09:23:00Z">
        <w:r>
          <w:br w:type="page"/>
        </w:r>
      </w:ins>
    </w:p>
    <w:p w14:paraId="6D9BBC2D" w14:textId="6BC50EC9" w:rsidR="00BC00D4" w:rsidRDefault="00BC00D4" w:rsidP="00BC00D4">
      <w:pPr>
        <w:pStyle w:val="BodyText"/>
        <w:rPr>
          <w:ins w:id="5" w:author="Wittman, Jacob (CDC/DDNID/NCCDPHP/DDT) (CTR)" w:date="2023-08-15T09:23:00Z"/>
        </w:rPr>
      </w:pPr>
      <w:ins w:id="6" w:author="Wittman, Jacob (CDC/DDNID/NCCDPHP/DDT) (CTR)" w:date="2023-08-15T09:23:00Z">
        <w:r>
          <w:lastRenderedPageBreak/>
          <w:t xml:space="preserve">Twitter Summary: We report trends of six </w:t>
        </w:r>
        <w:del w:id="7" w:author="Benoit, Stephen (CDC/DDNID/NCCDPHP/DDT)" w:date="2023-08-16T09:53:00Z">
          <w:r w:rsidDel="00EB46F5">
            <w:delText xml:space="preserve">ADA </w:delText>
          </w:r>
        </w:del>
        <w:r>
          <w:t xml:space="preserve">recommended preventive care services </w:t>
        </w:r>
      </w:ins>
      <w:ins w:id="8" w:author="Benoit, Stephen (CDC/DDNID/NCCDPHP/DDT)" w:date="2023-08-16T09:54:00Z">
        <w:r w:rsidR="00EB46F5">
          <w:t xml:space="preserve">from </w:t>
        </w:r>
      </w:ins>
      <w:ins w:id="9" w:author="Wittman, Jacob (CDC/DDNID/NCCDPHP/DDT) (CTR)" w:date="2023-08-15T09:23:00Z">
        <w:r>
          <w:t xml:space="preserve">2008 </w:t>
        </w:r>
      </w:ins>
      <w:ins w:id="10" w:author="Wittman, Jacob (CDC/DDNID/NCCDPHP/DDT) (CTR)" w:date="2023-08-15T14:07:00Z">
        <w:r w:rsidR="008E57EC">
          <w:t>–</w:t>
        </w:r>
      </w:ins>
      <w:ins w:id="11" w:author="Wittman, Jacob (CDC/DDNID/NCCDPHP/DDT) (CTR)" w:date="2023-08-15T09:23:00Z">
        <w:r>
          <w:t xml:space="preserve"> 2020. Other than flu vaccination, we saw no improvement in </w:t>
        </w:r>
        <w:del w:id="12" w:author="Benoit, Stephen (CDC/DDNID/NCCDPHP/DDT)" w:date="2023-08-16T09:54:00Z">
          <w:r w:rsidDel="009C6376">
            <w:delText xml:space="preserve">receipt of </w:delText>
          </w:r>
        </w:del>
        <w:r>
          <w:t>preventive care service</w:t>
        </w:r>
        <w:del w:id="13" w:author="Benoit, Stephen (CDC/DDNID/NCCDPHP/DDT)" w:date="2023-08-16T09:54:00Z">
          <w:r w:rsidDel="009C6376">
            <w:delText>s</w:delText>
          </w:r>
        </w:del>
        <w:r>
          <w:t xml:space="preserve"> </w:t>
        </w:r>
      </w:ins>
      <w:ins w:id="14" w:author="Benoit, Stephen (CDC/DDNID/NCCDPHP/DDT)" w:date="2023-08-16T09:54:00Z">
        <w:r w:rsidR="009C6376">
          <w:t xml:space="preserve">utilization </w:t>
        </w:r>
      </w:ins>
      <w:ins w:id="15" w:author="Wittman, Jacob (CDC/DDNID/NCCDPHP/DDT) (CTR)" w:date="2023-08-15T09:23:00Z">
        <w:r>
          <w:t>for US adults with diabetes.</w:t>
        </w:r>
      </w:ins>
    </w:p>
    <w:p w14:paraId="353A83CA" w14:textId="5FDE8D2E" w:rsidR="001F580C" w:rsidRDefault="00047927">
      <w:r>
        <w:br w:type="page"/>
      </w:r>
    </w:p>
    <w:p w14:paraId="20DEB639" w14:textId="77777777" w:rsidR="001F580C" w:rsidRDefault="00047927">
      <w:pPr>
        <w:pStyle w:val="Heading1"/>
      </w:pPr>
      <w:bookmarkStart w:id="16" w:name="abstract-250-words-current-250"/>
      <w:r>
        <w:lastRenderedPageBreak/>
        <w:t>Abstract (250 words, current 250)</w:t>
      </w:r>
    </w:p>
    <w:p w14:paraId="1B017A62" w14:textId="785BA4F8" w:rsidR="001F580C" w:rsidRDefault="00047927">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w:t>
      </w:r>
      <w:del w:id="17" w:author="Benoit, Stephen (CDC/DDNID/NCCDPHP/DDT)" w:date="2023-08-07T15:03:00Z">
        <w:r w:rsidDel="008F057D">
          <w:delText xml:space="preserve"> </w:delText>
        </w:r>
      </w:del>
      <w:r>
        <w:t>–</w:t>
      </w:r>
      <w:del w:id="18" w:author="Benoit, Stephen (CDC/DDNID/NCCDPHP/DDT)" w:date="2023-08-07T15:04:00Z">
        <w:r w:rsidDel="008F057D">
          <w:delText xml:space="preserve"> </w:delText>
        </w:r>
      </w:del>
      <w:r>
        <w:t>2020.</w:t>
      </w:r>
    </w:p>
    <w:p w14:paraId="22C0B4A1" w14:textId="12BE3BDD" w:rsidR="001F580C" w:rsidRDefault="00047927">
      <w:pPr>
        <w:pStyle w:val="BodyText"/>
      </w:pPr>
      <w:r>
        <w:rPr>
          <w:b/>
          <w:bCs/>
        </w:rPr>
        <w:t>Research Design and Methods:</w:t>
      </w:r>
      <w:r>
        <w:t xml:space="preserve"> We used 2008–2020 data from the cross-sectional Medical Expenditures Panel Survey to calculate the proportion of U.S. adults ≥</w:t>
      </w:r>
      <w:del w:id="19" w:author="Benoit, Stephen (CDC/DDNID/NCCDPHP/DDT)" w:date="2023-08-07T15:16:00Z">
        <w:r w:rsidDel="009563D6">
          <w:delText xml:space="preserve"> </w:delText>
        </w:r>
      </w:del>
      <w:r>
        <w:t xml:space="preserve">18 years of age with diagnosed diabetes that reported receiving preventive care services, overall and </w:t>
      </w:r>
      <w:del w:id="20" w:author="Benoit, Stephen (CDC/DDNID/NCCDPHP/DDT)" w:date="2023-08-07T15:04:00Z">
        <w:r w:rsidDel="00950C5A">
          <w:delText>for</w:delText>
        </w:r>
      </w:del>
      <w:ins w:id="21" w:author="Benoit, Stephen (CDC/DDNID/NCCDPHP/DDT)" w:date="2023-08-07T15:04:00Z">
        <w:r w:rsidR="00950C5A">
          <w:t>by</w:t>
        </w:r>
      </w:ins>
      <w:r>
        <w:t xml:space="preserve"> subpopulation</w:t>
      </w:r>
      <w:del w:id="22" w:author="Benoit, Stephen (CDC/DDNID/NCCDPHP/DDT)" w:date="2023-08-07T15:04:00Z">
        <w:r w:rsidDel="00950C5A">
          <w:delText>s</w:delText>
        </w:r>
      </w:del>
      <w:ins w:id="23" w:author="Wittman, Jacob (CDC/DDNID/NCCDPHP/DDT) (CTR)" w:date="2023-07-21T14:52:00Z">
        <w:r w:rsidR="0069090B">
          <w:t xml:space="preserve"> (</w:t>
        </w:r>
      </w:ins>
      <w:ins w:id="24" w:author="Wittman, Jacob (CDC/DDNID/NCCDPHP/DDT) (CTR)" w:date="2023-08-15T09:31:00Z">
        <w:r w:rsidR="00BC00D4">
          <w:t xml:space="preserve">n </w:t>
        </w:r>
      </w:ins>
      <w:ins w:id="25" w:author="Wittman, Jacob (CDC/DDNID/NCCDPHP/DDT) (CTR)" w:date="2023-07-21T14:52:00Z">
        <w:r w:rsidR="0069090B">
          <w:t>= 25,616)</w:t>
        </w:r>
      </w:ins>
      <w:r>
        <w:t>. We used Joinpoint regression to identify trends during 2008</w:t>
      </w:r>
      <w:del w:id="26" w:author="Benoit, Stephen (CDC/DDNID/NCCDPHP/DDT)" w:date="2023-08-07T15:05:00Z">
        <w:r w:rsidDel="008C4165">
          <w:delText xml:space="preserve"> </w:delText>
        </w:r>
      </w:del>
      <w:r>
        <w:t>–</w:t>
      </w:r>
      <w:del w:id="27" w:author="Benoit, Stephen (CDC/DDNID/NCCDPHP/DDT)" w:date="2023-08-07T15:05:00Z">
        <w:r w:rsidDel="008C4165">
          <w:delText xml:space="preserve"> </w:delText>
        </w:r>
      </w:del>
      <w:r>
        <w:t xml:space="preserve">2019. The six services </w:t>
      </w:r>
      <w:ins w:id="28" w:author="Benoit, Stephen (CDC/DDNID/NCCDPHP/DDT)" w:date="2023-08-07T15:05:00Z">
        <w:r w:rsidR="008C4165">
          <w:t xml:space="preserve">completed </w:t>
        </w:r>
      </w:ins>
      <w:r>
        <w:t xml:space="preserve">in the past year included </w:t>
      </w:r>
      <w:del w:id="29" w:author="Benoit, Stephen (CDC/DDNID/NCCDPHP/DDT)" w:date="2023-08-07T15:06:00Z">
        <w:r w:rsidDel="00343B16">
          <w:delText xml:space="preserve">at </w:delText>
        </w:r>
      </w:del>
      <w:ins w:id="30" w:author="Benoit, Stephen (CDC/DDNID/NCCDPHP/DDT)" w:date="2023-08-07T15:06:00Z">
        <w:r w:rsidR="007E0BDB">
          <w:t>≥1</w:t>
        </w:r>
      </w:ins>
      <w:del w:id="31" w:author="Benoit, Stephen (CDC/DDNID/NCCDPHP/DDT)" w:date="2023-08-07T15:06:00Z">
        <w:r w:rsidDel="007E0BDB">
          <w:delText>least</w:delText>
        </w:r>
        <w:r w:rsidDel="00343B16">
          <w:delText xml:space="preserve"> one</w:delText>
        </w:r>
      </w:del>
      <w:r>
        <w:t xml:space="preserve"> dental examination, </w:t>
      </w:r>
      <w:del w:id="32" w:author="Benoit, Stephen (CDC/DDNID/NCCDPHP/DDT)" w:date="2023-08-07T15:06:00Z">
        <w:r w:rsidDel="00343B16">
          <w:delText xml:space="preserve">a </w:delText>
        </w:r>
      </w:del>
      <w:r>
        <w:t>dilated eye examination, foot examination, ≥</w:t>
      </w:r>
      <w:del w:id="33" w:author="Benoit, Stephen (CDC/DDNID/NCCDPHP/DDT)" w:date="2023-08-07T15:05:00Z">
        <w:r w:rsidDel="007E0BDB">
          <w:delText xml:space="preserve"> </w:delText>
        </w:r>
      </w:del>
      <w:r>
        <w:t xml:space="preserve">2 A1C tests, </w:t>
      </w:r>
      <w:del w:id="34" w:author="Benoit, Stephen (CDC/DDNID/NCCDPHP/DDT)" w:date="2023-08-07T15:07:00Z">
        <w:r w:rsidDel="006F79EB">
          <w:delText xml:space="preserve">a </w:delText>
        </w:r>
      </w:del>
      <w:r>
        <w:t>cholesterol test, and receipt of an influenza vaccine.</w:t>
      </w:r>
    </w:p>
    <w:p w14:paraId="55DE52B6" w14:textId="17E5BCD5" w:rsidR="001F580C" w:rsidRDefault="00047927">
      <w:pPr>
        <w:pStyle w:val="BodyText"/>
      </w:pPr>
      <w:r>
        <w:rPr>
          <w:b/>
          <w:bCs/>
        </w:rPr>
        <w:t>Results:</w:t>
      </w:r>
      <w:r>
        <w:t xml:space="preserve"> From 2008–2020, proportions of U.S. adults with diabetes receiving any individual preventive care service ranged from 32.6% to 89.9%. </w:t>
      </w:r>
      <w:bookmarkStart w:id="35" w:name="_Hlk141704087"/>
      <w:r>
        <w:t xml:space="preserve">From 2008–2019, overall trends in preventive services among these adults were </w:t>
      </w:r>
      <w:del w:id="36" w:author="Benoit, Stephen (CDC/DDNID/NCCDPHP/DDT)" w:date="2023-08-07T15:07:00Z">
        <w:r w:rsidDel="00790ABB">
          <w:delText>stable</w:delText>
        </w:r>
      </w:del>
      <w:ins w:id="37" w:author="Benoit, Stephen (CDC/DDNID/NCCDPHP/DDT)" w:date="2023-08-07T15:07:00Z">
        <w:r w:rsidR="00790ABB">
          <w:t>flat</w:t>
        </w:r>
      </w:ins>
      <w:r>
        <w:t xml:space="preserve"> except for an increase in </w:t>
      </w:r>
      <w:del w:id="38" w:author="Wittman, Jacob (CDC/DDNID/NCCDPHP/DDT) (CTR)" w:date="2023-07-21T14:51:00Z">
        <w:r w:rsidDel="0069090B">
          <w:delText xml:space="preserve">receipt of </w:delText>
        </w:r>
      </w:del>
      <w:r>
        <w:t>influenza vaccin</w:t>
      </w:r>
      <w:del w:id="39" w:author="Benoit, Stephen (CDC/DDNID/NCCDPHP/DDT)" w:date="2023-08-07T14:53:00Z">
        <w:r w:rsidDel="009F164C">
          <w:delText>es</w:delText>
        </w:r>
      </w:del>
      <w:ins w:id="40" w:author="Benoit, Stephen (CDC/DDNID/NCCDPHP/DDT)" w:date="2023-08-07T14:53:00Z">
        <w:r w:rsidR="009F164C">
          <w:t>ation</w:t>
        </w:r>
      </w:ins>
      <w:r>
        <w:t xml:space="preserve"> (average annual percent change: 2.6% [95% CI: 1.1%, 4.2</w:t>
      </w:r>
      <w:bookmarkStart w:id="41" w:name="_Hlk141706182"/>
      <w:r>
        <w:t xml:space="preserve">%]). </w:t>
      </w:r>
      <w:ins w:id="42" w:author="Wittman, Jacob (CDC/DDNID/NCCDPHP/DDT) (CTR)" w:date="2023-07-31T15:24:00Z">
        <w:r w:rsidR="00EB7636" w:rsidRPr="00EB7636">
          <w:t xml:space="preserve">Trend analysis of subgroups was heterogeneous: influenza vaccination and A1C testing </w:t>
        </w:r>
        <w:del w:id="43" w:author="Benoit, Stephen (CDC/DDNID/NCCDPHP/DDT)" w:date="2023-08-07T14:57:00Z">
          <w:r w:rsidR="00EB7636" w:rsidRPr="00EB7636" w:rsidDel="000866CF">
            <w:delText>had</w:delText>
          </w:r>
        </w:del>
      </w:ins>
      <w:ins w:id="44" w:author="Benoit, Stephen (CDC/DDNID/NCCDPHP/DDT)" w:date="2023-08-07T14:57:00Z">
        <w:r w:rsidR="000866CF">
          <w:t>showed</w:t>
        </w:r>
      </w:ins>
      <w:ins w:id="45" w:author="Wittman, Jacob (CDC/DDNID/NCCDPHP/DDT) (CTR)" w:date="2023-07-31T15:24:00Z">
        <w:r w:rsidR="00EB7636" w:rsidRPr="00EB7636">
          <w:t xml:space="preserve"> improvements among several subgroups, while </w:t>
        </w:r>
        <w:del w:id="46" w:author="Benoit, Stephen (CDC/DDNID/NCCDPHP/DDT)" w:date="2023-08-07T14:57:00Z">
          <w:r w:rsidR="00EB7636" w:rsidRPr="00EB7636" w:rsidDel="00070A7A">
            <w:delText xml:space="preserve">among the uninsured, foot exams, </w:delText>
          </w:r>
        </w:del>
        <w:r w:rsidR="00EB7636" w:rsidRPr="00EB7636">
          <w:t>cholesterol testing</w:t>
        </w:r>
      </w:ins>
      <w:ins w:id="47" w:author="Benoit, Stephen (CDC/DDNID/NCCDPHP/DDT)" w:date="2023-08-07T14:57:00Z">
        <w:r w:rsidR="004E3DEF">
          <w:t xml:space="preserve"> (</w:t>
        </w:r>
      </w:ins>
      <w:ins w:id="48" w:author="Benoit, Stephen (CDC/DDNID/NCCDPHP/DDT)" w:date="2023-08-07T14:58:00Z">
        <w:r w:rsidR="004E3DEF">
          <w:t xml:space="preserve">45-64 year age, </w:t>
        </w:r>
      </w:ins>
      <w:ins w:id="49" w:author="Benoit, Stephen (CDC/DDNID/NCCDPHP/DDT)" w:date="2023-08-07T15:13:00Z">
        <w:r w:rsidR="005555A8">
          <w:t>&lt;</w:t>
        </w:r>
      </w:ins>
      <w:ins w:id="50" w:author="Benoit, Stephen (CDC/DDNID/NCCDPHP/DDT)" w:date="2023-08-07T14:58:00Z">
        <w:r w:rsidR="007077BE">
          <w:t xml:space="preserve"> high school education, Medicaid insurance)</w:t>
        </w:r>
      </w:ins>
      <w:ins w:id="51" w:author="Wittman, Jacob (CDC/DDNID/NCCDPHP/DDT) (CTR)" w:date="2023-07-31T15:24:00Z">
        <w:del w:id="52" w:author="Benoit, Stephen (CDC/DDNID/NCCDPHP/DDT)" w:date="2023-08-07T14:58:00Z">
          <w:r w:rsidR="00EB7636" w:rsidRPr="00EB7636" w:rsidDel="007077BE">
            <w:delText>,</w:delText>
          </w:r>
        </w:del>
        <w:r w:rsidR="00EB7636" w:rsidRPr="00EB7636">
          <w:t xml:space="preserve"> and dental visits </w:t>
        </w:r>
      </w:ins>
      <w:ins w:id="53" w:author="Benoit, Stephen (CDC/DDNID/NCCDPHP/DDT)" w:date="2023-08-07T14:58:00Z">
        <w:r w:rsidR="007077BE">
          <w:t>(uninsured)</w:t>
        </w:r>
      </w:ins>
      <w:ins w:id="54" w:author="Wittman, Jacob (CDC/DDNID/NCCDPHP/DDT) (CTR)" w:date="2023-07-31T15:24:00Z">
        <w:del w:id="55" w:author="Benoit, Stephen (CDC/DDNID/NCCDPHP/DDT)" w:date="2023-08-07T14:58:00Z">
          <w:r w:rsidR="00EB7636" w:rsidRPr="00EB7636" w:rsidDel="007077BE">
            <w:delText>tended to</w:delText>
          </w:r>
        </w:del>
        <w:r w:rsidR="00EB7636" w:rsidRPr="00EB7636">
          <w:t xml:space="preserve"> decline</w:t>
        </w:r>
      </w:ins>
      <w:ins w:id="56" w:author="Benoit, Stephen (CDC/DDNID/NCCDPHP/DDT)" w:date="2023-08-07T14:58:00Z">
        <w:r w:rsidR="007077BE">
          <w:t>d</w:t>
        </w:r>
      </w:ins>
      <w:ins w:id="57" w:author="Wittman, Jacob (CDC/DDNID/NCCDPHP/DDT) (CTR)" w:date="2023-07-31T15:24:00Z">
        <w:r w:rsidR="00EB7636" w:rsidRPr="00EB7636">
          <w:t>.</w:t>
        </w:r>
        <w:r w:rsidR="00EB7636" w:rsidRPr="00EB7636" w:rsidDel="00EB7636">
          <w:t xml:space="preserve"> </w:t>
        </w:r>
      </w:ins>
      <w:del w:id="58" w:author="Wittman, Jacob (CDC/DDNID/NCCDPHP/DDT) (CTR)" w:date="2023-07-31T15:24:00Z">
        <w:r w:rsidDel="00EB7636">
          <w:delText xml:space="preserve">Trend analysis </w:delText>
        </w:r>
      </w:del>
      <w:del w:id="59" w:author="Wittman, Jacob (CDC/DDNID/NCCDPHP/DDT) (CTR)" w:date="2023-07-21T14:53:00Z">
        <w:r w:rsidDel="0069090B">
          <w:delText>at the</w:delText>
        </w:r>
      </w:del>
      <w:del w:id="60" w:author="Wittman, Jacob (CDC/DDNID/NCCDPHP/DDT) (CTR)" w:date="2023-07-31T15:24:00Z">
        <w:r w:rsidDel="00EB7636">
          <w:delText xml:space="preserve"> subgroup </w:delText>
        </w:r>
      </w:del>
      <w:del w:id="61" w:author="Wittman, Jacob (CDC/DDNID/NCCDPHP/DDT) (CTR)" w:date="2023-07-21T14:53:00Z">
        <w:r w:rsidDel="0069090B">
          <w:delText xml:space="preserve">level </w:delText>
        </w:r>
      </w:del>
      <w:del w:id="62" w:author="Wittman, Jacob (CDC/DDNID/NCCDPHP/DDT) (CTR)" w:date="2023-07-31T15:24:00Z">
        <w:r w:rsidDel="00EB7636">
          <w:delText xml:space="preserve">was heterogeneous: influenza vaccination, A1C testing, and dental visits </w:delText>
        </w:r>
      </w:del>
      <w:del w:id="63" w:author="Wittman, Jacob (CDC/DDNID/NCCDPHP/DDT) (CTR)" w:date="2023-07-25T12:20:00Z">
        <w:r w:rsidDel="005C3A97">
          <w:delText>tended to improve</w:delText>
        </w:r>
      </w:del>
      <w:del w:id="64" w:author="Wittman, Jacob (CDC/DDNID/NCCDPHP/DDT) (CTR)" w:date="2023-07-31T15:24:00Z">
        <w:r w:rsidDel="00EB7636">
          <w:delText xml:space="preserve"> while, among the uninsured, foot exams, cholesterol testing, and dental visits tended to decline.</w:delText>
        </w:r>
        <w:bookmarkEnd w:id="35"/>
        <w:bookmarkEnd w:id="41"/>
        <w:r w:rsidDel="00EB7636">
          <w:delText xml:space="preserve"> </w:delText>
        </w:r>
      </w:del>
      <w:r>
        <w:t xml:space="preserve">In 2020, 8.2% (4.5%, 11.9%) </w:t>
      </w:r>
      <w:ins w:id="65" w:author="Benoit, Stephen (CDC/DDNID/NCCDPHP/DDT)" w:date="2023-08-07T15:09:00Z">
        <w:r w:rsidR="00B9785C">
          <w:t xml:space="preserve">of those with diabetes </w:t>
        </w:r>
      </w:ins>
      <w:r>
        <w:t xml:space="preserve">received none of the </w:t>
      </w:r>
      <w:del w:id="66" w:author="Benoit, Stephen (CDC/DDNID/NCCDPHP/DDT)" w:date="2023-08-07T15:14:00Z">
        <w:r w:rsidDel="00D937FF">
          <w:delText xml:space="preserve">six </w:delText>
        </w:r>
      </w:del>
      <w:r>
        <w:t>recommended preventive care services.</w:t>
      </w:r>
    </w:p>
    <w:p w14:paraId="4D18023C" w14:textId="1C951699" w:rsidR="001F580C" w:rsidRDefault="00047927">
      <w:pPr>
        <w:pStyle w:val="BodyText"/>
      </w:pPr>
      <w:r>
        <w:rPr>
          <w:b/>
          <w:bCs/>
        </w:rPr>
        <w:lastRenderedPageBreak/>
        <w:t>Conclusions:</w:t>
      </w:r>
      <w:r>
        <w:t xml:space="preserve"> Other than influenza vaccination, we observed no improvement in </w:t>
      </w:r>
      <w:del w:id="67" w:author="Benoit, Stephen (CDC/DDNID/NCCDPHP/DDT)" w:date="2023-08-07T15:11:00Z">
        <w:r w:rsidDel="00B85964">
          <w:delText xml:space="preserve">receipt of </w:delText>
        </w:r>
      </w:del>
      <w:r>
        <w:t>preventive care service</w:t>
      </w:r>
      <w:del w:id="68" w:author="Benoit, Stephen (CDC/DDNID/NCCDPHP/DDT)" w:date="2023-08-07T15:11:00Z">
        <w:r w:rsidDel="00B85964">
          <w:delText>s</w:delText>
        </w:r>
      </w:del>
      <w:r>
        <w:t xml:space="preserve"> </w:t>
      </w:r>
      <w:ins w:id="69" w:author="Benoit, Stephen (CDC/DDNID/NCCDPHP/DDT)" w:date="2023-08-07T15:11:00Z">
        <w:r w:rsidR="00B85964">
          <w:t xml:space="preserve">utilization </w:t>
        </w:r>
      </w:ins>
      <w:r>
        <w:t>among U.S. adults with diabetes. These data highlight services and specific subgroups that could be targeted to improve preventive care among adults with diabetes.</w:t>
      </w:r>
    </w:p>
    <w:p w14:paraId="2D1A83C7" w14:textId="7EDA0E7A" w:rsidR="001F580C" w:rsidRDefault="00047927">
      <w:pPr>
        <w:pStyle w:val="Heading1"/>
      </w:pPr>
      <w:bookmarkStart w:id="70" w:name="X7c110f01eff8f6ec5cacaf0c971a9415d1186c6"/>
      <w:bookmarkEnd w:id="16"/>
      <w:r>
        <w:t>Article Highlights (75 - 100 words, current: 9</w:t>
      </w:r>
      <w:r w:rsidR="009A0482">
        <w:t>2</w:t>
      </w:r>
      <w:r>
        <w:t>)</w:t>
      </w:r>
    </w:p>
    <w:p w14:paraId="6D3E23CF" w14:textId="77777777" w:rsidR="001F580C" w:rsidRDefault="00047927">
      <w:pPr>
        <w:pStyle w:val="Compact"/>
        <w:numPr>
          <w:ilvl w:val="0"/>
          <w:numId w:val="3"/>
        </w:numPr>
      </w:pPr>
      <w:r>
        <w:t>We reported trends in receipt of six American Diabetes Association recommended preventive care services during 2008–2020.</w:t>
      </w:r>
    </w:p>
    <w:p w14:paraId="03F0B716" w14:textId="77777777" w:rsidR="001F580C" w:rsidRDefault="00047927">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44AC7646" w14:textId="77777777" w:rsidR="001F580C" w:rsidRDefault="00047927">
      <w:pPr>
        <w:pStyle w:val="Compact"/>
        <w:numPr>
          <w:ilvl w:val="0"/>
          <w:numId w:val="3"/>
        </w:numPr>
      </w:pPr>
      <w:r>
        <w:t>From 2008 to 2019, overall trends in preventive services among U.S. adults with diabetes were stable except for an increase in the receipt of influenza vaccines.</w:t>
      </w:r>
    </w:p>
    <w:p w14:paraId="27422682" w14:textId="77777777" w:rsidR="001F580C" w:rsidRDefault="00047927">
      <w:pPr>
        <w:pStyle w:val="Compact"/>
        <w:numPr>
          <w:ilvl w:val="0"/>
          <w:numId w:val="3"/>
        </w:numPr>
      </w:pPr>
      <w:r>
        <w:t>These data highlight services and specific subgroups that could be targeted to improve preventive care among adults with diabetes.</w:t>
      </w:r>
    </w:p>
    <w:p w14:paraId="2FCC2337" w14:textId="77777777" w:rsidR="001F580C" w:rsidRDefault="00047927">
      <w:r>
        <w:br w:type="page"/>
      </w:r>
    </w:p>
    <w:p w14:paraId="456FD497" w14:textId="77777777" w:rsidR="001F580C" w:rsidRDefault="00047927">
      <w:pPr>
        <w:pStyle w:val="Heading1"/>
      </w:pPr>
      <w:bookmarkStart w:id="71" w:name="introduction"/>
      <w:bookmarkEnd w:id="70"/>
      <w:r>
        <w:lastRenderedPageBreak/>
        <w:t>Introduction</w:t>
      </w:r>
    </w:p>
    <w:p w14:paraId="6E3B7600" w14:textId="10D8D34A" w:rsidR="001F580C" w:rsidRDefault="00047927">
      <w:pPr>
        <w:pStyle w:val="FirstParagraph"/>
      </w:pPr>
      <w:r>
        <w:t xml:space="preserve">Diabetes is a chronic disease that affects 11.3% of the adult population, or 37.1 million adults, in the United States (1). </w:t>
      </w:r>
      <w:bookmarkStart w:id="72" w:name="_Hlk141704341"/>
      <w:r>
        <w:t xml:space="preserve">Diabetes is also costly: total direct and indirect costs </w:t>
      </w:r>
      <w:del w:id="73" w:author="Wittman, Jacob (CDC/DDNID/NCCDPHP/DDT) (CTR)" w:date="2023-07-24T15:14:00Z">
        <w:r w:rsidDel="00497494">
          <w:delText xml:space="preserve">are </w:delText>
        </w:r>
      </w:del>
      <w:ins w:id="74" w:author="Wittman, Jacob (CDC/DDNID/NCCDPHP/DDT) (CTR)" w:date="2023-07-24T15:14:00Z">
        <w:r w:rsidR="00497494">
          <w:t xml:space="preserve">in 2017 were </w:t>
        </w:r>
      </w:ins>
      <w:r>
        <w:t xml:space="preserve">estimated at $327 billion </w:t>
      </w:r>
      <w:bookmarkEnd w:id="72"/>
      <w:r>
        <w:t>(2).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7A2AD356" w14:textId="16BC33CF" w:rsidR="001F580C" w:rsidRDefault="001E2EB7">
      <w:pPr>
        <w:pStyle w:val="BodyText"/>
      </w:pPr>
      <w:bookmarkStart w:id="75" w:name="_Hlk141705916"/>
      <w:ins w:id="76" w:author="Wittman, Jacob (CDC/DDNID/NCCDPHP/DDT) (CTR)" w:date="2023-07-25T10:08:00Z">
        <w:r w:rsidRPr="001E2EB7">
          <w:t xml:space="preserve">Complications of diabetes include both microvascular (retinopathy, neuropathy, and diabetic nephropathy) and macrovascular complications (coronary artery disease, peripheral arterial disease, </w:t>
        </w:r>
      </w:ins>
      <w:ins w:id="77" w:author="Benoit, Stephen (CDC/DDNID/NCCDPHP/DDT)" w:date="2023-08-08T12:32:00Z">
        <w:r w:rsidR="00BD0128">
          <w:t xml:space="preserve">and </w:t>
        </w:r>
      </w:ins>
      <w:ins w:id="78" w:author="Wittman, Jacob (CDC/DDNID/NCCDPHP/DDT) (CTR)" w:date="2023-07-25T10:08:00Z">
        <w:r w:rsidRPr="001E2EB7">
          <w:t>stroke</w:t>
        </w:r>
      </w:ins>
      <w:ins w:id="79" w:author="Wittman, Jacob (CDC/DDNID/NCCDPHP/DDT) (CTR)" w:date="2023-07-25T14:26:00Z">
        <w:r w:rsidR="00856979">
          <w:t>) (7)</w:t>
        </w:r>
      </w:ins>
      <w:ins w:id="80" w:author="Wittman, Jacob (CDC/DDNID/NCCDPHP/DDT) (CTR)" w:date="2023-07-25T10:08:00Z">
        <w:r>
          <w:t>.</w:t>
        </w:r>
        <w:r w:rsidRPr="001E2EB7">
          <w:t xml:space="preserve"> </w:t>
        </w:r>
      </w:ins>
      <w:r w:rsidR="00047927">
        <w:t xml:space="preserve">Access to preventive services </w:t>
      </w:r>
      <w:ins w:id="81" w:author="Benoit, Stephen (CDC/DDNID/NCCDPHP/DDT)" w:date="2023-08-08T12:52:00Z">
        <w:r w:rsidR="0070444B">
          <w:t>to control</w:t>
        </w:r>
        <w:r w:rsidR="00A71592">
          <w:t xml:space="preserve"> glycemia, lipids, and blood pressure </w:t>
        </w:r>
      </w:ins>
      <w:ins w:id="82" w:author="Benoit, Stephen (CDC/DDNID/NCCDPHP/DDT)" w:date="2023-08-08T12:53:00Z">
        <w:r w:rsidR="00185E46">
          <w:t xml:space="preserve">and the early identification of diabetic retinopathy and foot lesions </w:t>
        </w:r>
      </w:ins>
      <w:r w:rsidR="00047927">
        <w:t>is important to minimize diabetes-related complications and reduce rates of hospitalization</w:t>
      </w:r>
      <w:ins w:id="83" w:author="Wittman, Jacob (CDC/DDNID/NCCDPHP/DDT) (CTR)" w:date="2023-07-25T14:26:00Z">
        <w:r w:rsidR="00856979">
          <w:t xml:space="preserve"> (8,9)</w:t>
        </w:r>
      </w:ins>
      <w:r w:rsidR="00047927">
        <w:t xml:space="preserve">. </w:t>
      </w:r>
      <w:bookmarkStart w:id="84" w:name="_Hlk137646183"/>
      <w:bookmarkEnd w:id="75"/>
      <w:r w:rsidR="00047927">
        <w:t>Other studies have reported on trends in receipt of some preventive services in the 2000s using data from various surveys, such as the Behavioral Risk Factor Surveillance System (BRFSS) and the National Health and Nutrition Examination Survey (NHANES) (</w:t>
      </w:r>
      <w:del w:id="85" w:author="Wittman, Jacob (CDC/DDNID/NCCDPHP/DDT) (CTR)" w:date="2023-07-25T14:26:00Z">
        <w:r w:rsidR="00047927" w:rsidDel="00856979">
          <w:delText>7–11</w:delText>
        </w:r>
      </w:del>
      <w:ins w:id="86" w:author="Wittman, Jacob (CDC/DDNID/NCCDPHP/DDT) (CTR)" w:date="2023-07-25T14:26:00Z">
        <w:r w:rsidR="00856979">
          <w:t>10-14</w:t>
        </w:r>
      </w:ins>
      <w:r w:rsidR="00047927">
        <w:t>). To our knowledge, the proportion and trend of receipt of preventive services addressed in the Medical Expenditure Panel Survey (MEPS)</w:t>
      </w:r>
      <w:ins w:id="87" w:author="Wittman, Jacob (CDC/DDNID/NCCDPHP/DDT) (CTR)" w:date="2023-07-21T15:49:00Z">
        <w:r w:rsidR="001F1529">
          <w:t xml:space="preserve"> </w:t>
        </w:r>
      </w:ins>
      <w:del w:id="88" w:author="Wittman, Jacob (CDC/DDNID/NCCDPHP/DDT) (CTR)" w:date="2023-07-21T15:49:00Z">
        <w:r w:rsidR="00047927" w:rsidDel="001F1529">
          <w:delText xml:space="preserve"> </w:delText>
        </w:r>
      </w:del>
      <w:r w:rsidR="00047927">
        <w:t>has not been reported.</w:t>
      </w:r>
      <w:ins w:id="89" w:author="Wittman, Jacob (CDC/DDNID/NCCDPHP/DDT) (CTR)" w:date="2023-07-21T15:53:00Z">
        <w:r w:rsidR="006B045B">
          <w:t xml:space="preserve"> </w:t>
        </w:r>
      </w:ins>
      <w:ins w:id="90" w:author="Wittman, Jacob (CDC/DDNID/NCCDPHP/DDT) (CTR)" w:date="2023-08-15T13:58:00Z">
        <w:r w:rsidR="00640C0F">
          <w:t xml:space="preserve">Analysis of MEPS data provides advantages over other surveys, as it is nationally representative and available yearly. Meanwhile, NHANES is not annual and has smaller sample sizes; BRFSS is administered at the state level, and the diabetes module is not available in every state in every year. </w:t>
        </w:r>
      </w:ins>
      <w:r w:rsidR="00047927">
        <w:t>We reported the proportion of and trends in the receipt of six preventive care services recommended by the American Diabetes Association (ADA) overall and among subgroups</w:t>
      </w:r>
      <w:ins w:id="91" w:author="Wittman, Jacob (CDC/DDNID/NCCDPHP/DDT) (CTR)" w:date="2023-07-25T14:27:00Z">
        <w:r w:rsidR="00856979">
          <w:t xml:space="preserve"> (15)</w:t>
        </w:r>
      </w:ins>
      <w:r w:rsidR="00047927">
        <w:t xml:space="preserve">. </w:t>
      </w:r>
      <w:bookmarkStart w:id="92" w:name="_Hlk141705111"/>
      <w:r w:rsidR="00047927">
        <w:t xml:space="preserve">These data are valuable for identifying groups that </w:t>
      </w:r>
      <w:r w:rsidR="00047927">
        <w:lastRenderedPageBreak/>
        <w:t xml:space="preserve">may be under-utilizing health care services, examining any effects the </w:t>
      </w:r>
      <w:ins w:id="93" w:author="Wittman, Jacob (CDC/DDNID/NCCDPHP/DDT) (CTR)" w:date="2023-07-24T11:43:00Z">
        <w:r w:rsidR="001C7C85">
          <w:t xml:space="preserve">start of the </w:t>
        </w:r>
      </w:ins>
      <w:r w:rsidR="00047927">
        <w:t>COVID-19 pandemic may have had on receipt of these services, and providing benchmarks for future studies.</w:t>
      </w:r>
      <w:bookmarkEnd w:id="84"/>
    </w:p>
    <w:p w14:paraId="57FA7577" w14:textId="77777777" w:rsidR="001F580C" w:rsidRDefault="00047927">
      <w:pPr>
        <w:pStyle w:val="Heading1"/>
      </w:pPr>
      <w:bookmarkStart w:id="94" w:name="research-design-and-methods"/>
      <w:bookmarkEnd w:id="71"/>
      <w:bookmarkEnd w:id="92"/>
      <w:r>
        <w:t>Research Design and Methods</w:t>
      </w:r>
    </w:p>
    <w:p w14:paraId="3E792D5F" w14:textId="77777777" w:rsidR="001F580C" w:rsidRDefault="00047927">
      <w:pPr>
        <w:pStyle w:val="Heading2"/>
      </w:pPr>
      <w:bookmarkStart w:id="95" w:name="data-source"/>
      <w:r>
        <w:t>Data Source</w:t>
      </w:r>
    </w:p>
    <w:p w14:paraId="49CE78DE" w14:textId="20E57AD2" w:rsidR="001F580C" w:rsidRDefault="00047927">
      <w:pPr>
        <w:pStyle w:val="FirstParagraph"/>
      </w:pPr>
      <w:r>
        <w:t xml:space="preserve">We used data from the 2008 – 2020 MEPS, a household survey of U.S. noninstitutionalized populations administered and maintained by the Agency for Healthcare Research and Quality since 1996. The set of households surveyed for MEPS is a subsample of those surveyed in the National Health Interview Survey (NHIS). </w:t>
      </w:r>
      <w:bookmarkStart w:id="96" w:name="_Hlk141705071"/>
      <w:ins w:id="97" w:author="Wittman, Jacob (CDC/DDNID/NCCDPHP/DDT) (CTR)" w:date="2023-07-24T11:28:00Z">
        <w:r w:rsidR="000D0E1F" w:rsidRPr="000D0E1F">
          <w:t>We chose the years 2008 to 2020 due to consistency of questions related to preventive care during that time period starting in 2008.</w:t>
        </w:r>
      </w:ins>
      <w:bookmarkEnd w:id="96"/>
      <w:del w:id="98" w:author="Wittman, Jacob (CDC/DDNID/NCCDPHP/DDT) (CTR)" w:date="2023-07-24T11:28:00Z">
        <w:r w:rsidDel="000D0E1F">
          <w:delText>We chose the years 2008 to 2020 due to method changes in MEPS starting in 2008, and the consistency of questions related to preventive care during that time period.</w:delText>
        </w:r>
      </w:del>
      <w:r>
        <w:t xml:space="preserve"> Data from MEPS were collected through a combination of computer-assisted personal interviewing and pencil-and-paper surveys. </w:t>
      </w:r>
      <w:ins w:id="99" w:author="Wittman, Jacob (CDC/DDNID/NCCDPHP/DDT) (CTR)" w:date="2023-07-24T11:25:00Z">
        <w:r w:rsidR="000D0E1F" w:rsidRPr="000D0E1F">
          <w:t xml:space="preserve">In 2020, the computer-assisted personal interviews were changed from in-person to phone interviews due to the COVID-19 pandemic. </w:t>
        </w:r>
      </w:ins>
      <w:r>
        <w:t xml:space="preserve">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w:t>
      </w:r>
      <w:del w:id="100" w:author="Wittman, Jacob (CDC/DDNID/NCCDPHP/DDT) (CTR)" w:date="2023-07-31T13:15:00Z">
        <w:r w:rsidDel="00F44C7A">
          <w:delText xml:space="preserve">provided </w:delText>
        </w:r>
      </w:del>
      <w:ins w:id="101" w:author="Wittman, Jacob (CDC/DDNID/NCCDPHP/DDT) (CTR)" w:date="2023-07-31T13:15:00Z">
        <w:r w:rsidR="00F44C7A">
          <w:t xml:space="preserve">mailed </w:t>
        </w:r>
      </w:ins>
      <w:r>
        <w:t xml:space="preserve">to MEPS respondents who indicate that they have been told by a doctor or health care professional that they have diabetes. </w:t>
      </w:r>
      <w:bookmarkStart w:id="102" w:name="_Hlk141702561"/>
      <w:ins w:id="103" w:author="Wittman, Jacob (CDC/DDNID/NCCDPHP/DDT) (CTR)" w:date="2023-07-21T15:42:00Z">
        <w:r w:rsidR="001F1529" w:rsidRPr="001F1529">
          <w:t>In this analysis, we used data from the full-year consolidated MEPS files for adults with</w:t>
        </w:r>
      </w:ins>
      <w:ins w:id="104" w:author="Wittman, Jacob (CDC/DDNID/NCCDPHP/DDT) (CTR)" w:date="2023-08-15T13:48:00Z">
        <w:r w:rsidR="004849A5">
          <w:t xml:space="preserve"> diagnosed</w:t>
        </w:r>
      </w:ins>
      <w:ins w:id="105" w:author="Wittman, Jacob (CDC/DDNID/NCCDPHP/DDT) (CTR)" w:date="2023-07-21T15:42:00Z">
        <w:r w:rsidR="001F1529" w:rsidRPr="001F1529">
          <w:t xml:space="preserve"> diabetes that responded to the DCS survey (</w:t>
        </w:r>
        <w:r w:rsidR="001F1529" w:rsidRPr="001F1529">
          <w:rPr>
            <w:i/>
            <w:iCs/>
            <w:rPrChange w:id="106" w:author="Wittman, Jacob (CDC/DDNID/NCCDPHP/DDT) (CTR)" w:date="2023-07-21T15:42:00Z">
              <w:rPr/>
            </w:rPrChange>
          </w:rPr>
          <w:t>n</w:t>
        </w:r>
        <w:r w:rsidR="001F1529" w:rsidRPr="001F1529">
          <w:t xml:space="preserve"> = 25,616). Response rates for the DCS survey ranged from 92.4% in 2008 to 57.1% in 2020</w:t>
        </w:r>
        <w:bookmarkEnd w:id="102"/>
        <w:r w:rsidR="001F1529" w:rsidRPr="001F1529">
          <w:t>.</w:t>
        </w:r>
      </w:ins>
      <w:del w:id="107" w:author="Wittman, Jacob (CDC/DDNID/NCCDPHP/DDT) (CTR)" w:date="2023-07-21T15:42:00Z">
        <w:r w:rsidDel="001F1529">
          <w:delText xml:space="preserve">In this analysis, we used data from the </w:delText>
        </w:r>
        <w:r w:rsidDel="001F1529">
          <w:lastRenderedPageBreak/>
          <w:delText>full-year consolidated MEPS files with an average annual number of 32,170 individual respondents over the 13-year period and response rates from 59.3% in 2008 to 27.6% in 2020.</w:delText>
        </w:r>
      </w:del>
    </w:p>
    <w:p w14:paraId="10FFB0F2" w14:textId="77777777" w:rsidR="001F580C" w:rsidRDefault="00047927">
      <w:pPr>
        <w:pStyle w:val="Heading2"/>
      </w:pPr>
      <w:bookmarkStart w:id="108" w:name="outcome-measures"/>
      <w:bookmarkEnd w:id="95"/>
      <w:r>
        <w:t>Outcome Measures</w:t>
      </w:r>
    </w:p>
    <w:p w14:paraId="3C33F4A7" w14:textId="3512C397" w:rsidR="001F580C" w:rsidDel="00A61CEE" w:rsidRDefault="00047927">
      <w:pPr>
        <w:pStyle w:val="FirstParagraph"/>
        <w:rPr>
          <w:del w:id="109" w:author="Wittman, Jacob (CDC/DDNID/NCCDPHP/DDT) (CTR)" w:date="2023-07-24T14:22:00Z"/>
        </w:rPr>
      </w:pPr>
      <w:r>
        <w:t>Among respondents with self-reported diagnosed diabetes, we selected six preventive care variables that were available in the data from 2008 to 2020. These variables are based on self-reported receipt in a given year (</w:t>
      </w:r>
      <w:del w:id="110" w:author="Wittman, Jacob (CDC/DDNID/NCCDPHP/DDT) (CTR)" w:date="2023-07-25T14:27:00Z">
        <w:r w:rsidDel="00856979">
          <w:delText>12</w:delText>
        </w:r>
      </w:del>
      <w:ins w:id="111" w:author="Wittman, Jacob (CDC/DDNID/NCCDPHP/DDT) (CTR)" w:date="2023-07-25T14:27:00Z">
        <w:r w:rsidR="00856979">
          <w:t>16</w:t>
        </w:r>
      </w:ins>
      <w:r>
        <w:t xml:space="preserve">): ≥1 dental examination (derived from total number of reported dental care visits), a dilated eye examination, a foot examination by a healthcare provider, ≥2 A1C tests, a blood cholesterol test, and an influenza vaccine. Respondents were asked about receiving each of these services in a given year (e.g., “Did you receive an influenza vaccine in 2013?”). </w:t>
      </w:r>
      <w:bookmarkStart w:id="112" w:name="_Hlk141703229"/>
      <w:bookmarkStart w:id="113" w:name="_Hlk141705262"/>
      <w:ins w:id="114" w:author="Wittman, Jacob (CDC/DDNID/NCCDPHP/DDT) (CTR)" w:date="2023-07-24T14:22:00Z">
        <w:r w:rsidR="00A61CEE" w:rsidRPr="00A61CEE">
          <w:t xml:space="preserve">We also created binary variables classifying adults with diabetes who received none of the recommended preventive care services or all of the recommended services, although these results </w:t>
        </w:r>
      </w:ins>
      <w:ins w:id="115" w:author="Benoit, Stephen (CDC/DDNID/NCCDPHP/DDT)" w:date="2023-08-05T19:53:00Z">
        <w:r w:rsidR="00305FD1">
          <w:t>were</w:t>
        </w:r>
      </w:ins>
      <w:ins w:id="116" w:author="Wittman, Jacob (CDC/DDNID/NCCDPHP/DDT) (CTR)" w:date="2023-07-24T14:22:00Z">
        <w:r w:rsidR="00A61CEE" w:rsidRPr="00A61CEE">
          <w:t xml:space="preserve"> presented only for the overall population</w:t>
        </w:r>
      </w:ins>
      <w:ins w:id="117" w:author="Wittman, Jacob (CDC/DDNID/NCCDPHP/DDT) (CTR)" w:date="2023-07-24T15:00:00Z">
        <w:r w:rsidR="00761548">
          <w:t xml:space="preserve"> due </w:t>
        </w:r>
      </w:ins>
      <w:ins w:id="118" w:author="Wittman, Jacob (CDC/DDNID/NCCDPHP/DDT) (CTR)" w:date="2023-07-24T15:04:00Z">
        <w:r w:rsidR="00761548">
          <w:t>the unreliability of estimates of some</w:t>
        </w:r>
      </w:ins>
      <w:ins w:id="119" w:author="Wittman, Jacob (CDC/DDNID/NCCDPHP/DDT) (CTR)" w:date="2023-07-24T15:05:00Z">
        <w:r w:rsidR="00761548">
          <w:t xml:space="preserve"> sub-populations in some years</w:t>
        </w:r>
      </w:ins>
      <w:ins w:id="120" w:author="Wittman, Jacob (CDC/DDNID/NCCDPHP/DDT) (CTR)" w:date="2023-07-25T14:27:00Z">
        <w:r w:rsidR="00856979">
          <w:t xml:space="preserve"> (17)</w:t>
        </w:r>
      </w:ins>
      <w:bookmarkEnd w:id="112"/>
      <w:ins w:id="121" w:author="Wittman, Jacob (CDC/DDNID/NCCDPHP/DDT) (CTR)" w:date="2023-07-24T14:22:00Z">
        <w:r w:rsidR="00A61CEE" w:rsidRPr="00A61CEE">
          <w:t>.</w:t>
        </w:r>
        <w:r w:rsidR="00A61CEE" w:rsidRPr="00A61CEE" w:rsidDel="00A61CEE">
          <w:t xml:space="preserve"> </w:t>
        </w:r>
      </w:ins>
      <w:bookmarkEnd w:id="113"/>
      <w:del w:id="122" w:author="Wittman, Jacob (CDC/DDNID/NCCDPHP/DDT) (CTR)" w:date="2023-07-24T14:22:00Z">
        <w:r w:rsidDel="00A61CEE">
          <w:delText>We also created a binary variable classifying adults with diabetes who received none of the recommended preventive care services, although these results are presented only for the overall population due to small sample sizes in many of the examined subgroups.</w:delText>
        </w:r>
      </w:del>
    </w:p>
    <w:p w14:paraId="303D821C" w14:textId="77777777" w:rsidR="001F580C" w:rsidRDefault="00047927" w:rsidP="00A61CEE">
      <w:pPr>
        <w:pStyle w:val="FirstParagraph"/>
      </w:pPr>
      <w:bookmarkStart w:id="123" w:name="analysis"/>
      <w:bookmarkEnd w:id="108"/>
      <w:r>
        <w:t>Analysis</w:t>
      </w:r>
    </w:p>
    <w:p w14:paraId="42B54509" w14:textId="6DAC1C7D" w:rsidR="001F580C" w:rsidRDefault="00047927">
      <w:pPr>
        <w:pStyle w:val="FirstParagraph"/>
      </w:pPr>
      <w:bookmarkStart w:id="124" w:name="_Hlk141705418"/>
      <w:r>
        <w:t>Our analysis accounts for the complex survey design used, including clustering and stratification</w:t>
      </w:r>
      <w:ins w:id="125" w:author="Wittman, Jacob (CDC/DDNID/NCCDPHP/DDT) (CTR)" w:date="2023-07-31T14:16:00Z">
        <w:r w:rsidR="00460A3F">
          <w:t xml:space="preserve">, using the weights provided for the DCS </w:t>
        </w:r>
      </w:ins>
      <w:ins w:id="126" w:author="Wittman, Jacob (CDC/DDNID/NCCDPHP/DDT) (CTR)" w:date="2023-07-25T14:28:00Z">
        <w:r w:rsidR="00856979">
          <w:t>(18)</w:t>
        </w:r>
      </w:ins>
      <w:r>
        <w:t xml:space="preserve">. </w:t>
      </w:r>
      <w:bookmarkEnd w:id="124"/>
      <w:r>
        <w:t xml:space="preserve">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w:t>
      </w:r>
      <w:r>
        <w:lastRenderedPageBreak/>
        <w:t>insurance, and the ratio of family income to the poverty line (poverty income ratio). We used the package gtsummary in R Statistical Software (v4.2.1) to calculate estimates (</w:t>
      </w:r>
      <w:del w:id="127" w:author="Wittman, Jacob (CDC/DDNID/NCCDPHP/DDT) (CTR)" w:date="2023-07-25T14:28:00Z">
        <w:r w:rsidDel="00856979">
          <w:delText>13,14</w:delText>
        </w:r>
      </w:del>
      <w:ins w:id="128" w:author="Wittman, Jacob (CDC/DDNID/NCCDPHP/DDT) (CTR)" w:date="2023-07-25T14:28:00Z">
        <w:r w:rsidR="00856979">
          <w:t>19,20</w:t>
        </w:r>
      </w:ins>
      <w:r>
        <w:t>).</w:t>
      </w:r>
    </w:p>
    <w:p w14:paraId="4F599829" w14:textId="2B1713DB" w:rsidR="00856979" w:rsidRDefault="00047927" w:rsidP="00856979">
      <w:pPr>
        <w:pStyle w:val="BodyText"/>
        <w:rPr>
          <w:ins w:id="129" w:author="Wittman, Jacob (CDC/DDNID/NCCDPHP/DDT) (CTR)" w:date="2023-07-25T14:29:00Z"/>
        </w:rPr>
      </w:pPr>
      <w:r>
        <w:t>Medical care utilization decreased as a result of the COVID-19 pandemic starting in early 2020 (</w:t>
      </w:r>
      <w:ins w:id="130" w:author="Wittman, Jacob (CDC/DDNID/NCCDPHP/DDT) (CTR)" w:date="2023-07-25T14:28:00Z">
        <w:r w:rsidR="00856979">
          <w:t>21</w:t>
        </w:r>
      </w:ins>
      <w:del w:id="131" w:author="Wittman, Jacob (CDC/DDNID/NCCDPHP/DDT) (CTR)" w:date="2023-07-25T14:28:00Z">
        <w:r w:rsidDel="00856979">
          <w:delText>15</w:delText>
        </w:r>
      </w:del>
      <w:r>
        <w:t xml:space="preserve">). </w:t>
      </w:r>
      <w:del w:id="132" w:author="Wittman, Jacob (CDC/DDNID/NCCDPHP/DDT) (CTR)" w:date="2023-07-21T14:20:00Z">
        <w:r w:rsidDel="00E87B04">
          <w:delText xml:space="preserve">We reported the estimated proportions for 2020 in Table 1 and as points in </w:delText>
        </w:r>
        <w:r w:rsidDel="00E87B04">
          <w:fldChar w:fldCharType="begin"/>
        </w:r>
        <w:r w:rsidDel="00E87B04">
          <w:delInstrText>HYPERLINK \l "fig-exams" \h</w:delInstrText>
        </w:r>
        <w:r w:rsidDel="00E87B04">
          <w:fldChar w:fldCharType="separate"/>
        </w:r>
        <w:r w:rsidDel="00E87B04">
          <w:rPr>
            <w:rStyle w:val="Hyperlink"/>
          </w:rPr>
          <w:delText>Figure 1</w:delText>
        </w:r>
        <w:r w:rsidDel="00E87B04">
          <w:rPr>
            <w:rStyle w:val="Hyperlink"/>
          </w:rPr>
          <w:fldChar w:fldCharType="end"/>
        </w:r>
        <w:r w:rsidDel="00E87B04">
          <w:delText xml:space="preserve"> and </w:delText>
        </w:r>
        <w:r w:rsidDel="00E87B04">
          <w:fldChar w:fldCharType="begin"/>
        </w:r>
        <w:r w:rsidDel="00E87B04">
          <w:delInstrText>HYPERLINK \l "fig-tests" \h</w:delInstrText>
        </w:r>
        <w:r w:rsidDel="00E87B04">
          <w:fldChar w:fldCharType="separate"/>
        </w:r>
        <w:r w:rsidDel="00E87B04">
          <w:rPr>
            <w:rStyle w:val="Hyperlink"/>
          </w:rPr>
          <w:delText>Figure 2</w:delText>
        </w:r>
        <w:r w:rsidDel="00E87B04">
          <w:rPr>
            <w:rStyle w:val="Hyperlink"/>
          </w:rPr>
          <w:fldChar w:fldCharType="end"/>
        </w:r>
        <w:r w:rsidDel="00E87B04">
          <w:delText xml:space="preserve">, but </w:delText>
        </w:r>
      </w:del>
      <w:ins w:id="133" w:author="Wittman, Jacob (CDC/DDNID/NCCDPHP/DDT) (CTR)" w:date="2023-07-21T14:20:00Z">
        <w:r w:rsidR="00E87B04">
          <w:t xml:space="preserve">We excluded </w:t>
        </w:r>
      </w:ins>
      <w:r>
        <w:t xml:space="preserve">2020 </w:t>
      </w:r>
      <w:del w:id="134" w:author="Wittman, Jacob (CDC/DDNID/NCCDPHP/DDT) (CTR)" w:date="2023-07-21T14:20:00Z">
        <w:r w:rsidDel="00E87B04">
          <w:delText xml:space="preserve">was excluded </w:delText>
        </w:r>
      </w:del>
      <w:r>
        <w:t>from</w:t>
      </w:r>
      <w:ins w:id="135" w:author="Wittman, Jacob (CDC/DDNID/NCCDPHP/DDT) (CTR)" w:date="2023-08-15T13:50:00Z">
        <w:r w:rsidR="004849A5">
          <w:t xml:space="preserve"> the</w:t>
        </w:r>
      </w:ins>
      <w:r>
        <w:t xml:space="preserve"> trend analysis because of the decreased medical care utilization associated with the COVID-19 pandemic.</w:t>
      </w:r>
      <w:ins w:id="136" w:author="Wittman, Jacob (CDC/DDNID/NCCDPHP/DDT) (CTR)" w:date="2023-07-21T14:21:00Z">
        <w:r w:rsidR="00E87B04">
          <w:t xml:space="preserve"> </w:t>
        </w:r>
        <w:bookmarkStart w:id="137" w:name="_Hlk141705157"/>
        <w:r w:rsidR="00E87B04">
          <w:t xml:space="preserve">However, we </w:t>
        </w:r>
      </w:ins>
      <w:ins w:id="138" w:author="Wittman, Jacob (CDC/DDNID/NCCDPHP/DDT) (CTR)" w:date="2023-07-21T14:22:00Z">
        <w:r w:rsidR="00E87B04">
          <w:t>presented</w:t>
        </w:r>
      </w:ins>
      <w:ins w:id="139" w:author="Wittman, Jacob (CDC/DDNID/NCCDPHP/DDT) (CTR)" w:date="2023-07-21T14:21:00Z">
        <w:r w:rsidR="00E87B04">
          <w:t xml:space="preserve"> the estimated proportions for 2020 </w:t>
        </w:r>
      </w:ins>
      <w:ins w:id="140" w:author="Wittman, Jacob (CDC/DDNID/NCCDPHP/DDT) (CTR)" w:date="2023-07-21T14:22:00Z">
        <w:r w:rsidR="00E87B04">
          <w:t>in the results</w:t>
        </w:r>
      </w:ins>
      <w:ins w:id="141" w:author="Wittman, Jacob (CDC/DDNID/NCCDPHP/DDT) (CTR)" w:date="2023-07-24T11:44:00Z">
        <w:r w:rsidR="001C7C85">
          <w:t xml:space="preserve"> to show how the onset of the pandemic affected the reported receipt of preventive services</w:t>
        </w:r>
      </w:ins>
      <w:ins w:id="142" w:author="Wittman, Jacob (CDC/DDNID/NCCDPHP/DDT) (CTR)" w:date="2023-07-21T14:22:00Z">
        <w:r w:rsidR="00E87B04">
          <w:t>.</w:t>
        </w:r>
      </w:ins>
      <w:r>
        <w:t xml:space="preserve"> </w:t>
      </w:r>
      <w:bookmarkEnd w:id="137"/>
      <w:r>
        <w:t>Trends were analyzed using Joinpoint Command Line Software (</w:t>
      </w:r>
      <w:ins w:id="143" w:author="Wittman, Jacob (CDC/DDNID/NCCDPHP/DDT) (CTR)" w:date="2023-07-25T14:28:00Z">
        <w:r w:rsidR="00856979">
          <w:t>22</w:t>
        </w:r>
      </w:ins>
      <w:del w:id="144" w:author="Wittman, Jacob (CDC/DDNID/NCCDPHP/DDT) (CTR)" w:date="2023-07-25T14:28:00Z">
        <w:r w:rsidDel="00856979">
          <w:delText>16</w:delText>
        </w:r>
      </w:del>
      <w:r>
        <w:t>) with R via the R package nih.joinpoint (</w:t>
      </w:r>
      <w:ins w:id="145" w:author="Wittman, Jacob (CDC/DDNID/NCCDPHP/DDT) (CTR)" w:date="2023-07-25T14:28:00Z">
        <w:r w:rsidR="00856979">
          <w:t>23</w:t>
        </w:r>
      </w:ins>
      <w:del w:id="146" w:author="Wittman, Jacob (CDC/DDNID/NCCDPHP/DDT) (CTR)" w:date="2023-07-25T14:28:00Z">
        <w:r w:rsidDel="00856979">
          <w:delText>17</w:delText>
        </w:r>
      </w:del>
      <w:r>
        <w:t>). The Joinpoint software was used to fit a weighted least-squares regression model to the estimated proportions on the linear scale. A maximum of three joinpoints were searched for using the Grid search algorithm. As few as two observed time points were allowed between line segment. Joinpoint regression uses permutation tests to detect statistically significant changes at a pre-specified alpha of 0.05 in direction or magnitude of trends (</w:t>
      </w:r>
      <w:ins w:id="147" w:author="Wittman, Jacob (CDC/DDNID/NCCDPHP/DDT) (CTR)" w:date="2023-07-25T14:29:00Z">
        <w:r w:rsidR="00856979">
          <w:t>24</w:t>
        </w:r>
      </w:ins>
      <w:del w:id="148" w:author="Wittman, Jacob (CDC/DDNID/NCCDPHP/DDT) (CTR)" w:date="2023-07-25T14:29:00Z">
        <w:r w:rsidDel="00856979">
          <w:delText>18</w:delText>
        </w:r>
      </w:del>
      <w:r>
        <w:t xml:space="preserve">). </w:t>
      </w:r>
      <w:bookmarkStart w:id="149" w:name="_Hlk141706721"/>
      <w:ins w:id="150" w:author="Wittman, Jacob (CDC/DDNID/NCCDPHP/DDT) (CTR)" w:date="2023-07-25T14:29:00Z">
        <w:r w:rsidR="00856979">
          <w:t>The Joinpoint software also provided estimates of the annual percent change (APC), or slope, for each trend segment and the average annual percent change (AAPC), or overall slope, for the entire trend. The test of significance for APC is an asymptotic t-test. Due to the omnibus nature of the permutation test used to identify Joinpoint years and the use of all the data in identifying those years, the permutation tests are more powerful</w:t>
        </w:r>
      </w:ins>
      <w:ins w:id="151" w:author="Wittman, Jacob (CDC/DDNID/NCCDPHP/DDT) (CTR)" w:date="2023-07-31T15:28:00Z">
        <w:r w:rsidR="0067008C">
          <w:t xml:space="preserve"> (24)</w:t>
        </w:r>
      </w:ins>
      <w:ins w:id="152" w:author="Wittman, Jacob (CDC/DDNID/NCCDPHP/DDT) (CTR)" w:date="2023-07-25T14:29:00Z">
        <w:r w:rsidR="00856979">
          <w:t>. In some cases, Joinpoint years are identified but the corresponding intervals for the APC will overlap zero due to this power difference.</w:t>
        </w:r>
        <w:bookmarkEnd w:id="149"/>
      </w:ins>
    </w:p>
    <w:p w14:paraId="3F265471" w14:textId="3B2F3922" w:rsidR="001F580C" w:rsidRDefault="00047927">
      <w:pPr>
        <w:pStyle w:val="BodyText"/>
      </w:pPr>
      <w:del w:id="153" w:author="Wittman, Jacob (CDC/DDNID/NCCDPHP/DDT) (CTR)" w:date="2023-07-25T14:29:00Z">
        <w:r w:rsidDel="00856979">
          <w:delText>The Joinpoint software also provided estimates of the annual percent change (APC) for each trend segment and the average annual percent change (AAPC) for the entire trend.</w:delText>
        </w:r>
      </w:del>
    </w:p>
    <w:p w14:paraId="3C825BA7" w14:textId="77777777" w:rsidR="001F580C" w:rsidRDefault="00047927">
      <w:pPr>
        <w:pStyle w:val="Heading2"/>
      </w:pPr>
      <w:bookmarkStart w:id="154" w:name="data-and-resource-availability"/>
      <w:bookmarkEnd w:id="123"/>
      <w:r>
        <w:lastRenderedPageBreak/>
        <w:t>Data and Resource Availability</w:t>
      </w:r>
    </w:p>
    <w:p w14:paraId="7002DF05" w14:textId="77777777" w:rsidR="001F580C" w:rsidRDefault="00047927">
      <w:pPr>
        <w:pStyle w:val="FirstParagraph"/>
      </w:pPr>
      <w:r>
        <w:t>The datasets generated during and/or analyzed in the current study are available from the corresponding author upon reasonable request.</w:t>
      </w:r>
    </w:p>
    <w:p w14:paraId="3932BC5A" w14:textId="77777777" w:rsidR="001F580C" w:rsidRDefault="00047927">
      <w:pPr>
        <w:pStyle w:val="Heading1"/>
      </w:pPr>
      <w:bookmarkStart w:id="155" w:name="results"/>
      <w:bookmarkEnd w:id="94"/>
      <w:bookmarkEnd w:id="154"/>
      <w:r>
        <w:t>Results</w:t>
      </w:r>
    </w:p>
    <w:p w14:paraId="6A709425" w14:textId="7607B0F9" w:rsidR="001F580C" w:rsidRDefault="00047927">
      <w:pPr>
        <w:pStyle w:val="FirstParagraph"/>
      </w:pPr>
      <w:r>
        <w:t>All values pertaining to individual preventive practices presented here, as well as those that are not described, can be found in Supplemental Table 1.</w:t>
      </w:r>
      <w:ins w:id="156" w:author="Benoit, Stephen (CDC/DDNID/NCCDPHP/DDT)" w:date="2023-08-05T21:23:00Z">
        <w:r w:rsidR="00366324">
          <w:t xml:space="preserve"> </w:t>
        </w:r>
        <w:r w:rsidR="00713468">
          <w:t>Figures 1 and 2 display trends, overall and by subgroup.</w:t>
        </w:r>
      </w:ins>
    </w:p>
    <w:p w14:paraId="4018F247" w14:textId="77777777" w:rsidR="004849A5" w:rsidRDefault="004849A5" w:rsidP="004849A5">
      <w:pPr>
        <w:pStyle w:val="Heading2"/>
        <w:rPr>
          <w:ins w:id="157" w:author="Wittman, Jacob (CDC/DDNID/NCCDPHP/DDT) (CTR)" w:date="2023-08-15T13:51:00Z"/>
        </w:rPr>
      </w:pPr>
      <w:bookmarkStart w:id="158" w:name="cholesterol-testing"/>
      <w:moveToRangeStart w:id="159" w:author="Author" w:date="2023-08-15T13:45:00Z" w:name="move142999518"/>
      <w:ins w:id="160" w:author="Wittman, Jacob (CDC/DDNID/NCCDPHP/DDT) (CTR)" w:date="2023-08-15T13:51:00Z">
        <w:r>
          <w:t>Dilated Eye Exam</w:t>
        </w:r>
      </w:ins>
    </w:p>
    <w:p w14:paraId="18135A99" w14:textId="7FA7A07C" w:rsidR="004849A5" w:rsidRDefault="004849A5" w:rsidP="004849A5">
      <w:pPr>
        <w:pStyle w:val="FirstParagraph"/>
        <w:rPr>
          <w:ins w:id="161" w:author="Wittman, Jacob (CDC/DDNID/NCCDPHP/DDT) (CTR)" w:date="2023-08-15T13:51:00Z"/>
        </w:rPr>
      </w:pPr>
      <w:ins w:id="162" w:author="Wittman, Jacob (CDC/DDNID/NCCDPHP/DDT) (CTR)" w:date="2023-08-15T13:51:00Z">
        <w:r>
          <w:t>The overall proportion receiving dilated eye exams was stable during 2008–2019 (Table 1</w:t>
        </w:r>
        <w:moveToRangeEnd w:id="159"/>
        <w:r>
          <w:t>, Figure 1).</w:t>
        </w:r>
        <w:moveToRangeStart w:id="163" w:author="Author" w:date="2023-08-15T13:45:00Z" w:name="move142999519"/>
        <w:r>
          <w:t xml:space="preserve"> This proportion averaged 55.5% (95% CI: 54.0%, 57.0%) over this period. Similarly, for males, we observed stable trends from 2008 to 2011 but a significant decrease after 2011 (APC </w:t>
        </w:r>
      </w:ins>
      <w:moveToRangeEnd w:id="163"/>
      <w:ins w:id="164" w:author="Wittman, Jacob (CDC/DDNID/NCCDPHP/DDT) (CTR)" w:date="2023-08-15T14:07:00Z">
        <w:r w:rsidR="008E57EC">
          <w:t>–</w:t>
        </w:r>
      </w:ins>
      <w:ins w:id="165" w:author="Wittman, Jacob (CDC/DDNID/NCCDPHP/DDT) (CTR)" w:date="2023-08-15T13:51:00Z">
        <w:r>
          <w:t>1.6% [</w:t>
        </w:r>
      </w:ins>
      <w:ins w:id="166" w:author="Wittman, Jacob (CDC/DDNID/NCCDPHP/DDT) (CTR)" w:date="2023-08-15T14:07:00Z">
        <w:r w:rsidR="008E57EC">
          <w:t>–</w:t>
        </w:r>
      </w:ins>
      <w:ins w:id="167" w:author="Wittman, Jacob (CDC/DDNID/NCCDPHP/DDT) (CTR)" w:date="2023-08-15T13:51:00Z">
        <w:r>
          <w:t xml:space="preserve">2.9%, </w:t>
        </w:r>
      </w:ins>
      <w:ins w:id="168" w:author="Wittman, Jacob (CDC/DDNID/NCCDPHP/DDT) (CTR)" w:date="2023-08-15T14:07:00Z">
        <w:r w:rsidR="008E57EC">
          <w:t>–</w:t>
        </w:r>
      </w:ins>
      <w:ins w:id="169" w:author="Wittman, Jacob (CDC/DDNID/NCCDPHP/DDT) (CTR)" w:date="2023-08-15T13:51:00Z">
        <w:r>
          <w:t xml:space="preserve">0.3%]) (Figure 1). Uninsured adults with diabetes had average annual increase from 2008 to 2019 in the receipt of dilated eye exams of 3.3% (0.1%, 6.6%) (Figure 1). Adults with diabetes in the highest income group (poverty income ratio &gt; 400%) had a flat trend in dilated eye examinations until 2013, after which the proportion significantly decreased (APC </w:t>
        </w:r>
      </w:ins>
      <w:ins w:id="170" w:author="Wittman, Jacob (CDC/DDNID/NCCDPHP/DDT) (CTR)" w:date="2023-08-15T14:07:00Z">
        <w:r w:rsidR="008E57EC">
          <w:t>–</w:t>
        </w:r>
      </w:ins>
      <w:ins w:id="171" w:author="Wittman, Jacob (CDC/DDNID/NCCDPHP/DDT) (CTR)" w:date="2023-08-15T13:51:00Z">
        <w:r>
          <w:t>3.8% [</w:t>
        </w:r>
      </w:ins>
      <w:ins w:id="172" w:author="Wittman, Jacob (CDC/DDNID/NCCDPHP/DDT) (CTR)" w:date="2023-08-15T14:07:00Z">
        <w:r w:rsidR="008E57EC">
          <w:t>–</w:t>
        </w:r>
      </w:ins>
      <w:ins w:id="173" w:author="Wittman, Jacob (CDC/DDNID/NCCDPHP/DDT) (CTR)" w:date="2023-08-15T13:51:00Z">
        <w:r>
          <w:t xml:space="preserve">6.8%, </w:t>
        </w:r>
      </w:ins>
      <w:ins w:id="174" w:author="Wittman, Jacob (CDC/DDNID/NCCDPHP/DDT) (CTR)" w:date="2023-08-15T14:07:00Z">
        <w:r w:rsidR="008E57EC">
          <w:t>–</w:t>
        </w:r>
      </w:ins>
      <w:ins w:id="175" w:author="Wittman, Jacob (CDC/DDNID/NCCDPHP/DDT) (CTR)" w:date="2023-08-15T13:51:00Z">
        <w:r>
          <w:t>0.7%]).</w:t>
        </w:r>
      </w:ins>
    </w:p>
    <w:p w14:paraId="39875A07" w14:textId="77777777" w:rsidR="004849A5" w:rsidRDefault="004849A5" w:rsidP="004849A5">
      <w:pPr>
        <w:pStyle w:val="Heading2"/>
        <w:rPr>
          <w:ins w:id="176" w:author="Wittman, Jacob (CDC/DDNID/NCCDPHP/DDT) (CTR)" w:date="2023-08-15T13:51:00Z"/>
        </w:rPr>
      </w:pPr>
      <w:moveToRangeStart w:id="177" w:author="Author" w:date="2023-08-15T13:45:00Z" w:name="move142999520"/>
      <w:ins w:id="178" w:author="Wittman, Jacob (CDC/DDNID/NCCDPHP/DDT) (CTR)" w:date="2023-08-15T13:51:00Z">
        <w:r>
          <w:t>Foot Exam</w:t>
        </w:r>
      </w:ins>
    </w:p>
    <w:p w14:paraId="18958C19" w14:textId="41595A08" w:rsidR="004849A5" w:rsidRDefault="004849A5" w:rsidP="004849A5">
      <w:pPr>
        <w:pStyle w:val="FirstParagraph"/>
        <w:rPr>
          <w:ins w:id="179" w:author="Wittman, Jacob (CDC/DDNID/NCCDPHP/DDT) (CTR)" w:date="2023-08-15T13:51:00Z"/>
        </w:rPr>
      </w:pPr>
      <w:ins w:id="180" w:author="Wittman, Jacob (CDC/DDNID/NCCDPHP/DDT) (CTR)" w:date="2023-08-15T13:51:00Z">
        <w:r>
          <w:t>The average proportion of U.S. adults with diabetes receiving a foot exam over the study period was 61.4% (95% CI: 60.0%, 62.8</w:t>
        </w:r>
        <w:moveToRangeEnd w:id="177"/>
        <w:r>
          <w:t xml:space="preserve">%) (Table 1). The trend for foot exams for the overall adult population with diabetes was flat until 2011, after which it decreased (APC </w:t>
        </w:r>
      </w:ins>
      <w:ins w:id="181" w:author="Wittman, Jacob (CDC/DDNID/NCCDPHP/DDT) (CTR)" w:date="2023-08-15T14:07:00Z">
        <w:r w:rsidR="008E57EC">
          <w:t>–</w:t>
        </w:r>
      </w:ins>
      <w:ins w:id="182" w:author="Wittman, Jacob (CDC/DDNID/NCCDPHP/DDT) (CTR)" w:date="2023-08-15T13:51:00Z">
        <w:r>
          <w:t>1.1% [</w:t>
        </w:r>
      </w:ins>
      <w:ins w:id="183" w:author="Wittman, Jacob (CDC/DDNID/NCCDPHP/DDT) (CTR)" w:date="2023-08-15T14:07:00Z">
        <w:r w:rsidR="008E57EC">
          <w:t>–</w:t>
        </w:r>
      </w:ins>
      <w:ins w:id="184" w:author="Wittman, Jacob (CDC/DDNID/NCCDPHP/DDT) (CTR)" w:date="2023-08-15T13:51:00Z">
        <w:r>
          <w:t xml:space="preserve">2.1%, </w:t>
        </w:r>
      </w:ins>
      <w:ins w:id="185" w:author="Wittman, Jacob (CDC/DDNID/NCCDPHP/DDT) (CTR)" w:date="2023-08-15T14:07:00Z">
        <w:r w:rsidR="008E57EC">
          <w:t>–</w:t>
        </w:r>
      </w:ins>
      <w:ins w:id="186" w:author="Wittman, Jacob (CDC/DDNID/NCCDPHP/DDT) (CTR)" w:date="2023-08-15T13:51:00Z">
        <w:r>
          <w:t>0.1%], Table 1, Figure 1). We found an increase in foot exams among adults with diabetes age 65–74 years until 2014 (APC 1.9% [0.5%, 3.4%]), and the trend was flat thereafter (Figure 1).</w:t>
        </w:r>
      </w:ins>
    </w:p>
    <w:p w14:paraId="3C2C4E7C" w14:textId="77777777" w:rsidR="004849A5" w:rsidRDefault="004849A5" w:rsidP="004849A5">
      <w:pPr>
        <w:pStyle w:val="Heading2"/>
        <w:rPr>
          <w:ins w:id="187" w:author="Wittman, Jacob (CDC/DDNID/NCCDPHP/DDT) (CTR)" w:date="2023-08-15T13:51:00Z"/>
        </w:rPr>
      </w:pPr>
      <w:moveToRangeStart w:id="188" w:author="Author" w:date="2023-08-15T13:45:00Z" w:name="move142999521"/>
      <w:ins w:id="189" w:author="Wittman, Jacob (CDC/DDNID/NCCDPHP/DDT) (CTR)" w:date="2023-08-15T13:51:00Z">
        <w:r>
          <w:lastRenderedPageBreak/>
          <w:t>One or More Dentist Visits</w:t>
        </w:r>
      </w:ins>
    </w:p>
    <w:p w14:paraId="0ACBB5C1" w14:textId="7EAD093F" w:rsidR="004849A5" w:rsidRDefault="004849A5" w:rsidP="004849A5">
      <w:pPr>
        <w:pStyle w:val="FirstParagraph"/>
        <w:rPr>
          <w:ins w:id="190" w:author="Wittman, Jacob (CDC/DDNID/NCCDPHP/DDT) (CTR)" w:date="2023-08-15T13:51:00Z"/>
        </w:rPr>
      </w:pPr>
      <w:ins w:id="191" w:author="Wittman, Jacob (CDC/DDNID/NCCDPHP/DDT) (CTR)" w:date="2023-08-15T13:51:00Z">
        <w:r>
          <w:t xml:space="preserve">The trend for dentist visits for the overall adult population with diabetes was stable over the study period, averaging 35.7% (34.2%, 37.2%) (Table 1). Adults age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w:t>
        </w:r>
      </w:ins>
      <w:moveToRangeEnd w:id="188"/>
      <w:ins w:id="192" w:author="Wittman, Jacob (CDC/DDNID/NCCDPHP/DDT) (CTR)" w:date="2023-08-15T14:07:00Z">
        <w:r w:rsidR="008E57EC">
          <w:t>–</w:t>
        </w:r>
      </w:ins>
      <w:ins w:id="193" w:author="Wittman, Jacob (CDC/DDNID/NCCDPHP/DDT) (CTR)" w:date="2023-08-15T13:51:00Z">
        <w:r>
          <w:t>2.6% [</w:t>
        </w:r>
      </w:ins>
      <w:ins w:id="194" w:author="Wittman, Jacob (CDC/DDNID/NCCDPHP/DDT) (CTR)" w:date="2023-08-15T14:07:00Z">
        <w:r w:rsidR="008E57EC">
          <w:t>–</w:t>
        </w:r>
      </w:ins>
      <w:ins w:id="195" w:author="Wittman, Jacob (CDC/DDNID/NCCDPHP/DDT) (CTR)" w:date="2023-08-15T13:51:00Z">
        <w:r>
          <w:t xml:space="preserve">4.3%, </w:t>
        </w:r>
      </w:ins>
      <w:ins w:id="196" w:author="Wittman, Jacob (CDC/DDNID/NCCDPHP/DDT) (CTR)" w:date="2023-08-15T14:07:00Z">
        <w:r w:rsidR="008E57EC">
          <w:t>–</w:t>
        </w:r>
      </w:ins>
      <w:ins w:id="197" w:author="Wittman, Jacob (CDC/DDNID/NCCDPHP/DDT) (CTR)" w:date="2023-08-15T13:51:00Z">
        <w:r>
          <w:t xml:space="preserve">0.9%]), followed by an increase after 2015 (APC 5.6% [1.4%, 9.9%]. </w:t>
        </w:r>
        <w:moveToRangeStart w:id="198" w:author="Author" w:date="2023-08-15T13:45:00Z" w:name="move142999522"/>
        <w:r>
          <w:t>The trends for adults with diabetes in the poverty income ratio group &lt; 100% and those with a high school education had multiple changes upward and downward during the study period.</w:t>
        </w:r>
      </w:ins>
    </w:p>
    <w:moveToRangeEnd w:id="198"/>
    <w:p w14:paraId="44086443" w14:textId="77777777" w:rsidR="004849A5" w:rsidRDefault="004849A5" w:rsidP="004849A5">
      <w:pPr>
        <w:pStyle w:val="Heading2"/>
        <w:rPr>
          <w:ins w:id="199" w:author="Wittman, Jacob (CDC/DDNID/NCCDPHP/DDT) (CTR)" w:date="2023-08-15T13:51:00Z"/>
        </w:rPr>
      </w:pPr>
      <w:ins w:id="200" w:author="Wittman, Jacob (CDC/DDNID/NCCDPHP/DDT) (CTR)" w:date="2023-08-15T13:51:00Z">
        <w:r>
          <w:t>Cholesterol Testing</w:t>
        </w:r>
      </w:ins>
    </w:p>
    <w:p w14:paraId="10FB2C32" w14:textId="4C0ECC01" w:rsidR="004849A5" w:rsidRDefault="004849A5" w:rsidP="004849A5">
      <w:pPr>
        <w:pStyle w:val="FirstParagraph"/>
        <w:rPr>
          <w:ins w:id="201" w:author="Wittman, Jacob (CDC/DDNID/NCCDPHP/DDT) (CTR)" w:date="2023-08-15T13:51:00Z"/>
        </w:rPr>
      </w:pPr>
      <w:ins w:id="202" w:author="Wittman, Jacob (CDC/DDNID/NCCDPHP/DDT) (CTR)" w:date="2023-08-15T13:51:00Z">
        <w:r>
          <w:t xml:space="preserve">During 2008–2019, we found no significant change in the percentage of adults with diabetes who received cholesterol tests, which averaged 84.4% (95% CI: 81.8%, 87.0%) during this period (Table 1). For adults age 45–64 years, cholesterol testing was flat from 2008 to 2015 and showed a significant decrease starting in 2016 (APC </w:t>
        </w:r>
        <w:del w:id="203" w:author="Author" w:date="2023-08-15T13:45:00Z">
          <w:r>
            <w:delText>-</w:delText>
          </w:r>
        </w:del>
      </w:ins>
      <w:ins w:id="204" w:author="Wittman, Jacob (CDC/DDNID/NCCDPHP/DDT) (CTR)" w:date="2023-08-15T14:07:00Z">
        <w:r w:rsidR="008E57EC">
          <w:t>–</w:t>
        </w:r>
      </w:ins>
      <w:ins w:id="205" w:author="Wittman, Jacob (CDC/DDNID/NCCDPHP/DDT) (CTR)" w:date="2023-08-15T13:51:00Z">
        <w:r>
          <w:t xml:space="preserve">4.8% </w:t>
        </w:r>
        <w:del w:id="206" w:author="Author" w:date="2023-08-15T13:45:00Z">
          <w:r>
            <w:delText>[-</w:delText>
          </w:r>
        </w:del>
        <w:r>
          <w:t>[</w:t>
        </w:r>
      </w:ins>
      <w:ins w:id="207" w:author="Wittman, Jacob (CDC/DDNID/NCCDPHP/DDT) (CTR)" w:date="2023-08-15T14:07:00Z">
        <w:r w:rsidR="008E57EC">
          <w:t>–</w:t>
        </w:r>
      </w:ins>
      <w:ins w:id="208" w:author="Wittman, Jacob (CDC/DDNID/NCCDPHP/DDT) (CTR)" w:date="2023-08-15T13:51:00Z">
        <w:r>
          <w:t xml:space="preserve">7.3%, </w:t>
        </w:r>
        <w:del w:id="209" w:author="Author" w:date="2023-08-15T13:45:00Z">
          <w:r>
            <w:delText>-</w:delText>
          </w:r>
        </w:del>
      </w:ins>
      <w:ins w:id="210" w:author="Wittman, Jacob (CDC/DDNID/NCCDPHP/DDT) (CTR)" w:date="2023-08-15T14:07:00Z">
        <w:r w:rsidR="008E57EC">
          <w:t>–</w:t>
        </w:r>
      </w:ins>
      <w:ins w:id="211" w:author="Wittman, Jacob (CDC/DDNID/NCCDPHP/DDT) (CTR)" w:date="2023-08-15T13:51:00Z">
        <w:r>
          <w:t xml:space="preserve">2.4%], AAPC </w:t>
        </w:r>
        <w:del w:id="212" w:author="Author" w:date="2023-08-15T13:45:00Z">
          <w:r>
            <w:delText>-</w:delText>
          </w:r>
        </w:del>
      </w:ins>
      <w:ins w:id="213" w:author="Wittman, Jacob (CDC/DDNID/NCCDPHP/DDT) (CTR)" w:date="2023-08-15T14:07:00Z">
        <w:r w:rsidR="008E57EC">
          <w:t>–</w:t>
        </w:r>
      </w:ins>
      <w:ins w:id="214" w:author="Wittman, Jacob (CDC/DDNID/NCCDPHP/DDT) (CTR)" w:date="2023-08-15T13:51:00Z">
        <w:r>
          <w:t xml:space="preserve">1.3% </w:t>
        </w:r>
        <w:del w:id="215" w:author="Author" w:date="2023-08-15T13:45:00Z">
          <w:r>
            <w:delText>[-</w:delText>
          </w:r>
        </w:del>
        <w:r>
          <w:t>[</w:t>
        </w:r>
      </w:ins>
      <w:ins w:id="216" w:author="Wittman, Jacob (CDC/DDNID/NCCDPHP/DDT) (CTR)" w:date="2023-08-15T14:07:00Z">
        <w:r w:rsidR="008E57EC">
          <w:t>–</w:t>
        </w:r>
      </w:ins>
      <w:ins w:id="217" w:author="Wittman, Jacob (CDC/DDNID/NCCDPHP/DDT) (CTR)" w:date="2023-08-15T13:51:00Z">
        <w:r>
          <w:t xml:space="preserve">2.0%, </w:t>
        </w:r>
        <w:del w:id="218" w:author="Author" w:date="2023-08-15T13:45:00Z">
          <w:r>
            <w:delText>-</w:delText>
          </w:r>
        </w:del>
      </w:ins>
      <w:ins w:id="219" w:author="Wittman, Jacob (CDC/DDNID/NCCDPHP/DDT) (CTR)" w:date="2023-08-15T14:07:00Z">
        <w:r w:rsidR="008E57EC">
          <w:t>–</w:t>
        </w:r>
      </w:ins>
      <w:ins w:id="220" w:author="Wittman, Jacob (CDC/DDNID/NCCDPHP/DDT) (CTR)" w:date="2023-08-15T13:51:00Z">
        <w:r>
          <w:t>0.6</w:t>
        </w:r>
        <w:del w:id="221" w:author="Author" w:date="2023-08-15T13:45:00Z">
          <w:r>
            <w:delText>%]) (Figure X).</w:delText>
          </w:r>
        </w:del>
        <w:r>
          <w:t xml:space="preserve">%]). We found significant decreases starting in 2016 in the percentage of males (APC </w:t>
        </w:r>
        <w:del w:id="222" w:author="Author" w:date="2023-08-15T13:45:00Z">
          <w:r>
            <w:delText>-</w:delText>
          </w:r>
        </w:del>
      </w:ins>
      <w:ins w:id="223" w:author="Wittman, Jacob (CDC/DDNID/NCCDPHP/DDT) (CTR)" w:date="2023-08-15T14:07:00Z">
        <w:r w:rsidR="008E57EC">
          <w:t>–</w:t>
        </w:r>
      </w:ins>
      <w:ins w:id="224" w:author="Wittman, Jacob (CDC/DDNID/NCCDPHP/DDT) (CTR)" w:date="2023-08-15T13:51:00Z">
        <w:r>
          <w:t xml:space="preserve">6.9% </w:t>
        </w:r>
        <w:del w:id="225" w:author="Author" w:date="2023-08-15T13:45:00Z">
          <w:r>
            <w:delText>[-</w:delText>
          </w:r>
        </w:del>
        <w:r>
          <w:t>[</w:t>
        </w:r>
      </w:ins>
      <w:ins w:id="226" w:author="Wittman, Jacob (CDC/DDNID/NCCDPHP/DDT) (CTR)" w:date="2023-08-15T14:07:00Z">
        <w:r w:rsidR="008E57EC">
          <w:t>–</w:t>
        </w:r>
      </w:ins>
      <w:ins w:id="227" w:author="Wittman, Jacob (CDC/DDNID/NCCDPHP/DDT) (CTR)" w:date="2023-08-15T13:51:00Z">
        <w:r>
          <w:t xml:space="preserve">11.7%, </w:t>
        </w:r>
        <w:del w:id="228" w:author="Author" w:date="2023-08-15T13:45:00Z">
          <w:r>
            <w:delText>-</w:delText>
          </w:r>
        </w:del>
      </w:ins>
      <w:ins w:id="229" w:author="Wittman, Jacob (CDC/DDNID/NCCDPHP/DDT) (CTR)" w:date="2023-08-15T14:07:00Z">
        <w:r w:rsidR="008E57EC">
          <w:t>–</w:t>
        </w:r>
      </w:ins>
      <w:ins w:id="230" w:author="Wittman, Jacob (CDC/DDNID/NCCDPHP/DDT) (CTR)" w:date="2023-08-15T13:51:00Z">
        <w:r>
          <w:t xml:space="preserve">1.8%]) and adults with less than a high school education (APC </w:t>
        </w:r>
        <w:del w:id="231" w:author="Author" w:date="2023-08-15T13:45:00Z">
          <w:r>
            <w:delText>-</w:delText>
          </w:r>
        </w:del>
      </w:ins>
      <w:ins w:id="232" w:author="Wittman, Jacob (CDC/DDNID/NCCDPHP/DDT) (CTR)" w:date="2023-08-15T14:07:00Z">
        <w:r w:rsidR="008E57EC">
          <w:t>–</w:t>
        </w:r>
      </w:ins>
      <w:ins w:id="233" w:author="Wittman, Jacob (CDC/DDNID/NCCDPHP/DDT) (CTR)" w:date="2023-08-15T13:51:00Z">
        <w:r>
          <w:t xml:space="preserve">10.4% </w:t>
        </w:r>
        <w:del w:id="234" w:author="Author" w:date="2023-08-15T13:45:00Z">
          <w:r>
            <w:delText>[-</w:delText>
          </w:r>
        </w:del>
        <w:r>
          <w:t>[</w:t>
        </w:r>
      </w:ins>
      <w:ins w:id="235" w:author="Wittman, Jacob (CDC/DDNID/NCCDPHP/DDT) (CTR)" w:date="2023-08-15T14:07:00Z">
        <w:r w:rsidR="008E57EC">
          <w:t>–</w:t>
        </w:r>
      </w:ins>
      <w:ins w:id="236" w:author="Wittman, Jacob (CDC/DDNID/NCCDPHP/DDT) (CTR)" w:date="2023-08-15T13:51:00Z">
        <w:r>
          <w:t xml:space="preserve">15.8%, </w:t>
        </w:r>
        <w:del w:id="237" w:author="Author" w:date="2023-08-15T13:45:00Z">
          <w:r>
            <w:delText>-</w:delText>
          </w:r>
        </w:del>
      </w:ins>
      <w:ins w:id="238" w:author="Wittman, Jacob (CDC/DDNID/NCCDPHP/DDT) (CTR)" w:date="2023-08-15T14:07:00Z">
        <w:r w:rsidR="008E57EC">
          <w:t>–</w:t>
        </w:r>
      </w:ins>
      <w:ins w:id="239" w:author="Wittman, Jacob (CDC/DDNID/NCCDPHP/DDT) (CTR)" w:date="2023-08-15T13:51:00Z">
        <w:r>
          <w:t xml:space="preserve">4.6%], AAPC </w:t>
        </w:r>
        <w:del w:id="240" w:author="Author" w:date="2023-08-15T13:45:00Z">
          <w:r>
            <w:delText>-</w:delText>
          </w:r>
        </w:del>
      </w:ins>
      <w:ins w:id="241" w:author="Wittman, Jacob (CDC/DDNID/NCCDPHP/DDT) (CTR)" w:date="2023-08-15T14:07:00Z">
        <w:r w:rsidR="008E57EC">
          <w:t>–</w:t>
        </w:r>
      </w:ins>
      <w:ins w:id="242" w:author="Wittman, Jacob (CDC/DDNID/NCCDPHP/DDT) (CTR)" w:date="2023-08-15T13:51:00Z">
        <w:r>
          <w:t xml:space="preserve">2.3% </w:t>
        </w:r>
        <w:del w:id="243" w:author="Author" w:date="2023-08-15T13:45:00Z">
          <w:r>
            <w:delText>[-</w:delText>
          </w:r>
        </w:del>
        <w:r>
          <w:t>[</w:t>
        </w:r>
      </w:ins>
      <w:ins w:id="244" w:author="Wittman, Jacob (CDC/DDNID/NCCDPHP/DDT) (CTR)" w:date="2023-08-15T14:07:00Z">
        <w:r w:rsidR="008E57EC">
          <w:t>–</w:t>
        </w:r>
      </w:ins>
      <w:ins w:id="245" w:author="Wittman, Jacob (CDC/DDNID/NCCDPHP/DDT) (CTR)" w:date="2023-08-15T13:51:00Z">
        <w:r>
          <w:t xml:space="preserve">3.8%, </w:t>
        </w:r>
        <w:del w:id="246" w:author="Author" w:date="2023-08-15T13:45:00Z">
          <w:r>
            <w:delText>-</w:delText>
          </w:r>
        </w:del>
      </w:ins>
      <w:ins w:id="247" w:author="Wittman, Jacob (CDC/DDNID/NCCDPHP/DDT) (CTR)" w:date="2023-08-15T14:07:00Z">
        <w:r w:rsidR="008E57EC">
          <w:t>–</w:t>
        </w:r>
      </w:ins>
      <w:ins w:id="248" w:author="Wittman, Jacob (CDC/DDNID/NCCDPHP/DDT) (CTR)" w:date="2023-08-15T13:51:00Z">
        <w:r>
          <w:t xml:space="preserve">0.6%]) who received cholesterol testing. Adults with Medicaid had an AAPC of </w:t>
        </w:r>
        <w:del w:id="249" w:author="Author" w:date="2023-08-15T13:45:00Z">
          <w:r>
            <w:delText>-</w:delText>
          </w:r>
        </w:del>
      </w:ins>
      <w:ins w:id="250" w:author="Wittman, Jacob (CDC/DDNID/NCCDPHP/DDT) (CTR)" w:date="2023-08-15T14:07:00Z">
        <w:r w:rsidR="008E57EC">
          <w:t>–</w:t>
        </w:r>
      </w:ins>
      <w:ins w:id="251" w:author="Wittman, Jacob (CDC/DDNID/NCCDPHP/DDT) (CTR)" w:date="2023-08-15T13:51:00Z">
        <w:r>
          <w:t xml:space="preserve">2.3% </w:t>
        </w:r>
        <w:del w:id="252" w:author="Author" w:date="2023-08-15T13:45:00Z">
          <w:r>
            <w:delText>(-</w:delText>
          </w:r>
        </w:del>
        <w:r>
          <w:t>(</w:t>
        </w:r>
      </w:ins>
      <w:ins w:id="253" w:author="Wittman, Jacob (CDC/DDNID/NCCDPHP/DDT) (CTR)" w:date="2023-08-15T14:07:00Z">
        <w:r w:rsidR="008E57EC">
          <w:t>–</w:t>
        </w:r>
      </w:ins>
      <w:ins w:id="254" w:author="Wittman, Jacob (CDC/DDNID/NCCDPHP/DDT) (CTR)" w:date="2023-08-15T13:51:00Z">
        <w:r>
          <w:t xml:space="preserve">3.6%, </w:t>
        </w:r>
        <w:del w:id="255" w:author="Author" w:date="2023-08-15T13:45:00Z">
          <w:r>
            <w:delText>-</w:delText>
          </w:r>
        </w:del>
      </w:ins>
      <w:ins w:id="256" w:author="Wittman, Jacob (CDC/DDNID/NCCDPHP/DDT) (CTR)" w:date="2023-08-15T14:07:00Z">
        <w:r w:rsidR="008E57EC">
          <w:t>–</w:t>
        </w:r>
      </w:ins>
      <w:ins w:id="257" w:author="Wittman, Jacob (CDC/DDNID/NCCDPHP/DDT) (CTR)" w:date="2023-08-15T13:51:00Z">
        <w:r>
          <w:t>1.0%).</w:t>
        </w:r>
      </w:ins>
    </w:p>
    <w:p w14:paraId="0EDB2314" w14:textId="77777777" w:rsidR="004849A5" w:rsidRDefault="004849A5" w:rsidP="004849A5">
      <w:pPr>
        <w:pStyle w:val="Heading2"/>
        <w:rPr>
          <w:ins w:id="258" w:author="Wittman, Jacob (CDC/DDNID/NCCDPHP/DDT) (CTR)" w:date="2023-08-15T13:51:00Z"/>
        </w:rPr>
      </w:pPr>
      <w:ins w:id="259" w:author="Wittman, Jacob (CDC/DDNID/NCCDPHP/DDT) (CTR)" w:date="2023-08-15T13:51:00Z">
        <w:r>
          <w:t>Influenza Vaccine</w:t>
        </w:r>
      </w:ins>
    </w:p>
    <w:p w14:paraId="07DD707D" w14:textId="283155AB" w:rsidR="004849A5" w:rsidRDefault="004849A5" w:rsidP="004849A5">
      <w:pPr>
        <w:pStyle w:val="FirstParagraph"/>
        <w:rPr>
          <w:ins w:id="260" w:author="Wittman, Jacob (CDC/DDNID/NCCDPHP/DDT) (CTR)" w:date="2023-08-15T13:51:00Z"/>
        </w:rPr>
      </w:pPr>
      <w:ins w:id="261" w:author="Wittman, Jacob (CDC/DDNID/NCCDPHP/DDT) (CTR)" w:date="2023-08-15T13:51:00Z">
        <w:r>
          <w:t xml:space="preserve">From 2008 to 2019, receipt of influenza vaccines increased at an AAPC of 2.6% (1.1%, 4.2%) (Table 1, Figure </w:t>
        </w:r>
        <w:del w:id="262" w:author="Author" w:date="2023-08-15T13:45:00Z">
          <w:r>
            <w:delText>X</w:delText>
          </w:r>
        </w:del>
        <w:r>
          <w:t xml:space="preserve">2). The average proportion of adults with diabetes receiving an influenza vaccine over the study period was 41.8% (39.6%, 44.0%). Specifically, we noted significant </w:t>
        </w:r>
        <w:r>
          <w:lastRenderedPageBreak/>
          <w:t>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study period, but flat thereafter. Receipt of influenza vaccines increased slightly for adults on Medicare (AAPC 1.0% [0.1%, 1.9%]).</w:t>
        </w:r>
      </w:ins>
    </w:p>
    <w:p w14:paraId="3597F03C" w14:textId="77777777" w:rsidR="004849A5" w:rsidRDefault="004849A5" w:rsidP="004849A5">
      <w:pPr>
        <w:pStyle w:val="Heading2"/>
        <w:rPr>
          <w:ins w:id="263" w:author="Wittman, Jacob (CDC/DDNID/NCCDPHP/DDT) (CTR)" w:date="2023-08-15T13:51:00Z"/>
        </w:rPr>
      </w:pPr>
      <w:ins w:id="264" w:author="Wittman, Jacob (CDC/DDNID/NCCDPHP/DDT) (CTR)" w:date="2023-08-15T13:51:00Z">
        <w:r>
          <w:t>A1C Tests</w:t>
        </w:r>
      </w:ins>
    </w:p>
    <w:p w14:paraId="20E80DA2" w14:textId="77777777" w:rsidR="004849A5" w:rsidRDefault="004849A5" w:rsidP="004849A5">
      <w:pPr>
        <w:pStyle w:val="FirstParagraph"/>
        <w:rPr>
          <w:ins w:id="265" w:author="Wittman, Jacob (CDC/DDNID/NCCDPHP/DDT) (CTR)" w:date="2023-08-15T13:51:00Z"/>
        </w:rPr>
      </w:pPr>
      <w:ins w:id="266" w:author="Wittman, Jacob (CDC/DDNID/NCCDPHP/DDT) (CTR)" w:date="2023-08-15T13:51:00Z">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 ), non-Hispanic White adults (AAPC 1.2% [0.5%, 1.9%]), those with Medicare only (AAPC 1.6% [0.4%, 2.9%]), and those in the highest poverty income ratio group (&gt; 400%) (AAPC 1.1% [0.5%, 1.8%]).</w:t>
        </w:r>
      </w:ins>
    </w:p>
    <w:p w14:paraId="622C0EFA" w14:textId="235F14B7" w:rsidR="00A349A0" w:rsidRDefault="00C42B02" w:rsidP="00A349A0">
      <w:pPr>
        <w:pStyle w:val="Heading2"/>
        <w:rPr>
          <w:ins w:id="267" w:author="Wittman, Jacob (CDC/DDNID/NCCDPHP/DDT) (CTR)" w:date="2023-07-31T13:36:00Z"/>
        </w:rPr>
      </w:pPr>
      <w:bookmarkStart w:id="268" w:name="cumulative-preventive-care-services"/>
      <w:bookmarkStart w:id="269" w:name="absence-of-preventive-care-services"/>
      <w:bookmarkEnd w:id="158"/>
      <w:ins w:id="270" w:author="Wittman, Jacob (CDC/DDNID/NCCDPHP/DDT) (CTR)" w:date="2023-08-15T10:12:00Z">
        <w:r>
          <w:t xml:space="preserve">Aggregate </w:t>
        </w:r>
      </w:ins>
      <w:ins w:id="271" w:author="Wittman, Jacob (CDC/DDNID/NCCDPHP/DDT) (CTR)" w:date="2023-07-31T13:36:00Z">
        <w:r w:rsidR="00A349A0">
          <w:t xml:space="preserve"> Preventive Care Services</w:t>
        </w:r>
      </w:ins>
    </w:p>
    <w:p w14:paraId="5F472F94" w14:textId="2E092D7F" w:rsidR="004849A5" w:rsidRDefault="004849A5" w:rsidP="004849A5">
      <w:pPr>
        <w:pStyle w:val="FirstParagraph"/>
        <w:rPr>
          <w:ins w:id="272" w:author="Wittman, Jacob (CDC/DDNID/NCCDPHP/DDT) (CTR)" w:date="2023-08-15T13:53:00Z"/>
        </w:rPr>
      </w:pPr>
      <w:ins w:id="273" w:author="Wittman, Jacob (CDC/DDNID/NCCDPHP/DDT) (CTR)" w:date="2023-08-15T13:53:00Z">
        <w:r>
          <w:t xml:space="preserve">For both adults with diabetes that reported receiving none of the six recommended preventive services and adults reporting receiving all of them, trends were flat from 2008 to 2019 (zero services: 3.1% [95% CI: </w:t>
        </w:r>
      </w:ins>
      <w:ins w:id="274" w:author="Wittman, Jacob (CDC/DDNID/NCCDPHP/DDT) (CTR)" w:date="2023-08-15T14:07:00Z">
        <w:r w:rsidR="008E57EC">
          <w:t>–</w:t>
        </w:r>
      </w:ins>
      <w:ins w:id="275" w:author="Wittman, Jacob (CDC/DDNID/NCCDPHP/DDT) (CTR)" w:date="2023-08-15T13:53:00Z">
        <w:r>
          <w:t>4.5%, 11.3%]; all services: 1.4% [</w:t>
        </w:r>
      </w:ins>
      <w:ins w:id="276" w:author="Wittman, Jacob (CDC/DDNID/NCCDPHP/DDT) (CTR)" w:date="2023-08-15T14:07:00Z">
        <w:r w:rsidR="008E57EC">
          <w:t>–</w:t>
        </w:r>
      </w:ins>
      <w:ins w:id="277" w:author="Wittman, Jacob (CDC/DDNID/NCCDPHP/DDT) (CTR)" w:date="2023-08-15T13:53:00Z">
        <w:r>
          <w:t xml:space="preserve">0.9%, 3.7%]; Supplemental Table 2). In 2008, 5.1% (2.7%, 7.5%) of adults with diabetes reported receiving none of the six recommended care services (Supplemental Table 2). In 2019, this estimate was 6.1% (3.7%, </w:t>
        </w:r>
        <w:r>
          <w:lastRenderedPageBreak/>
          <w:t>8.5%) and in 2020 it was 8.2% (4.5%, 11.9%; Supplemental Table 2). The percentage of adults that reported receiving all six preventive services in 2008 was 7.1% (4.5%, 9.6%), 10.8% (7.4%, 14.1%) in 2019 and 7.9% (5.3%, 10.5%) in 2020 (Supplemental Table 2).</w:t>
        </w:r>
      </w:ins>
    </w:p>
    <w:p w14:paraId="5F7B12CA" w14:textId="73D32B53" w:rsidR="001F580C" w:rsidDel="00A349A0" w:rsidRDefault="00DA7E6E">
      <w:pPr>
        <w:pStyle w:val="Heading2"/>
        <w:rPr>
          <w:del w:id="278" w:author="Wittman, Jacob (CDC/DDNID/NCCDPHP/DDT) (CTR)" w:date="2023-07-31T13:36:00Z"/>
        </w:rPr>
      </w:pPr>
      <w:del w:id="279" w:author="Wittman, Jacob (CDC/DDNID/NCCDPHP/DDT) (CTR)" w:date="2023-08-15T13:52:00Z">
        <w:r w:rsidDel="004849A5">
          <w:delText xml:space="preserve"> (</w:delText>
        </w:r>
      </w:del>
      <w:ins w:id="280" w:author="Benoit, Stephen (CDC/DDNID/NCCDPHP/DDT)" w:date="2023-08-05T14:04:00Z">
        <w:del w:id="281" w:author="Wittman, Jacob (CDC/DDNID/NCCDPHP/DDT) (CTR)" w:date="2023-08-15T13:52:00Z">
          <w:r w:rsidR="00415A69" w:rsidDel="004849A5">
            <w:delText xml:space="preserve">95% CI: </w:delText>
          </w:r>
          <w:r w:rsidR="000B2F3B" w:rsidDel="004849A5">
            <w:delText xml:space="preserve">95% CI: </w:delText>
          </w:r>
        </w:del>
      </w:ins>
      <w:bookmarkStart w:id="282" w:name="_Hlk141703045"/>
      <w:ins w:id="283" w:author="Benoit, Stephen (CDC/DDNID/NCCDPHP/DDT)" w:date="2023-08-05T17:19:00Z">
        <w:del w:id="284" w:author="Wittman, Jacob (CDC/DDNID/NCCDPHP/DDT) (CTR)" w:date="2023-08-15T13:52:00Z">
          <w:r w:rsidR="00400BCB" w:rsidDel="004849A5">
            <w:delText xml:space="preserve">95% CI: </w:delText>
          </w:r>
          <w:r w:rsidR="00A63649" w:rsidDel="004849A5">
            <w:delText>decreased to 7.9% (95% CI: 5.3%, 10.5%)</w:delText>
          </w:r>
        </w:del>
      </w:ins>
      <w:bookmarkEnd w:id="268"/>
      <w:bookmarkEnd w:id="282"/>
      <w:del w:id="285" w:author="Wittman, Jacob (CDC/DDNID/NCCDPHP/DDT) (CTR)" w:date="2023-07-31T13:36:00Z">
        <w:r w:rsidR="00047927" w:rsidDel="00A349A0">
          <w:delText>Absence of Preventive Care Services</w:delText>
        </w:r>
      </w:del>
    </w:p>
    <w:p w14:paraId="0F8CB896" w14:textId="1986C479" w:rsidR="001F580C" w:rsidDel="00A349A0" w:rsidRDefault="00047927">
      <w:pPr>
        <w:pStyle w:val="FirstParagraph"/>
        <w:rPr>
          <w:del w:id="286" w:author="Wittman, Jacob (CDC/DDNID/NCCDPHP/DDT) (CTR)" w:date="2023-07-31T13:36:00Z"/>
        </w:rPr>
      </w:pPr>
      <w:del w:id="287" w:author="Wittman, Jacob (CDC/DDNID/NCCDPHP/DDT) (CTR)" w:date="2023-07-31T13:36:00Z">
        <w:r w:rsidDel="00A349A0">
          <w:delText>In 2008, 5.1% (95% CI: 2.7%, 7.5%) of adults with diabetes reported receiving none of the six recommended care services. In 2019, this estimate was 6.1% (3.7%, 8.5%) and in 2020 it was 8.2% (4.5%, 11.9%).</w:delText>
        </w:r>
      </w:del>
    </w:p>
    <w:p w14:paraId="249206DE" w14:textId="6FB132D8" w:rsidR="001F580C" w:rsidRDefault="00047927">
      <w:pPr>
        <w:pStyle w:val="Heading2"/>
      </w:pPr>
      <w:bookmarkStart w:id="288" w:name="comparisons-among-subgroups"/>
      <w:bookmarkEnd w:id="269"/>
      <w:r>
        <w:t>Comparisons Among Subgroups</w:t>
      </w:r>
    </w:p>
    <w:p w14:paraId="111E4B38" w14:textId="77777777" w:rsidR="001F580C" w:rsidRDefault="00047927">
      <w:pPr>
        <w:pStyle w:val="FirstParagraph"/>
      </w:pPr>
      <w:r>
        <w:t>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with less than a high school education were less likely to visit the dentist in most years, although they were only statistically significantly less likely to visit the dentist in 2008–2010, 2013–2014, and 2020.</w:t>
      </w:r>
    </w:p>
    <w:p w14:paraId="52384B48" w14:textId="77777777" w:rsidR="001F580C" w:rsidRDefault="00047927">
      <w:pPr>
        <w:pStyle w:val="Heading1"/>
      </w:pPr>
      <w:bookmarkStart w:id="289" w:name="discussion"/>
      <w:bookmarkEnd w:id="155"/>
      <w:bookmarkEnd w:id="288"/>
      <w:r>
        <w:t>Discussion</w:t>
      </w:r>
    </w:p>
    <w:p w14:paraId="54ACDBE0" w14:textId="49D86157" w:rsidR="001F580C" w:rsidRDefault="00A152CC">
      <w:pPr>
        <w:pStyle w:val="FirstParagraph"/>
      </w:pPr>
      <w:ins w:id="290" w:author="Wittman, Jacob (CDC/DDNID/NCCDPHP/DDT) (CTR)" w:date="2023-08-15T12:58:00Z">
        <w:r>
          <w:t xml:space="preserve">Influenza vaccination was the only preventive service that increased significantly during 2008–2019 overall. Among most subgroups, influenza vaccine uptake, A1C testing, and dental visits tended to improve. However, foot exams, cholesterol testing, and dental visits among the uninsured tended to decline. </w:t>
        </w:r>
      </w:ins>
      <w:r w:rsidR="00047927">
        <w:t>The passing of the Affordable Care Act (ACA) in 2010 and subsequent Medicaid expansion has been seen as a mechanism to increase the receipt of preventive services (</w:t>
      </w:r>
      <w:ins w:id="291" w:author="Wittman, Jacob (CDC/DDNID/NCCDPHP/DDT) (CTR)" w:date="2023-07-25T14:29:00Z">
        <w:r w:rsidR="00856979">
          <w:t>11</w:t>
        </w:r>
      </w:ins>
      <w:del w:id="292" w:author="Wittman, Jacob (CDC/DDNID/NCCDPHP/DDT) (CTR)" w:date="2023-07-25T14:29:00Z">
        <w:r w:rsidR="00047927" w:rsidDel="00856979">
          <w:delText>8</w:delText>
        </w:r>
      </w:del>
      <w:r w:rsidR="00047927">
        <w:t xml:space="preserve">); however, we found no significant change over time in five out of the six preventive care services for the overall U.S. adult population with diagnosed diabetes from </w:t>
      </w:r>
      <w:r w:rsidR="00047927">
        <w:lastRenderedPageBreak/>
        <w:t xml:space="preserve">2008 to 2019. </w:t>
      </w:r>
      <w:del w:id="293" w:author="Wittman, Jacob (CDC/DDNID/NCCDPHP/DDT) (CTR)" w:date="2023-08-15T12:58:00Z">
        <w:r w:rsidR="00047927" w:rsidDel="00A152CC">
          <w:delText xml:space="preserve">Influenza vaccination was the only preventive service that increased significantly during 2008–2019 overall. Among subgroups, influenza vaccine uptake, A1C testing, and dental visits tended to improve. However, foot exams, cholesterol testing, and dental visits among the uninsured tended to decline. </w:delText>
        </w:r>
      </w:del>
      <w:r w:rsidR="00047927">
        <w:t xml:space="preserve">While the passing of the ACA led to an increase in the number of adults with diagnosed and undiagnosed diabetes who have health insurance, and an increase in their </w:t>
      </w:r>
      <w:del w:id="294" w:author="Wittman, Jacob (CDC/DDNID/NCCDPHP/DDT) (CTR)" w:date="2023-08-15T13:53:00Z">
        <w:r w:rsidR="00047927" w:rsidDel="004849A5">
          <w:delText xml:space="preserve">use </w:delText>
        </w:r>
      </w:del>
      <w:ins w:id="295" w:author="Wittman, Jacob (CDC/DDNID/NCCDPHP/DDT) (CTR)" w:date="2023-08-15T13:53:00Z">
        <w:r w:rsidR="004849A5">
          <w:t>access to</w:t>
        </w:r>
      </w:ins>
      <w:del w:id="296" w:author="Wittman, Jacob (CDC/DDNID/NCCDPHP/DDT) (CTR)" w:date="2023-08-15T13:53:00Z">
        <w:r w:rsidR="00047927" w:rsidDel="004849A5">
          <w:delText>of</w:delText>
        </w:r>
      </w:del>
      <w:r w:rsidR="00047927">
        <w:t xml:space="preserve"> health care </w:t>
      </w:r>
      <w:del w:id="297" w:author="Wittman, Jacob (CDC/DDNID/NCCDPHP/DDT) (CTR)" w:date="2023-08-15T13:53:00Z">
        <w:r w:rsidR="00047927" w:rsidDel="004849A5">
          <w:delText xml:space="preserve">services </w:delText>
        </w:r>
      </w:del>
      <w:r w:rsidR="00047927">
        <w:t>(</w:t>
      </w:r>
      <w:ins w:id="298" w:author="Wittman, Jacob (CDC/DDNID/NCCDPHP/DDT) (CTR)" w:date="2023-07-25T14:30:00Z">
        <w:r w:rsidR="00856979">
          <w:t>25,26</w:t>
        </w:r>
      </w:ins>
      <w:del w:id="299" w:author="Wittman, Jacob (CDC/DDNID/NCCDPHP/DDT) (CTR)" w:date="2023-07-25T14:30:00Z">
        <w:r w:rsidR="00047927" w:rsidDel="00856979">
          <w:delText>19,20</w:delText>
        </w:r>
      </w:del>
      <w:r w:rsidR="00047927">
        <w:t xml:space="preserve">), detecting corresponding increases in the receipt of preventive care has proved more elusive. As of 2019, 6.1% of adults with diabetes had not received any of the six preventive services, and this percentage </w:t>
      </w:r>
      <w:del w:id="300" w:author="Wittman, Jacob (CDC/DDNID/NCCDPHP/DDT) (CTR)" w:date="2023-08-15T13:02:00Z">
        <w:r w:rsidR="00047927" w:rsidDel="00A152CC">
          <w:delText xml:space="preserve">grew </w:delText>
        </w:r>
      </w:del>
      <w:ins w:id="301" w:author="Wittman, Jacob (CDC/DDNID/NCCDPHP/DDT) (CTR)" w:date="2023-08-15T13:02:00Z">
        <w:r>
          <w:t>was</w:t>
        </w:r>
      </w:ins>
      <w:del w:id="302" w:author="Wittman, Jacob (CDC/DDNID/NCCDPHP/DDT) (CTR)" w:date="2023-08-15T13:02:00Z">
        <w:r w:rsidR="00047927" w:rsidDel="00A152CC">
          <w:delText xml:space="preserve">to </w:delText>
        </w:r>
      </w:del>
      <w:r w:rsidR="00047927">
        <w:t>8.2% in 2020 during the onset of the COVID-19 pandemic.</w:t>
      </w:r>
      <w:ins w:id="303" w:author="Wittman, Jacob (CDC/DDNID/NCCDPHP/DDT) (CTR)" w:date="2023-08-15T13:02:00Z">
        <w:r>
          <w:t xml:space="preserve"> </w:t>
        </w:r>
        <w:del w:id="304" w:author="Benoit, Stephen (CDC/DDNID/NCCDPHP/DDT)" w:date="2023-08-16T12:27:00Z">
          <w:r w:rsidRPr="00016035" w:rsidDel="00170055">
            <w:rPr>
              <w:color w:val="auto"/>
            </w:rPr>
            <w:delText xml:space="preserve">It will be important to </w:delText>
          </w:r>
          <w:r w:rsidRPr="00016035" w:rsidDel="008A7737">
            <w:rPr>
              <w:color w:val="auto"/>
            </w:rPr>
            <w:delText>c</w:delText>
          </w:r>
        </w:del>
      </w:ins>
      <w:ins w:id="305" w:author="Benoit, Stephen (CDC/DDNID/NCCDPHP/DDT)" w:date="2023-08-16T12:27:00Z">
        <w:r w:rsidR="008A7737">
          <w:rPr>
            <w:color w:val="auto"/>
          </w:rPr>
          <w:t>C</w:t>
        </w:r>
      </w:ins>
      <w:ins w:id="306" w:author="Wittman, Jacob (CDC/DDNID/NCCDPHP/DDT) (CTR)" w:date="2023-08-15T13:02:00Z">
        <w:r w:rsidRPr="00016035">
          <w:rPr>
            <w:color w:val="auto"/>
          </w:rPr>
          <w:t>ontinue</w:t>
        </w:r>
      </w:ins>
      <w:ins w:id="307" w:author="Benoit, Stephen (CDC/DDNID/NCCDPHP/DDT)" w:date="2023-08-16T12:27:00Z">
        <w:r w:rsidR="008A7737">
          <w:rPr>
            <w:color w:val="auto"/>
          </w:rPr>
          <w:t>d</w:t>
        </w:r>
      </w:ins>
      <w:ins w:id="308" w:author="Wittman, Jacob (CDC/DDNID/NCCDPHP/DDT) (CTR)" w:date="2023-08-15T13:02:00Z">
        <w:r w:rsidRPr="00016035">
          <w:rPr>
            <w:color w:val="auto"/>
          </w:rPr>
          <w:t xml:space="preserve"> monitoring </w:t>
        </w:r>
        <w:del w:id="309" w:author="Benoit, Stephen (CDC/DDNID/NCCDPHP/DDT)" w:date="2023-08-16T12:28:00Z">
          <w:r w:rsidRPr="00016035" w:rsidDel="008A7737">
            <w:rPr>
              <w:color w:val="auto"/>
            </w:rPr>
            <w:delText>trends beyond 2020</w:delText>
          </w:r>
        </w:del>
      </w:ins>
      <w:ins w:id="310" w:author="Benoit, Stephen (CDC/DDNID/NCCDPHP/DDT)" w:date="2023-08-16T12:28:00Z">
        <w:r w:rsidR="008A7737">
          <w:rPr>
            <w:color w:val="auto"/>
          </w:rPr>
          <w:t>will help</w:t>
        </w:r>
      </w:ins>
      <w:ins w:id="311" w:author="Wittman, Jacob (CDC/DDNID/NCCDPHP/DDT) (CTR)" w:date="2023-08-15T13:02:00Z">
        <w:r w:rsidRPr="00016035">
          <w:rPr>
            <w:color w:val="auto"/>
          </w:rPr>
          <w:t xml:space="preserve"> to understand the extent to which the pandemic interrupted </w:t>
        </w:r>
        <w:del w:id="312" w:author="Benoit, Stephen (CDC/DDNID/NCCDPHP/DDT)" w:date="2023-08-16T12:28:00Z">
          <w:r w:rsidRPr="00016035" w:rsidDel="008A7737">
            <w:rPr>
              <w:color w:val="auto"/>
            </w:rPr>
            <w:delText xml:space="preserve">receipt of </w:delText>
          </w:r>
        </w:del>
        <w:r w:rsidRPr="00016035">
          <w:rPr>
            <w:color w:val="auto"/>
          </w:rPr>
          <w:t>preventive care service</w:t>
        </w:r>
        <w:del w:id="313" w:author="Benoit, Stephen (CDC/DDNID/NCCDPHP/DDT)" w:date="2023-08-16T12:28:00Z">
          <w:r w:rsidRPr="00016035" w:rsidDel="008A7737">
            <w:rPr>
              <w:color w:val="auto"/>
            </w:rPr>
            <w:delText>s</w:delText>
          </w:r>
        </w:del>
      </w:ins>
      <w:ins w:id="314" w:author="Benoit, Stephen (CDC/DDNID/NCCDPHP/DDT)" w:date="2023-08-16T12:28:00Z">
        <w:r w:rsidR="008A7737">
          <w:rPr>
            <w:color w:val="auto"/>
          </w:rPr>
          <w:t xml:space="preserve"> utilization</w:t>
        </w:r>
      </w:ins>
      <w:ins w:id="315" w:author="Wittman, Jacob (CDC/DDNID/NCCDPHP/DDT) (CTR)" w:date="2023-08-15T13:02:00Z">
        <w:r w:rsidRPr="00016035">
          <w:rPr>
            <w:color w:val="auto"/>
          </w:rPr>
          <w:t>.</w:t>
        </w:r>
      </w:ins>
    </w:p>
    <w:p w14:paraId="067C0E99" w14:textId="0D0BDE82" w:rsidR="001F580C" w:rsidRDefault="00047927">
      <w:pPr>
        <w:pStyle w:val="BodyText"/>
      </w:pPr>
      <w:r>
        <w:t>Two studies that used data from BRFSS found no changes overall in the receipt of preventive care for adults with diabetes resulting from Medicaid expansion between 2014 and 2019 (</w:t>
      </w:r>
      <w:ins w:id="316" w:author="Wittman, Jacob (CDC/DDNID/NCCDPHP/DDT) (CTR)" w:date="2023-07-25T14:30:00Z">
        <w:r w:rsidR="00856979">
          <w:t>10,11</w:t>
        </w:r>
      </w:ins>
      <w:del w:id="317" w:author="Wittman, Jacob (CDC/DDNID/NCCDPHP/DDT) (CTR)" w:date="2023-07-25T14:30:00Z">
        <w:r w:rsidDel="00856979">
          <w:delText>7,8</w:delText>
        </w:r>
      </w:del>
      <w:r>
        <w:t xml:space="preserve">). Similarly, the majority of subgroups in these studies exhibited no change in or decreased receipt of these six preventive services. The subgroup trends we observed suggest disparities in diabetes care that have been shown in other research. Consistent with our findings, studies using NHANES data for 2005–2018 as well as BRFSS for 2004–2014 both found that younger adults with diabetes were less likely to report receiving various recommended preventive care services </w:t>
      </w:r>
      <w:ins w:id="318" w:author="Wittman, Jacob (CDC/DDNID/NCCDPHP/DDT) (CTR)" w:date="2023-07-25T14:30:00Z">
        <w:r w:rsidR="00856979">
          <w:t>(12,27</w:t>
        </w:r>
      </w:ins>
      <w:del w:id="319" w:author="Wittman, Jacob (CDC/DDNID/NCCDPHP/DDT) (CTR)" w:date="2023-07-25T14:30:00Z">
        <w:r w:rsidDel="00856979">
          <w:delText>(9,21</w:delText>
        </w:r>
      </w:del>
      <w:r>
        <w:t>). Additionally, lack of insurance was a barrier to preventive care, as uninsured adults also reported lower rates of preventive care in these studies (</w:t>
      </w:r>
      <w:del w:id="320" w:author="Wittman, Jacob (CDC/DDNID/NCCDPHP/DDT) (CTR)" w:date="2023-07-25T14:30:00Z">
        <w:r w:rsidDel="00856979">
          <w:delText>9,21</w:delText>
        </w:r>
      </w:del>
      <w:ins w:id="321" w:author="Wittman, Jacob (CDC/DDNID/NCCDPHP/DDT) (CTR)" w:date="2023-07-25T14:30:00Z">
        <w:r w:rsidR="00856979">
          <w:t>12,27</w:t>
        </w:r>
      </w:ins>
      <w:r>
        <w:t>). In our study, dental visits decreased over the study period but dilated eye exams increased among the uninsured. Education has also been linked to meeting recommendations for preventive care; adults with lower education consistently report lower rates of prevention (</w:t>
      </w:r>
      <w:del w:id="322" w:author="Wittman, Jacob (CDC/DDNID/NCCDPHP/DDT) (CTR)" w:date="2023-07-25T14:30:00Z">
        <w:r w:rsidDel="00856979">
          <w:delText>9,11</w:delText>
        </w:r>
      </w:del>
      <w:ins w:id="323" w:author="Wittman, Jacob (CDC/DDNID/NCCDPHP/DDT) (CTR)" w:date="2023-07-25T14:30:00Z">
        <w:r w:rsidR="00856979">
          <w:t>12,14</w:t>
        </w:r>
      </w:ins>
      <w:r>
        <w:t xml:space="preserve">). We found </w:t>
      </w:r>
      <w:r>
        <w:lastRenderedPageBreak/>
        <w:t>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6048BE79" w14:textId="730852F6" w:rsidR="001F580C" w:rsidRDefault="00047927">
      <w:pPr>
        <w:pStyle w:val="BodyText"/>
      </w:pPr>
      <w:r>
        <w:t>A1C testing and influenza vaccinations were the only two preventive services that showed increases either among the overall population or various subgroups which may be linked with the increase in health care service usage (</w:t>
      </w:r>
      <w:ins w:id="324" w:author="Wittman, Jacob (CDC/DDNID/NCCDPHP/DDT) (CTR)" w:date="2023-07-25T14:30:00Z">
        <w:r w:rsidR="00856979">
          <w:t>25</w:t>
        </w:r>
      </w:ins>
      <w:del w:id="325" w:author="Wittman, Jacob (CDC/DDNID/NCCDPHP/DDT) (CTR)" w:date="2023-07-25T14:30:00Z">
        <w:r w:rsidDel="00856979">
          <w:delText>19</w:delText>
        </w:r>
      </w:del>
      <w:r>
        <w:t xml:space="preserve">). A1C increased among: adults age 45 – 65, 65 – 74, &gt; 75 years, Hispanic adults, non-Hispanic White adults, adults on Medicare only, and adults in the &gt; 400% poverty income ratio group. Influenza </w:t>
      </w:r>
      <w:del w:id="326" w:author="Wittman, Jacob (CDC/DDNID/NCCDPHP/DDT) (CTR)" w:date="2023-07-25T12:22:00Z">
        <w:r w:rsidDel="005C3A97">
          <w:delText xml:space="preserve">vaccine </w:delText>
        </w:r>
      </w:del>
      <w:ins w:id="327" w:author="Wittman, Jacob (CDC/DDNID/NCCDPHP/DDT) (CTR)" w:date="2023-07-25T12:22:00Z">
        <w:r w:rsidR="005C3A97">
          <w:t>v</w:t>
        </w:r>
      </w:ins>
      <w:ins w:id="328" w:author="Wittman, Jacob (CDC/DDNID/NCCDPHP/DDT) (CTR)" w:date="2023-07-25T12:29:00Z">
        <w:r w:rsidR="005C3A97">
          <w:t>accination</w:t>
        </w:r>
      </w:ins>
      <w:ins w:id="329" w:author="Wittman, Jacob (CDC/DDNID/NCCDPHP/DDT) (CTR)" w:date="2023-07-25T12:22:00Z">
        <w:r w:rsidR="005C3A97">
          <w:t xml:space="preserve"> </w:t>
        </w:r>
      </w:ins>
      <w:r>
        <w:t>increased among: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w:t>
      </w:r>
      <w:del w:id="330" w:author="Wittman, Jacob (CDC/DDNID/NCCDPHP/DDT) (CTR)" w:date="2023-07-25T14:31:00Z">
        <w:r w:rsidDel="00856979">
          <w:delText>11,22,23</w:delText>
        </w:r>
      </w:del>
      <w:ins w:id="331" w:author="Wittman, Jacob (CDC/DDNID/NCCDPHP/DDT) (CTR)" w:date="2023-07-25T14:31:00Z">
        <w:r w:rsidR="00856979">
          <w:t>14,28,29</w:t>
        </w:r>
      </w:ins>
      <w:r>
        <w:t>).</w:t>
      </w:r>
    </w:p>
    <w:p w14:paraId="61C01F51" w14:textId="7CFF7F09" w:rsidR="001F580C" w:rsidRDefault="00047927">
      <w:pPr>
        <w:pStyle w:val="BodyText"/>
      </w:pPr>
      <w:r>
        <w:t xml:space="preserve">Other studies on trends in preventive care using different data sources report some conflicting findings. </w:t>
      </w:r>
      <w:bookmarkStart w:id="332" w:name="_Hlk141702960"/>
      <w:r>
        <w:t>A study using NHANES data from 2005 to 2018 found increases in the proportion of adults with diabetes who reported</w:t>
      </w:r>
      <w:ins w:id="333" w:author="Wittman, Jacob (CDC/DDNID/NCCDPHP/DDT) (CTR)" w:date="2023-07-24T13:21:00Z">
        <w:r w:rsidR="004A0EBF">
          <w:t xml:space="preserve"> </w:t>
        </w:r>
      </w:ins>
      <w:ins w:id="334" w:author="Wittman, Jacob (CDC/DDNID/NCCDPHP/DDT) (CTR)" w:date="2023-07-24T13:22:00Z">
        <w:r w:rsidR="004A0EBF">
          <w:t>all</w:t>
        </w:r>
      </w:ins>
      <w:ins w:id="335" w:author="Wittman, Jacob (CDC/DDNID/NCCDPHP/DDT) (CTR)" w:date="2023-07-24T13:21:00Z">
        <w:r w:rsidR="004A0EBF">
          <w:t xml:space="preserve"> </w:t>
        </w:r>
      </w:ins>
      <w:ins w:id="336" w:author="Wittman, Jacob (CDC/DDNID/NCCDPHP/DDT) (CTR)" w:date="2023-07-24T13:22:00Z">
        <w:r w:rsidR="004A0EBF">
          <w:t xml:space="preserve">of </w:t>
        </w:r>
      </w:ins>
      <w:ins w:id="337" w:author="Wittman, Jacob (CDC/DDNID/NCCDPHP/DDT) (CTR)" w:date="2023-07-24T13:21:00Z">
        <w:r w:rsidR="004A0EBF">
          <w:t>the following</w:t>
        </w:r>
      </w:ins>
      <w:r>
        <w:t xml:space="preserve">: having a primary care doctor, receiving an annual check-up with a physician, having had at least two A1C tests in a year, having their </w:t>
      </w:r>
      <w:r>
        <w:lastRenderedPageBreak/>
        <w:t>cholesterol levels tested, and having an annual foot exam by a doctor</w:t>
      </w:r>
      <w:r w:rsidR="00856979">
        <w:t xml:space="preserve"> </w:t>
      </w:r>
      <w:r w:rsidR="005C3A97">
        <w:t>(</w:t>
      </w:r>
      <w:r w:rsidR="00856979">
        <w:t>12</w:t>
      </w:r>
      <w:r w:rsidR="005C3A97">
        <w:t>).</w:t>
      </w:r>
      <w:r w:rsidR="004A0EBF">
        <w:t xml:space="preserve"> </w:t>
      </w:r>
      <w:bookmarkStart w:id="338" w:name="_Hlk141706387"/>
      <w:r w:rsidR="008104E8">
        <w:t>However</w:t>
      </w:r>
      <w:ins w:id="339" w:author="Wittman, Jacob (CDC/DDNID/NCCDPHP/DDT) (CTR)" w:date="2023-07-25T12:29:00Z">
        <w:r w:rsidR="005C3A97">
          <w:t xml:space="preserve">, </w:t>
        </w:r>
      </w:ins>
      <w:ins w:id="340" w:author="Wittman, Jacob (CDC/DDNID/NCCDPHP/DDT) (CTR)" w:date="2023-07-24T13:22:00Z">
        <w:r w:rsidR="004A0EBF">
          <w:t xml:space="preserve">when evaluated </w:t>
        </w:r>
      </w:ins>
      <w:ins w:id="341" w:author="Wittman, Jacob (CDC/DDNID/NCCDPHP/DDT) (CTR)" w:date="2023-07-24T13:23:00Z">
        <w:r w:rsidR="004A0EBF">
          <w:t>individually</w:t>
        </w:r>
      </w:ins>
      <w:ins w:id="342" w:author="Wittman, Jacob (CDC/DDNID/NCCDPHP/DDT) (CTR)" w:date="2023-07-25T12:29:00Z">
        <w:r w:rsidR="005C3A97">
          <w:t>,</w:t>
        </w:r>
      </w:ins>
      <w:ins w:id="343" w:author="Wittman, Jacob (CDC/DDNID/NCCDPHP/DDT) (CTR)" w:date="2023-07-24T13:23:00Z">
        <w:r w:rsidR="004A0EBF">
          <w:t xml:space="preserve"> only A1C testing increased</w:t>
        </w:r>
      </w:ins>
      <w:ins w:id="344" w:author="Wittman, Jacob (CDC/DDNID/NCCDPHP/DDT) (CTR)" w:date="2023-07-25T12:29:00Z">
        <w:r w:rsidR="005C3A97">
          <w:t>, which is similar to our findings</w:t>
        </w:r>
      </w:ins>
      <w:del w:id="345" w:author="Wittman, Jacob (CDC/DDNID/NCCDPHP/DDT) (CTR)" w:date="2023-07-25T12:30:00Z">
        <w:r w:rsidDel="005C3A97">
          <w:delText xml:space="preserve"> (9)</w:delText>
        </w:r>
      </w:del>
      <w:bookmarkEnd w:id="332"/>
      <w:r>
        <w:t xml:space="preserve">. </w:t>
      </w:r>
      <w:bookmarkStart w:id="346" w:name="_Hlk141707506"/>
      <w:bookmarkEnd w:id="338"/>
      <w:r>
        <w:t xml:space="preserve">Another study that reported on data from NHANES, NHIS, and BRFSS found that foot exams, influenza vaccinations, and </w:t>
      </w:r>
      <w:r w:rsidR="00E05CEB">
        <w:t>two</w:t>
      </w:r>
      <w:ins w:id="347" w:author="Wittman, Jacob (CDC/DDNID/NCCDPHP/DDT) (CTR)" w:date="2023-07-31T14:51:00Z">
        <w:r w:rsidR="00456FD7">
          <w:t xml:space="preserve"> or more </w:t>
        </w:r>
      </w:ins>
      <w:r>
        <w:t xml:space="preserve">A1C </w:t>
      </w:r>
      <w:del w:id="348" w:author="Wittman, Jacob (CDC/DDNID/NCCDPHP/DDT) (CTR)" w:date="2023-07-31T14:51:00Z">
        <w:r w:rsidDel="00456FD7">
          <w:delText xml:space="preserve">testing </w:delText>
        </w:r>
      </w:del>
      <w:ins w:id="349" w:author="Wittman, Jacob (CDC/DDNID/NCCDPHP/DDT) (CTR)" w:date="2023-07-31T14:51:00Z">
        <w:r w:rsidR="00456FD7">
          <w:t xml:space="preserve">tests in a year </w:t>
        </w:r>
      </w:ins>
      <w:r>
        <w:t xml:space="preserve">increased </w:t>
      </w:r>
      <w:bookmarkEnd w:id="346"/>
      <w:r>
        <w:t>from 1999 to 2016, although dilated eye exams stayed roughly constant (1</w:t>
      </w:r>
      <w:ins w:id="350" w:author="Wittman, Jacob (CDC/DDNID/NCCDPHP/DDT) (CTR)" w:date="2023-07-25T14:31:00Z">
        <w:r w:rsidR="00856979">
          <w:t>3</w:t>
        </w:r>
      </w:ins>
      <w:del w:id="351" w:author="Wittman, Jacob (CDC/DDNID/NCCDPHP/DDT) (CTR)" w:date="2023-07-25T14:31:00Z">
        <w:r w:rsidDel="00856979">
          <w:delText>0</w:delText>
        </w:r>
      </w:del>
      <w:r>
        <w:t>). Data from BRFSS showed that adults with diabetes had reported decreasing dentist visits from 2004 to 2014 (2</w:t>
      </w:r>
      <w:ins w:id="352" w:author="Wittman, Jacob (CDC/DDNID/NCCDPHP/DDT) (CTR)" w:date="2023-07-25T14:31:00Z">
        <w:r w:rsidR="00856979">
          <w:t>7</w:t>
        </w:r>
      </w:ins>
      <w:del w:id="353" w:author="Wittman, Jacob (CDC/DDNID/NCCDPHP/DDT) (CTR)" w:date="2023-07-25T14:31:00Z">
        <w:r w:rsidDel="00856979">
          <w:delText>1</w:delText>
        </w:r>
      </w:del>
      <w:r>
        <w:t>), while patient-reported dilated eye examinations increased briefly following Medicaid expansion in 2014 and then decreased (2</w:t>
      </w:r>
      <w:ins w:id="354" w:author="Wittman, Jacob (CDC/DDNID/NCCDPHP/DDT) (CTR)" w:date="2023-07-25T14:31:00Z">
        <w:r w:rsidR="00856979">
          <w:t>8</w:t>
        </w:r>
      </w:ins>
      <w:del w:id="355" w:author="Wittman, Jacob (CDC/DDNID/NCCDPHP/DDT) (CTR)" w:date="2023-07-25T14:31:00Z">
        <w:r w:rsidDel="00856979">
          <w:delText>2</w:delText>
        </w:r>
      </w:del>
      <w:r>
        <w:t>). In contrast, a study using NHANES data found that dilated eye exams for adults with diabetes did not increase from 2005 to 2016 (1</w:t>
      </w:r>
      <w:ins w:id="356" w:author="Wittman, Jacob (CDC/DDNID/NCCDPHP/DDT) (CTR)" w:date="2023-07-25T14:31:00Z">
        <w:r w:rsidR="00856979">
          <w:t>4</w:t>
        </w:r>
      </w:ins>
      <w:del w:id="357" w:author="Wittman, Jacob (CDC/DDNID/NCCDPHP/DDT) (CTR)" w:date="2023-07-25T14:31:00Z">
        <w:r w:rsidDel="00856979">
          <w:delText>1</w:delText>
        </w:r>
      </w:del>
      <w:r>
        <w:t>). A study using NHIS data reported no change in influenza vaccination rates from 2007 to 2018 for the overall population of adults with diabetes (</w:t>
      </w:r>
      <w:ins w:id="358" w:author="Wittman, Jacob (CDC/DDNID/NCCDPHP/DDT) (CTR)" w:date="2023-07-25T14:32:00Z">
        <w:r w:rsidR="00856979">
          <w:t>30</w:t>
        </w:r>
      </w:ins>
      <w:del w:id="359" w:author="Wittman, Jacob (CDC/DDNID/NCCDPHP/DDT) (CTR)" w:date="2023-07-25T14:32:00Z">
        <w:r w:rsidDel="00856979">
          <w:delText>24</w:delText>
        </w:r>
      </w:del>
      <w:r>
        <w:t xml:space="preserve">). </w:t>
      </w:r>
      <w:bookmarkStart w:id="360" w:name="_Hlk141706401"/>
      <w:r w:rsidR="00D55186">
        <w:t>Our finding that A1C testing increase</w:t>
      </w:r>
      <w:r w:rsidR="00871C3D">
        <w:t>d</w:t>
      </w:r>
      <w:ins w:id="361" w:author="Wittman, Jacob (CDC/DDNID/NCCDPHP/DDT) (CTR)" w:date="2023-07-25T12:33:00Z">
        <w:r w:rsidR="00D55186">
          <w:t xml:space="preserve"> is consistent with what has been reported in other studies.</w:t>
        </w:r>
        <w:bookmarkEnd w:id="360"/>
        <w:r w:rsidR="00D55186">
          <w:t xml:space="preserve"> </w:t>
        </w:r>
      </w:ins>
      <w:r w:rsidR="001A228A">
        <w:t>Discrepancies with other</w:t>
      </w:r>
      <w:r>
        <w:t xml:space="preserve"> survey results may be due to differences in how questions are phrased</w:t>
      </w:r>
      <w:r w:rsidR="00D64C17">
        <w:t>,</w:t>
      </w:r>
      <w:r>
        <w:t xml:space="preserve"> differences in the population</w:t>
      </w:r>
      <w:ins w:id="362" w:author="Wittman, Jacob (CDC/DDNID/NCCDPHP/DDT) (CTR)" w:date="2023-08-15T13:55:00Z">
        <w:r w:rsidR="004849A5">
          <w:t xml:space="preserve"> being</w:t>
        </w:r>
      </w:ins>
      <w:r>
        <w:t xml:space="preserve"> surveyed</w:t>
      </w:r>
      <w:r w:rsidR="009570F7">
        <w:t xml:space="preserve">, and </w:t>
      </w:r>
      <w:r w:rsidR="00346413">
        <w:t xml:space="preserve">trend analysis of time periods of different </w:t>
      </w:r>
      <w:r w:rsidR="0077195C">
        <w:t>length</w:t>
      </w:r>
      <w:r>
        <w:t xml:space="preserve">. </w:t>
      </w:r>
      <w:r w:rsidR="006E6E0F">
        <w:t>C</w:t>
      </w:r>
      <w:r>
        <w:t xml:space="preserve">aution should be used when interpreting these differences; when possible, trends should be compared over similar </w:t>
      </w:r>
      <w:r w:rsidR="00B730B5">
        <w:t xml:space="preserve">and </w:t>
      </w:r>
      <w:r>
        <w:t>longer time periods (</w:t>
      </w:r>
      <w:del w:id="363" w:author="Wittman, Jacob (CDC/DDNID/NCCDPHP/DDT) (CTR)" w:date="2023-07-25T14:32:00Z">
        <w:r w:rsidDel="00856979">
          <w:delText>25,26</w:delText>
        </w:r>
      </w:del>
      <w:ins w:id="364" w:author="Wittman, Jacob (CDC/DDNID/NCCDPHP/DDT) (CTR)" w:date="2023-07-25T14:32:00Z">
        <w:r w:rsidR="00856979">
          <w:t>31,32</w:t>
        </w:r>
      </w:ins>
      <w:r>
        <w:t>).</w:t>
      </w:r>
    </w:p>
    <w:p w14:paraId="227E4DD4" w14:textId="77777777" w:rsidR="001F580C" w:rsidRDefault="00047927">
      <w:pPr>
        <w:pStyle w:val="Heading2"/>
      </w:pPr>
      <w:bookmarkStart w:id="365" w:name="limitations"/>
      <w:r>
        <w:t>Limitations</w:t>
      </w:r>
    </w:p>
    <w:p w14:paraId="627C8AF7" w14:textId="77777777" w:rsidR="001F580C" w:rsidRDefault="00047927">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5EEC1479" w14:textId="1A8A9D5C" w:rsidR="001F580C" w:rsidRDefault="00047927">
      <w:pPr>
        <w:pStyle w:val="BodyText"/>
      </w:pPr>
      <w:r>
        <w:t xml:space="preserve">We are unable to identify factors that are causally linked to the changes in trends. </w:t>
      </w:r>
      <w:bookmarkStart w:id="366" w:name="_Hlk141706428"/>
      <w:r>
        <w:t>Additionally, there has been a steadily declining response rate for both MEPS and DCS</w:t>
      </w:r>
      <w:ins w:id="367" w:author="Wittman, Jacob (CDC/DDNID/NCCDPHP/DDT) (CTR)" w:date="2023-07-21T15:43:00Z">
        <w:r w:rsidR="001F1529">
          <w:t>.</w:t>
        </w:r>
      </w:ins>
      <w:r>
        <w:t xml:space="preserve"> </w:t>
      </w:r>
      <w:del w:id="368" w:author="Wittman, Jacob (CDC/DDNID/NCCDPHP/DDT) (CTR)" w:date="2023-07-21T15:43:00Z">
        <w:r w:rsidDel="001F1529">
          <w:delText>from a peak d</w:delText>
        </w:r>
      </w:del>
      <w:ins w:id="369" w:author="Wittman, Jacob (CDC/DDNID/NCCDPHP/DDT) (CTR)" w:date="2023-07-21T15:43:00Z">
        <w:r w:rsidR="001F1529">
          <w:t>D</w:t>
        </w:r>
      </w:ins>
      <w:r>
        <w:t xml:space="preserve">uring </w:t>
      </w:r>
      <w:r>
        <w:lastRenderedPageBreak/>
        <w:t>the studied time period</w:t>
      </w:r>
      <w:ins w:id="370" w:author="Wittman, Jacob (CDC/DDNID/NCCDPHP/DDT) (CTR)" w:date="2023-07-21T15:43:00Z">
        <w:r w:rsidR="001F1529">
          <w:t xml:space="preserve"> both MEPS and DCS response rates peaked</w:t>
        </w:r>
      </w:ins>
      <w:r>
        <w:t xml:space="preserve"> </w:t>
      </w:r>
      <w:ins w:id="371" w:author="Wittman, Jacob (CDC/DDNID/NCCDPHP/DDT) (CTR)" w:date="2023-07-21T15:43:00Z">
        <w:r w:rsidR="001F1529">
          <w:t>in 2008</w:t>
        </w:r>
      </w:ins>
      <w:del w:id="372" w:author="Wittman, Jacob (CDC/DDNID/NCCDPHP/DDT) (CTR)" w:date="2023-07-21T15:43:00Z">
        <w:r w:rsidDel="001F1529">
          <w:delText xml:space="preserve">from </w:delText>
        </w:r>
      </w:del>
      <w:ins w:id="373" w:author="Wittman, Jacob (CDC/DDNID/NCCDPHP/DDT) (CTR)" w:date="2023-08-15T13:55:00Z">
        <w:r w:rsidR="004849A5">
          <w:t xml:space="preserve"> </w:t>
        </w:r>
      </w:ins>
      <w:ins w:id="374" w:author="Wittman, Jacob (CDC/DDNID/NCCDPHP/DDT) (CTR)" w:date="2023-07-21T15:43:00Z">
        <w:r w:rsidR="001F1529">
          <w:t xml:space="preserve">at </w:t>
        </w:r>
      </w:ins>
      <w:r>
        <w:t>59.3% and 92.4%, respectively</w:t>
      </w:r>
      <w:ins w:id="375" w:author="Wittman, Jacob (CDC/DDNID/NCCDPHP/DDT) (CTR)" w:date="2023-07-21T15:43:00Z">
        <w:r w:rsidR="001F1529">
          <w:t>,</w:t>
        </w:r>
      </w:ins>
      <w:r>
        <w:t xml:space="preserve"> </w:t>
      </w:r>
      <w:del w:id="376" w:author="Wittman, Jacob (CDC/DDNID/NCCDPHP/DDT) (CTR)" w:date="2023-07-21T15:43:00Z">
        <w:r w:rsidDel="001F1529">
          <w:delText xml:space="preserve">in 2008 </w:delText>
        </w:r>
      </w:del>
      <w:del w:id="377" w:author="Wittman, Jacob (CDC/DDNID/NCCDPHP/DDT) (CTR)" w:date="2023-07-21T15:44:00Z">
        <w:r w:rsidDel="001F1529">
          <w:delText>to</w:delText>
        </w:r>
      </w:del>
      <w:ins w:id="378" w:author="Wittman, Jacob (CDC/DDNID/NCCDPHP/DDT) (CTR)" w:date="2023-07-21T15:44:00Z">
        <w:r w:rsidR="001F1529">
          <w:t>fell to</w:t>
        </w:r>
      </w:ins>
      <w:r>
        <w:t xml:space="preserve"> 39.5% and 65.8%, respectively, in 2019</w:t>
      </w:r>
      <w:ins w:id="379" w:author="Wittman, Jacob (CDC/DDNID/NCCDPHP/DDT) (CTR)" w:date="2023-07-21T15:44:00Z">
        <w:r w:rsidR="001F1529">
          <w:t>,</w:t>
        </w:r>
      </w:ins>
      <w:r>
        <w:t xml:space="preserve"> and</w:t>
      </w:r>
      <w:ins w:id="380" w:author="Wittman, Jacob (CDC/DDNID/NCCDPHP/DDT) (CTR)" w:date="2023-07-21T15:44:00Z">
        <w:r w:rsidR="001F1529">
          <w:t xml:space="preserve"> fell further to</w:t>
        </w:r>
      </w:ins>
      <w:r>
        <w:t xml:space="preserve"> 27.6% and </w:t>
      </w:r>
      <w:del w:id="381" w:author="Wittman, Jacob (CDC/DDNID/NCCDPHP/DDT) (CTR)" w:date="2023-07-21T15:44:00Z">
        <w:r w:rsidDel="001F1529">
          <w:delText>59.3</w:delText>
        </w:r>
      </w:del>
      <w:ins w:id="382" w:author="Wittman, Jacob (CDC/DDNID/NCCDPHP/DDT) (CTR)" w:date="2023-07-21T15:44:00Z">
        <w:r w:rsidR="001F1529">
          <w:t>57.1</w:t>
        </w:r>
      </w:ins>
      <w:r>
        <w:t>%, respectively</w:t>
      </w:r>
      <w:ins w:id="383" w:author="Wittman, Jacob (CDC/DDNID/NCCDPHP/DDT) (CTR)" w:date="2023-07-21T15:44:00Z">
        <w:r w:rsidR="001F1529">
          <w:t>,</w:t>
        </w:r>
      </w:ins>
      <w:r>
        <w:t xml:space="preserve"> in 2020. </w:t>
      </w:r>
      <w:bookmarkEnd w:id="366"/>
      <w:r>
        <w:t>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21DA51A2" w14:textId="3283314D" w:rsidR="001F580C" w:rsidDel="004849A5" w:rsidRDefault="00047927">
      <w:pPr>
        <w:pStyle w:val="BodyText"/>
        <w:rPr>
          <w:del w:id="384" w:author="Wittman, Jacob (CDC/DDNID/NCCDPHP/DDT) (CTR)" w:date="2023-08-15T13:55:00Z"/>
        </w:rPr>
      </w:pPr>
      <w:del w:id="385" w:author="Wittman, Jacob (CDC/DDNID/NCCDPHP/DDT) (CTR)" w:date="2023-08-15T13:55:00Z">
        <w:r w:rsidDel="004849A5">
          <w:delText>Additionally, analyzing complex survey data with joinpoint regression introduces trade-offs. Joinpoint regression allows for identification of changes in trend, however this requires the use of aggregated survey data, rather than record-level data. Joinpoint regression is then unable to account for year-to-year correlation in survey estimates, which may bias hypothesis test results.</w:delText>
        </w:r>
      </w:del>
    </w:p>
    <w:p w14:paraId="4F7A6800" w14:textId="77777777" w:rsidR="001F580C" w:rsidRDefault="00047927">
      <w:pPr>
        <w:pStyle w:val="Heading1"/>
      </w:pPr>
      <w:bookmarkStart w:id="386" w:name="conclusions"/>
      <w:bookmarkEnd w:id="289"/>
      <w:bookmarkEnd w:id="365"/>
      <w:r>
        <w:t>Conclusions</w:t>
      </w:r>
    </w:p>
    <w:p w14:paraId="25F4B207" w14:textId="77777777" w:rsidR="001F580C" w:rsidRDefault="00047927">
      <w:pPr>
        <w:pStyle w:val="FirstParagraph"/>
      </w:pPr>
      <w:r>
        <w:t>In summary, with the exception of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375E6AD8" w14:textId="77777777" w:rsidR="001F580C" w:rsidRDefault="00047927">
      <w:pPr>
        <w:pStyle w:val="Heading1"/>
      </w:pPr>
      <w:bookmarkStart w:id="387" w:name="acknowledgements"/>
      <w:bookmarkEnd w:id="386"/>
      <w:r>
        <w:t>Acknowledgements</w:t>
      </w:r>
    </w:p>
    <w:p w14:paraId="3C35B211" w14:textId="77777777" w:rsidR="001F580C" w:rsidRDefault="00047927">
      <w:pPr>
        <w:pStyle w:val="FirstParagraph"/>
      </w:pPr>
      <w:r>
        <w:rPr>
          <w:i/>
          <w:iCs/>
        </w:rPr>
        <w:t>Funding:</w:t>
      </w:r>
      <w:r>
        <w:t xml:space="preserve"> The authors report no funding sources.</w:t>
      </w:r>
    </w:p>
    <w:p w14:paraId="72FD0898" w14:textId="77777777" w:rsidR="001F580C" w:rsidRDefault="00047927">
      <w:pPr>
        <w:pStyle w:val="BodyText"/>
      </w:pPr>
      <w:r>
        <w:rPr>
          <w:i/>
          <w:iCs/>
        </w:rPr>
        <w:t>Conflict of Interest:</w:t>
      </w:r>
      <w:r>
        <w:t xml:space="preserve"> The authors of this study declare no conflicts of interest.</w:t>
      </w:r>
    </w:p>
    <w:p w14:paraId="703FA7ED" w14:textId="77777777" w:rsidR="001F580C" w:rsidRDefault="00047927">
      <w:pPr>
        <w:pStyle w:val="BodyText"/>
      </w:pPr>
      <w:r>
        <w:rPr>
          <w:i/>
          <w:iCs/>
        </w:rPr>
        <w:lastRenderedPageBreak/>
        <w:t>Author Contributions and Guarantor Statement:</w:t>
      </w:r>
      <w:r>
        <w:t xml:space="preserve"> J.T.W., K.M.B., S.R.B. conceptualized the study and contributed to discussion. J.T.W. curated and analyzed data, and wrote the first draft of 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33F6F3AC" w14:textId="77777777" w:rsidR="00856979" w:rsidRDefault="00856979" w:rsidP="00856979">
      <w:pPr>
        <w:pStyle w:val="Heading1"/>
        <w:rPr>
          <w:ins w:id="388" w:author="Wittman, Jacob (CDC/DDNID/NCCDPHP/DDT) (CTR)" w:date="2023-07-25T14:32:00Z"/>
        </w:rPr>
      </w:pPr>
      <w:bookmarkStart w:id="389" w:name="references"/>
      <w:bookmarkEnd w:id="387"/>
      <w:ins w:id="390" w:author="Wittman, Jacob (CDC/DDNID/NCCDPHP/DDT) (CTR)" w:date="2023-07-25T14:32:00Z">
        <w:r>
          <w:t>References</w:t>
        </w:r>
      </w:ins>
    </w:p>
    <w:p w14:paraId="23EEEFCB" w14:textId="77777777" w:rsidR="00856979" w:rsidRDefault="00856979" w:rsidP="00856979">
      <w:pPr>
        <w:pStyle w:val="Bibliography"/>
        <w:rPr>
          <w:ins w:id="391" w:author="Wittman, Jacob (CDC/DDNID/NCCDPHP/DDT) (CTR)" w:date="2023-07-25T14:32:00Z"/>
        </w:rPr>
      </w:pPr>
      <w:ins w:id="392" w:author="Wittman, Jacob (CDC/DDNID/NCCDPHP/DDT) (CTR)" w:date="2023-07-25T14:32:00Z">
        <w:r>
          <w:t xml:space="preserve">1. </w:t>
        </w:r>
        <w:r>
          <w:tab/>
          <w:t xml:space="preserve">Centers for Disease Control and Prevention. National diabetes statistics report website [Internet]. Published 2022 [cited 2023 Jan 31]. Available from: </w:t>
        </w:r>
        <w:r>
          <w:fldChar w:fldCharType="begin"/>
        </w:r>
        <w:r>
          <w:instrText xml:space="preserve"> HYPERLINK "https://www.cdc.gov/diabetes/data/statistics-report/index.html" </w:instrText>
        </w:r>
        <w:r>
          <w:fldChar w:fldCharType="separate"/>
        </w:r>
        <w:r>
          <w:rPr>
            <w:rStyle w:val="Hyperlink"/>
            <w:u w:val="single"/>
          </w:rPr>
          <w:t>https://www.cdc.gov/diabetes/data/statistics-report/index.html</w:t>
        </w:r>
        <w:r>
          <w:fldChar w:fldCharType="end"/>
        </w:r>
      </w:ins>
    </w:p>
    <w:p w14:paraId="2071FE36" w14:textId="77777777" w:rsidR="00856979" w:rsidRDefault="00856979" w:rsidP="00856979">
      <w:pPr>
        <w:pStyle w:val="Bibliography"/>
        <w:rPr>
          <w:ins w:id="393" w:author="Wittman, Jacob (CDC/DDNID/NCCDPHP/DDT) (CTR)" w:date="2023-07-25T14:32:00Z"/>
        </w:rPr>
      </w:pPr>
      <w:ins w:id="394" w:author="Wittman, Jacob (CDC/DDNID/NCCDPHP/DDT) (CTR)" w:date="2023-07-25T14:32:00Z">
        <w:r>
          <w:t xml:space="preserve">2. </w:t>
        </w:r>
        <w:r>
          <w:tab/>
        </w:r>
        <w:r>
          <w:fldChar w:fldCharType="begin"/>
        </w:r>
        <w:r>
          <w:instrText xml:space="preserve"> HYPERLINK "https://doi.org/10.2337/dci18-0007" </w:instrText>
        </w:r>
        <w:r>
          <w:fldChar w:fldCharType="separate"/>
        </w:r>
        <w:r>
          <w:rPr>
            <w:rStyle w:val="Hyperlink"/>
            <w:u w:val="single"/>
          </w:rPr>
          <w:t>Economic Costs of Diabetes in the U.S. in 2017</w:t>
        </w:r>
        <w:r>
          <w:fldChar w:fldCharType="end"/>
        </w:r>
        <w:r>
          <w:t xml:space="preserve">. Diabetes Care. 2018 Mar 22;41(5):917–28. </w:t>
        </w:r>
      </w:ins>
    </w:p>
    <w:p w14:paraId="503231B0" w14:textId="77777777" w:rsidR="00856979" w:rsidRDefault="00856979" w:rsidP="00856979">
      <w:pPr>
        <w:pStyle w:val="Bibliography"/>
        <w:rPr>
          <w:ins w:id="395" w:author="Wittman, Jacob (CDC/DDNID/NCCDPHP/DDT) (CTR)" w:date="2023-07-25T14:32:00Z"/>
        </w:rPr>
      </w:pPr>
      <w:ins w:id="396" w:author="Wittman, Jacob (CDC/DDNID/NCCDPHP/DDT) (CTR)" w:date="2023-07-25T14:32:00Z">
        <w:r>
          <w:t xml:space="preserve">3. </w:t>
        </w:r>
        <w:r>
          <w:tab/>
          <w:t xml:space="preserve">Lin J, Thompson TJ, Cheng YJ, Zhuo X, Zhang P, Gregg E, et al. </w:t>
        </w:r>
        <w:r>
          <w:fldChar w:fldCharType="begin"/>
        </w:r>
        <w:r>
          <w:instrText xml:space="preserve"> HYPERLINK "https://doi.org/10.1186/s12963-018-0166-4" </w:instrText>
        </w:r>
        <w:r>
          <w:fldChar w:fldCharType="separate"/>
        </w:r>
        <w:r>
          <w:rPr>
            <w:rStyle w:val="Hyperlink"/>
            <w:u w:val="single"/>
          </w:rPr>
          <w:t>Projection of the future diabetes burden in the United States through 2060</w:t>
        </w:r>
        <w:r>
          <w:fldChar w:fldCharType="end"/>
        </w:r>
        <w:r>
          <w:t xml:space="preserve">. Popul Health Metr. 2018 Jun 15;16(1). </w:t>
        </w:r>
      </w:ins>
    </w:p>
    <w:p w14:paraId="30A8FF23" w14:textId="77777777" w:rsidR="00856979" w:rsidRDefault="00856979" w:rsidP="00856979">
      <w:pPr>
        <w:pStyle w:val="Bibliography"/>
        <w:rPr>
          <w:ins w:id="397" w:author="Wittman, Jacob (CDC/DDNID/NCCDPHP/DDT) (CTR)" w:date="2023-07-25T14:32:00Z"/>
        </w:rPr>
      </w:pPr>
      <w:ins w:id="398" w:author="Wittman, Jacob (CDC/DDNID/NCCDPHP/DDT) (CTR)" w:date="2023-07-25T14:32:00Z">
        <w:r>
          <w:t xml:space="preserve">4. </w:t>
        </w:r>
        <w:r>
          <w:tab/>
          <w:t xml:space="preserve">Centers for Disease Control and Prevention. United States diabetes surveillance system [Internet]. Published 2022 [cited 2023 Jan 31]. Available from: </w:t>
        </w:r>
        <w:r>
          <w:fldChar w:fldCharType="begin"/>
        </w:r>
        <w:r>
          <w:instrText xml:space="preserve"> HYPERLINK "https://gis.cdc.gov/grasp/diabetes/diabetesatlas.html" </w:instrText>
        </w:r>
        <w:r>
          <w:fldChar w:fldCharType="separate"/>
        </w:r>
        <w:r>
          <w:rPr>
            <w:rStyle w:val="Hyperlink"/>
            <w:u w:val="single"/>
          </w:rPr>
          <w:t>https://gis.cdc.gov/grasp/diabetes/diabetesatlas.html</w:t>
        </w:r>
        <w:r>
          <w:fldChar w:fldCharType="end"/>
        </w:r>
      </w:ins>
    </w:p>
    <w:p w14:paraId="5E509F28" w14:textId="77777777" w:rsidR="00856979" w:rsidRDefault="00856979" w:rsidP="00856979">
      <w:pPr>
        <w:pStyle w:val="Bibliography"/>
        <w:rPr>
          <w:ins w:id="399" w:author="Wittman, Jacob (CDC/DDNID/NCCDPHP/DDT) (CTR)" w:date="2023-07-25T14:32:00Z"/>
        </w:rPr>
      </w:pPr>
      <w:ins w:id="400" w:author="Wittman, Jacob (CDC/DDNID/NCCDPHP/DDT) (CTR)" w:date="2023-07-25T14:32:00Z">
        <w:r>
          <w:t xml:space="preserve">5. </w:t>
        </w:r>
        <w:r>
          <w:tab/>
          <w:t xml:space="preserve">Magliano DJ, Islam RM, Barr ELM, Gregg EW, Pavkov ME, Harding JL, et al. </w:t>
        </w:r>
        <w:r>
          <w:fldChar w:fldCharType="begin"/>
        </w:r>
        <w:r>
          <w:instrText xml:space="preserve"> HYPERLINK "https://doi.org/10.1136/bmj.l5003" </w:instrText>
        </w:r>
        <w:r>
          <w:fldChar w:fldCharType="separate"/>
        </w:r>
        <w:r>
          <w:rPr>
            <w:rStyle w:val="Hyperlink"/>
            <w:u w:val="single"/>
          </w:rPr>
          <w:t>Trends in incidence of total or type 2 diabetes: Systematic review</w:t>
        </w:r>
        <w:r>
          <w:fldChar w:fldCharType="end"/>
        </w:r>
        <w:r>
          <w:t xml:space="preserve">. BMJ. 2019 Sep 11;l5003. </w:t>
        </w:r>
      </w:ins>
    </w:p>
    <w:p w14:paraId="55F69945" w14:textId="77777777" w:rsidR="00856979" w:rsidRDefault="00856979" w:rsidP="00856979">
      <w:pPr>
        <w:pStyle w:val="Bibliography"/>
        <w:rPr>
          <w:ins w:id="401" w:author="Wittman, Jacob (CDC/DDNID/NCCDPHP/DDT) (CTR)" w:date="2023-07-25T14:32:00Z"/>
        </w:rPr>
      </w:pPr>
      <w:ins w:id="402" w:author="Wittman, Jacob (CDC/DDNID/NCCDPHP/DDT) (CTR)" w:date="2023-07-25T14:32:00Z">
        <w:r>
          <w:t xml:space="preserve">6. </w:t>
        </w:r>
        <w:r>
          <w:tab/>
          <w:t xml:space="preserve">Zhang Y, Bullard KM, Imperatore G, Holliday CS, Benoit SR. </w:t>
        </w:r>
        <w:r>
          <w:fldChar w:fldCharType="begin"/>
        </w:r>
        <w:r>
          <w:instrText xml:space="preserve"> HYPERLINK "https://doi.org/10.1016/j.diabres.2022.109862" </w:instrText>
        </w:r>
        <w:r>
          <w:fldChar w:fldCharType="separate"/>
        </w:r>
        <w:r>
          <w:rPr>
            <w:rStyle w:val="Hyperlink"/>
            <w:u w:val="single"/>
          </w:rPr>
          <w:t>Proportions and trends of adult hospitalizations with diabetes, United States, 2000-2018</w:t>
        </w:r>
        <w:r>
          <w:fldChar w:fldCharType="end"/>
        </w:r>
        <w:r>
          <w:t xml:space="preserve">. Diabetes Res Clin Pract. 2022 May;187:109862. </w:t>
        </w:r>
      </w:ins>
    </w:p>
    <w:p w14:paraId="7062E0CD" w14:textId="77777777" w:rsidR="00856979" w:rsidRDefault="00856979" w:rsidP="00856979">
      <w:pPr>
        <w:pStyle w:val="Bibliography"/>
        <w:rPr>
          <w:ins w:id="403" w:author="Wittman, Jacob (CDC/DDNID/NCCDPHP/DDT) (CTR)" w:date="2023-07-25T14:32:00Z"/>
        </w:rPr>
      </w:pPr>
      <w:ins w:id="404" w:author="Wittman, Jacob (CDC/DDNID/NCCDPHP/DDT) (CTR)" w:date="2023-07-25T14:32:00Z">
        <w:r>
          <w:t xml:space="preserve">7. </w:t>
        </w:r>
        <w:r>
          <w:tab/>
          <w:t xml:space="preserve">Fowler MJ. Microvascular and Macrovascular Complications of Diabetes. Clinical Diabetes [Internet]. 2008 Apr 1;26(2):77–82. Available from: </w:t>
        </w:r>
        <w:r>
          <w:fldChar w:fldCharType="begin"/>
        </w:r>
        <w:r>
          <w:instrText xml:space="preserve"> HYPERLINK "http://dx.doi.org/10.2337/diaclin.26.2.77" </w:instrText>
        </w:r>
        <w:r>
          <w:fldChar w:fldCharType="separate"/>
        </w:r>
        <w:r>
          <w:rPr>
            <w:rStyle w:val="Hyperlink"/>
            <w:u w:val="single"/>
          </w:rPr>
          <w:t>http://dx.doi.org/10.2337/diaclin.26.2.77</w:t>
        </w:r>
        <w:r>
          <w:fldChar w:fldCharType="end"/>
        </w:r>
      </w:ins>
    </w:p>
    <w:p w14:paraId="1C571887" w14:textId="77777777" w:rsidR="00856979" w:rsidRDefault="00856979" w:rsidP="00856979">
      <w:pPr>
        <w:pStyle w:val="Bibliography"/>
        <w:rPr>
          <w:ins w:id="405" w:author="Wittman, Jacob (CDC/DDNID/NCCDPHP/DDT) (CTR)" w:date="2023-07-25T14:32:00Z"/>
        </w:rPr>
      </w:pPr>
      <w:bookmarkStart w:id="406" w:name="ref-fowler2008"/>
      <w:bookmarkEnd w:id="406"/>
      <w:ins w:id="407" w:author="Wittman, Jacob (CDC/DDNID/NCCDPHP/DDT) (CTR)" w:date="2023-07-25T14:32:00Z">
        <w:r>
          <w:t xml:space="preserve">8. </w:t>
        </w:r>
        <w:r>
          <w:tab/>
          <w:t xml:space="preserve">Kent D, D’Eramo Melkus G, Stuart P“Mickey”W, McKoy JM, Urbanski P, Boren SA, et al. Reducing the Risks of Diabetes Complications Through Diabetes Self-Management Education and Support. Popul Health Manag [Internet]. 2013 Apr;16(2):74–81. Available from: </w:t>
        </w:r>
        <w:r>
          <w:fldChar w:fldCharType="begin"/>
        </w:r>
        <w:r>
          <w:instrText xml:space="preserve"> HYPERLINK "http://dx.doi.org/10.1089/pop.2012.0020" </w:instrText>
        </w:r>
        <w:r>
          <w:fldChar w:fldCharType="separate"/>
        </w:r>
        <w:r>
          <w:rPr>
            <w:rStyle w:val="Hyperlink"/>
            <w:u w:val="single"/>
          </w:rPr>
          <w:t>http://dx.doi.org/10.1089/pop.2012.0020</w:t>
        </w:r>
        <w:r>
          <w:fldChar w:fldCharType="end"/>
        </w:r>
      </w:ins>
    </w:p>
    <w:p w14:paraId="5454B6DA" w14:textId="77777777" w:rsidR="00856979" w:rsidRDefault="00856979" w:rsidP="00856979">
      <w:pPr>
        <w:pStyle w:val="Bibliography"/>
        <w:rPr>
          <w:ins w:id="408" w:author="Wittman, Jacob (CDC/DDNID/NCCDPHP/DDT) (CTR)" w:date="2023-07-25T14:32:00Z"/>
        </w:rPr>
      </w:pPr>
      <w:bookmarkStart w:id="409" w:name="ref-kent2013"/>
      <w:bookmarkStart w:id="410" w:name="_Hlk141704376"/>
      <w:bookmarkEnd w:id="409"/>
      <w:ins w:id="411" w:author="Wittman, Jacob (CDC/DDNID/NCCDPHP/DDT) (CTR)" w:date="2023-07-25T14:32:00Z">
        <w:r>
          <w:t xml:space="preserve">9. </w:t>
        </w:r>
        <w:r>
          <w:tab/>
          <w:t xml:space="preserve">Gregg EW, Li Y, Wang J, Rios Burrows N, Ali MK, Rolka D, et al. Changes in Diabetes-Related Complications in the United States, 19902010. New England Journal of Medicine [Internet]. 2014 Apr 17;370(16):1514–23. Available from: </w:t>
        </w:r>
        <w:r>
          <w:fldChar w:fldCharType="begin"/>
        </w:r>
        <w:r>
          <w:instrText xml:space="preserve"> HYPERLINK "http://dx.doi.org/10.1056/NEJMoa1310799" </w:instrText>
        </w:r>
        <w:r>
          <w:fldChar w:fldCharType="separate"/>
        </w:r>
        <w:r>
          <w:rPr>
            <w:rStyle w:val="Hyperlink"/>
            <w:u w:val="single"/>
          </w:rPr>
          <w:t>http://dx.doi.org/10.1056/NEJMoa1310799</w:t>
        </w:r>
        <w:r>
          <w:fldChar w:fldCharType="end"/>
        </w:r>
      </w:ins>
    </w:p>
    <w:p w14:paraId="50F7B1CB" w14:textId="77777777" w:rsidR="00856979" w:rsidRDefault="00856979" w:rsidP="00856979">
      <w:pPr>
        <w:pStyle w:val="Bibliography"/>
        <w:rPr>
          <w:ins w:id="412" w:author="Wittman, Jacob (CDC/DDNID/NCCDPHP/DDT) (CTR)" w:date="2023-07-25T14:32:00Z"/>
        </w:rPr>
      </w:pPr>
      <w:bookmarkStart w:id="413" w:name="ref-gregg2014"/>
      <w:bookmarkEnd w:id="410"/>
      <w:bookmarkEnd w:id="413"/>
      <w:ins w:id="414" w:author="Wittman, Jacob (CDC/DDNID/NCCDPHP/DDT) (CTR)" w:date="2023-07-25T14:32:00Z">
        <w:r>
          <w:lastRenderedPageBreak/>
          <w:t xml:space="preserve">10. </w:t>
        </w:r>
        <w:r>
          <w:tab/>
          <w:t xml:space="preserve">Monnette A, Stoecker C, Nauman E, Shi L. </w:t>
        </w:r>
        <w:r>
          <w:fldChar w:fldCharType="begin"/>
        </w:r>
        <w:r>
          <w:instrText xml:space="preserve"> HYPERLINK "https://doi.org/10.1016/j.jdiacomp.2020.107663" </w:instrText>
        </w:r>
        <w:r>
          <w:fldChar w:fldCharType="separate"/>
        </w:r>
        <w:r>
          <w:rPr>
            <w:rStyle w:val="Hyperlink"/>
            <w:u w:val="single"/>
          </w:rPr>
          <w:t>The impact of Medicaid expansion on access to care and preventive care for adults with diabetes and depression</w:t>
        </w:r>
        <w:r>
          <w:fldChar w:fldCharType="end"/>
        </w:r>
        <w:r>
          <w:t xml:space="preserve">. J Diabetes Complications. 2020 Oct;34(10):107663. </w:t>
        </w:r>
      </w:ins>
    </w:p>
    <w:p w14:paraId="496CA877" w14:textId="77777777" w:rsidR="00856979" w:rsidRDefault="00856979" w:rsidP="00856979">
      <w:pPr>
        <w:pStyle w:val="Bibliography"/>
        <w:rPr>
          <w:ins w:id="415" w:author="Wittman, Jacob (CDC/DDNID/NCCDPHP/DDT) (CTR)" w:date="2023-07-25T14:32:00Z"/>
        </w:rPr>
      </w:pPr>
      <w:ins w:id="416" w:author="Wittman, Jacob (CDC/DDNID/NCCDPHP/DDT) (CTR)" w:date="2023-07-25T14:32:00Z">
        <w:r>
          <w:t xml:space="preserve">11. </w:t>
        </w:r>
        <w:r>
          <w:tab/>
          <w:t xml:space="preserve">Luo H, Chen ZA, Xu L, Bell RA. </w:t>
        </w:r>
        <w:r>
          <w:fldChar w:fldCharType="begin"/>
        </w:r>
        <w:r>
          <w:instrText xml:space="preserve"> HYPERLINK "https://doi.org/10.1097/phh.0000000000000832" </w:instrText>
        </w:r>
        <w:r>
          <w:fldChar w:fldCharType="separate"/>
        </w:r>
        <w:r>
          <w:rPr>
            <w:rStyle w:val="Hyperlink"/>
            <w:u w:val="single"/>
          </w:rPr>
          <w:t>Health care access and receipt of clinical diabetes preventive care for working-age adults With diabetes in states with and without Medicaid expansion: Results from the 2013 and 2015 BRFSS</w:t>
        </w:r>
        <w:r>
          <w:fldChar w:fldCharType="end"/>
        </w:r>
        <w:r>
          <w:t xml:space="preserve">. Journal of Public Health Management and Practice. 2019 Jul;25(4):E34–43. </w:t>
        </w:r>
      </w:ins>
    </w:p>
    <w:p w14:paraId="6887B066" w14:textId="77777777" w:rsidR="00856979" w:rsidRDefault="00856979" w:rsidP="00856979">
      <w:pPr>
        <w:pStyle w:val="Bibliography"/>
        <w:rPr>
          <w:ins w:id="417" w:author="Wittman, Jacob (CDC/DDNID/NCCDPHP/DDT) (CTR)" w:date="2023-07-25T14:32:00Z"/>
        </w:rPr>
      </w:pPr>
      <w:ins w:id="418" w:author="Wittman, Jacob (CDC/DDNID/NCCDPHP/DDT) (CTR)" w:date="2023-07-25T14:32:00Z">
        <w:r>
          <w:t xml:space="preserve">12. </w:t>
        </w:r>
        <w:r>
          <w:tab/>
          <w:t xml:space="preserve">Shin JI, Wang D, Daya N, Grams ME, Golden SH, Rajpathak S, et al. Trends in receipt of American Diabetes Association guideline-recommended care among U.S. adults with diabetes: NHANES 2005-2018. Diabetes Care. 2021 Apr 16;44(6):1300–8. </w:t>
        </w:r>
      </w:ins>
    </w:p>
    <w:p w14:paraId="38872AB9" w14:textId="77777777" w:rsidR="00856979" w:rsidRDefault="00856979" w:rsidP="00856979">
      <w:pPr>
        <w:pStyle w:val="Bibliography"/>
        <w:rPr>
          <w:ins w:id="419" w:author="Wittman, Jacob (CDC/DDNID/NCCDPHP/DDT) (CTR)" w:date="2023-07-25T14:32:00Z"/>
        </w:rPr>
      </w:pPr>
      <w:ins w:id="420" w:author="Wittman, Jacob (CDC/DDNID/NCCDPHP/DDT) (CTR)" w:date="2023-07-25T14:32:00Z">
        <w:r>
          <w:t xml:space="preserve">13. </w:t>
        </w:r>
        <w:r>
          <w:tab/>
          <w:t xml:space="preserve">Fang M. </w:t>
        </w:r>
        <w:r>
          <w:fldChar w:fldCharType="begin"/>
        </w:r>
        <w:r>
          <w:instrText xml:space="preserve"> HYPERLINK "https://doi.org/10.1007/s11606-019-05587-2" </w:instrText>
        </w:r>
        <w:r>
          <w:fldChar w:fldCharType="separate"/>
        </w:r>
        <w:r>
          <w:rPr>
            <w:rStyle w:val="Hyperlink"/>
            <w:u w:val="single"/>
          </w:rPr>
          <w:t>Trends in diabetes management among US adults: 1999-2016</w:t>
        </w:r>
        <w:r>
          <w:fldChar w:fldCharType="end"/>
        </w:r>
        <w:r>
          <w:t xml:space="preserve">. J Gen Intern Med. 2020 Jan 2;35(5):1427–34. </w:t>
        </w:r>
      </w:ins>
    </w:p>
    <w:p w14:paraId="347EC3BD" w14:textId="77777777" w:rsidR="00856979" w:rsidRDefault="00856979" w:rsidP="00856979">
      <w:pPr>
        <w:pStyle w:val="Bibliography"/>
        <w:rPr>
          <w:ins w:id="421" w:author="Wittman, Jacob (CDC/DDNID/NCCDPHP/DDT) (CTR)" w:date="2023-07-25T14:32:00Z"/>
        </w:rPr>
      </w:pPr>
      <w:ins w:id="422" w:author="Wittman, Jacob (CDC/DDNID/NCCDPHP/DDT) (CTR)" w:date="2023-07-25T14:32:00Z">
        <w:r>
          <w:t xml:space="preserve">14. </w:t>
        </w:r>
        <w:r>
          <w:tab/>
          <w:t xml:space="preserve">Eppley SE, Mansberger SL, Ramanathan S, Lowry EA. </w:t>
        </w:r>
        <w:r>
          <w:fldChar w:fldCharType="begin"/>
        </w:r>
        <w:r>
          <w:instrText xml:space="preserve"> HYPERLINK "https://doi.org/10.1016/j.ophtha.2019.05.033" </w:instrText>
        </w:r>
        <w:r>
          <w:fldChar w:fldCharType="separate"/>
        </w:r>
        <w:r>
          <w:rPr>
            <w:rStyle w:val="Hyperlink"/>
            <w:u w:val="single"/>
          </w:rPr>
          <w:t>Characteristics associated with adherence to annual dilated eye examinations among US patients with diagnosed diabetes</w:t>
        </w:r>
        <w:r>
          <w:fldChar w:fldCharType="end"/>
        </w:r>
        <w:r>
          <w:t xml:space="preserve">. Ophthalmology. 2019 Nov;126(11):1492–9. </w:t>
        </w:r>
      </w:ins>
    </w:p>
    <w:p w14:paraId="7E27FCE7" w14:textId="1DBD81D9" w:rsidR="00856979" w:rsidRDefault="00856979" w:rsidP="00856979">
      <w:pPr>
        <w:pStyle w:val="Bibliography"/>
        <w:rPr>
          <w:ins w:id="423" w:author="Wittman, Jacob (CDC/DDNID/NCCDPHP/DDT) (CTR)" w:date="2023-07-25T14:32:00Z"/>
        </w:rPr>
      </w:pPr>
      <w:bookmarkStart w:id="424" w:name="_Hlk141704841"/>
      <w:ins w:id="425" w:author="Wittman, Jacob (CDC/DDNID/NCCDPHP/DDT) (CTR)" w:date="2023-07-25T14:32:00Z">
        <w:r>
          <w:t xml:space="preserve">15. </w:t>
        </w:r>
        <w:r>
          <w:tab/>
        </w:r>
      </w:ins>
      <w:ins w:id="426" w:author="Wittman, Jacob (CDC/DDNID/NCCDPHP/DDT) (CTR)" w:date="2023-07-31T14:06:00Z">
        <w:r w:rsidR="00361FDA">
          <w:t>American Diabetes Association</w:t>
        </w:r>
      </w:ins>
      <w:ins w:id="427" w:author="Wittman, Jacob (CDC/DDNID/NCCDPHP/DDT) (CTR)" w:date="2023-07-25T14:32:00Z">
        <w:r>
          <w:t xml:space="preserve">. Standards of medical care in diabetes—2011. Diabetes Care. 2011;34(Supplement_1):S11–61. </w:t>
        </w:r>
      </w:ins>
    </w:p>
    <w:p w14:paraId="5F1E228D" w14:textId="77777777" w:rsidR="00856979" w:rsidRDefault="00856979" w:rsidP="00856979">
      <w:pPr>
        <w:pStyle w:val="Bibliography"/>
        <w:rPr>
          <w:ins w:id="428" w:author="Wittman, Jacob (CDC/DDNID/NCCDPHP/DDT) (CTR)" w:date="2023-07-25T14:32:00Z"/>
        </w:rPr>
      </w:pPr>
      <w:bookmarkStart w:id="429" w:name="ref-american2011standards"/>
      <w:bookmarkEnd w:id="424"/>
      <w:bookmarkEnd w:id="429"/>
      <w:ins w:id="430" w:author="Wittman, Jacob (CDC/DDNID/NCCDPHP/DDT) (CTR)" w:date="2023-07-25T14:32:00Z">
        <w:r>
          <w:t xml:space="preserve">16. </w:t>
        </w:r>
        <w:r>
          <w:tab/>
          <w:t xml:space="preserve">American Diabetes Association. Comprehensive medical evaluation and assessment of comorbidities: Standards of Medical Care in Diabetes—2021. Diabetes Care. 2022 Dec 12;44(Supplement 1):S40–52. </w:t>
        </w:r>
      </w:ins>
    </w:p>
    <w:p w14:paraId="22206626" w14:textId="77777777" w:rsidR="00856979" w:rsidRDefault="00856979" w:rsidP="00856979">
      <w:pPr>
        <w:pStyle w:val="Bibliography"/>
        <w:rPr>
          <w:ins w:id="431" w:author="Wittman, Jacob (CDC/DDNID/NCCDPHP/DDT) (CTR)" w:date="2023-07-25T14:32:00Z"/>
        </w:rPr>
      </w:pPr>
      <w:bookmarkStart w:id="432" w:name="_Hlk141705280"/>
      <w:ins w:id="433" w:author="Wittman, Jacob (CDC/DDNID/NCCDPHP/DDT) (CTR)" w:date="2023-07-25T14:32:00Z">
        <w:r>
          <w:t xml:space="preserve">17. </w:t>
        </w:r>
        <w:r>
          <w:tab/>
          <w:t xml:space="preserve">Parker J, Talih M, Malec DJ, Beresovsky V, Carroll MD, Gonzalez JF, et al. National center for health statistics data presentation standards for proportions. 2017; </w:t>
        </w:r>
      </w:ins>
    </w:p>
    <w:p w14:paraId="4FFB7AFF" w14:textId="77777777" w:rsidR="00856979" w:rsidRDefault="00856979" w:rsidP="00856979">
      <w:pPr>
        <w:pStyle w:val="Bibliography"/>
        <w:rPr>
          <w:ins w:id="434" w:author="Wittman, Jacob (CDC/DDNID/NCCDPHP/DDT) (CTR)" w:date="2023-07-25T14:32:00Z"/>
        </w:rPr>
      </w:pPr>
      <w:bookmarkStart w:id="435" w:name="ref-parker2017national"/>
      <w:bookmarkEnd w:id="432"/>
      <w:bookmarkEnd w:id="435"/>
      <w:ins w:id="436" w:author="Wittman, Jacob (CDC/DDNID/NCCDPHP/DDT) (CTR)" w:date="2023-07-25T14:32:00Z">
        <w:r>
          <w:t xml:space="preserve">18. </w:t>
        </w:r>
        <w:r>
          <w:tab/>
          <w:t xml:space="preserve">Agency for Healthcare Research and Quality. MEPS HC-224 2020 full year consolidated data file documentation [Internet]. 2022. Available from: </w:t>
        </w:r>
        <w:r>
          <w:fldChar w:fldCharType="begin"/>
        </w:r>
        <w:r>
          <w:instrText xml:space="preserve"> HYPERLINK "https://meps.ahrq.gov/mepsweb/data_stats/download_data_files_detail.jsp?cboPufNumber=HC-224" </w:instrText>
        </w:r>
        <w:r>
          <w:fldChar w:fldCharType="separate"/>
        </w:r>
        <w:r>
          <w:rPr>
            <w:rStyle w:val="Hyperlink"/>
            <w:u w:val="single"/>
          </w:rPr>
          <w:t>https://meps.ahrq.gov/mepsweb/data_stats/download_data_files_detail.jsp?cboPufNumber=HC-224</w:t>
        </w:r>
        <w:r>
          <w:fldChar w:fldCharType="end"/>
        </w:r>
      </w:ins>
    </w:p>
    <w:p w14:paraId="7DAA7581" w14:textId="77777777" w:rsidR="00856979" w:rsidRDefault="00856979" w:rsidP="00856979">
      <w:pPr>
        <w:pStyle w:val="Bibliography"/>
        <w:rPr>
          <w:ins w:id="437" w:author="Wittman, Jacob (CDC/DDNID/NCCDPHP/DDT) (CTR)" w:date="2023-07-25T14:32:00Z"/>
        </w:rPr>
      </w:pPr>
      <w:bookmarkStart w:id="438" w:name="ref-MEPSdocumentation"/>
      <w:bookmarkEnd w:id="438"/>
      <w:ins w:id="439" w:author="Wittman, Jacob (CDC/DDNID/NCCDPHP/DDT) (CTR)" w:date="2023-07-25T14:32:00Z">
        <w:r>
          <w:t xml:space="preserve">19. </w:t>
        </w:r>
        <w:r>
          <w:tab/>
          <w:t xml:space="preserve">Sjoberg DD, Whiting K, Curry M, Lavery JA, Larmarange J. </w:t>
        </w:r>
        <w:r>
          <w:fldChar w:fldCharType="begin"/>
        </w:r>
        <w:r>
          <w:instrText xml:space="preserve"> HYPERLINK "https://doi.org/10.32614/RJ-2021-053" </w:instrText>
        </w:r>
        <w:r>
          <w:fldChar w:fldCharType="separate"/>
        </w:r>
        <w:r>
          <w:rPr>
            <w:rStyle w:val="Hyperlink"/>
            <w:u w:val="single"/>
          </w:rPr>
          <w:t>Reproducible summary tables with the gtsummary package</w:t>
        </w:r>
        <w:r>
          <w:fldChar w:fldCharType="end"/>
        </w:r>
        <w:r>
          <w:t xml:space="preserve">. The R Journal. 2021;13:570–80. </w:t>
        </w:r>
      </w:ins>
    </w:p>
    <w:p w14:paraId="0F6AD326" w14:textId="77777777" w:rsidR="00856979" w:rsidRDefault="00856979" w:rsidP="00856979">
      <w:pPr>
        <w:pStyle w:val="Bibliography"/>
        <w:rPr>
          <w:ins w:id="440" w:author="Wittman, Jacob (CDC/DDNID/NCCDPHP/DDT) (CTR)" w:date="2023-07-25T14:32:00Z"/>
        </w:rPr>
      </w:pPr>
      <w:ins w:id="441" w:author="Wittman, Jacob (CDC/DDNID/NCCDPHP/DDT) (CTR)" w:date="2023-07-25T14:32:00Z">
        <w:r>
          <w:t xml:space="preserve">20. </w:t>
        </w:r>
        <w:r>
          <w:tab/>
          <w:t xml:space="preserve">R Core Team. R: A language and environment for statistical computing [Internet]. Vienna, Austria: R Foundation for Statistical Computing; 2022. Available from: </w:t>
        </w:r>
        <w:r>
          <w:fldChar w:fldCharType="begin"/>
        </w:r>
        <w:r>
          <w:instrText xml:space="preserve"> HYPERLINK "https://www.R-project.org/" </w:instrText>
        </w:r>
        <w:r>
          <w:fldChar w:fldCharType="separate"/>
        </w:r>
        <w:r>
          <w:rPr>
            <w:rStyle w:val="Hyperlink"/>
            <w:u w:val="single"/>
          </w:rPr>
          <w:t>https://www.R-project.org/</w:t>
        </w:r>
        <w:r>
          <w:fldChar w:fldCharType="end"/>
        </w:r>
      </w:ins>
    </w:p>
    <w:p w14:paraId="103300E5" w14:textId="77777777" w:rsidR="00856979" w:rsidRDefault="00856979" w:rsidP="00856979">
      <w:pPr>
        <w:pStyle w:val="Bibliography"/>
        <w:rPr>
          <w:ins w:id="442" w:author="Wittman, Jacob (CDC/DDNID/NCCDPHP/DDT) (CTR)" w:date="2023-07-25T14:32:00Z"/>
        </w:rPr>
      </w:pPr>
      <w:ins w:id="443" w:author="Wittman, Jacob (CDC/DDNID/NCCDPHP/DDT) (CTR)" w:date="2023-07-25T14:32:00Z">
        <w:r>
          <w:t xml:space="preserve">21. </w:t>
        </w:r>
        <w:r>
          <w:tab/>
          <w:t xml:space="preserve">Cantor J, Sood N, Bravata DM, Pera M, Whaley C. </w:t>
        </w:r>
        <w:r>
          <w:fldChar w:fldCharType="begin"/>
        </w:r>
        <w:r>
          <w:instrText xml:space="preserve"> HYPERLINK "https://doi.org/10.1016/j.jhealeco.2022.102581" </w:instrText>
        </w:r>
        <w:r>
          <w:fldChar w:fldCharType="separate"/>
        </w:r>
        <w:r>
          <w:rPr>
            <w:rStyle w:val="Hyperlink"/>
            <w:u w:val="single"/>
          </w:rPr>
          <w:t>The impact of the COVID-19 pandemic and policy response on health care utilization: Evidence from county-level medical claims and cellphone data</w:t>
        </w:r>
        <w:r>
          <w:fldChar w:fldCharType="end"/>
        </w:r>
        <w:r>
          <w:t xml:space="preserve">. J Health Econ. 2022 Mar;82:102581. </w:t>
        </w:r>
      </w:ins>
    </w:p>
    <w:p w14:paraId="0FB60B7D" w14:textId="77777777" w:rsidR="00856979" w:rsidRDefault="00856979" w:rsidP="00856979">
      <w:pPr>
        <w:pStyle w:val="Bibliography"/>
        <w:rPr>
          <w:ins w:id="444" w:author="Wittman, Jacob (CDC/DDNID/NCCDPHP/DDT) (CTR)" w:date="2023-07-25T14:32:00Z"/>
        </w:rPr>
      </w:pPr>
      <w:ins w:id="445" w:author="Wittman, Jacob (CDC/DDNID/NCCDPHP/DDT) (CTR)" w:date="2023-07-25T14:32:00Z">
        <w:r>
          <w:t xml:space="preserve">22. </w:t>
        </w:r>
        <w:r>
          <w:tab/>
          <w:t xml:space="preserve">Statistical Methodology and Applications Branch, Surveillance Research Program, National Cancer Institute. Joinpoint regression program. 2022. </w:t>
        </w:r>
      </w:ins>
    </w:p>
    <w:p w14:paraId="55E37A06" w14:textId="77777777" w:rsidR="00856979" w:rsidRDefault="00856979" w:rsidP="00856979">
      <w:pPr>
        <w:pStyle w:val="Bibliography"/>
        <w:rPr>
          <w:ins w:id="446" w:author="Wittman, Jacob (CDC/DDNID/NCCDPHP/DDT) (CTR)" w:date="2023-07-25T14:32:00Z"/>
        </w:rPr>
      </w:pPr>
      <w:ins w:id="447" w:author="Wittman, Jacob (CDC/DDNID/NCCDPHP/DDT) (CTR)" w:date="2023-07-25T14:32:00Z">
        <w:r>
          <w:lastRenderedPageBreak/>
          <w:t xml:space="preserve">23. </w:t>
        </w:r>
        <w:r>
          <w:tab/>
          <w:t xml:space="preserve">Chaltiel D. Nih.joinpoint: R interface for NIH’s joinpoint regression software [Internet]. 2022. Available from: </w:t>
        </w:r>
        <w:r>
          <w:fldChar w:fldCharType="begin"/>
        </w:r>
        <w:r>
          <w:instrText xml:space="preserve"> HYPERLINK "https://github.com/DanChaltiel/nih.joinpoint/" </w:instrText>
        </w:r>
        <w:r>
          <w:fldChar w:fldCharType="separate"/>
        </w:r>
        <w:r>
          <w:rPr>
            <w:rStyle w:val="Hyperlink"/>
            <w:u w:val="single"/>
          </w:rPr>
          <w:t>https://github.com/DanChaltiel/nih.joinpoint/</w:t>
        </w:r>
        <w:r>
          <w:fldChar w:fldCharType="end"/>
        </w:r>
      </w:ins>
    </w:p>
    <w:p w14:paraId="12CD1A30" w14:textId="77777777" w:rsidR="00856979" w:rsidRDefault="00856979" w:rsidP="00856979">
      <w:pPr>
        <w:pStyle w:val="Bibliography"/>
        <w:rPr>
          <w:ins w:id="448" w:author="Wittman, Jacob (CDC/DDNID/NCCDPHP/DDT) (CTR)" w:date="2023-07-25T14:32:00Z"/>
        </w:rPr>
      </w:pPr>
      <w:ins w:id="449" w:author="Wittman, Jacob (CDC/DDNID/NCCDPHP/DDT) (CTR)" w:date="2023-07-25T14:32:00Z">
        <w:r>
          <w:t xml:space="preserve">24. </w:t>
        </w:r>
        <w:r>
          <w:tab/>
          <w:t xml:space="preserve">Kim HJ, Fay MP, Feuer EJ, Midthune DN. Permutation tests for joinpoint regression with applications to cancer rates. Stat Med. 2000;19(3):335–51. </w:t>
        </w:r>
      </w:ins>
    </w:p>
    <w:p w14:paraId="61726D64" w14:textId="77777777" w:rsidR="00856979" w:rsidRDefault="00856979" w:rsidP="00856979">
      <w:pPr>
        <w:pStyle w:val="Bibliography"/>
        <w:rPr>
          <w:ins w:id="450" w:author="Wittman, Jacob (CDC/DDNID/NCCDPHP/DDT) (CTR)" w:date="2023-07-25T14:32:00Z"/>
        </w:rPr>
      </w:pPr>
      <w:ins w:id="451" w:author="Wittman, Jacob (CDC/DDNID/NCCDPHP/DDT) (CTR)" w:date="2023-07-25T14:32:00Z">
        <w:r>
          <w:t xml:space="preserve">25. </w:t>
        </w:r>
        <w:r>
          <w:tab/>
          <w:t xml:space="preserve">Myerson R, Romley J, Chiou T, Peters AL, Goldman D. </w:t>
        </w:r>
        <w:r>
          <w:fldChar w:fldCharType="begin"/>
        </w:r>
        <w:r>
          <w:instrText xml:space="preserve"> HYPERLINK "https://doi.org/10.2337/dc19-0081" </w:instrText>
        </w:r>
        <w:r>
          <w:fldChar w:fldCharType="separate"/>
        </w:r>
        <w:r>
          <w:rPr>
            <w:rStyle w:val="Hyperlink"/>
            <w:u w:val="single"/>
          </w:rPr>
          <w:t>The Affordable Care Act and health insurance coverage among people with diagnosed and undiagnosed diabetes: Data from the National Health and Nutrition Examination Survey</w:t>
        </w:r>
        <w:r>
          <w:fldChar w:fldCharType="end"/>
        </w:r>
        <w:r>
          <w:t xml:space="preserve">. Diabetes Care. 2019 Sep 23;42(11):e179–80. </w:t>
        </w:r>
      </w:ins>
    </w:p>
    <w:p w14:paraId="7DDB79E1" w14:textId="77777777" w:rsidR="00856979" w:rsidRDefault="00856979" w:rsidP="00856979">
      <w:pPr>
        <w:pStyle w:val="Bibliography"/>
        <w:rPr>
          <w:ins w:id="452" w:author="Wittman, Jacob (CDC/DDNID/NCCDPHP/DDT) (CTR)" w:date="2023-07-25T14:32:00Z"/>
        </w:rPr>
      </w:pPr>
      <w:ins w:id="453" w:author="Wittman, Jacob (CDC/DDNID/NCCDPHP/DDT) (CTR)" w:date="2023-07-25T14:32:00Z">
        <w:r>
          <w:t xml:space="preserve">26. </w:t>
        </w:r>
        <w:r>
          <w:tab/>
          <w:t xml:space="preserve">Simon K, Soni A, Cawley J. </w:t>
        </w:r>
        <w:r>
          <w:fldChar w:fldCharType="begin"/>
        </w:r>
        <w:r>
          <w:instrText xml:space="preserve"> HYPERLINK "https://doi.org/10.1002/pam.21972" </w:instrText>
        </w:r>
        <w:r>
          <w:fldChar w:fldCharType="separate"/>
        </w:r>
        <w:r>
          <w:rPr>
            <w:rStyle w:val="Hyperlink"/>
            <w:u w:val="single"/>
          </w:rPr>
          <w:t>The impact of health insurance on preventive care and health behaviors: Evidence from the first two years of the ACA Medicaid expansions</w:t>
        </w:r>
        <w:r>
          <w:fldChar w:fldCharType="end"/>
        </w:r>
        <w:r>
          <w:t xml:space="preserve">. Journal of Policy Analysis and Management. 2017 Jan 16;36(2):390–417. </w:t>
        </w:r>
      </w:ins>
    </w:p>
    <w:p w14:paraId="67DFA3CC" w14:textId="77777777" w:rsidR="00856979" w:rsidRDefault="00856979" w:rsidP="00856979">
      <w:pPr>
        <w:pStyle w:val="Bibliography"/>
        <w:rPr>
          <w:ins w:id="454" w:author="Wittman, Jacob (CDC/DDNID/NCCDPHP/DDT) (CTR)" w:date="2023-07-25T14:32:00Z"/>
        </w:rPr>
      </w:pPr>
      <w:ins w:id="455" w:author="Wittman, Jacob (CDC/DDNID/NCCDPHP/DDT) (CTR)" w:date="2023-07-25T14:32:00Z">
        <w:r>
          <w:t xml:space="preserve">27. </w:t>
        </w:r>
        <w:r>
          <w:tab/>
          <w:t xml:space="preserve">Luo H, Bell RA, Wright W, Wu Q, Wu B. </w:t>
        </w:r>
        <w:r>
          <w:fldChar w:fldCharType="begin"/>
        </w:r>
        <w:r>
          <w:instrText xml:space="preserve"> HYPERLINK "https://doi.org/10.1016/j.adaj.2018.01.008" </w:instrText>
        </w:r>
        <w:r>
          <w:fldChar w:fldCharType="separate"/>
        </w:r>
        <w:r>
          <w:rPr>
            <w:rStyle w:val="Hyperlink"/>
            <w:u w:val="single"/>
          </w:rPr>
          <w:t>Trends in annual dental visits among US dentate adults with and without self-reported diabetes and prediabetes, 2004-2014</w:t>
        </w:r>
        <w:r>
          <w:fldChar w:fldCharType="end"/>
        </w:r>
        <w:r>
          <w:t xml:space="preserve">. The Journal of the American Dental Association. 2018 Jun;149(6):460–9. </w:t>
        </w:r>
      </w:ins>
    </w:p>
    <w:p w14:paraId="099BBB14" w14:textId="77777777" w:rsidR="00856979" w:rsidRDefault="00856979" w:rsidP="00856979">
      <w:pPr>
        <w:pStyle w:val="Bibliography"/>
        <w:rPr>
          <w:ins w:id="456" w:author="Wittman, Jacob (CDC/DDNID/NCCDPHP/DDT) (CTR)" w:date="2023-07-25T14:32:00Z"/>
        </w:rPr>
      </w:pPr>
      <w:ins w:id="457" w:author="Wittman, Jacob (CDC/DDNID/NCCDPHP/DDT) (CTR)" w:date="2023-07-25T14:32:00Z">
        <w:r>
          <w:t xml:space="preserve">28. </w:t>
        </w:r>
        <w:r>
          <w:tab/>
          <w:t xml:space="preserve">Chen EM, Armstrong GW, Cox JT, Wu DM, Hoover DR, Del Priore LV, et al. </w:t>
        </w:r>
        <w:r>
          <w:fldChar w:fldCharType="begin"/>
        </w:r>
        <w:r>
          <w:instrText xml:space="preserve"> HYPERLINK "https://doi.org/10.1016/j.ophtha.2019.09.010" </w:instrText>
        </w:r>
        <w:r>
          <w:fldChar w:fldCharType="separate"/>
        </w:r>
        <w:r>
          <w:rPr>
            <w:rStyle w:val="Hyperlink"/>
            <w:u w:val="single"/>
          </w:rPr>
          <w:t>Association of the Affordable Care Act Medicaid expansion with dilated eye examinations among the United States population with diabetes</w:t>
        </w:r>
        <w:r>
          <w:fldChar w:fldCharType="end"/>
        </w:r>
        <w:r>
          <w:t xml:space="preserve">. Ophthalmology. 2020 Jul;127(7):920–8. </w:t>
        </w:r>
      </w:ins>
    </w:p>
    <w:p w14:paraId="3664AC4F" w14:textId="77777777" w:rsidR="00856979" w:rsidRDefault="00856979" w:rsidP="00856979">
      <w:pPr>
        <w:pStyle w:val="Bibliography"/>
        <w:rPr>
          <w:ins w:id="458" w:author="Wittman, Jacob (CDC/DDNID/NCCDPHP/DDT) (CTR)" w:date="2023-07-25T14:32:00Z"/>
        </w:rPr>
      </w:pPr>
      <w:ins w:id="459" w:author="Wittman, Jacob (CDC/DDNID/NCCDPHP/DDT) (CTR)" w:date="2023-07-25T14:32:00Z">
        <w:r>
          <w:t xml:space="preserve">29. </w:t>
        </w:r>
        <w:r>
          <w:tab/>
          <w:t xml:space="preserve">Fathy C, Patel S, Sternberg P, Kohanim S. </w:t>
        </w:r>
        <w:r>
          <w:fldChar w:fldCharType="begin"/>
        </w:r>
        <w:r>
          <w:instrText xml:space="preserve"> HYPERLINK "https://doi.org/10.3109/08820538.2016.1154170" </w:instrText>
        </w:r>
        <w:r>
          <w:fldChar w:fldCharType="separate"/>
        </w:r>
        <w:r>
          <w:rPr>
            <w:rStyle w:val="Hyperlink"/>
            <w:u w:val="single"/>
          </w:rPr>
          <w:t>Disparities in adherence to screening guidelines for diabetic retinopathy in the United States: A comprehensive review and guide for future directions</w:t>
        </w:r>
        <w:r>
          <w:fldChar w:fldCharType="end"/>
        </w:r>
        <w:r>
          <w:t xml:space="preserve">. Semin Ophthalmol. 2016 Apr 26;31(4):364–77. </w:t>
        </w:r>
      </w:ins>
    </w:p>
    <w:p w14:paraId="4F331576" w14:textId="77777777" w:rsidR="00856979" w:rsidRDefault="00856979" w:rsidP="00856979">
      <w:pPr>
        <w:pStyle w:val="Bibliography"/>
        <w:rPr>
          <w:ins w:id="460" w:author="Wittman, Jacob (CDC/DDNID/NCCDPHP/DDT) (CTR)" w:date="2023-07-25T14:32:00Z"/>
        </w:rPr>
      </w:pPr>
      <w:ins w:id="461" w:author="Wittman, Jacob (CDC/DDNID/NCCDPHP/DDT) (CTR)" w:date="2023-07-25T14:32:00Z">
        <w:r>
          <w:t xml:space="preserve">30. </w:t>
        </w:r>
        <w:r>
          <w:tab/>
          <w:t xml:space="preserve">Hung MC, Lu P, Srivastav A, Cheng YJ, Williams WW. </w:t>
        </w:r>
        <w:r>
          <w:fldChar w:fldCharType="begin"/>
        </w:r>
        <w:r>
          <w:instrText xml:space="preserve"> HYPERLINK "https://doi.org/10.1016/j.vaccine.2020.08.008" </w:instrText>
        </w:r>
        <w:r>
          <w:fldChar w:fldCharType="separate"/>
        </w:r>
        <w:r>
          <w:rPr>
            <w:rStyle w:val="Hyperlink"/>
            <w:u w:val="single"/>
          </w:rPr>
          <w:t>Influenza vaccination coverage among adults with diabetes, United States, 2007–08 through 2017–18 seasons</w:t>
        </w:r>
        <w:r>
          <w:fldChar w:fldCharType="end"/>
        </w:r>
        <w:r>
          <w:t xml:space="preserve">. Vaccine. 2020 Sep;38(42):6545–52. </w:t>
        </w:r>
      </w:ins>
    </w:p>
    <w:p w14:paraId="75CB23A2" w14:textId="77777777" w:rsidR="00856979" w:rsidRDefault="00856979" w:rsidP="00856979">
      <w:pPr>
        <w:pStyle w:val="Bibliography"/>
        <w:rPr>
          <w:ins w:id="462" w:author="Wittman, Jacob (CDC/DDNID/NCCDPHP/DDT) (CTR)" w:date="2023-07-25T14:32:00Z"/>
        </w:rPr>
      </w:pPr>
      <w:ins w:id="463" w:author="Wittman, Jacob (CDC/DDNID/NCCDPHP/DDT) (CTR)" w:date="2023-07-25T14:32:00Z">
        <w:r>
          <w:t xml:space="preserve">31. </w:t>
        </w:r>
        <w:r>
          <w:tab/>
          <w:t xml:space="preserve">Cusser S, Helms J, Bahlai CA, Haddad NM. </w:t>
        </w:r>
        <w:r>
          <w:fldChar w:fldCharType="begin"/>
        </w:r>
        <w:r>
          <w:instrText xml:space="preserve"> HYPERLINK "https://doi.org/10.1111/ele.13710" </w:instrText>
        </w:r>
        <w:r>
          <w:fldChar w:fldCharType="separate"/>
        </w:r>
        <w:r>
          <w:rPr>
            <w:rStyle w:val="Hyperlink"/>
            <w:u w:val="single"/>
          </w:rPr>
          <w:t>How long do population level field experiments need to be? Utilising data from the 40-year-old LTER network</w:t>
        </w:r>
        <w:r>
          <w:fldChar w:fldCharType="end"/>
        </w:r>
        <w:r>
          <w:t xml:space="preserve">. Ecol Lett. 2021 Feb 22;24(5):1103–11. </w:t>
        </w:r>
      </w:ins>
    </w:p>
    <w:p w14:paraId="42AFA4B2" w14:textId="5DEFC3B1" w:rsidR="00FF60A8" w:rsidRDefault="00856979" w:rsidP="00FF60A8">
      <w:pPr>
        <w:pStyle w:val="Bibliography"/>
        <w:rPr>
          <w:ins w:id="464" w:author="Wittman, Jacob (CDC/DDNID/NCCDPHP/DDT) (CTR)" w:date="2023-07-31T16:06:00Z"/>
        </w:rPr>
      </w:pPr>
      <w:ins w:id="465" w:author="Wittman, Jacob (CDC/DDNID/NCCDPHP/DDT) (CTR)" w:date="2023-07-25T14:32:00Z">
        <w:r>
          <w:t xml:space="preserve">32. </w:t>
        </w:r>
        <w:r>
          <w:tab/>
          <w:t xml:space="preserve">Bahlai CA, White ER, Perrone JD, Cusser S, Stack Whitney K. </w:t>
        </w:r>
        <w:r>
          <w:fldChar w:fldCharType="begin"/>
        </w:r>
        <w:r>
          <w:instrText xml:space="preserve"> HYPERLINK "https://doi.org/10.1016/j.ecoinf.2021.101336" </w:instrText>
        </w:r>
        <w:r>
          <w:fldChar w:fldCharType="separate"/>
        </w:r>
        <w:r>
          <w:rPr>
            <w:rStyle w:val="Hyperlink"/>
            <w:u w:val="single"/>
          </w:rPr>
          <w:t>The broken window: An algorithm for quantifying and characterizing misleading trajectories in ecological processes</w:t>
        </w:r>
        <w:r>
          <w:fldChar w:fldCharType="end"/>
        </w:r>
        <w:r>
          <w:t xml:space="preserve">. Ecological Informatics. 2021 Sep;64:101336. </w:t>
        </w:r>
      </w:ins>
      <w:ins w:id="466" w:author="Wittman, Jacob (CDC/DDNID/NCCDPHP/DDT) (CTR)" w:date="2023-07-31T16:06:00Z">
        <w:r w:rsidR="00FF60A8">
          <w:br/>
        </w:r>
        <w:r w:rsidR="00FF60A8">
          <w:br/>
          <w:t xml:space="preserve">33. </w:t>
        </w:r>
        <w:r w:rsidR="00FF60A8">
          <w:tab/>
          <w:t>Ingram DD, Malec DJ, Makuc DM, Kruszon-Moran D, Gindi RM, Albert M, et al.</w:t>
        </w:r>
        <w:r w:rsidR="00FF60A8">
          <w:br/>
          <w:t>National Center for Health Statistics Guidelines for Analysis of Trends. National Center for</w:t>
        </w:r>
        <w:r w:rsidR="00FF60A8">
          <w:br/>
          <w:t>Health Statistics. Vital Health Stat 2(179). 2018.</w:t>
        </w:r>
      </w:ins>
    </w:p>
    <w:p w14:paraId="0D2300E8" w14:textId="674E2118" w:rsidR="00856979" w:rsidRDefault="00856979" w:rsidP="00856979">
      <w:pPr>
        <w:pStyle w:val="Bibliography"/>
        <w:rPr>
          <w:ins w:id="467" w:author="Wittman, Jacob (CDC/DDNID/NCCDPHP/DDT) (CTR)" w:date="2023-07-25T14:32:00Z"/>
        </w:rPr>
      </w:pPr>
    </w:p>
    <w:p w14:paraId="12E66BEC" w14:textId="77777777" w:rsidR="00856979" w:rsidRDefault="00856979" w:rsidP="00856979">
      <w:pPr>
        <w:rPr>
          <w:ins w:id="468" w:author="Wittman, Jacob (CDC/DDNID/NCCDPHP/DDT) (CTR)" w:date="2023-07-25T14:32:00Z"/>
        </w:rPr>
      </w:pPr>
      <w:ins w:id="469" w:author="Wittman, Jacob (CDC/DDNID/NCCDPHP/DDT) (CTR)" w:date="2023-07-25T14:32:00Z">
        <w:r>
          <w:br w:type="page"/>
        </w:r>
      </w:ins>
    </w:p>
    <w:p w14:paraId="551A20EA" w14:textId="6D02F614" w:rsidR="001F580C" w:rsidDel="00856979" w:rsidRDefault="00047927">
      <w:pPr>
        <w:pStyle w:val="Heading1"/>
        <w:rPr>
          <w:del w:id="470" w:author="Wittman, Jacob (CDC/DDNID/NCCDPHP/DDT) (CTR)" w:date="2023-07-25T14:32:00Z"/>
        </w:rPr>
      </w:pPr>
      <w:del w:id="471" w:author="Wittman, Jacob (CDC/DDNID/NCCDPHP/DDT) (CTR)" w:date="2023-07-25T14:32:00Z">
        <w:r w:rsidDel="00856979">
          <w:lastRenderedPageBreak/>
          <w:delText>References</w:delText>
        </w:r>
      </w:del>
    </w:p>
    <w:p w14:paraId="666D878C" w14:textId="6D9D222F" w:rsidR="001F580C" w:rsidDel="00856979" w:rsidRDefault="00047927">
      <w:pPr>
        <w:pStyle w:val="Bibliography"/>
        <w:rPr>
          <w:del w:id="472" w:author="Wittman, Jacob (CDC/DDNID/NCCDPHP/DDT) (CTR)" w:date="2023-07-25T14:32:00Z"/>
        </w:rPr>
      </w:pPr>
      <w:bookmarkStart w:id="473" w:name="ref-nationalreport"/>
      <w:bookmarkStart w:id="474" w:name="refs"/>
      <w:del w:id="475" w:author="Wittman, Jacob (CDC/DDNID/NCCDPHP/DDT) (CTR)" w:date="2023-07-25T14:32:00Z">
        <w:r w:rsidDel="00856979">
          <w:delText xml:space="preserve">1. </w:delText>
        </w:r>
        <w:r w:rsidDel="00856979">
          <w:tab/>
          <w:delText xml:space="preserve">Centers for Disease Control and Prevention. National diabetes statistics report website [Internet]. Published 2022 [cited 2023 Jan 31]. Available from: </w:delText>
        </w:r>
        <w:r w:rsidDel="00856979">
          <w:fldChar w:fldCharType="begin"/>
        </w:r>
        <w:r w:rsidDel="00856979">
          <w:delInstrText>HYPERLINK "https://www.cdc.gov/diabetes/data/statistics-report/index.html" \h</w:delInstrText>
        </w:r>
        <w:r w:rsidDel="00856979">
          <w:fldChar w:fldCharType="separate"/>
        </w:r>
        <w:r w:rsidDel="00856979">
          <w:rPr>
            <w:rStyle w:val="Hyperlink"/>
          </w:rPr>
          <w:delText>https://www.cdc.gov/diabetes/data/statistics-report/index.html</w:delText>
        </w:r>
        <w:r w:rsidDel="00856979">
          <w:rPr>
            <w:rStyle w:val="Hyperlink"/>
          </w:rPr>
          <w:fldChar w:fldCharType="end"/>
        </w:r>
      </w:del>
    </w:p>
    <w:p w14:paraId="12F5FE33" w14:textId="4150364B" w:rsidR="001F580C" w:rsidDel="00856979" w:rsidRDefault="00047927">
      <w:pPr>
        <w:pStyle w:val="Bibliography"/>
        <w:rPr>
          <w:del w:id="476" w:author="Wittman, Jacob (CDC/DDNID/NCCDPHP/DDT) (CTR)" w:date="2023-07-25T14:32:00Z"/>
        </w:rPr>
      </w:pPr>
      <w:bookmarkStart w:id="477" w:name="ref-economic2018"/>
      <w:bookmarkEnd w:id="473"/>
      <w:del w:id="478" w:author="Wittman, Jacob (CDC/DDNID/NCCDPHP/DDT) (CTR)" w:date="2023-07-25T14:32:00Z">
        <w:r w:rsidDel="00856979">
          <w:delText xml:space="preserve">2. </w:delText>
        </w:r>
        <w:r w:rsidDel="00856979">
          <w:tab/>
        </w:r>
        <w:r w:rsidDel="00856979">
          <w:fldChar w:fldCharType="begin"/>
        </w:r>
        <w:r w:rsidDel="00856979">
          <w:delInstrText>HYPERLINK "https://doi.org/10.2337/dci18-0007" \h</w:delInstrText>
        </w:r>
        <w:r w:rsidDel="00856979">
          <w:fldChar w:fldCharType="separate"/>
        </w:r>
        <w:r w:rsidDel="00856979">
          <w:rPr>
            <w:rStyle w:val="Hyperlink"/>
          </w:rPr>
          <w:delText>Economic Costs of Diabetes in the U.S. in 2017</w:delText>
        </w:r>
        <w:r w:rsidDel="00856979">
          <w:rPr>
            <w:rStyle w:val="Hyperlink"/>
          </w:rPr>
          <w:fldChar w:fldCharType="end"/>
        </w:r>
        <w:r w:rsidDel="00856979">
          <w:delText xml:space="preserve">. Diabetes Care. 2018 Mar 22;41(5):917–28. </w:delText>
        </w:r>
      </w:del>
    </w:p>
    <w:p w14:paraId="02259311" w14:textId="0F4D6418" w:rsidR="001F580C" w:rsidDel="00856979" w:rsidRDefault="00047927">
      <w:pPr>
        <w:pStyle w:val="Bibliography"/>
        <w:rPr>
          <w:del w:id="479" w:author="Wittman, Jacob (CDC/DDNID/NCCDPHP/DDT) (CTR)" w:date="2023-07-25T14:32:00Z"/>
        </w:rPr>
      </w:pPr>
      <w:bookmarkStart w:id="480" w:name="ref-lin2018"/>
      <w:bookmarkEnd w:id="477"/>
      <w:del w:id="481" w:author="Wittman, Jacob (CDC/DDNID/NCCDPHP/DDT) (CTR)" w:date="2023-07-25T14:32:00Z">
        <w:r w:rsidDel="00856979">
          <w:delText xml:space="preserve">3. </w:delText>
        </w:r>
        <w:r w:rsidDel="00856979">
          <w:tab/>
          <w:delText xml:space="preserve">Lin J, Thompson TJ, Cheng YJ, Zhuo X, Zhang P, Gregg E, et al. </w:delText>
        </w:r>
        <w:r w:rsidDel="00856979">
          <w:fldChar w:fldCharType="begin"/>
        </w:r>
        <w:r w:rsidDel="00856979">
          <w:delInstrText>HYPERLINK "https://doi.org/10.1186/s12963-018-0166-4" \h</w:delInstrText>
        </w:r>
        <w:r w:rsidDel="00856979">
          <w:fldChar w:fldCharType="separate"/>
        </w:r>
        <w:r w:rsidDel="00856979">
          <w:rPr>
            <w:rStyle w:val="Hyperlink"/>
          </w:rPr>
          <w:delText>Projection of the future diabetes burden in the United States through 2060</w:delText>
        </w:r>
        <w:r w:rsidDel="00856979">
          <w:rPr>
            <w:rStyle w:val="Hyperlink"/>
          </w:rPr>
          <w:fldChar w:fldCharType="end"/>
        </w:r>
        <w:r w:rsidDel="00856979">
          <w:delText xml:space="preserve">. Popul Health Metr. 2018 Jun 15;16(1). </w:delText>
        </w:r>
      </w:del>
    </w:p>
    <w:p w14:paraId="7687B0EA" w14:textId="394595C3" w:rsidR="001F580C" w:rsidDel="00856979" w:rsidRDefault="00047927">
      <w:pPr>
        <w:pStyle w:val="Bibliography"/>
        <w:rPr>
          <w:del w:id="482" w:author="Wittman, Jacob (CDC/DDNID/NCCDPHP/DDT) (CTR)" w:date="2023-07-25T14:32:00Z"/>
        </w:rPr>
      </w:pPr>
      <w:bookmarkStart w:id="483" w:name="ref-dashboard"/>
      <w:bookmarkEnd w:id="480"/>
      <w:del w:id="484" w:author="Wittman, Jacob (CDC/DDNID/NCCDPHP/DDT) (CTR)" w:date="2023-07-25T14:32:00Z">
        <w:r w:rsidDel="00856979">
          <w:delText xml:space="preserve">4. </w:delText>
        </w:r>
        <w:r w:rsidDel="00856979">
          <w:tab/>
          <w:delText xml:space="preserve">Centers for Disease Control and Prevention. United States diabetes surveillance system [Internet]. Published 2022 [cited 2023 Jan 31]. Available from: </w:delText>
        </w:r>
        <w:r w:rsidDel="00856979">
          <w:fldChar w:fldCharType="begin"/>
        </w:r>
        <w:r w:rsidDel="00856979">
          <w:delInstrText>HYPERLINK "https://gis.cdc.gov/grasp/diabetes/diabetesatlas.html" \h</w:delInstrText>
        </w:r>
        <w:r w:rsidDel="00856979">
          <w:fldChar w:fldCharType="separate"/>
        </w:r>
        <w:r w:rsidDel="00856979">
          <w:rPr>
            <w:rStyle w:val="Hyperlink"/>
          </w:rPr>
          <w:delText>https://gis.cdc.gov/grasp/diabetes/diabetesatlas.html</w:delText>
        </w:r>
        <w:r w:rsidDel="00856979">
          <w:rPr>
            <w:rStyle w:val="Hyperlink"/>
          </w:rPr>
          <w:fldChar w:fldCharType="end"/>
        </w:r>
      </w:del>
    </w:p>
    <w:p w14:paraId="4E9AF4A0" w14:textId="3D923160" w:rsidR="001F580C" w:rsidDel="00856979" w:rsidRDefault="00047927">
      <w:pPr>
        <w:pStyle w:val="Bibliography"/>
        <w:rPr>
          <w:del w:id="485" w:author="Wittman, Jacob (CDC/DDNID/NCCDPHP/DDT) (CTR)" w:date="2023-07-25T14:32:00Z"/>
        </w:rPr>
      </w:pPr>
      <w:bookmarkStart w:id="486" w:name="ref-magliano2019"/>
      <w:bookmarkEnd w:id="483"/>
      <w:del w:id="487" w:author="Wittman, Jacob (CDC/DDNID/NCCDPHP/DDT) (CTR)" w:date="2023-07-25T14:32:00Z">
        <w:r w:rsidDel="00856979">
          <w:delText xml:space="preserve">5. </w:delText>
        </w:r>
        <w:r w:rsidDel="00856979">
          <w:tab/>
          <w:delText xml:space="preserve">Magliano DJ, Islam RM, Barr ELM, Gregg EW, Pavkov ME, Harding JL, et al. </w:delText>
        </w:r>
        <w:r w:rsidDel="00856979">
          <w:fldChar w:fldCharType="begin"/>
        </w:r>
        <w:r w:rsidDel="00856979">
          <w:delInstrText>HYPERLINK "https://doi.org/10.1136/bmj.l5003" \h</w:delInstrText>
        </w:r>
        <w:r w:rsidDel="00856979">
          <w:fldChar w:fldCharType="separate"/>
        </w:r>
        <w:r w:rsidDel="00856979">
          <w:rPr>
            <w:rStyle w:val="Hyperlink"/>
          </w:rPr>
          <w:delText>Trends in incidence of total or type 2 diabetes: Systematic review</w:delText>
        </w:r>
        <w:r w:rsidDel="00856979">
          <w:rPr>
            <w:rStyle w:val="Hyperlink"/>
          </w:rPr>
          <w:fldChar w:fldCharType="end"/>
        </w:r>
        <w:r w:rsidDel="00856979">
          <w:delText xml:space="preserve">. BMJ. 2019 Sep 11;l5003. </w:delText>
        </w:r>
      </w:del>
    </w:p>
    <w:p w14:paraId="29A77305" w14:textId="3905262D" w:rsidR="001F580C" w:rsidDel="00856979" w:rsidRDefault="00047927">
      <w:pPr>
        <w:pStyle w:val="Bibliography"/>
        <w:rPr>
          <w:del w:id="488" w:author="Wittman, Jacob (CDC/DDNID/NCCDPHP/DDT) (CTR)" w:date="2023-07-25T14:32:00Z"/>
        </w:rPr>
      </w:pPr>
      <w:bookmarkStart w:id="489" w:name="ref-zhang2022"/>
      <w:bookmarkEnd w:id="486"/>
      <w:del w:id="490" w:author="Wittman, Jacob (CDC/DDNID/NCCDPHP/DDT) (CTR)" w:date="2023-07-25T14:32:00Z">
        <w:r w:rsidDel="00856979">
          <w:delText xml:space="preserve">6. </w:delText>
        </w:r>
        <w:r w:rsidDel="00856979">
          <w:tab/>
          <w:delText xml:space="preserve">Zhang Y, Bullard KM, Imperatore G, Holliday CS, Benoit SR. </w:delText>
        </w:r>
        <w:r w:rsidDel="00856979">
          <w:fldChar w:fldCharType="begin"/>
        </w:r>
        <w:r w:rsidDel="00856979">
          <w:delInstrText>HYPERLINK "https://doi.org/10.1016/j.diabres.2022.109862" \h</w:delInstrText>
        </w:r>
        <w:r w:rsidDel="00856979">
          <w:fldChar w:fldCharType="separate"/>
        </w:r>
        <w:r w:rsidDel="00856979">
          <w:rPr>
            <w:rStyle w:val="Hyperlink"/>
          </w:rPr>
          <w:delText>Proportions and trends of adult hospitalizations with diabetes, United States, 2000-2018</w:delText>
        </w:r>
        <w:r w:rsidDel="00856979">
          <w:rPr>
            <w:rStyle w:val="Hyperlink"/>
          </w:rPr>
          <w:fldChar w:fldCharType="end"/>
        </w:r>
        <w:r w:rsidDel="00856979">
          <w:delText xml:space="preserve">. Diabetes Res Clin Pract. 2022 May;187:109862. </w:delText>
        </w:r>
      </w:del>
    </w:p>
    <w:p w14:paraId="17F458F1" w14:textId="4F2E5615" w:rsidR="001F580C" w:rsidDel="00856979" w:rsidRDefault="00047927">
      <w:pPr>
        <w:pStyle w:val="Bibliography"/>
        <w:rPr>
          <w:del w:id="491" w:author="Wittman, Jacob (CDC/DDNID/NCCDPHP/DDT) (CTR)" w:date="2023-07-25T14:32:00Z"/>
        </w:rPr>
      </w:pPr>
      <w:bookmarkStart w:id="492" w:name="ref-monnette2020"/>
      <w:bookmarkEnd w:id="489"/>
      <w:del w:id="493" w:author="Wittman, Jacob (CDC/DDNID/NCCDPHP/DDT) (CTR)" w:date="2023-07-25T14:32:00Z">
        <w:r w:rsidDel="00856979">
          <w:delText xml:space="preserve">7. </w:delText>
        </w:r>
        <w:r w:rsidDel="00856979">
          <w:tab/>
          <w:delText xml:space="preserve">Monnette A, Stoecker C, Nauman E, Shi L. </w:delText>
        </w:r>
        <w:r w:rsidDel="00856979">
          <w:fldChar w:fldCharType="begin"/>
        </w:r>
        <w:r w:rsidDel="00856979">
          <w:delInstrText>HYPERLINK "https://doi.org/10.1016/j.jdiacomp.2020.107663" \h</w:delInstrText>
        </w:r>
        <w:r w:rsidDel="00856979">
          <w:fldChar w:fldCharType="separate"/>
        </w:r>
        <w:r w:rsidDel="00856979">
          <w:rPr>
            <w:rStyle w:val="Hyperlink"/>
          </w:rPr>
          <w:delText>The impact of Medicaid expansion on access to care and preventive care for adults with diabetes and depression</w:delText>
        </w:r>
        <w:r w:rsidDel="00856979">
          <w:rPr>
            <w:rStyle w:val="Hyperlink"/>
          </w:rPr>
          <w:fldChar w:fldCharType="end"/>
        </w:r>
        <w:r w:rsidDel="00856979">
          <w:delText xml:space="preserve">. J Diabetes Complications. 2020 Oct;34(10):107663. </w:delText>
        </w:r>
      </w:del>
    </w:p>
    <w:p w14:paraId="1404CC07" w14:textId="132301D3" w:rsidR="001F580C" w:rsidDel="00856979" w:rsidRDefault="00047927">
      <w:pPr>
        <w:pStyle w:val="Bibliography"/>
        <w:rPr>
          <w:del w:id="494" w:author="Wittman, Jacob (CDC/DDNID/NCCDPHP/DDT) (CTR)" w:date="2023-07-25T14:32:00Z"/>
        </w:rPr>
      </w:pPr>
      <w:bookmarkStart w:id="495" w:name="ref-luo2019"/>
      <w:bookmarkEnd w:id="492"/>
      <w:del w:id="496" w:author="Wittman, Jacob (CDC/DDNID/NCCDPHP/DDT) (CTR)" w:date="2023-07-25T14:32:00Z">
        <w:r w:rsidDel="00856979">
          <w:delText xml:space="preserve">8. </w:delText>
        </w:r>
        <w:r w:rsidDel="00856979">
          <w:tab/>
          <w:delText xml:space="preserve">Luo H, Chen ZA, Xu L, Bell RA. </w:delText>
        </w:r>
        <w:r w:rsidDel="00856979">
          <w:fldChar w:fldCharType="begin"/>
        </w:r>
        <w:r w:rsidDel="00856979">
          <w:delInstrText>HYPERLINK "https://doi.org/10.1097/phh.0000000000000832" \h</w:delInstrText>
        </w:r>
        <w:r w:rsidDel="00856979">
          <w:fldChar w:fldCharType="separate"/>
        </w:r>
        <w:r w:rsidDel="00856979">
          <w:rPr>
            <w:rStyle w:val="Hyperlink"/>
          </w:rPr>
          <w:delText>Health care access and receipt of clinical diabetes preventive care for working-age adults With diabetes in states with and without Medicaid expansion: Results from the 2013 and 2015 BRFSS</w:delText>
        </w:r>
        <w:r w:rsidDel="00856979">
          <w:rPr>
            <w:rStyle w:val="Hyperlink"/>
          </w:rPr>
          <w:fldChar w:fldCharType="end"/>
        </w:r>
        <w:r w:rsidDel="00856979">
          <w:delText xml:space="preserve">. Journal of Public Health Management and Practice. 2019 Jul;25(4):E34–43. </w:delText>
        </w:r>
      </w:del>
    </w:p>
    <w:p w14:paraId="1713DE0B" w14:textId="466AE9DE" w:rsidR="001F580C" w:rsidDel="00856979" w:rsidRDefault="00047927">
      <w:pPr>
        <w:pStyle w:val="Bibliography"/>
        <w:rPr>
          <w:del w:id="497" w:author="Wittman, Jacob (CDC/DDNID/NCCDPHP/DDT) (CTR)" w:date="2023-07-25T14:32:00Z"/>
        </w:rPr>
      </w:pPr>
      <w:bookmarkStart w:id="498" w:name="ref-shin2021"/>
      <w:bookmarkEnd w:id="495"/>
      <w:del w:id="499" w:author="Wittman, Jacob (CDC/DDNID/NCCDPHP/DDT) (CTR)" w:date="2023-07-25T14:32:00Z">
        <w:r w:rsidDel="00856979">
          <w:delText xml:space="preserve">9. </w:delText>
        </w:r>
        <w:r w:rsidDel="00856979">
          <w:tab/>
          <w:delText>Shin JI, Wang D, Daya N, Grams ME, Golden SH, Rajpathak S, et al. Trends in receipt of American Diabetes Association guideline-recommended care among U.S. adults with diabetes: NHANES</w:delText>
        </w:r>
        <w:r w:rsidR="00E55FB0" w:rsidDel="00856979">
          <w:delText xml:space="preserve"> </w:delText>
        </w:r>
        <w:r w:rsidDel="00856979">
          <w:delText xml:space="preserve">2005-2018. </w:delText>
        </w:r>
        <w:r w:rsidR="00E55FB0" w:rsidDel="00856979">
          <w:delText>Diabetes Care. 2021;44(6):1300—1308.</w:delText>
        </w:r>
        <w:r w:rsidDel="00856979">
          <w:delText xml:space="preserve"> </w:delText>
        </w:r>
      </w:del>
    </w:p>
    <w:p w14:paraId="703A19FE" w14:textId="71D9A4F6" w:rsidR="001F580C" w:rsidDel="00856979" w:rsidRDefault="00047927">
      <w:pPr>
        <w:pStyle w:val="Bibliography"/>
        <w:rPr>
          <w:del w:id="500" w:author="Wittman, Jacob (CDC/DDNID/NCCDPHP/DDT) (CTR)" w:date="2023-07-25T14:32:00Z"/>
        </w:rPr>
      </w:pPr>
      <w:bookmarkStart w:id="501" w:name="ref-fang2020"/>
      <w:bookmarkEnd w:id="498"/>
      <w:del w:id="502" w:author="Wittman, Jacob (CDC/DDNID/NCCDPHP/DDT) (CTR)" w:date="2023-07-25T14:32:00Z">
        <w:r w:rsidDel="00856979">
          <w:delText xml:space="preserve">10. </w:delText>
        </w:r>
        <w:r w:rsidDel="00856979">
          <w:tab/>
          <w:delText xml:space="preserve">Fang M. </w:delText>
        </w:r>
        <w:r w:rsidDel="00856979">
          <w:fldChar w:fldCharType="begin"/>
        </w:r>
        <w:r w:rsidDel="00856979">
          <w:delInstrText>HYPERLINK "https://doi.org/10.1007/s11606-019-05587-2" \h</w:delInstrText>
        </w:r>
        <w:r w:rsidDel="00856979">
          <w:fldChar w:fldCharType="separate"/>
        </w:r>
        <w:r w:rsidDel="00856979">
          <w:rPr>
            <w:rStyle w:val="Hyperlink"/>
          </w:rPr>
          <w:delText>Trends in diabetes management among US adults: 1999-2016</w:delText>
        </w:r>
        <w:r w:rsidDel="00856979">
          <w:rPr>
            <w:rStyle w:val="Hyperlink"/>
          </w:rPr>
          <w:fldChar w:fldCharType="end"/>
        </w:r>
        <w:r w:rsidDel="00856979">
          <w:delText xml:space="preserve">. J Gen Intern Med. 2020 Jan 2;35(5):1427–34. </w:delText>
        </w:r>
      </w:del>
    </w:p>
    <w:p w14:paraId="000428DA" w14:textId="0E11D4A8" w:rsidR="001F580C" w:rsidDel="00856979" w:rsidRDefault="00047927">
      <w:pPr>
        <w:pStyle w:val="Bibliography"/>
        <w:rPr>
          <w:del w:id="503" w:author="Wittman, Jacob (CDC/DDNID/NCCDPHP/DDT) (CTR)" w:date="2023-07-25T14:32:00Z"/>
        </w:rPr>
      </w:pPr>
      <w:bookmarkStart w:id="504" w:name="ref-eppley2019"/>
      <w:bookmarkEnd w:id="501"/>
      <w:del w:id="505" w:author="Wittman, Jacob (CDC/DDNID/NCCDPHP/DDT) (CTR)" w:date="2023-07-25T14:32:00Z">
        <w:r w:rsidDel="00856979">
          <w:delText xml:space="preserve">11. </w:delText>
        </w:r>
        <w:r w:rsidDel="00856979">
          <w:tab/>
          <w:delText xml:space="preserve">Eppley SE, Mansberger SL, Ramanathan S, Lowry EA. </w:delText>
        </w:r>
        <w:r w:rsidDel="00856979">
          <w:fldChar w:fldCharType="begin"/>
        </w:r>
        <w:r w:rsidDel="00856979">
          <w:delInstrText>HYPERLINK "https://doi.org/10.1016/j.ophtha.2019.05.033" \h</w:delInstrText>
        </w:r>
        <w:r w:rsidDel="00856979">
          <w:fldChar w:fldCharType="separate"/>
        </w:r>
        <w:r w:rsidDel="00856979">
          <w:rPr>
            <w:rStyle w:val="Hyperlink"/>
          </w:rPr>
          <w:delText>Characteristics associated with adherence to annual dilated eye examinations among US patients with diagnosed diabetes</w:delText>
        </w:r>
        <w:r w:rsidDel="00856979">
          <w:rPr>
            <w:rStyle w:val="Hyperlink"/>
          </w:rPr>
          <w:fldChar w:fldCharType="end"/>
        </w:r>
        <w:r w:rsidDel="00856979">
          <w:delText xml:space="preserve">. Ophthalmology. 2019 Nov;126(11):1492–9. </w:delText>
        </w:r>
      </w:del>
    </w:p>
    <w:p w14:paraId="3A9FE52C" w14:textId="78846FBE" w:rsidR="001F580C" w:rsidDel="00856979" w:rsidRDefault="00047927">
      <w:pPr>
        <w:pStyle w:val="Bibliography"/>
        <w:rPr>
          <w:del w:id="506" w:author="Wittman, Jacob (CDC/DDNID/NCCDPHP/DDT) (CTR)" w:date="2023-07-25T14:32:00Z"/>
        </w:rPr>
      </w:pPr>
      <w:bookmarkStart w:id="507" w:name="ref-ada2021"/>
      <w:bookmarkEnd w:id="504"/>
      <w:del w:id="508" w:author="Wittman, Jacob (CDC/DDNID/NCCDPHP/DDT) (CTR)" w:date="2023-07-25T14:32:00Z">
        <w:r w:rsidDel="00856979">
          <w:delText xml:space="preserve">12. </w:delText>
        </w:r>
        <w:r w:rsidDel="00856979">
          <w:tab/>
          <w:delText xml:space="preserve">American Diabetes Association. Comprehensive medical evaluation and assessment of comorbidities: Standards of Medical Care in Diabetes—2021. Diabetes Care. 2022 Dec 12;44(Supplement 1):S40–52. </w:delText>
        </w:r>
      </w:del>
    </w:p>
    <w:p w14:paraId="2327A8BF" w14:textId="2C6CC01B" w:rsidR="001F580C" w:rsidDel="00856979" w:rsidRDefault="00047927">
      <w:pPr>
        <w:pStyle w:val="Bibliography"/>
        <w:rPr>
          <w:del w:id="509" w:author="Wittman, Jacob (CDC/DDNID/NCCDPHP/DDT) (CTR)" w:date="2023-07-25T14:32:00Z"/>
        </w:rPr>
      </w:pPr>
      <w:bookmarkStart w:id="510" w:name="ref-gtsummary"/>
      <w:bookmarkEnd w:id="507"/>
      <w:del w:id="511" w:author="Wittman, Jacob (CDC/DDNID/NCCDPHP/DDT) (CTR)" w:date="2023-07-25T14:32:00Z">
        <w:r w:rsidDel="00856979">
          <w:delText xml:space="preserve">13. </w:delText>
        </w:r>
        <w:r w:rsidDel="00856979">
          <w:tab/>
          <w:delText xml:space="preserve">Sjoberg DD, Whiting K, Curry M, Lavery JA, Larmarange J. </w:delText>
        </w:r>
        <w:r w:rsidDel="00856979">
          <w:fldChar w:fldCharType="begin"/>
        </w:r>
        <w:r w:rsidDel="00856979">
          <w:delInstrText>HYPERLINK "https://doi.org/10.32614/RJ-2021-053" \h</w:delInstrText>
        </w:r>
        <w:r w:rsidDel="00856979">
          <w:fldChar w:fldCharType="separate"/>
        </w:r>
        <w:r w:rsidDel="00856979">
          <w:rPr>
            <w:rStyle w:val="Hyperlink"/>
          </w:rPr>
          <w:delText>Reproducible summary tables with the gtsummary package</w:delText>
        </w:r>
        <w:r w:rsidDel="00856979">
          <w:rPr>
            <w:rStyle w:val="Hyperlink"/>
          </w:rPr>
          <w:fldChar w:fldCharType="end"/>
        </w:r>
        <w:r w:rsidDel="00856979">
          <w:delText xml:space="preserve">. The R Journal. 2021;13:570–80. </w:delText>
        </w:r>
      </w:del>
    </w:p>
    <w:p w14:paraId="43816DF8" w14:textId="1DB4EEBA" w:rsidR="001F580C" w:rsidDel="00856979" w:rsidRDefault="00047927">
      <w:pPr>
        <w:pStyle w:val="Bibliography"/>
        <w:rPr>
          <w:del w:id="512" w:author="Wittman, Jacob (CDC/DDNID/NCCDPHP/DDT) (CTR)" w:date="2023-07-25T14:32:00Z"/>
        </w:rPr>
      </w:pPr>
      <w:bookmarkStart w:id="513" w:name="ref-rcore2022"/>
      <w:bookmarkEnd w:id="510"/>
      <w:del w:id="514" w:author="Wittman, Jacob (CDC/DDNID/NCCDPHP/DDT) (CTR)" w:date="2023-07-25T14:32:00Z">
        <w:r w:rsidDel="00856979">
          <w:lastRenderedPageBreak/>
          <w:delText xml:space="preserve">14. </w:delText>
        </w:r>
        <w:r w:rsidDel="00856979">
          <w:tab/>
          <w:delText xml:space="preserve">R Core Team. R: A language and environment for statistical computing [Internet]. Vienna, Austria: R Foundation for Statistical Computing; 2022. Available from: </w:delText>
        </w:r>
        <w:r w:rsidDel="00856979">
          <w:fldChar w:fldCharType="begin"/>
        </w:r>
        <w:r w:rsidDel="00856979">
          <w:delInstrText>HYPERLINK "https://www.R-project.org/" \h</w:delInstrText>
        </w:r>
        <w:r w:rsidDel="00856979">
          <w:fldChar w:fldCharType="separate"/>
        </w:r>
        <w:r w:rsidDel="00856979">
          <w:rPr>
            <w:rStyle w:val="Hyperlink"/>
          </w:rPr>
          <w:delText>https://www.R-project.org/</w:delText>
        </w:r>
        <w:r w:rsidDel="00856979">
          <w:rPr>
            <w:rStyle w:val="Hyperlink"/>
          </w:rPr>
          <w:fldChar w:fldCharType="end"/>
        </w:r>
      </w:del>
    </w:p>
    <w:p w14:paraId="5764A0FA" w14:textId="0A9B35F3" w:rsidR="001F580C" w:rsidDel="00856979" w:rsidRDefault="00047927">
      <w:pPr>
        <w:pStyle w:val="Bibliography"/>
        <w:rPr>
          <w:del w:id="515" w:author="Wittman, Jacob (CDC/DDNID/NCCDPHP/DDT) (CTR)" w:date="2023-07-25T14:32:00Z"/>
        </w:rPr>
      </w:pPr>
      <w:bookmarkStart w:id="516" w:name="ref-cantor2022"/>
      <w:bookmarkEnd w:id="513"/>
      <w:del w:id="517" w:author="Wittman, Jacob (CDC/DDNID/NCCDPHP/DDT) (CTR)" w:date="2023-07-25T14:32:00Z">
        <w:r w:rsidDel="00856979">
          <w:delText xml:space="preserve">15. </w:delText>
        </w:r>
        <w:r w:rsidDel="00856979">
          <w:tab/>
          <w:delText xml:space="preserve">Cantor J, Sood N, Bravata DM, Pera M, Whaley C. </w:delText>
        </w:r>
        <w:r w:rsidDel="00856979">
          <w:fldChar w:fldCharType="begin"/>
        </w:r>
        <w:r w:rsidDel="00856979">
          <w:delInstrText>HYPERLINK "https://doi.org/10.1016/j.jhealeco.2022.102581" \h</w:delInstrText>
        </w:r>
        <w:r w:rsidDel="00856979">
          <w:fldChar w:fldCharType="separate"/>
        </w:r>
        <w:r w:rsidDel="00856979">
          <w:rPr>
            <w:rStyle w:val="Hyperlink"/>
          </w:rPr>
          <w:delText>The impact of the COVID-19 pandemic and policy response on health care utilization: Evidence from county-level medical claims and cellphone data</w:delText>
        </w:r>
        <w:r w:rsidDel="00856979">
          <w:rPr>
            <w:rStyle w:val="Hyperlink"/>
          </w:rPr>
          <w:fldChar w:fldCharType="end"/>
        </w:r>
        <w:r w:rsidDel="00856979">
          <w:delText xml:space="preserve">. J Health Econ. 2022 Mar;82:102581. </w:delText>
        </w:r>
      </w:del>
    </w:p>
    <w:p w14:paraId="4A808783" w14:textId="3B0AC6C3" w:rsidR="001F580C" w:rsidDel="00856979" w:rsidRDefault="00047927">
      <w:pPr>
        <w:pStyle w:val="Bibliography"/>
        <w:rPr>
          <w:del w:id="518" w:author="Wittman, Jacob (CDC/DDNID/NCCDPHP/DDT) (CTR)" w:date="2023-07-25T14:32:00Z"/>
        </w:rPr>
      </w:pPr>
      <w:bookmarkStart w:id="519" w:name="ref-joinpoint"/>
      <w:bookmarkEnd w:id="516"/>
      <w:del w:id="520" w:author="Wittman, Jacob (CDC/DDNID/NCCDPHP/DDT) (CTR)" w:date="2023-07-25T14:32:00Z">
        <w:r w:rsidDel="00856979">
          <w:delText xml:space="preserve">16. </w:delText>
        </w:r>
        <w:r w:rsidDel="00856979">
          <w:tab/>
          <w:delText xml:space="preserve">Statistical Methodology and Applications Branch, Surveillance Research Program, National Cancer Institute. Joinpoint regression program. 2022. </w:delText>
        </w:r>
      </w:del>
    </w:p>
    <w:p w14:paraId="3FDB8D9F" w14:textId="0B6C41A8" w:rsidR="001F580C" w:rsidDel="00856979" w:rsidRDefault="00047927">
      <w:pPr>
        <w:pStyle w:val="Bibliography"/>
        <w:rPr>
          <w:del w:id="521" w:author="Wittman, Jacob (CDC/DDNID/NCCDPHP/DDT) (CTR)" w:date="2023-07-25T14:32:00Z"/>
        </w:rPr>
      </w:pPr>
      <w:bookmarkStart w:id="522" w:name="ref-nihjoinpoint"/>
      <w:bookmarkEnd w:id="519"/>
      <w:del w:id="523" w:author="Wittman, Jacob (CDC/DDNID/NCCDPHP/DDT) (CTR)" w:date="2023-07-25T14:32:00Z">
        <w:r w:rsidDel="00856979">
          <w:delText xml:space="preserve">17. </w:delText>
        </w:r>
        <w:r w:rsidDel="00856979">
          <w:tab/>
          <w:delText xml:space="preserve">Chaltiel D. Nih.joinpoint: R interface for NIH’s joinpoint regression software [Internet]. 2022. Available from: </w:delText>
        </w:r>
        <w:r w:rsidDel="00856979">
          <w:fldChar w:fldCharType="begin"/>
        </w:r>
        <w:r w:rsidDel="00856979">
          <w:delInstrText>HYPERLINK "https://github.com/DanChaltiel/nih.joinpoint/" \h</w:delInstrText>
        </w:r>
        <w:r w:rsidDel="00856979">
          <w:fldChar w:fldCharType="separate"/>
        </w:r>
        <w:r w:rsidDel="00856979">
          <w:rPr>
            <w:rStyle w:val="Hyperlink"/>
          </w:rPr>
          <w:delText>https://github.com/DanChaltiel/nih.joinpoint/</w:delText>
        </w:r>
        <w:r w:rsidDel="00856979">
          <w:rPr>
            <w:rStyle w:val="Hyperlink"/>
          </w:rPr>
          <w:fldChar w:fldCharType="end"/>
        </w:r>
      </w:del>
    </w:p>
    <w:p w14:paraId="64D4EF37" w14:textId="49F04AEF" w:rsidR="001F580C" w:rsidDel="00856979" w:rsidRDefault="00047927">
      <w:pPr>
        <w:pStyle w:val="Bibliography"/>
        <w:rPr>
          <w:del w:id="524" w:author="Wittman, Jacob (CDC/DDNID/NCCDPHP/DDT) (CTR)" w:date="2023-07-25T14:32:00Z"/>
        </w:rPr>
      </w:pPr>
      <w:bookmarkStart w:id="525" w:name="ref-kim2000permutation"/>
      <w:bookmarkEnd w:id="522"/>
      <w:del w:id="526" w:author="Wittman, Jacob (CDC/DDNID/NCCDPHP/DDT) (CTR)" w:date="2023-07-25T14:32:00Z">
        <w:r w:rsidDel="00856979">
          <w:delText xml:space="preserve">18. </w:delText>
        </w:r>
        <w:r w:rsidDel="00856979">
          <w:tab/>
          <w:delText xml:space="preserve">Kim HJ, Fay MP, Feuer EJ, Midthune DN. Permutation tests for joinpoint regression with applications to cancer rates. Stat Med. 2000;19(3):335–51. </w:delText>
        </w:r>
      </w:del>
    </w:p>
    <w:p w14:paraId="57EA04BE" w14:textId="3B45DB58" w:rsidR="001F580C" w:rsidDel="00856979" w:rsidRDefault="00047927">
      <w:pPr>
        <w:pStyle w:val="Bibliography"/>
        <w:rPr>
          <w:del w:id="527" w:author="Wittman, Jacob (CDC/DDNID/NCCDPHP/DDT) (CTR)" w:date="2023-07-25T14:32:00Z"/>
        </w:rPr>
      </w:pPr>
      <w:bookmarkStart w:id="528" w:name="ref-myerson2019"/>
      <w:bookmarkEnd w:id="525"/>
      <w:del w:id="529" w:author="Wittman, Jacob (CDC/DDNID/NCCDPHP/DDT) (CTR)" w:date="2023-07-25T14:32:00Z">
        <w:r w:rsidDel="00856979">
          <w:delText xml:space="preserve">19. </w:delText>
        </w:r>
        <w:r w:rsidDel="00856979">
          <w:tab/>
          <w:delText xml:space="preserve">Myerson R, Romley J, Chiou T, Peters AL, Goldman D. </w:delText>
        </w:r>
        <w:r w:rsidDel="00856979">
          <w:fldChar w:fldCharType="begin"/>
        </w:r>
        <w:r w:rsidDel="00856979">
          <w:delInstrText>HYPERLINK "https://doi.org/10.2337/dc19-0081" \h</w:delInstrText>
        </w:r>
        <w:r w:rsidDel="00856979">
          <w:fldChar w:fldCharType="separate"/>
        </w:r>
        <w:r w:rsidDel="00856979">
          <w:rPr>
            <w:rStyle w:val="Hyperlink"/>
          </w:rPr>
          <w:delText>The Affordable Care Act and health insurance coverage among people with diagnosed and undiagnosed diabetes: Data from the National Health and Nutrition Examination Survey</w:delText>
        </w:r>
        <w:r w:rsidDel="00856979">
          <w:rPr>
            <w:rStyle w:val="Hyperlink"/>
          </w:rPr>
          <w:fldChar w:fldCharType="end"/>
        </w:r>
        <w:r w:rsidDel="00856979">
          <w:delText xml:space="preserve">. Diabetes Care. 2019 Sep 23;42(11):e179–80. </w:delText>
        </w:r>
      </w:del>
    </w:p>
    <w:p w14:paraId="47C4DF37" w14:textId="341C1AF0" w:rsidR="001F580C" w:rsidDel="00856979" w:rsidRDefault="00047927">
      <w:pPr>
        <w:pStyle w:val="Bibliography"/>
        <w:rPr>
          <w:del w:id="530" w:author="Wittman, Jacob (CDC/DDNID/NCCDPHP/DDT) (CTR)" w:date="2023-07-25T14:32:00Z"/>
        </w:rPr>
      </w:pPr>
      <w:bookmarkStart w:id="531" w:name="ref-simon2017"/>
      <w:bookmarkEnd w:id="528"/>
      <w:del w:id="532" w:author="Wittman, Jacob (CDC/DDNID/NCCDPHP/DDT) (CTR)" w:date="2023-07-25T14:32:00Z">
        <w:r w:rsidDel="00856979">
          <w:delText xml:space="preserve">20. </w:delText>
        </w:r>
        <w:r w:rsidDel="00856979">
          <w:tab/>
          <w:delText xml:space="preserve">Simon K, Soni A, Cawley J. </w:delText>
        </w:r>
        <w:r w:rsidDel="00856979">
          <w:fldChar w:fldCharType="begin"/>
        </w:r>
        <w:r w:rsidDel="00856979">
          <w:delInstrText>HYPERLINK "https://doi.org/10.1002/pam.21972" \h</w:delInstrText>
        </w:r>
        <w:r w:rsidDel="00856979">
          <w:fldChar w:fldCharType="separate"/>
        </w:r>
        <w:r w:rsidDel="00856979">
          <w:rPr>
            <w:rStyle w:val="Hyperlink"/>
          </w:rPr>
          <w:delText>The impact of health insurance on preventive care and health behaviors: Evidence from the first two years of the ACA Medicaid expansions</w:delText>
        </w:r>
        <w:r w:rsidDel="00856979">
          <w:rPr>
            <w:rStyle w:val="Hyperlink"/>
          </w:rPr>
          <w:fldChar w:fldCharType="end"/>
        </w:r>
        <w:r w:rsidDel="00856979">
          <w:delText xml:space="preserve">. Journal of Policy Analysis and Management. 2017 Jan 16;36(2):390–417. </w:delText>
        </w:r>
      </w:del>
    </w:p>
    <w:p w14:paraId="66B413ED" w14:textId="62D8A8B3" w:rsidR="001F580C" w:rsidDel="00856979" w:rsidRDefault="00047927">
      <w:pPr>
        <w:pStyle w:val="Bibliography"/>
        <w:rPr>
          <w:del w:id="533" w:author="Wittman, Jacob (CDC/DDNID/NCCDPHP/DDT) (CTR)" w:date="2023-07-25T14:32:00Z"/>
        </w:rPr>
      </w:pPr>
      <w:bookmarkStart w:id="534" w:name="ref-luo2018"/>
      <w:bookmarkEnd w:id="531"/>
      <w:del w:id="535" w:author="Wittman, Jacob (CDC/DDNID/NCCDPHP/DDT) (CTR)" w:date="2023-07-25T14:32:00Z">
        <w:r w:rsidDel="00856979">
          <w:delText xml:space="preserve">21. </w:delText>
        </w:r>
        <w:r w:rsidDel="00856979">
          <w:tab/>
          <w:delText xml:space="preserve">Luo H, Bell RA, Wright W, Wu Q, Wu B. </w:delText>
        </w:r>
        <w:r w:rsidDel="00856979">
          <w:fldChar w:fldCharType="begin"/>
        </w:r>
        <w:r w:rsidDel="00856979">
          <w:delInstrText>HYPERLINK "https://doi.org/10.1016/j.adaj.2018.01.008" \h</w:delInstrText>
        </w:r>
        <w:r w:rsidDel="00856979">
          <w:fldChar w:fldCharType="separate"/>
        </w:r>
        <w:r w:rsidDel="00856979">
          <w:rPr>
            <w:rStyle w:val="Hyperlink"/>
          </w:rPr>
          <w:delText>Trends in annual dental visits among US dentate adults with and without self-reported diabetes and prediabetes, 2004-2014</w:delText>
        </w:r>
        <w:r w:rsidDel="00856979">
          <w:rPr>
            <w:rStyle w:val="Hyperlink"/>
          </w:rPr>
          <w:fldChar w:fldCharType="end"/>
        </w:r>
        <w:r w:rsidDel="00856979">
          <w:delText xml:space="preserve">. The Journal of the American Dental Association. 2018 Jun;149(6):460–9. </w:delText>
        </w:r>
      </w:del>
    </w:p>
    <w:p w14:paraId="256D47DC" w14:textId="41B99C6B" w:rsidR="001F580C" w:rsidDel="00856979" w:rsidRDefault="00047927">
      <w:pPr>
        <w:pStyle w:val="Bibliography"/>
        <w:rPr>
          <w:del w:id="536" w:author="Wittman, Jacob (CDC/DDNID/NCCDPHP/DDT) (CTR)" w:date="2023-07-25T14:32:00Z"/>
        </w:rPr>
      </w:pPr>
      <w:bookmarkStart w:id="537" w:name="ref-chen2020"/>
      <w:bookmarkEnd w:id="534"/>
      <w:del w:id="538" w:author="Wittman, Jacob (CDC/DDNID/NCCDPHP/DDT) (CTR)" w:date="2023-07-25T14:32:00Z">
        <w:r w:rsidDel="00856979">
          <w:delText xml:space="preserve">22. </w:delText>
        </w:r>
        <w:r w:rsidDel="00856979">
          <w:tab/>
          <w:delText xml:space="preserve">Chen EM, Armstrong GW, Cox JT, Wu DM, Hoover DR, Del Priore LV, et al. </w:delText>
        </w:r>
        <w:r w:rsidDel="00856979">
          <w:fldChar w:fldCharType="begin"/>
        </w:r>
        <w:r w:rsidDel="00856979">
          <w:delInstrText>HYPERLINK "https://doi.org/10.1016/j.ophtha.2019.09.010" \h</w:delInstrText>
        </w:r>
        <w:r w:rsidDel="00856979">
          <w:fldChar w:fldCharType="separate"/>
        </w:r>
        <w:r w:rsidDel="00856979">
          <w:rPr>
            <w:rStyle w:val="Hyperlink"/>
          </w:rPr>
          <w:delText>Association of the Affordable Care Act Medicaid expansion with dilated eye examinations among the United States population with diabetes</w:delText>
        </w:r>
        <w:r w:rsidDel="00856979">
          <w:rPr>
            <w:rStyle w:val="Hyperlink"/>
          </w:rPr>
          <w:fldChar w:fldCharType="end"/>
        </w:r>
        <w:r w:rsidDel="00856979">
          <w:delText xml:space="preserve">. Ophthalmology. 2020 Jul;127(7):920–8. </w:delText>
        </w:r>
      </w:del>
    </w:p>
    <w:p w14:paraId="6C6A97D0" w14:textId="0B74EAFF" w:rsidR="001F580C" w:rsidDel="00856979" w:rsidRDefault="00047927">
      <w:pPr>
        <w:pStyle w:val="Bibliography"/>
        <w:rPr>
          <w:del w:id="539" w:author="Wittman, Jacob (CDC/DDNID/NCCDPHP/DDT) (CTR)" w:date="2023-07-25T14:32:00Z"/>
        </w:rPr>
      </w:pPr>
      <w:bookmarkStart w:id="540" w:name="ref-fathy2016"/>
      <w:bookmarkEnd w:id="537"/>
      <w:del w:id="541" w:author="Wittman, Jacob (CDC/DDNID/NCCDPHP/DDT) (CTR)" w:date="2023-07-25T14:32:00Z">
        <w:r w:rsidDel="00856979">
          <w:delText xml:space="preserve">23. </w:delText>
        </w:r>
        <w:r w:rsidDel="00856979">
          <w:tab/>
          <w:delText xml:space="preserve">Fathy C, Patel S, Sternberg P, Kohanim S. </w:delText>
        </w:r>
        <w:r w:rsidDel="00856979">
          <w:fldChar w:fldCharType="begin"/>
        </w:r>
        <w:r w:rsidDel="00856979">
          <w:delInstrText>HYPERLINK "https://doi.org/10.3109/08820538.2016.1154170" \h</w:delInstrText>
        </w:r>
        <w:r w:rsidDel="00856979">
          <w:fldChar w:fldCharType="separate"/>
        </w:r>
        <w:r w:rsidDel="00856979">
          <w:rPr>
            <w:rStyle w:val="Hyperlink"/>
          </w:rPr>
          <w:delText>Disparities in adherence to screening guidelines for diabetic retinopathy in the United States: A comprehensive review and guide for future directions</w:delText>
        </w:r>
        <w:r w:rsidDel="00856979">
          <w:rPr>
            <w:rStyle w:val="Hyperlink"/>
          </w:rPr>
          <w:fldChar w:fldCharType="end"/>
        </w:r>
        <w:r w:rsidDel="00856979">
          <w:delText xml:space="preserve">. Semin Ophthalmol. 2016 Apr 26;31(4):364–77. </w:delText>
        </w:r>
      </w:del>
    </w:p>
    <w:p w14:paraId="504EFF0C" w14:textId="7D486806" w:rsidR="001F580C" w:rsidDel="00856979" w:rsidRDefault="00047927">
      <w:pPr>
        <w:pStyle w:val="Bibliography"/>
        <w:rPr>
          <w:del w:id="542" w:author="Wittman, Jacob (CDC/DDNID/NCCDPHP/DDT) (CTR)" w:date="2023-07-25T14:32:00Z"/>
        </w:rPr>
      </w:pPr>
      <w:bookmarkStart w:id="543" w:name="ref-hung2020"/>
      <w:bookmarkEnd w:id="540"/>
      <w:del w:id="544" w:author="Wittman, Jacob (CDC/DDNID/NCCDPHP/DDT) (CTR)" w:date="2023-07-25T14:32:00Z">
        <w:r w:rsidDel="00856979">
          <w:delText xml:space="preserve">24. </w:delText>
        </w:r>
        <w:r w:rsidDel="00856979">
          <w:tab/>
          <w:delText xml:space="preserve">Hung MC, Lu P, Srivastav A, Cheng YJ, Williams WW. </w:delText>
        </w:r>
        <w:r w:rsidDel="00856979">
          <w:fldChar w:fldCharType="begin"/>
        </w:r>
        <w:r w:rsidDel="00856979">
          <w:delInstrText>HYPERLINK "https://doi.org/10.1016/j.vaccine.2020.08.008" \h</w:delInstrText>
        </w:r>
        <w:r w:rsidDel="00856979">
          <w:fldChar w:fldCharType="separate"/>
        </w:r>
        <w:r w:rsidDel="00856979">
          <w:rPr>
            <w:rStyle w:val="Hyperlink"/>
          </w:rPr>
          <w:delText>Influenza vaccination coverage among adults with diabetes, United States, 2007–08 through 2017–18 seasons</w:delText>
        </w:r>
        <w:r w:rsidDel="00856979">
          <w:rPr>
            <w:rStyle w:val="Hyperlink"/>
          </w:rPr>
          <w:fldChar w:fldCharType="end"/>
        </w:r>
        <w:r w:rsidDel="00856979">
          <w:delText xml:space="preserve">. Vaccine. 2020 Sep;38(42):6545–52. </w:delText>
        </w:r>
      </w:del>
    </w:p>
    <w:p w14:paraId="019B4C33" w14:textId="62F7C52A" w:rsidR="001F580C" w:rsidDel="00856979" w:rsidRDefault="00047927">
      <w:pPr>
        <w:pStyle w:val="Bibliography"/>
        <w:rPr>
          <w:del w:id="545" w:author="Wittman, Jacob (CDC/DDNID/NCCDPHP/DDT) (CTR)" w:date="2023-07-25T14:32:00Z"/>
        </w:rPr>
      </w:pPr>
      <w:bookmarkStart w:id="546" w:name="ref-cusser2021"/>
      <w:bookmarkEnd w:id="543"/>
      <w:del w:id="547" w:author="Wittman, Jacob (CDC/DDNID/NCCDPHP/DDT) (CTR)" w:date="2023-07-25T14:32:00Z">
        <w:r w:rsidDel="00856979">
          <w:delText xml:space="preserve">25. </w:delText>
        </w:r>
        <w:r w:rsidDel="00856979">
          <w:tab/>
          <w:delText xml:space="preserve">Cusser S, Helms J, Bahlai CA, Haddad NM. </w:delText>
        </w:r>
        <w:r w:rsidDel="00856979">
          <w:fldChar w:fldCharType="begin"/>
        </w:r>
        <w:r w:rsidDel="00856979">
          <w:delInstrText>HYPERLINK "https://doi.org/10.1111/ele.13710" \h</w:delInstrText>
        </w:r>
        <w:r w:rsidDel="00856979">
          <w:fldChar w:fldCharType="separate"/>
        </w:r>
        <w:r w:rsidDel="00856979">
          <w:rPr>
            <w:rStyle w:val="Hyperlink"/>
          </w:rPr>
          <w:delText>How long do population level field experiments need to be? Utilising data from the 40-year-old LTER network</w:delText>
        </w:r>
        <w:r w:rsidDel="00856979">
          <w:rPr>
            <w:rStyle w:val="Hyperlink"/>
          </w:rPr>
          <w:fldChar w:fldCharType="end"/>
        </w:r>
        <w:r w:rsidDel="00856979">
          <w:delText xml:space="preserve">. Ecol Lett. 2021 Feb 22;24(5):1103–11. </w:delText>
        </w:r>
      </w:del>
    </w:p>
    <w:p w14:paraId="7892320A" w14:textId="31EB8917" w:rsidR="009B3DDC" w:rsidRDefault="00047927" w:rsidP="009B3DDC">
      <w:pPr>
        <w:pStyle w:val="Bibliography"/>
        <w:sectPr w:rsidR="009B3DDC" w:rsidSect="0032204D">
          <w:footerReference w:type="default" r:id="rId8"/>
          <w:pgSz w:w="12240" w:h="15840"/>
          <w:pgMar w:top="1440" w:right="1440" w:bottom="1440" w:left="1440" w:header="720" w:footer="720" w:gutter="0"/>
          <w:lnNumType w:countBy="1" w:restart="continuous"/>
          <w:cols w:space="720"/>
          <w:docGrid w:linePitch="326"/>
          <w:sectPrChange w:id="552" w:author="Wittman, Jacob (CDC/DDNID/NCCDPHP/DDT) (CTR)" w:date="2023-07-21T14:01:00Z">
            <w:sectPr w:rsidR="009B3DDC" w:rsidSect="0032204D">
              <w:pgMar w:top="1440" w:right="1440" w:bottom="1440" w:left="1440" w:header="720" w:footer="720" w:gutter="0"/>
              <w:lnNumType w:countBy="0" w:restart="newPage"/>
              <w:docGrid w:linePitch="0"/>
            </w:sectPr>
          </w:sectPrChange>
        </w:sectPr>
      </w:pPr>
      <w:bookmarkStart w:id="553" w:name="ref-bahlai2021"/>
      <w:bookmarkEnd w:id="546"/>
      <w:del w:id="554" w:author="Wittman, Jacob (CDC/DDNID/NCCDPHP/DDT) (CTR)" w:date="2023-07-25T14:32:00Z">
        <w:r w:rsidDel="00856979">
          <w:delText xml:space="preserve">26. </w:delText>
        </w:r>
        <w:r w:rsidDel="00856979">
          <w:tab/>
          <w:delText xml:space="preserve">Bahlai CA, White ER, Perrone JD, Cusser S, Stack Whitney K. </w:delText>
        </w:r>
        <w:r w:rsidDel="00856979">
          <w:fldChar w:fldCharType="begin"/>
        </w:r>
        <w:r w:rsidDel="00856979">
          <w:delInstrText>HYPERLINK "https://doi.org/10.1016/j.ecoinf.2021.101336" \h</w:delInstrText>
        </w:r>
        <w:r w:rsidDel="00856979">
          <w:fldChar w:fldCharType="separate"/>
        </w:r>
        <w:r w:rsidDel="00856979">
          <w:rPr>
            <w:rStyle w:val="Hyperlink"/>
          </w:rPr>
          <w:delText>The broken window: An algorithm for quantifying and characterizing misleading trajectories in ecological processes</w:delText>
        </w:r>
        <w:r w:rsidDel="00856979">
          <w:rPr>
            <w:rStyle w:val="Hyperlink"/>
          </w:rPr>
          <w:fldChar w:fldCharType="end"/>
        </w:r>
        <w:r w:rsidDel="00856979">
          <w:delText>. Ecological Informatics. 2021 Sep;64:101336.</w:delText>
        </w:r>
      </w:del>
      <w:bookmarkEnd w:id="474"/>
      <w:bookmarkEnd w:id="553"/>
    </w:p>
    <w:p w14:paraId="7D48094E" w14:textId="77777777" w:rsidR="001F580C" w:rsidRDefault="00047927">
      <w:pPr>
        <w:pStyle w:val="Heading1"/>
      </w:pPr>
      <w:bookmarkStart w:id="555" w:name="tables"/>
      <w:r>
        <w:lastRenderedPageBreak/>
        <w:t>Tables</w:t>
      </w:r>
    </w:p>
    <w:p w14:paraId="4F99EABF" w14:textId="02EB6879" w:rsidR="001F580C" w:rsidRDefault="00047927">
      <w:pPr>
        <w:keepNext/>
      </w:pPr>
      <w:r>
        <w:rPr>
          <w:rFonts w:ascii="Calibri" w:hAnsi="Calibri"/>
        </w:rPr>
        <w:t xml:space="preserve">Table 1—Age-adjusted trends in proportions of U.S. adults with </w:t>
      </w:r>
      <w:ins w:id="556" w:author="Benoit, Stephen (CDC/DDNID/NCCDPHP/DDT)" w:date="2023-08-07T22:40:00Z">
        <w:r w:rsidR="00CF780C">
          <w:rPr>
            <w:rFonts w:ascii="Calibri" w:hAnsi="Calibri"/>
          </w:rPr>
          <w:t xml:space="preserve">diagnosed </w:t>
        </w:r>
      </w:ins>
      <w:r>
        <w:rPr>
          <w:rFonts w:ascii="Calibri" w:hAnsi="Calibri"/>
        </w:rPr>
        <w:t>diabetes that report receiving recommended care services - at least one dental visit, one dilated eye exam, one foot exam, two or more A1C tests, cholesterol level tested, and receiving an influenza vaccine.</w:t>
      </w:r>
    </w:p>
    <w:tbl>
      <w:tblPr>
        <w:tblW w:w="5000" w:type="pct"/>
        <w:jc w:val="center"/>
        <w:tblCellMar>
          <w:left w:w="60" w:type="dxa"/>
          <w:right w:w="60" w:type="dxa"/>
        </w:tblCellMar>
        <w:tblLook w:val="0000" w:firstRow="0" w:lastRow="0" w:firstColumn="0" w:lastColumn="0" w:noHBand="0" w:noVBand="0"/>
      </w:tblPr>
      <w:tblGrid>
        <w:gridCol w:w="1272"/>
        <w:gridCol w:w="845"/>
        <w:gridCol w:w="574"/>
        <w:gridCol w:w="574"/>
        <w:gridCol w:w="574"/>
        <w:gridCol w:w="574"/>
        <w:gridCol w:w="574"/>
        <w:gridCol w:w="574"/>
        <w:gridCol w:w="574"/>
        <w:gridCol w:w="574"/>
        <w:gridCol w:w="574"/>
        <w:gridCol w:w="574"/>
        <w:gridCol w:w="574"/>
        <w:gridCol w:w="574"/>
        <w:gridCol w:w="574"/>
        <w:gridCol w:w="904"/>
        <w:gridCol w:w="929"/>
        <w:gridCol w:w="898"/>
        <w:gridCol w:w="650"/>
      </w:tblGrid>
      <w:tr w:rsidR="001F580C" w14:paraId="5BE8E910" w14:textId="77777777">
        <w:trPr>
          <w:cantSplit/>
          <w:tblHeader/>
          <w:jc w:val="center"/>
        </w:trPr>
        <w:tc>
          <w:tcPr>
            <w:tcW w:w="0" w:type="auto"/>
            <w:tcBorders>
              <w:top w:val="single" w:sz="16" w:space="0" w:color="D3D3D3"/>
              <w:left w:val="single" w:sz="0" w:space="0" w:color="D3D3D3"/>
              <w:bottom w:val="single" w:sz="16" w:space="0" w:color="D3D3D3"/>
            </w:tcBorders>
          </w:tcPr>
          <w:p w14:paraId="5ECF9380" w14:textId="77777777" w:rsidR="001F580C" w:rsidRDefault="00047927">
            <w:pPr>
              <w:keepNext/>
              <w:spacing w:after="60"/>
            </w:pPr>
            <w:r>
              <w:rPr>
                <w:rFonts w:ascii="Calibri" w:hAnsi="Calibri"/>
                <w:sz w:val="20"/>
              </w:rPr>
              <w:lastRenderedPageBreak/>
              <w:t>Preventive service</w:t>
            </w:r>
          </w:p>
        </w:tc>
        <w:tc>
          <w:tcPr>
            <w:tcW w:w="0" w:type="auto"/>
            <w:tcBorders>
              <w:top w:val="single" w:sz="16" w:space="0" w:color="D3D3D3"/>
              <w:bottom w:val="single" w:sz="16" w:space="0" w:color="D3D3D3"/>
            </w:tcBorders>
          </w:tcPr>
          <w:p w14:paraId="5C5A87D7" w14:textId="77777777" w:rsidR="001F580C" w:rsidRDefault="00047927">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181A23FE" w14:textId="77777777" w:rsidR="001F580C" w:rsidRDefault="00047927">
            <w:pPr>
              <w:keepNext/>
              <w:spacing w:after="60"/>
            </w:pPr>
            <w:r>
              <w:rPr>
                <w:rFonts w:ascii="Calibri" w:hAnsi="Calibri"/>
                <w:sz w:val="20"/>
              </w:rPr>
              <w:t>2008 (SE)</w:t>
            </w:r>
          </w:p>
        </w:tc>
        <w:tc>
          <w:tcPr>
            <w:tcW w:w="0" w:type="auto"/>
            <w:tcBorders>
              <w:top w:val="single" w:sz="16" w:space="0" w:color="D3D3D3"/>
              <w:bottom w:val="single" w:sz="16" w:space="0" w:color="D3D3D3"/>
            </w:tcBorders>
          </w:tcPr>
          <w:p w14:paraId="3DE3756E" w14:textId="77777777" w:rsidR="001F580C" w:rsidRDefault="00047927">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A1CD29A" w14:textId="77777777" w:rsidR="001F580C" w:rsidRDefault="00047927">
            <w:pPr>
              <w:keepNext/>
              <w:spacing w:after="60"/>
            </w:pPr>
            <w:r>
              <w:rPr>
                <w:rFonts w:ascii="Calibri" w:hAnsi="Calibri"/>
                <w:sz w:val="20"/>
              </w:rPr>
              <w:t>2010 (SE)</w:t>
            </w:r>
          </w:p>
        </w:tc>
        <w:tc>
          <w:tcPr>
            <w:tcW w:w="0" w:type="auto"/>
            <w:tcBorders>
              <w:top w:val="single" w:sz="16" w:space="0" w:color="D3D3D3"/>
              <w:bottom w:val="single" w:sz="16" w:space="0" w:color="D3D3D3"/>
            </w:tcBorders>
          </w:tcPr>
          <w:p w14:paraId="1EC84F64" w14:textId="77777777" w:rsidR="001F580C" w:rsidRDefault="00047927">
            <w:pPr>
              <w:keepNext/>
              <w:spacing w:after="60"/>
            </w:pPr>
            <w:r>
              <w:rPr>
                <w:rFonts w:ascii="Calibri" w:hAnsi="Calibri"/>
                <w:sz w:val="20"/>
              </w:rPr>
              <w:t>2011 (SE)</w:t>
            </w:r>
          </w:p>
        </w:tc>
        <w:tc>
          <w:tcPr>
            <w:tcW w:w="0" w:type="auto"/>
            <w:tcBorders>
              <w:top w:val="single" w:sz="16" w:space="0" w:color="D3D3D3"/>
              <w:bottom w:val="single" w:sz="16" w:space="0" w:color="D3D3D3"/>
            </w:tcBorders>
          </w:tcPr>
          <w:p w14:paraId="059A62F5" w14:textId="77777777" w:rsidR="001F580C" w:rsidRDefault="00047927">
            <w:pPr>
              <w:keepNext/>
              <w:spacing w:after="60"/>
            </w:pPr>
            <w:r>
              <w:rPr>
                <w:rFonts w:ascii="Calibri" w:hAnsi="Calibri"/>
                <w:sz w:val="20"/>
              </w:rPr>
              <w:t>2012 (SE)</w:t>
            </w:r>
          </w:p>
        </w:tc>
        <w:tc>
          <w:tcPr>
            <w:tcW w:w="0" w:type="auto"/>
            <w:tcBorders>
              <w:top w:val="single" w:sz="16" w:space="0" w:color="D3D3D3"/>
              <w:bottom w:val="single" w:sz="16" w:space="0" w:color="D3D3D3"/>
            </w:tcBorders>
          </w:tcPr>
          <w:p w14:paraId="0ED30A41" w14:textId="77777777" w:rsidR="001F580C" w:rsidRDefault="00047927">
            <w:pPr>
              <w:keepNext/>
              <w:spacing w:after="60"/>
            </w:pPr>
            <w:r>
              <w:rPr>
                <w:rFonts w:ascii="Calibri" w:hAnsi="Calibri"/>
                <w:sz w:val="20"/>
              </w:rPr>
              <w:t>2013 (SE)</w:t>
            </w:r>
          </w:p>
        </w:tc>
        <w:tc>
          <w:tcPr>
            <w:tcW w:w="0" w:type="auto"/>
            <w:tcBorders>
              <w:top w:val="single" w:sz="16" w:space="0" w:color="D3D3D3"/>
              <w:bottom w:val="single" w:sz="16" w:space="0" w:color="D3D3D3"/>
            </w:tcBorders>
          </w:tcPr>
          <w:p w14:paraId="513D0A66" w14:textId="77777777" w:rsidR="001F580C" w:rsidRDefault="00047927">
            <w:pPr>
              <w:keepNext/>
              <w:spacing w:after="60"/>
            </w:pPr>
            <w:r>
              <w:rPr>
                <w:rFonts w:ascii="Calibri" w:hAnsi="Calibri"/>
                <w:sz w:val="20"/>
              </w:rPr>
              <w:t>2014 (SE)</w:t>
            </w:r>
          </w:p>
        </w:tc>
        <w:tc>
          <w:tcPr>
            <w:tcW w:w="0" w:type="auto"/>
            <w:tcBorders>
              <w:top w:val="single" w:sz="16" w:space="0" w:color="D3D3D3"/>
              <w:bottom w:val="single" w:sz="16" w:space="0" w:color="D3D3D3"/>
            </w:tcBorders>
          </w:tcPr>
          <w:p w14:paraId="2DC4BA08" w14:textId="77777777" w:rsidR="001F580C" w:rsidRDefault="00047927">
            <w:pPr>
              <w:keepNext/>
              <w:spacing w:after="60"/>
            </w:pPr>
            <w:r>
              <w:rPr>
                <w:rFonts w:ascii="Calibri" w:hAnsi="Calibri"/>
                <w:sz w:val="20"/>
              </w:rPr>
              <w:t>2015 (SE)</w:t>
            </w:r>
          </w:p>
        </w:tc>
        <w:tc>
          <w:tcPr>
            <w:tcW w:w="0" w:type="auto"/>
            <w:tcBorders>
              <w:top w:val="single" w:sz="16" w:space="0" w:color="D3D3D3"/>
              <w:bottom w:val="single" w:sz="16" w:space="0" w:color="D3D3D3"/>
            </w:tcBorders>
          </w:tcPr>
          <w:p w14:paraId="6F21899D" w14:textId="77777777" w:rsidR="001F580C" w:rsidRDefault="00047927">
            <w:pPr>
              <w:keepNext/>
              <w:spacing w:after="60"/>
            </w:pPr>
            <w:r>
              <w:rPr>
                <w:rFonts w:ascii="Calibri" w:hAnsi="Calibri"/>
                <w:sz w:val="20"/>
              </w:rPr>
              <w:t>2016 (SE)</w:t>
            </w:r>
          </w:p>
        </w:tc>
        <w:tc>
          <w:tcPr>
            <w:tcW w:w="0" w:type="auto"/>
            <w:tcBorders>
              <w:top w:val="single" w:sz="16" w:space="0" w:color="D3D3D3"/>
              <w:bottom w:val="single" w:sz="16" w:space="0" w:color="D3D3D3"/>
            </w:tcBorders>
          </w:tcPr>
          <w:p w14:paraId="74A93B87" w14:textId="77777777" w:rsidR="001F580C" w:rsidRDefault="00047927">
            <w:pPr>
              <w:keepNext/>
              <w:spacing w:after="60"/>
            </w:pPr>
            <w:r>
              <w:rPr>
                <w:rFonts w:ascii="Calibri" w:hAnsi="Calibri"/>
                <w:sz w:val="20"/>
              </w:rPr>
              <w:t>2017 (SE)</w:t>
            </w:r>
          </w:p>
        </w:tc>
        <w:tc>
          <w:tcPr>
            <w:tcW w:w="0" w:type="auto"/>
            <w:tcBorders>
              <w:top w:val="single" w:sz="16" w:space="0" w:color="D3D3D3"/>
              <w:bottom w:val="single" w:sz="16" w:space="0" w:color="D3D3D3"/>
            </w:tcBorders>
          </w:tcPr>
          <w:p w14:paraId="1B5D8EAD" w14:textId="77777777" w:rsidR="001F580C" w:rsidRDefault="00047927">
            <w:pPr>
              <w:keepNext/>
              <w:spacing w:after="60"/>
            </w:pPr>
            <w:r>
              <w:rPr>
                <w:rFonts w:ascii="Calibri" w:hAnsi="Calibri"/>
                <w:sz w:val="20"/>
              </w:rPr>
              <w:t>2018 (SE)</w:t>
            </w:r>
          </w:p>
        </w:tc>
        <w:tc>
          <w:tcPr>
            <w:tcW w:w="0" w:type="auto"/>
            <w:tcBorders>
              <w:top w:val="single" w:sz="16" w:space="0" w:color="D3D3D3"/>
              <w:bottom w:val="single" w:sz="16" w:space="0" w:color="D3D3D3"/>
            </w:tcBorders>
          </w:tcPr>
          <w:p w14:paraId="6F373439" w14:textId="77777777" w:rsidR="001F580C" w:rsidRDefault="00047927">
            <w:pPr>
              <w:keepNext/>
              <w:spacing w:after="60"/>
            </w:pPr>
            <w:r>
              <w:rPr>
                <w:rFonts w:ascii="Calibri" w:hAnsi="Calibri"/>
                <w:sz w:val="20"/>
              </w:rPr>
              <w:t>2019 (SE)</w:t>
            </w:r>
          </w:p>
        </w:tc>
        <w:tc>
          <w:tcPr>
            <w:tcW w:w="0" w:type="auto"/>
            <w:tcBorders>
              <w:top w:val="single" w:sz="16" w:space="0" w:color="D3D3D3"/>
              <w:bottom w:val="single" w:sz="16" w:space="0" w:color="D3D3D3"/>
            </w:tcBorders>
          </w:tcPr>
          <w:p w14:paraId="33DB6372" w14:textId="77777777" w:rsidR="001F580C" w:rsidRDefault="00047927">
            <w:pPr>
              <w:keepNext/>
              <w:spacing w:after="60"/>
            </w:pPr>
            <w:r>
              <w:rPr>
                <w:rFonts w:ascii="Calibri" w:hAnsi="Calibri"/>
                <w:sz w:val="20"/>
              </w:rPr>
              <w:t>2020 (SE)</w:t>
            </w:r>
          </w:p>
        </w:tc>
        <w:tc>
          <w:tcPr>
            <w:tcW w:w="0" w:type="auto"/>
            <w:tcBorders>
              <w:top w:val="single" w:sz="16" w:space="0" w:color="D3D3D3"/>
              <w:bottom w:val="single" w:sz="16" w:space="0" w:color="D3D3D3"/>
            </w:tcBorders>
          </w:tcPr>
          <w:p w14:paraId="0282E642" w14:textId="77777777" w:rsidR="001F580C" w:rsidRDefault="00047927">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72C81D48" w14:textId="77777777" w:rsidR="001F580C" w:rsidRDefault="00047927">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021852EA" w14:textId="77777777" w:rsidR="001F580C" w:rsidRDefault="00047927">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7A3199DF" w14:textId="77777777" w:rsidR="001F580C" w:rsidRDefault="00047927">
            <w:pPr>
              <w:keepNext/>
              <w:spacing w:after="60"/>
            </w:pPr>
            <w:r>
              <w:rPr>
                <w:rFonts w:ascii="Calibri" w:hAnsi="Calibri"/>
                <w:sz w:val="20"/>
              </w:rPr>
              <w:t>AAPC (95% CI)</w:t>
            </w:r>
            <w:r>
              <w:rPr>
                <w:rFonts w:ascii="Calibri" w:hAnsi="Calibri"/>
                <w:i/>
                <w:sz w:val="20"/>
                <w:vertAlign w:val="superscript"/>
              </w:rPr>
              <w:t>*</w:t>
            </w:r>
          </w:p>
        </w:tc>
      </w:tr>
      <w:tr w:rsidR="001F580C" w14:paraId="27684D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41EEB2" w14:textId="77777777" w:rsidR="001F580C" w:rsidRDefault="00047927">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296EDB03" w14:textId="77777777" w:rsidR="001F580C" w:rsidRDefault="00047927">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1CD4CC59" w14:textId="77777777" w:rsidR="001F580C" w:rsidRDefault="00047927">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2AB02609" w14:textId="77777777" w:rsidR="001F580C" w:rsidRDefault="00047927">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42AFE77C" w14:textId="77777777" w:rsidR="001F580C" w:rsidRDefault="00047927">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71504D12" w14:textId="77777777" w:rsidR="001F580C" w:rsidRDefault="00047927">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30A9A141" w14:textId="77777777" w:rsidR="001F580C" w:rsidRDefault="00047927">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769BFBDF" w14:textId="77777777" w:rsidR="001F580C" w:rsidRDefault="00047927">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591AA23B" w14:textId="77777777" w:rsidR="001F580C" w:rsidRDefault="00047927">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6DCE93F6" w14:textId="77777777" w:rsidR="001F580C" w:rsidRDefault="00047927">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290F3F1A" w14:textId="77777777" w:rsidR="001F580C" w:rsidRDefault="00047927">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48F4904D" w14:textId="77777777" w:rsidR="001F580C" w:rsidRDefault="00047927">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6950BB3A" w14:textId="77777777" w:rsidR="001F580C" w:rsidRDefault="00047927">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592B976E" w14:textId="77777777" w:rsidR="001F580C" w:rsidRDefault="00047927">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785D3E5C" w14:textId="77777777" w:rsidR="001F580C" w:rsidRDefault="00047927">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2C2E42BD" w14:textId="77777777" w:rsidR="001F580C" w:rsidRDefault="00047927">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05C3151F"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0DEC2D" w14:textId="77777777" w:rsidR="001F580C" w:rsidRDefault="00047927">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392A50BE" w14:textId="77777777" w:rsidR="001F580C" w:rsidRDefault="00047927">
            <w:pPr>
              <w:keepNext/>
              <w:spacing w:after="60"/>
            </w:pPr>
            <w:r>
              <w:rPr>
                <w:rFonts w:ascii="Calibri" w:hAnsi="Calibri"/>
                <w:sz w:val="20"/>
              </w:rPr>
              <w:t>-0.7 (-1.6, 0.2)</w:t>
            </w:r>
          </w:p>
        </w:tc>
      </w:tr>
      <w:tr w:rsidR="001F580C" w14:paraId="019FFE7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10F97" w14:textId="77777777" w:rsidR="001F580C" w:rsidRDefault="00047927">
            <w:pPr>
              <w:keepNext/>
              <w:spacing w:after="60"/>
            </w:pPr>
            <w:r>
              <w:rPr>
                <w:rFonts w:ascii="Calibri" w:hAnsi="Calibri"/>
                <w:sz w:val="20"/>
              </w:rPr>
              <w:t>Received influenza vaccine</w:t>
            </w:r>
          </w:p>
        </w:tc>
        <w:tc>
          <w:tcPr>
            <w:tcW w:w="0" w:type="auto"/>
            <w:tcBorders>
              <w:top w:val="single" w:sz="0" w:space="0" w:color="D3D3D3"/>
              <w:left w:val="single" w:sz="0" w:space="0" w:color="D3D3D3"/>
              <w:bottom w:val="single" w:sz="0" w:space="0" w:color="D3D3D3"/>
              <w:right w:val="single" w:sz="0" w:space="0" w:color="D3D3D3"/>
            </w:tcBorders>
          </w:tcPr>
          <w:p w14:paraId="119FF737" w14:textId="77777777" w:rsidR="001F580C" w:rsidRDefault="00047927">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0DBA6E9" w14:textId="77777777" w:rsidR="001F580C" w:rsidRDefault="00047927">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459F1FBF" w14:textId="77777777" w:rsidR="001F580C" w:rsidRDefault="00047927">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0491B9D5" w14:textId="77777777" w:rsidR="001F580C" w:rsidRDefault="00047927">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6592D2E1" w14:textId="77777777" w:rsidR="001F580C" w:rsidRDefault="00047927">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4CB0EBE9" w14:textId="77777777" w:rsidR="001F580C" w:rsidRDefault="00047927">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3A57323F" w14:textId="77777777" w:rsidR="001F580C" w:rsidRDefault="00047927">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E2F643E" w14:textId="77777777" w:rsidR="001F580C" w:rsidRDefault="00047927">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3B2571B2" w14:textId="77777777" w:rsidR="001F580C" w:rsidRDefault="00047927">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268784F8" w14:textId="77777777" w:rsidR="001F580C" w:rsidRDefault="00047927">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3804E6A0" w14:textId="77777777" w:rsidR="001F580C" w:rsidRDefault="00047927">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2F105B5F" w14:textId="77777777" w:rsidR="001F580C" w:rsidRDefault="00047927">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218E1DC9" w14:textId="77777777" w:rsidR="001F580C" w:rsidRDefault="00047927">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64196C6D" w14:textId="77777777" w:rsidR="001F580C" w:rsidRDefault="00047927">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E618B95" w14:textId="77777777" w:rsidR="001F580C" w:rsidRDefault="00047927">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3F34A1E1" w14:textId="77777777" w:rsidR="001F580C" w:rsidRDefault="00047927">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1330AE7" w14:textId="77777777" w:rsidR="001F580C" w:rsidRDefault="00047927">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7E363BC5" w14:textId="77777777" w:rsidR="001F580C" w:rsidRDefault="00047927">
            <w:pPr>
              <w:keepNext/>
              <w:spacing w:after="60"/>
            </w:pPr>
            <w:r>
              <w:rPr>
                <w:rFonts w:ascii="Calibri" w:hAnsi="Calibri"/>
                <w:sz w:val="20"/>
              </w:rPr>
              <w:t>2.6 (1.1, 4.2)</w:t>
            </w:r>
          </w:p>
        </w:tc>
      </w:tr>
      <w:tr w:rsidR="001F580C" w14:paraId="43028F3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F0CA8D" w14:textId="77777777" w:rsidR="001F580C" w:rsidRDefault="00047927">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D978872" w14:textId="77777777" w:rsidR="001F580C" w:rsidRDefault="00047927">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795A6124" w14:textId="77777777" w:rsidR="001F580C" w:rsidRDefault="00047927">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1B4D9937" w14:textId="77777777" w:rsidR="001F580C" w:rsidRDefault="00047927">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0AFBA5A1" w14:textId="77777777" w:rsidR="001F580C" w:rsidRDefault="00047927">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730DD260" w14:textId="77777777" w:rsidR="001F580C" w:rsidRDefault="00047927">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744C9240" w14:textId="77777777" w:rsidR="001F580C" w:rsidRDefault="00047927">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38939850" w14:textId="77777777" w:rsidR="001F580C" w:rsidRDefault="00047927">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114700AB" w14:textId="77777777" w:rsidR="001F580C" w:rsidRDefault="00047927">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BF15E29" w14:textId="77777777" w:rsidR="001F580C" w:rsidRDefault="00047927">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25B63405" w14:textId="77777777" w:rsidR="001F580C" w:rsidRDefault="00047927">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59F677A9" w14:textId="77777777" w:rsidR="001F580C" w:rsidRDefault="00047927">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5F59720C" w14:textId="77777777" w:rsidR="001F580C" w:rsidRDefault="00047927">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05792688" w14:textId="77777777" w:rsidR="001F580C" w:rsidRDefault="00047927">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13C7DFAA" w14:textId="77777777" w:rsidR="001F580C" w:rsidRDefault="00047927">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75DC2F55" w14:textId="77777777" w:rsidR="001F580C" w:rsidRDefault="00047927">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1B10C106" w14:textId="77777777" w:rsidR="001F580C" w:rsidRDefault="00047927">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6CC9C171" w14:textId="77777777" w:rsidR="001F580C" w:rsidRDefault="00047927">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130F0A15" w14:textId="77777777" w:rsidR="001F580C" w:rsidRDefault="00047927">
            <w:pPr>
              <w:keepNext/>
              <w:spacing w:after="60"/>
            </w:pPr>
            <w:r>
              <w:rPr>
                <w:rFonts w:ascii="Calibri" w:hAnsi="Calibri"/>
                <w:sz w:val="20"/>
              </w:rPr>
              <w:t>1.4 (-1.4, 4.3)</w:t>
            </w:r>
          </w:p>
        </w:tc>
      </w:tr>
      <w:tr w:rsidR="001F580C" w14:paraId="061678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BE9D2" w14:textId="77777777" w:rsidR="001F580C" w:rsidRDefault="00047927">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1985FEC6" w14:textId="77777777" w:rsidR="001F580C" w:rsidRDefault="00047927">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448BB178" w14:textId="77777777" w:rsidR="001F580C" w:rsidRDefault="00047927">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3E2423A2" w14:textId="77777777" w:rsidR="001F580C" w:rsidRDefault="00047927">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0B77CBEE" w14:textId="77777777" w:rsidR="001F580C" w:rsidRDefault="00047927">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0DD72748" w14:textId="77777777" w:rsidR="001F580C" w:rsidRDefault="00047927">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120AA304" w14:textId="77777777" w:rsidR="001F580C" w:rsidRDefault="00047927">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3D1C8A39" w14:textId="77777777" w:rsidR="001F580C" w:rsidRDefault="00047927">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0AEF8846" w14:textId="77777777" w:rsidR="001F580C" w:rsidRDefault="00047927">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224B978F" w14:textId="77777777" w:rsidR="001F580C" w:rsidRDefault="00047927">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49021048" w14:textId="77777777" w:rsidR="001F580C" w:rsidRDefault="00047927">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6F3770FF" w14:textId="77777777" w:rsidR="001F580C" w:rsidRDefault="00047927">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3CF6D47B" w14:textId="77777777" w:rsidR="001F580C" w:rsidRDefault="00047927">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442579C" w14:textId="77777777" w:rsidR="001F580C" w:rsidRDefault="00047927">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6027EF36" w14:textId="77777777" w:rsidR="001F580C" w:rsidRDefault="00047927">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7710C7E6" w14:textId="77777777" w:rsidR="001F580C" w:rsidRDefault="00047927">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59D1C83A"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FB34B5" w14:textId="77777777" w:rsidR="001F580C" w:rsidRDefault="00047927">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4321E336" w14:textId="77777777" w:rsidR="001F580C" w:rsidRDefault="00047927">
            <w:pPr>
              <w:keepNext/>
              <w:spacing w:after="60"/>
            </w:pPr>
            <w:r>
              <w:rPr>
                <w:rFonts w:ascii="Calibri" w:hAnsi="Calibri"/>
                <w:sz w:val="20"/>
              </w:rPr>
              <w:t>0.8 (-0.1, 1.7)</w:t>
            </w:r>
          </w:p>
        </w:tc>
      </w:tr>
      <w:tr w:rsidR="001F580C" w14:paraId="69134B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0DC705" w14:textId="77777777" w:rsidR="001F580C" w:rsidRDefault="00047927">
            <w:pPr>
              <w:keepNext/>
              <w:spacing w:after="60"/>
            </w:pPr>
            <w:r>
              <w:rPr>
                <w:rFonts w:ascii="Calibri" w:hAnsi="Calibri"/>
                <w:sz w:val="20"/>
              </w:rPr>
              <w:t>Dilated eye exam</w:t>
            </w:r>
          </w:p>
        </w:tc>
        <w:tc>
          <w:tcPr>
            <w:tcW w:w="0" w:type="auto"/>
            <w:tcBorders>
              <w:top w:val="single" w:sz="0" w:space="0" w:color="D3D3D3"/>
              <w:left w:val="single" w:sz="0" w:space="0" w:color="D3D3D3"/>
              <w:bottom w:val="single" w:sz="0" w:space="0" w:color="D3D3D3"/>
              <w:right w:val="single" w:sz="0" w:space="0" w:color="D3D3D3"/>
            </w:tcBorders>
          </w:tcPr>
          <w:p w14:paraId="5698CEC6" w14:textId="77777777" w:rsidR="001F580C" w:rsidRDefault="00047927">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3F417877" w14:textId="77777777" w:rsidR="001F580C" w:rsidRDefault="00047927">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4DB754B5" w14:textId="77777777" w:rsidR="001F580C" w:rsidRDefault="00047927">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0D3977AD" w14:textId="77777777" w:rsidR="001F580C" w:rsidRDefault="00047927">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70B0EC1B" w14:textId="77777777" w:rsidR="001F580C" w:rsidRDefault="00047927">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4E5EB3DB" w14:textId="77777777" w:rsidR="001F580C" w:rsidRDefault="00047927">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2226AFB4" w14:textId="77777777" w:rsidR="001F580C" w:rsidRDefault="00047927">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12F4962" w14:textId="77777777" w:rsidR="001F580C" w:rsidRDefault="00047927">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4E1F08E5" w14:textId="77777777" w:rsidR="001F580C" w:rsidRDefault="00047927">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17A5204C" w14:textId="77777777" w:rsidR="001F580C" w:rsidRDefault="00047927">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34D4B4B0" w14:textId="77777777" w:rsidR="001F580C" w:rsidRDefault="00047927">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5F249CCD" w14:textId="77777777" w:rsidR="001F580C" w:rsidRDefault="00047927">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1AA04EA6" w14:textId="77777777" w:rsidR="001F580C" w:rsidRDefault="00047927">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12F5F88B" w14:textId="77777777" w:rsidR="001F580C" w:rsidRDefault="00047927">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014CB5DB" w14:textId="77777777" w:rsidR="001F580C" w:rsidRDefault="00047927">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76E93F5D"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30C473" w14:textId="77777777" w:rsidR="001F580C" w:rsidRDefault="00047927">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02ED6A4A" w14:textId="77777777" w:rsidR="001F580C" w:rsidRDefault="00047927">
            <w:pPr>
              <w:keepNext/>
              <w:spacing w:after="60"/>
            </w:pPr>
            <w:r>
              <w:rPr>
                <w:rFonts w:ascii="Calibri" w:hAnsi="Calibri"/>
                <w:sz w:val="20"/>
              </w:rPr>
              <w:t>-0.4 (-1.3, 0.4)</w:t>
            </w:r>
          </w:p>
        </w:tc>
      </w:tr>
      <w:tr w:rsidR="001F580C" w14:paraId="0B3927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E3822" w14:textId="77777777" w:rsidR="001F580C" w:rsidRDefault="00047927">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67CC34FC" w14:textId="77777777" w:rsidR="001F580C" w:rsidRDefault="00047927">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20199013" w14:textId="77777777" w:rsidR="001F580C" w:rsidRDefault="00047927">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0FB8EB4B" w14:textId="77777777" w:rsidR="001F580C" w:rsidRDefault="00047927">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44274D2D" w14:textId="77777777" w:rsidR="001F580C" w:rsidRDefault="00047927">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2C88247" w14:textId="77777777" w:rsidR="001F580C" w:rsidRDefault="00047927">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513AA9D8" w14:textId="77777777" w:rsidR="001F580C" w:rsidRDefault="00047927">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5292AB52" w14:textId="77777777" w:rsidR="001F580C" w:rsidRDefault="00047927">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5FC3392F" w14:textId="77777777" w:rsidR="001F580C" w:rsidRDefault="00047927">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5F75BC74" w14:textId="77777777" w:rsidR="001F580C" w:rsidRDefault="00047927">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42CB9C10" w14:textId="77777777" w:rsidR="001F580C" w:rsidRDefault="00047927">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182ED733" w14:textId="77777777" w:rsidR="001F580C" w:rsidRDefault="00047927">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58027AA5" w14:textId="77777777" w:rsidR="001F580C" w:rsidRDefault="00047927">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7227F1D7" w14:textId="77777777" w:rsidR="001F580C" w:rsidRDefault="00047927">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0175C683" w14:textId="77777777" w:rsidR="001F580C" w:rsidRDefault="00047927">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1E4D3761" w14:textId="77777777" w:rsidR="001F580C" w:rsidRDefault="00047927">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13524907" w14:textId="77777777" w:rsidR="001F580C" w:rsidRDefault="00047927">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6C846C7" w14:textId="77777777" w:rsidR="001F580C" w:rsidRDefault="00047927">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5C502F73" w14:textId="77777777" w:rsidR="001F580C" w:rsidRDefault="00047927">
            <w:pPr>
              <w:keepNext/>
              <w:spacing w:after="60"/>
            </w:pPr>
            <w:r>
              <w:rPr>
                <w:rFonts w:ascii="Calibri" w:hAnsi="Calibri"/>
                <w:sz w:val="20"/>
              </w:rPr>
              <w:t>0.2 (-1.0, 1.4)</w:t>
            </w:r>
          </w:p>
        </w:tc>
      </w:tr>
      <w:tr w:rsidR="001F580C" w14:paraId="0D5A3B02" w14:textId="77777777">
        <w:trPr>
          <w:cantSplit/>
          <w:jc w:val="center"/>
        </w:trPr>
        <w:tc>
          <w:tcPr>
            <w:tcW w:w="0" w:type="auto"/>
            <w:gridSpan w:val="19"/>
          </w:tcPr>
          <w:tbl>
            <w:tblPr>
              <w:tblW w:w="5000" w:type="pct"/>
              <w:jc w:val="center"/>
              <w:tblCellMar>
                <w:left w:w="60" w:type="dxa"/>
                <w:right w:w="60" w:type="dxa"/>
              </w:tblCellMar>
              <w:tblLook w:val="04A0" w:firstRow="1" w:lastRow="0" w:firstColumn="1" w:lastColumn="0" w:noHBand="0" w:noVBand="1"/>
            </w:tblPr>
            <w:tblGrid>
              <w:gridCol w:w="12840"/>
            </w:tblGrid>
            <w:tr w:rsidR="00FC46DE" w14:paraId="60FD9D0B" w14:textId="77777777" w:rsidTr="00FC46DE">
              <w:trPr>
                <w:cantSplit/>
                <w:jc w:val="center"/>
                <w:ins w:id="557" w:author="Wittman, Jacob (CDC/DDNID/NCCDPHP/DDT) (CTR)" w:date="2023-07-25T13:33:00Z"/>
              </w:trPr>
              <w:tc>
                <w:tcPr>
                  <w:tcW w:w="0" w:type="auto"/>
                  <w:hideMark/>
                </w:tcPr>
                <w:p w14:paraId="09DF9256" w14:textId="77777777" w:rsidR="00FC46DE" w:rsidRDefault="00FC46DE" w:rsidP="00FC46DE">
                  <w:pPr>
                    <w:keepNext/>
                    <w:spacing w:after="60"/>
                    <w:rPr>
                      <w:ins w:id="558" w:author="Wittman, Jacob (CDC/DDNID/NCCDPHP/DDT) (CTR)" w:date="2023-07-25T13:33:00Z"/>
                    </w:rPr>
                  </w:pPr>
                  <w:ins w:id="559" w:author="Wittman, Jacob (CDC/DDNID/NCCDPHP/DDT) (CTR)" w:date="2023-07-25T13:33:00Z">
                    <w:r>
                      <w:rPr>
                        <w:rFonts w:ascii="Calibri" w:hAnsi="Calibri"/>
                        <w:i/>
                        <w:sz w:val="20"/>
                        <w:vertAlign w:val="superscript"/>
                      </w:rPr>
                      <w:lastRenderedPageBreak/>
                      <w:t>*</w:t>
                    </w:r>
                    <w:r>
                      <w:rPr>
                        <w:rFonts w:ascii="Calibri" w:hAnsi="Calibri"/>
                        <w:sz w:val="20"/>
                      </w:rPr>
                      <w:t>Values in these columns were estimated excluding data from 2020.</w:t>
                    </w:r>
                  </w:ins>
                </w:p>
              </w:tc>
            </w:tr>
            <w:tr w:rsidR="00FC46DE" w14:paraId="226D50B4" w14:textId="77777777" w:rsidTr="00FC46DE">
              <w:trPr>
                <w:cantSplit/>
                <w:jc w:val="center"/>
                <w:ins w:id="560" w:author="Wittman, Jacob (CDC/DDNID/NCCDPHP/DDT) (CTR)" w:date="2023-07-25T13:33:00Z"/>
              </w:trPr>
              <w:tc>
                <w:tcPr>
                  <w:tcW w:w="0" w:type="auto"/>
                  <w:hideMark/>
                </w:tcPr>
                <w:p w14:paraId="7C7EAAD9" w14:textId="77777777" w:rsidR="00FC46DE" w:rsidRDefault="00FC46DE" w:rsidP="00FC46DE">
                  <w:pPr>
                    <w:keepNext/>
                    <w:spacing w:after="60"/>
                    <w:rPr>
                      <w:ins w:id="561" w:author="Wittman, Jacob (CDC/DDNID/NCCDPHP/DDT) (CTR)" w:date="2023-07-25T13:33:00Z"/>
                    </w:rPr>
                  </w:pPr>
                  <w:ins w:id="562" w:author="Wittman, Jacob (CDC/DDNID/NCCDPHP/DDT) (CTR)" w:date="2023-07-25T13:33:00Z">
                    <w:r>
                      <w:rPr>
                        <w:rFonts w:ascii="Calibri" w:hAnsi="Calibri"/>
                        <w:i/>
                        <w:sz w:val="20"/>
                        <w:vertAlign w:val="superscript"/>
                      </w:rPr>
                      <w:t>†</w:t>
                    </w:r>
                    <w:r>
                      <w:rPr>
                        <w:rFonts w:ascii="Calibri" w:hAnsi="Calibri"/>
                        <w:sz w:val="20"/>
                      </w:rPr>
                      <w:t>Percent change: the percent change in the proportion from 2008 to 2019.</w:t>
                    </w:r>
                  </w:ins>
                </w:p>
              </w:tc>
            </w:tr>
            <w:tr w:rsidR="00FC46DE" w14:paraId="494553D6" w14:textId="77777777" w:rsidTr="00FC46DE">
              <w:trPr>
                <w:cantSplit/>
                <w:jc w:val="center"/>
                <w:ins w:id="563" w:author="Wittman, Jacob (CDC/DDNID/NCCDPHP/DDT) (CTR)" w:date="2023-07-25T13:33:00Z"/>
              </w:trPr>
              <w:tc>
                <w:tcPr>
                  <w:tcW w:w="0" w:type="auto"/>
                  <w:hideMark/>
                </w:tcPr>
                <w:p w14:paraId="00ED03E9" w14:textId="77777777" w:rsidR="00FC46DE" w:rsidRDefault="00FC46DE" w:rsidP="00FC46DE">
                  <w:pPr>
                    <w:keepNext/>
                    <w:spacing w:after="60"/>
                    <w:rPr>
                      <w:ins w:id="564" w:author="Wittman, Jacob (CDC/DDNID/NCCDPHP/DDT) (CTR)" w:date="2023-07-25T13:33:00Z"/>
                      <w:rFonts w:ascii="Calibri" w:hAnsi="Calibri"/>
                      <w:sz w:val="20"/>
                    </w:rPr>
                  </w:pPr>
                  <w:ins w:id="565" w:author="Wittman, Jacob (CDC/DDNID/NCCDPHP/DDT) (CTR)" w:date="2023-07-25T13:33:00Z">
                    <w:r>
                      <w:rPr>
                        <w:rFonts w:ascii="Calibri" w:hAnsi="Calibri"/>
                        <w:i/>
                        <w:sz w:val="20"/>
                        <w:vertAlign w:val="superscript"/>
                      </w:rPr>
                      <w:t>‡</w:t>
                    </w:r>
                    <w:r>
                      <w:rPr>
                        <w:rFonts w:ascii="Calibri" w:hAnsi="Calibri"/>
                        <w:sz w:val="20"/>
                      </w:rPr>
                      <w:t>Years identified as Joinpoint years.</w:t>
                    </w:r>
                  </w:ins>
                </w:p>
                <w:tbl>
                  <w:tblPr>
                    <w:tblW w:w="5000" w:type="pct"/>
                    <w:jc w:val="center"/>
                    <w:tblCellMar>
                      <w:left w:w="60" w:type="dxa"/>
                      <w:right w:w="60" w:type="dxa"/>
                    </w:tblCellMar>
                    <w:tblLook w:val="04A0" w:firstRow="1" w:lastRow="0" w:firstColumn="1" w:lastColumn="0" w:noHBand="0" w:noVBand="1"/>
                  </w:tblPr>
                  <w:tblGrid>
                    <w:gridCol w:w="12720"/>
                  </w:tblGrid>
                  <w:tr w:rsidR="00FC46DE" w14:paraId="30415CE6" w14:textId="77777777" w:rsidTr="00FC46DE">
                    <w:trPr>
                      <w:cantSplit/>
                      <w:jc w:val="center"/>
                      <w:ins w:id="566" w:author="Wittman, Jacob (CDC/DDNID/NCCDPHP/DDT) (CTR)" w:date="2023-07-25T13:33:00Z"/>
                    </w:trPr>
                    <w:tc>
                      <w:tcPr>
                        <w:tcW w:w="0" w:type="auto"/>
                        <w:hideMark/>
                      </w:tcPr>
                      <w:p w14:paraId="3E7BD905" w14:textId="77777777" w:rsidR="00FC46DE" w:rsidRDefault="00FC46DE" w:rsidP="00FC46DE">
                        <w:pPr>
                          <w:keepNext/>
                          <w:spacing w:after="60"/>
                          <w:rPr>
                            <w:ins w:id="567" w:author="Wittman, Jacob (CDC/DDNID/NCCDPHP/DDT) (CTR)" w:date="2023-07-25T13:33:00Z"/>
                          </w:rPr>
                        </w:pPr>
                        <w:ins w:id="568" w:author="Wittman, Jacob (CDC/DDNID/NCCDPHP/DDT) (CTR)" w:date="2023-07-25T13:33:00Z">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ins>
                      </w:p>
                    </w:tc>
                  </w:tr>
                  <w:tr w:rsidR="00FC46DE" w14:paraId="480E6EB1" w14:textId="77777777" w:rsidTr="00FC46DE">
                    <w:trPr>
                      <w:cantSplit/>
                      <w:jc w:val="center"/>
                      <w:ins w:id="569" w:author="Wittman, Jacob (CDC/DDNID/NCCDPHP/DDT) (CTR)" w:date="2023-07-25T13:33:00Z"/>
                    </w:trPr>
                    <w:tc>
                      <w:tcPr>
                        <w:tcW w:w="0" w:type="auto"/>
                        <w:hideMark/>
                      </w:tcPr>
                      <w:p w14:paraId="5695B35A" w14:textId="77777777" w:rsidR="00FC46DE" w:rsidRDefault="00FC46DE" w:rsidP="00FC46DE">
                        <w:pPr>
                          <w:keepNext/>
                          <w:spacing w:after="60"/>
                          <w:rPr>
                            <w:ins w:id="570" w:author="Wittman, Jacob (CDC/DDNID/NCCDPHP/DDT) (CTR)" w:date="2023-07-25T13:33:00Z"/>
                          </w:rPr>
                        </w:pPr>
                        <w:ins w:id="571" w:author="Wittman, Jacob (CDC/DDNID/NCCDPHP/DDT) (CTR)" w:date="2023-07-25T13:33: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56BDC542" w14:textId="247D95EA" w:rsidR="00FC46DE" w:rsidRDefault="00FC46DE" w:rsidP="00FC46DE">
                  <w:pPr>
                    <w:keepNext/>
                    <w:spacing w:after="60"/>
                    <w:rPr>
                      <w:ins w:id="572" w:author="Wittman, Jacob (CDC/DDNID/NCCDPHP/DDT) (CTR)" w:date="2023-07-25T13:33:00Z"/>
                    </w:rPr>
                  </w:pPr>
                </w:p>
              </w:tc>
            </w:tr>
          </w:tbl>
          <w:p w14:paraId="2AA16987" w14:textId="3781CE99" w:rsidR="004D4453" w:rsidRPr="004D4453" w:rsidRDefault="00047927">
            <w:pPr>
              <w:keepNext/>
              <w:spacing w:after="60"/>
              <w:rPr>
                <w:rFonts w:ascii="Calibri" w:hAnsi="Calibri"/>
                <w:sz w:val="20"/>
              </w:rPr>
            </w:pPr>
            <w:del w:id="573" w:author="Wittman, Jacob (CDC/DDNID/NCCDPHP/DDT) (CTR)" w:date="2023-07-25T13:33:00Z">
              <w:r w:rsidDel="00FC46DE">
                <w:rPr>
                  <w:rFonts w:ascii="Calibri" w:hAnsi="Calibri"/>
                  <w:i/>
                  <w:sz w:val="20"/>
                  <w:vertAlign w:val="superscript"/>
                </w:rPr>
                <w:delText>*</w:delText>
              </w:r>
              <w:r w:rsidDel="00FC46DE">
                <w:rPr>
                  <w:rFonts w:ascii="Calibri" w:hAnsi="Calibri"/>
                  <w:sz w:val="20"/>
                </w:rPr>
                <w:delText>Values in these columns were estimated excluding data from 2020.</w:delText>
              </w:r>
              <w:r w:rsidR="004D4453" w:rsidDel="00FC46DE">
                <w:rPr>
                  <w:rFonts w:ascii="Calibri" w:hAnsi="Calibri"/>
                  <w:sz w:val="20"/>
                </w:rPr>
                <w:br/>
                <w:delText>APC: Average percent change</w:delText>
              </w:r>
              <w:r w:rsidR="004D4453" w:rsidDel="00FC46DE">
                <w:rPr>
                  <w:rFonts w:ascii="Calibri" w:hAnsi="Calibri"/>
                  <w:sz w:val="20"/>
                </w:rPr>
                <w:br/>
                <w:delText>AAPC: Annual average percent change</w:delText>
              </w:r>
            </w:del>
          </w:p>
        </w:tc>
      </w:tr>
    </w:tbl>
    <w:p w14:paraId="599682D5" w14:textId="77777777" w:rsidR="001F580C" w:rsidRDefault="00047927">
      <w:r>
        <w:br w:type="page"/>
      </w:r>
    </w:p>
    <w:p w14:paraId="0944C84C" w14:textId="77777777" w:rsidR="00524773" w:rsidRDefault="00524773" w:rsidP="00524773">
      <w:pPr>
        <w:pStyle w:val="Heading1"/>
        <w:rPr>
          <w:ins w:id="574" w:author="Wittman, Jacob (CDC/DDNID/NCCDPHP/DDT) (CTR)" w:date="2023-08-15T14:04:00Z"/>
        </w:rPr>
      </w:pPr>
      <w:bookmarkStart w:id="575" w:name="figures"/>
      <w:bookmarkEnd w:id="555"/>
      <w:ins w:id="576" w:author="Wittman, Jacob (CDC/DDNID/NCCDPHP/DDT) (CTR)" w:date="2023-08-15T14:04:00Z">
        <w:r>
          <w:lastRenderedPageBreak/>
          <w:t>Figures</w:t>
        </w:r>
      </w:ins>
    </w:p>
    <w:tbl>
      <w:tblPr>
        <w:tblStyle w:val="Table"/>
        <w:tblW w:w="5000" w:type="pct"/>
        <w:tblLook w:val="0000" w:firstRow="0" w:lastRow="0" w:firstColumn="0" w:lastColumn="0" w:noHBand="0" w:noVBand="0"/>
      </w:tblPr>
      <w:tblGrid>
        <w:gridCol w:w="12960"/>
      </w:tblGrid>
      <w:tr w:rsidR="00524773" w14:paraId="5C5A49CF" w14:textId="77777777" w:rsidTr="00C670FC">
        <w:trPr>
          <w:ins w:id="577" w:author="Wittman, Jacob (CDC/DDNID/NCCDPHP/DDT) (CTR)" w:date="2023-08-15T14:04:00Z"/>
        </w:trPr>
        <w:tc>
          <w:tcPr>
            <w:tcW w:w="0" w:type="auto"/>
          </w:tcPr>
          <w:p w14:paraId="2EC4C83A" w14:textId="77777777" w:rsidR="00524773" w:rsidRDefault="00524773" w:rsidP="00C670FC">
            <w:pPr>
              <w:pStyle w:val="Figure"/>
              <w:jc w:val="center"/>
              <w:rPr>
                <w:ins w:id="578" w:author="Wittman, Jacob (CDC/DDNID/NCCDPHP/DDT) (CTR)" w:date="2023-08-15T14:04:00Z"/>
              </w:rPr>
            </w:pPr>
            <w:ins w:id="579" w:author="Wittman, Jacob (CDC/DDNID/NCCDPHP/DDT) (CTR)" w:date="2023-08-15T14:04:00Z">
              <w:r>
                <w:rPr>
                  <w:noProof/>
                </w:rPr>
                <w:drawing>
                  <wp:inline distT="0" distB="0" distL="0" distR="0" wp14:anchorId="45411966" wp14:editId="6D783BB6">
                    <wp:extent cx="8863330" cy="47688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ins>
          </w:p>
          <w:p w14:paraId="4E4230E3" w14:textId="77777777" w:rsidR="00524773" w:rsidRDefault="00524773" w:rsidP="00C670FC">
            <w:pPr>
              <w:pStyle w:val="ImageCaption"/>
              <w:spacing w:before="200"/>
              <w:rPr>
                <w:ins w:id="580" w:author="Wittman, Jacob (CDC/DDNID/NCCDPHP/DDT) (CTR)" w:date="2023-08-15T14:04:00Z"/>
              </w:rPr>
            </w:pPr>
            <w:ins w:id="581" w:author="Wittman, Jacob (CDC/DDNID/NCCDPHP/DDT) (CTR)" w:date="2023-08-15T14:04:00Z">
              <w:r>
                <w:t>Fig 1: 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ins>
          </w:p>
        </w:tc>
      </w:tr>
    </w:tbl>
    <w:p w14:paraId="0ECE5FC5" w14:textId="77777777" w:rsidR="00524773" w:rsidRDefault="00524773" w:rsidP="00524773">
      <w:pPr>
        <w:rPr>
          <w:ins w:id="582" w:author="Wittman, Jacob (CDC/DDNID/NCCDPHP/DDT) (CTR)" w:date="2023-08-15T14:04:00Z"/>
        </w:rPr>
      </w:pPr>
      <w:ins w:id="583" w:author="Wittman, Jacob (CDC/DDNID/NCCDPHP/DDT) (CTR)" w:date="2023-08-15T14:04:00Z">
        <w:r>
          <w:br w:type="page"/>
        </w:r>
      </w:ins>
    </w:p>
    <w:tbl>
      <w:tblPr>
        <w:tblStyle w:val="Table"/>
        <w:tblW w:w="5000" w:type="pct"/>
        <w:tblLook w:val="0000" w:firstRow="0" w:lastRow="0" w:firstColumn="0" w:lastColumn="0" w:noHBand="0" w:noVBand="0"/>
      </w:tblPr>
      <w:tblGrid>
        <w:gridCol w:w="12960"/>
      </w:tblGrid>
      <w:tr w:rsidR="00524773" w14:paraId="0E9D243E" w14:textId="77777777" w:rsidTr="00C670FC">
        <w:trPr>
          <w:ins w:id="584" w:author="Wittman, Jacob (CDC/DDNID/NCCDPHP/DDT) (CTR)" w:date="2023-08-15T14:04:00Z"/>
        </w:trPr>
        <w:tc>
          <w:tcPr>
            <w:tcW w:w="0" w:type="auto"/>
          </w:tcPr>
          <w:p w14:paraId="1E3CCCAE" w14:textId="77777777" w:rsidR="00524773" w:rsidRDefault="00524773" w:rsidP="00C670FC">
            <w:pPr>
              <w:pStyle w:val="Figure"/>
              <w:jc w:val="center"/>
              <w:rPr>
                <w:ins w:id="585" w:author="Wittman, Jacob (CDC/DDNID/NCCDPHP/DDT) (CTR)" w:date="2023-08-15T14:04:00Z"/>
              </w:rPr>
            </w:pPr>
            <w:ins w:id="586" w:author="Wittman, Jacob (CDC/DDNID/NCCDPHP/DDT) (CTR)" w:date="2023-08-15T14:04:00Z">
              <w:r>
                <w:rPr>
                  <w:noProof/>
                </w:rPr>
                <w:lastRenderedPageBreak/>
                <w:drawing>
                  <wp:inline distT="0" distB="0" distL="0" distR="0" wp14:anchorId="3897B745" wp14:editId="2F5E992D">
                    <wp:extent cx="8863330" cy="47688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ins>
          </w:p>
          <w:p w14:paraId="1D84E6F6" w14:textId="77777777" w:rsidR="00524773" w:rsidRDefault="00524773" w:rsidP="00C670FC">
            <w:pPr>
              <w:pStyle w:val="ImageCaption"/>
              <w:spacing w:before="200"/>
              <w:rPr>
                <w:ins w:id="587" w:author="Wittman, Jacob (CDC/DDNID/NCCDPHP/DDT) (CTR)" w:date="2023-08-15T14:04:00Z"/>
              </w:rPr>
            </w:pPr>
            <w:ins w:id="588" w:author="Wittman, Jacob (CDC/DDNID/NCCDPHP/DDT) (CTR)" w:date="2023-08-15T14:04:00Z">
              <w:r>
                <w:t>Fig 2: 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ins>
          </w:p>
        </w:tc>
      </w:tr>
    </w:tbl>
    <w:p w14:paraId="3D840CD4" w14:textId="77777777" w:rsidR="00524773" w:rsidRDefault="00524773" w:rsidP="00524773">
      <w:pPr>
        <w:rPr>
          <w:ins w:id="589" w:author="Wittman, Jacob (CDC/DDNID/NCCDPHP/DDT) (CTR)" w:date="2023-08-15T14:04:00Z"/>
        </w:rPr>
      </w:pPr>
      <w:ins w:id="590" w:author="Wittman, Jacob (CDC/DDNID/NCCDPHP/DDT) (CTR)" w:date="2023-08-15T14:04:00Z">
        <w:r>
          <w:br w:type="page"/>
        </w:r>
      </w:ins>
    </w:p>
    <w:p w14:paraId="0DED0499" w14:textId="77777777" w:rsidR="00524773" w:rsidRDefault="00524773" w:rsidP="00524773">
      <w:pPr>
        <w:pStyle w:val="Heading1"/>
        <w:rPr>
          <w:ins w:id="591" w:author="Wittman, Jacob (CDC/DDNID/NCCDPHP/DDT) (CTR)" w:date="2023-08-15T14:04:00Z"/>
        </w:rPr>
      </w:pPr>
      <w:ins w:id="592" w:author="Wittman, Jacob (CDC/DDNID/NCCDPHP/DDT) (CTR)" w:date="2023-08-15T14:04:00Z">
        <w:r>
          <w:lastRenderedPageBreak/>
          <w:t>Figure Legends</w:t>
        </w:r>
      </w:ins>
    </w:p>
    <w:p w14:paraId="58D6246B" w14:textId="77777777" w:rsidR="00524773" w:rsidRDefault="00524773" w:rsidP="00524773">
      <w:pPr>
        <w:pStyle w:val="FirstParagraph"/>
        <w:rPr>
          <w:ins w:id="593" w:author="Wittman, Jacob (CDC/DDNID/NCCDPHP/DDT) (CTR)" w:date="2023-08-15T14:04:00Z"/>
        </w:rPr>
      </w:pPr>
      <w:ins w:id="594" w:author="Wittman, Jacob (CDC/DDNID/NCCDPHP/DDT) (CTR)" w:date="2023-08-15T14:04:00Z">
        <w:r>
          <w:t>Figure 1—Age-adjusted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ins>
    </w:p>
    <w:p w14:paraId="2A3FF79C" w14:textId="77777777" w:rsidR="00524773" w:rsidRDefault="00524773" w:rsidP="00524773">
      <w:pPr>
        <w:pStyle w:val="BodyText"/>
        <w:rPr>
          <w:ins w:id="595" w:author="Wittman, Jacob (CDC/DDNID/NCCDPHP/DDT) (CTR)" w:date="2023-08-15T14:04:00Z"/>
        </w:rPr>
      </w:pPr>
      <w:ins w:id="596" w:author="Wittman, Jacob (CDC/DDNID/NCCDPHP/DDT) (CTR)" w:date="2023-08-15T14:04:00Z">
        <w:r>
          <w:t>Figure 2—Age-adjusted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ins>
    </w:p>
    <w:p w14:paraId="730AF43C" w14:textId="77777777" w:rsidR="00524773" w:rsidRDefault="00524773" w:rsidP="00524773">
      <w:pPr>
        <w:pStyle w:val="Heading1"/>
        <w:rPr>
          <w:ins w:id="597" w:author="Wittman, Jacob (CDC/DDNID/NCCDPHP/DDT) (CTR)" w:date="2023-08-15T14:04:00Z"/>
        </w:rPr>
      </w:pPr>
      <w:ins w:id="598" w:author="Wittman, Jacob (CDC/DDNID/NCCDPHP/DDT) (CTR)" w:date="2023-08-15T14:04:00Z">
        <w:r>
          <w:lastRenderedPageBreak/>
          <w:t>Supplement</w:t>
        </w:r>
      </w:ins>
    </w:p>
    <w:p w14:paraId="06489677" w14:textId="77777777" w:rsidR="00524773" w:rsidRDefault="00524773" w:rsidP="00524773">
      <w:pPr>
        <w:keepNext/>
        <w:rPr>
          <w:ins w:id="599" w:author="Wittman, Jacob (CDC/DDNID/NCCDPHP/DDT) (CTR)" w:date="2023-08-15T14:04:00Z"/>
        </w:rPr>
      </w:pPr>
      <w:ins w:id="600" w:author="Wittman, Jacob (CDC/DDNID/NCCDPHP/DDT) (CTR)" w:date="2023-08-15T14:04:00Z">
        <w:r>
          <w:rPr>
            <w:rFonts w:ascii="Calibri" w:hAnsi="Calibri"/>
          </w:rPr>
          <w:t xml:space="preserve">Supplement Table </w:t>
        </w:r>
        <w:r>
          <w:fldChar w:fldCharType="begin"/>
        </w:r>
        <w:r>
          <w:instrText xml:space="preserve"> SEQ Table \* ARABIC </w:instrText>
        </w:r>
        <w:r>
          <w:fldChar w:fldCharType="separate"/>
        </w:r>
        <w:r>
          <w:rPr>
            <w:rFonts w:ascii="Calibri" w:hAnsi="Calibri"/>
            <w:noProof/>
          </w:rPr>
          <w:t>1</w:t>
        </w:r>
        <w:r>
          <w:rPr>
            <w:rFonts w:ascii="Calibri" w:hAnsi="Calibri"/>
            <w:noProof/>
          </w:rPr>
          <w:fldChar w:fldCharType="end"/>
        </w:r>
        <w:r>
          <w:rPr>
            <w:rFonts w:ascii="Calibri" w:hAnsi="Calibri"/>
          </w:rPr>
          <w:t>: Age-adjusted trends in proportions of U.S. adults with diagnosed diabetes, overall and by subgroup, who report receiving six recommended care services—at least one dental visit, one dilated eye exam, one foot exam, two or more A1C tests, cholesterol level tested, and an influenza vaccine.</w:t>
        </w:r>
      </w:ins>
    </w:p>
    <w:tbl>
      <w:tblPr>
        <w:tblW w:w="5000" w:type="pct"/>
        <w:jc w:val="center"/>
        <w:tblCellMar>
          <w:left w:w="60" w:type="dxa"/>
          <w:right w:w="60" w:type="dxa"/>
        </w:tblCellMar>
        <w:tblLook w:val="0000" w:firstRow="0" w:lastRow="0" w:firstColumn="0" w:lastColumn="0" w:noHBand="0" w:noVBand="0"/>
      </w:tblPr>
      <w:tblGrid>
        <w:gridCol w:w="1458"/>
        <w:gridCol w:w="804"/>
        <w:gridCol w:w="614"/>
        <w:gridCol w:w="614"/>
        <w:gridCol w:w="614"/>
        <w:gridCol w:w="614"/>
        <w:gridCol w:w="542"/>
        <w:gridCol w:w="542"/>
        <w:gridCol w:w="542"/>
        <w:gridCol w:w="542"/>
        <w:gridCol w:w="542"/>
        <w:gridCol w:w="542"/>
        <w:gridCol w:w="614"/>
        <w:gridCol w:w="614"/>
        <w:gridCol w:w="614"/>
        <w:gridCol w:w="811"/>
        <w:gridCol w:w="898"/>
        <w:gridCol w:w="839"/>
        <w:gridCol w:w="600"/>
      </w:tblGrid>
      <w:tr w:rsidR="00524773" w14:paraId="60E8C6A1" w14:textId="77777777" w:rsidTr="00C670FC">
        <w:trPr>
          <w:cantSplit/>
          <w:tblHeader/>
          <w:jc w:val="center"/>
          <w:ins w:id="601" w:author="Wittman, Jacob (CDC/DDNID/NCCDPHP/DDT) (CTR)" w:date="2023-08-15T14:04:00Z"/>
        </w:trPr>
        <w:tc>
          <w:tcPr>
            <w:tcW w:w="0" w:type="auto"/>
            <w:tcBorders>
              <w:top w:val="single" w:sz="16" w:space="0" w:color="D3D3D3"/>
              <w:left w:val="single" w:sz="0" w:space="0" w:color="D3D3D3"/>
              <w:bottom w:val="single" w:sz="16" w:space="0" w:color="D3D3D3"/>
            </w:tcBorders>
          </w:tcPr>
          <w:p w14:paraId="29C0FFAA" w14:textId="77777777" w:rsidR="00524773" w:rsidRDefault="00524773" w:rsidP="00C670FC">
            <w:pPr>
              <w:keepNext/>
              <w:spacing w:after="60"/>
              <w:rPr>
                <w:ins w:id="602" w:author="Wittman, Jacob (CDC/DDNID/NCCDPHP/DDT) (CTR)" w:date="2023-08-15T14:04:00Z"/>
              </w:rPr>
            </w:pPr>
          </w:p>
        </w:tc>
        <w:tc>
          <w:tcPr>
            <w:tcW w:w="0" w:type="auto"/>
            <w:tcBorders>
              <w:top w:val="single" w:sz="16" w:space="0" w:color="D3D3D3"/>
              <w:bottom w:val="single" w:sz="16" w:space="0" w:color="D3D3D3"/>
            </w:tcBorders>
          </w:tcPr>
          <w:p w14:paraId="6C1CEB94" w14:textId="77777777" w:rsidR="00524773" w:rsidRDefault="00524773" w:rsidP="00C670FC">
            <w:pPr>
              <w:keepNext/>
              <w:spacing w:after="60"/>
              <w:rPr>
                <w:ins w:id="603" w:author="Wittman, Jacob (CDC/DDNID/NCCDPHP/DDT) (CTR)" w:date="2023-08-15T14:04:00Z"/>
              </w:rPr>
            </w:pPr>
            <w:ins w:id="604" w:author="Wittman, Jacob (CDC/DDNID/NCCDPHP/DDT) (CTR)" w:date="2023-08-15T14:04:00Z">
              <w:r>
                <w:rPr>
                  <w:rFonts w:ascii="Calibri" w:hAnsi="Calibri"/>
                  <w:sz w:val="20"/>
                </w:rPr>
                <w:t>Average (SE)</w:t>
              </w:r>
              <w:r>
                <w:rPr>
                  <w:rFonts w:ascii="Calibri" w:hAnsi="Calibri"/>
                  <w:i/>
                  <w:sz w:val="20"/>
                  <w:vertAlign w:val="superscript"/>
                </w:rPr>
                <w:t>*</w:t>
              </w:r>
            </w:ins>
          </w:p>
        </w:tc>
        <w:tc>
          <w:tcPr>
            <w:tcW w:w="0" w:type="auto"/>
            <w:tcBorders>
              <w:top w:val="single" w:sz="16" w:space="0" w:color="D3D3D3"/>
              <w:bottom w:val="single" w:sz="16" w:space="0" w:color="D3D3D3"/>
            </w:tcBorders>
          </w:tcPr>
          <w:p w14:paraId="2C869044" w14:textId="77777777" w:rsidR="00524773" w:rsidRDefault="00524773" w:rsidP="00C670FC">
            <w:pPr>
              <w:keepNext/>
              <w:spacing w:after="60"/>
              <w:rPr>
                <w:ins w:id="605" w:author="Wittman, Jacob (CDC/DDNID/NCCDPHP/DDT) (CTR)" w:date="2023-08-15T14:04:00Z"/>
              </w:rPr>
            </w:pPr>
            <w:ins w:id="606" w:author="Wittman, Jacob (CDC/DDNID/NCCDPHP/DDT) (CTR)" w:date="2023-08-15T14:04:00Z">
              <w:r>
                <w:rPr>
                  <w:rFonts w:ascii="Calibri" w:hAnsi="Calibri"/>
                  <w:sz w:val="20"/>
                </w:rPr>
                <w:t>2008 (SE)</w:t>
              </w:r>
            </w:ins>
          </w:p>
        </w:tc>
        <w:tc>
          <w:tcPr>
            <w:tcW w:w="0" w:type="auto"/>
            <w:tcBorders>
              <w:top w:val="single" w:sz="16" w:space="0" w:color="D3D3D3"/>
              <w:bottom w:val="single" w:sz="16" w:space="0" w:color="D3D3D3"/>
            </w:tcBorders>
          </w:tcPr>
          <w:p w14:paraId="41595227" w14:textId="77777777" w:rsidR="00524773" w:rsidRDefault="00524773" w:rsidP="00C670FC">
            <w:pPr>
              <w:keepNext/>
              <w:spacing w:after="60"/>
              <w:rPr>
                <w:ins w:id="607" w:author="Wittman, Jacob (CDC/DDNID/NCCDPHP/DDT) (CTR)" w:date="2023-08-15T14:04:00Z"/>
              </w:rPr>
            </w:pPr>
            <w:ins w:id="608" w:author="Wittman, Jacob (CDC/DDNID/NCCDPHP/DDT) (CTR)" w:date="2023-08-15T14:04:00Z">
              <w:r>
                <w:rPr>
                  <w:rFonts w:ascii="Calibri" w:hAnsi="Calibri"/>
                  <w:sz w:val="20"/>
                </w:rPr>
                <w:t>2009 (SE)</w:t>
              </w:r>
            </w:ins>
          </w:p>
        </w:tc>
        <w:tc>
          <w:tcPr>
            <w:tcW w:w="0" w:type="auto"/>
            <w:tcBorders>
              <w:top w:val="single" w:sz="16" w:space="0" w:color="D3D3D3"/>
              <w:bottom w:val="single" w:sz="16" w:space="0" w:color="D3D3D3"/>
            </w:tcBorders>
          </w:tcPr>
          <w:p w14:paraId="1AB166A8" w14:textId="77777777" w:rsidR="00524773" w:rsidRDefault="00524773" w:rsidP="00C670FC">
            <w:pPr>
              <w:keepNext/>
              <w:spacing w:after="60"/>
              <w:rPr>
                <w:ins w:id="609" w:author="Wittman, Jacob (CDC/DDNID/NCCDPHP/DDT) (CTR)" w:date="2023-08-15T14:04:00Z"/>
              </w:rPr>
            </w:pPr>
            <w:ins w:id="610" w:author="Wittman, Jacob (CDC/DDNID/NCCDPHP/DDT) (CTR)" w:date="2023-08-15T14:04:00Z">
              <w:r>
                <w:rPr>
                  <w:rFonts w:ascii="Calibri" w:hAnsi="Calibri"/>
                  <w:sz w:val="20"/>
                </w:rPr>
                <w:t>2010 (SE)</w:t>
              </w:r>
            </w:ins>
          </w:p>
        </w:tc>
        <w:tc>
          <w:tcPr>
            <w:tcW w:w="0" w:type="auto"/>
            <w:tcBorders>
              <w:top w:val="single" w:sz="16" w:space="0" w:color="D3D3D3"/>
              <w:bottom w:val="single" w:sz="16" w:space="0" w:color="D3D3D3"/>
            </w:tcBorders>
          </w:tcPr>
          <w:p w14:paraId="22BBEF42" w14:textId="77777777" w:rsidR="00524773" w:rsidRDefault="00524773" w:rsidP="00C670FC">
            <w:pPr>
              <w:keepNext/>
              <w:spacing w:after="60"/>
              <w:rPr>
                <w:ins w:id="611" w:author="Wittman, Jacob (CDC/DDNID/NCCDPHP/DDT) (CTR)" w:date="2023-08-15T14:04:00Z"/>
              </w:rPr>
            </w:pPr>
            <w:ins w:id="612" w:author="Wittman, Jacob (CDC/DDNID/NCCDPHP/DDT) (CTR)" w:date="2023-08-15T14:04:00Z">
              <w:r>
                <w:rPr>
                  <w:rFonts w:ascii="Calibri" w:hAnsi="Calibri"/>
                  <w:sz w:val="20"/>
                </w:rPr>
                <w:t>2011 (SE)</w:t>
              </w:r>
            </w:ins>
          </w:p>
        </w:tc>
        <w:tc>
          <w:tcPr>
            <w:tcW w:w="0" w:type="auto"/>
            <w:tcBorders>
              <w:top w:val="single" w:sz="16" w:space="0" w:color="D3D3D3"/>
              <w:bottom w:val="single" w:sz="16" w:space="0" w:color="D3D3D3"/>
            </w:tcBorders>
          </w:tcPr>
          <w:p w14:paraId="1ED6819C" w14:textId="77777777" w:rsidR="00524773" w:rsidRDefault="00524773" w:rsidP="00C670FC">
            <w:pPr>
              <w:keepNext/>
              <w:spacing w:after="60"/>
              <w:rPr>
                <w:ins w:id="613" w:author="Wittman, Jacob (CDC/DDNID/NCCDPHP/DDT) (CTR)" w:date="2023-08-15T14:04:00Z"/>
              </w:rPr>
            </w:pPr>
            <w:ins w:id="614" w:author="Wittman, Jacob (CDC/DDNID/NCCDPHP/DDT) (CTR)" w:date="2023-08-15T14:04:00Z">
              <w:r>
                <w:rPr>
                  <w:rFonts w:ascii="Calibri" w:hAnsi="Calibri"/>
                  <w:sz w:val="20"/>
                </w:rPr>
                <w:t>2012 (SE)</w:t>
              </w:r>
            </w:ins>
          </w:p>
        </w:tc>
        <w:tc>
          <w:tcPr>
            <w:tcW w:w="0" w:type="auto"/>
            <w:tcBorders>
              <w:top w:val="single" w:sz="16" w:space="0" w:color="D3D3D3"/>
              <w:bottom w:val="single" w:sz="16" w:space="0" w:color="D3D3D3"/>
            </w:tcBorders>
          </w:tcPr>
          <w:p w14:paraId="2636EDDA" w14:textId="77777777" w:rsidR="00524773" w:rsidRDefault="00524773" w:rsidP="00C670FC">
            <w:pPr>
              <w:keepNext/>
              <w:spacing w:after="60"/>
              <w:rPr>
                <w:ins w:id="615" w:author="Wittman, Jacob (CDC/DDNID/NCCDPHP/DDT) (CTR)" w:date="2023-08-15T14:04:00Z"/>
              </w:rPr>
            </w:pPr>
            <w:ins w:id="616" w:author="Wittman, Jacob (CDC/DDNID/NCCDPHP/DDT) (CTR)" w:date="2023-08-15T14:04:00Z">
              <w:r>
                <w:rPr>
                  <w:rFonts w:ascii="Calibri" w:hAnsi="Calibri"/>
                  <w:sz w:val="20"/>
                </w:rPr>
                <w:t>2013 (SE)</w:t>
              </w:r>
            </w:ins>
          </w:p>
        </w:tc>
        <w:tc>
          <w:tcPr>
            <w:tcW w:w="0" w:type="auto"/>
            <w:tcBorders>
              <w:top w:val="single" w:sz="16" w:space="0" w:color="D3D3D3"/>
              <w:bottom w:val="single" w:sz="16" w:space="0" w:color="D3D3D3"/>
            </w:tcBorders>
          </w:tcPr>
          <w:p w14:paraId="244F962B" w14:textId="77777777" w:rsidR="00524773" w:rsidRDefault="00524773" w:rsidP="00C670FC">
            <w:pPr>
              <w:keepNext/>
              <w:spacing w:after="60"/>
              <w:rPr>
                <w:ins w:id="617" w:author="Wittman, Jacob (CDC/DDNID/NCCDPHP/DDT) (CTR)" w:date="2023-08-15T14:04:00Z"/>
              </w:rPr>
            </w:pPr>
            <w:ins w:id="618" w:author="Wittman, Jacob (CDC/DDNID/NCCDPHP/DDT) (CTR)" w:date="2023-08-15T14:04:00Z">
              <w:r>
                <w:rPr>
                  <w:rFonts w:ascii="Calibri" w:hAnsi="Calibri"/>
                  <w:sz w:val="20"/>
                </w:rPr>
                <w:t>2014 (SE)</w:t>
              </w:r>
            </w:ins>
          </w:p>
        </w:tc>
        <w:tc>
          <w:tcPr>
            <w:tcW w:w="0" w:type="auto"/>
            <w:tcBorders>
              <w:top w:val="single" w:sz="16" w:space="0" w:color="D3D3D3"/>
              <w:bottom w:val="single" w:sz="16" w:space="0" w:color="D3D3D3"/>
            </w:tcBorders>
          </w:tcPr>
          <w:p w14:paraId="1C40BE86" w14:textId="77777777" w:rsidR="00524773" w:rsidRDefault="00524773" w:rsidP="00C670FC">
            <w:pPr>
              <w:keepNext/>
              <w:spacing w:after="60"/>
              <w:rPr>
                <w:ins w:id="619" w:author="Wittman, Jacob (CDC/DDNID/NCCDPHP/DDT) (CTR)" w:date="2023-08-15T14:04:00Z"/>
              </w:rPr>
            </w:pPr>
            <w:ins w:id="620" w:author="Wittman, Jacob (CDC/DDNID/NCCDPHP/DDT) (CTR)" w:date="2023-08-15T14:04:00Z">
              <w:r>
                <w:rPr>
                  <w:rFonts w:ascii="Calibri" w:hAnsi="Calibri"/>
                  <w:sz w:val="20"/>
                </w:rPr>
                <w:t>2015 (SE)</w:t>
              </w:r>
            </w:ins>
          </w:p>
        </w:tc>
        <w:tc>
          <w:tcPr>
            <w:tcW w:w="0" w:type="auto"/>
            <w:tcBorders>
              <w:top w:val="single" w:sz="16" w:space="0" w:color="D3D3D3"/>
              <w:bottom w:val="single" w:sz="16" w:space="0" w:color="D3D3D3"/>
            </w:tcBorders>
          </w:tcPr>
          <w:p w14:paraId="7AD9D86B" w14:textId="77777777" w:rsidR="00524773" w:rsidRDefault="00524773" w:rsidP="00C670FC">
            <w:pPr>
              <w:keepNext/>
              <w:spacing w:after="60"/>
              <w:rPr>
                <w:ins w:id="621" w:author="Wittman, Jacob (CDC/DDNID/NCCDPHP/DDT) (CTR)" w:date="2023-08-15T14:04:00Z"/>
              </w:rPr>
            </w:pPr>
            <w:ins w:id="622" w:author="Wittman, Jacob (CDC/DDNID/NCCDPHP/DDT) (CTR)" w:date="2023-08-15T14:04:00Z">
              <w:r>
                <w:rPr>
                  <w:rFonts w:ascii="Calibri" w:hAnsi="Calibri"/>
                  <w:sz w:val="20"/>
                </w:rPr>
                <w:t>2016 (SE)</w:t>
              </w:r>
            </w:ins>
          </w:p>
        </w:tc>
        <w:tc>
          <w:tcPr>
            <w:tcW w:w="0" w:type="auto"/>
            <w:tcBorders>
              <w:top w:val="single" w:sz="16" w:space="0" w:color="D3D3D3"/>
              <w:bottom w:val="single" w:sz="16" w:space="0" w:color="D3D3D3"/>
            </w:tcBorders>
          </w:tcPr>
          <w:p w14:paraId="1250747D" w14:textId="77777777" w:rsidR="00524773" w:rsidRDefault="00524773" w:rsidP="00C670FC">
            <w:pPr>
              <w:keepNext/>
              <w:spacing w:after="60"/>
              <w:rPr>
                <w:ins w:id="623" w:author="Wittman, Jacob (CDC/DDNID/NCCDPHP/DDT) (CTR)" w:date="2023-08-15T14:04:00Z"/>
              </w:rPr>
            </w:pPr>
            <w:ins w:id="624" w:author="Wittman, Jacob (CDC/DDNID/NCCDPHP/DDT) (CTR)" w:date="2023-08-15T14:04:00Z">
              <w:r>
                <w:rPr>
                  <w:rFonts w:ascii="Calibri" w:hAnsi="Calibri"/>
                  <w:sz w:val="20"/>
                </w:rPr>
                <w:t>2017 (SE)</w:t>
              </w:r>
            </w:ins>
          </w:p>
        </w:tc>
        <w:tc>
          <w:tcPr>
            <w:tcW w:w="0" w:type="auto"/>
            <w:tcBorders>
              <w:top w:val="single" w:sz="16" w:space="0" w:color="D3D3D3"/>
              <w:bottom w:val="single" w:sz="16" w:space="0" w:color="D3D3D3"/>
            </w:tcBorders>
          </w:tcPr>
          <w:p w14:paraId="33919D60" w14:textId="77777777" w:rsidR="00524773" w:rsidRDefault="00524773" w:rsidP="00C670FC">
            <w:pPr>
              <w:keepNext/>
              <w:spacing w:after="60"/>
              <w:rPr>
                <w:ins w:id="625" w:author="Wittman, Jacob (CDC/DDNID/NCCDPHP/DDT) (CTR)" w:date="2023-08-15T14:04:00Z"/>
              </w:rPr>
            </w:pPr>
            <w:ins w:id="626" w:author="Wittman, Jacob (CDC/DDNID/NCCDPHP/DDT) (CTR)" w:date="2023-08-15T14:04:00Z">
              <w:r>
                <w:rPr>
                  <w:rFonts w:ascii="Calibri" w:hAnsi="Calibri"/>
                  <w:sz w:val="20"/>
                </w:rPr>
                <w:t>2018 (SE)</w:t>
              </w:r>
            </w:ins>
          </w:p>
        </w:tc>
        <w:tc>
          <w:tcPr>
            <w:tcW w:w="0" w:type="auto"/>
            <w:tcBorders>
              <w:top w:val="single" w:sz="16" w:space="0" w:color="D3D3D3"/>
              <w:bottom w:val="single" w:sz="16" w:space="0" w:color="D3D3D3"/>
            </w:tcBorders>
          </w:tcPr>
          <w:p w14:paraId="744F4E07" w14:textId="77777777" w:rsidR="00524773" w:rsidRDefault="00524773" w:rsidP="00C670FC">
            <w:pPr>
              <w:keepNext/>
              <w:spacing w:after="60"/>
              <w:rPr>
                <w:ins w:id="627" w:author="Wittman, Jacob (CDC/DDNID/NCCDPHP/DDT) (CTR)" w:date="2023-08-15T14:04:00Z"/>
              </w:rPr>
            </w:pPr>
            <w:ins w:id="628" w:author="Wittman, Jacob (CDC/DDNID/NCCDPHP/DDT) (CTR)" w:date="2023-08-15T14:04:00Z">
              <w:r>
                <w:rPr>
                  <w:rFonts w:ascii="Calibri" w:hAnsi="Calibri"/>
                  <w:sz w:val="20"/>
                </w:rPr>
                <w:t>2019 (SE)</w:t>
              </w:r>
            </w:ins>
          </w:p>
        </w:tc>
        <w:tc>
          <w:tcPr>
            <w:tcW w:w="0" w:type="auto"/>
            <w:tcBorders>
              <w:top w:val="single" w:sz="16" w:space="0" w:color="D3D3D3"/>
              <w:bottom w:val="single" w:sz="16" w:space="0" w:color="D3D3D3"/>
            </w:tcBorders>
          </w:tcPr>
          <w:p w14:paraId="217160CD" w14:textId="77777777" w:rsidR="00524773" w:rsidRDefault="00524773" w:rsidP="00C670FC">
            <w:pPr>
              <w:keepNext/>
              <w:spacing w:after="60"/>
              <w:rPr>
                <w:ins w:id="629" w:author="Wittman, Jacob (CDC/DDNID/NCCDPHP/DDT) (CTR)" w:date="2023-08-15T14:04:00Z"/>
              </w:rPr>
            </w:pPr>
            <w:ins w:id="630" w:author="Wittman, Jacob (CDC/DDNID/NCCDPHP/DDT) (CTR)" w:date="2023-08-15T14:04:00Z">
              <w:r>
                <w:rPr>
                  <w:rFonts w:ascii="Calibri" w:hAnsi="Calibri"/>
                  <w:sz w:val="20"/>
                </w:rPr>
                <w:t>2020 (SE)</w:t>
              </w:r>
            </w:ins>
          </w:p>
        </w:tc>
        <w:tc>
          <w:tcPr>
            <w:tcW w:w="0" w:type="auto"/>
            <w:tcBorders>
              <w:top w:val="single" w:sz="16" w:space="0" w:color="D3D3D3"/>
              <w:bottom w:val="single" w:sz="16" w:space="0" w:color="D3D3D3"/>
            </w:tcBorders>
          </w:tcPr>
          <w:p w14:paraId="159B4E80" w14:textId="77777777" w:rsidR="00524773" w:rsidRDefault="00524773" w:rsidP="00C670FC">
            <w:pPr>
              <w:keepNext/>
              <w:spacing w:after="60"/>
              <w:rPr>
                <w:ins w:id="631" w:author="Wittman, Jacob (CDC/DDNID/NCCDPHP/DDT) (CTR)" w:date="2023-08-15T14:04:00Z"/>
              </w:rPr>
            </w:pPr>
            <w:ins w:id="632" w:author="Wittman, Jacob (CDC/DDNID/NCCDPHP/DDT) (CTR)" w:date="2023-08-15T14:04:00Z">
              <w:r>
                <w:rPr>
                  <w:rFonts w:ascii="Calibri" w:hAnsi="Calibri"/>
                  <w:sz w:val="20"/>
                </w:rPr>
                <w:t>Percent Change (95% CI)</w:t>
              </w:r>
              <w:r>
                <w:rPr>
                  <w:rFonts w:ascii="Calibri" w:hAnsi="Calibri"/>
                  <w:i/>
                  <w:sz w:val="20"/>
                  <w:vertAlign w:val="superscript"/>
                </w:rPr>
                <w:t>*,†</w:t>
              </w:r>
            </w:ins>
          </w:p>
        </w:tc>
        <w:tc>
          <w:tcPr>
            <w:tcW w:w="0" w:type="auto"/>
            <w:tcBorders>
              <w:top w:val="single" w:sz="16" w:space="0" w:color="D3D3D3"/>
              <w:bottom w:val="single" w:sz="16" w:space="0" w:color="D3D3D3"/>
            </w:tcBorders>
          </w:tcPr>
          <w:p w14:paraId="021F368E" w14:textId="77777777" w:rsidR="00524773" w:rsidRDefault="00524773" w:rsidP="00C670FC">
            <w:pPr>
              <w:keepNext/>
              <w:spacing w:after="60"/>
              <w:rPr>
                <w:ins w:id="633" w:author="Wittman, Jacob (CDC/DDNID/NCCDPHP/DDT) (CTR)" w:date="2023-08-15T14:04:00Z"/>
              </w:rPr>
            </w:pPr>
            <w:ins w:id="634" w:author="Wittman, Jacob (CDC/DDNID/NCCDPHP/DDT) (CTR)" w:date="2023-08-15T14:04:00Z">
              <w:r>
                <w:rPr>
                  <w:rFonts w:ascii="Calibri" w:hAnsi="Calibri"/>
                  <w:sz w:val="20"/>
                </w:rPr>
                <w:t>Joinpoint Year</w:t>
              </w:r>
              <w:r>
                <w:rPr>
                  <w:rFonts w:ascii="Calibri" w:hAnsi="Calibri"/>
                  <w:i/>
                  <w:sz w:val="20"/>
                  <w:vertAlign w:val="superscript"/>
                </w:rPr>
                <w:t>‡</w:t>
              </w:r>
            </w:ins>
          </w:p>
        </w:tc>
        <w:tc>
          <w:tcPr>
            <w:tcW w:w="0" w:type="auto"/>
            <w:tcBorders>
              <w:top w:val="single" w:sz="16" w:space="0" w:color="D3D3D3"/>
              <w:bottom w:val="single" w:sz="16" w:space="0" w:color="D3D3D3"/>
            </w:tcBorders>
          </w:tcPr>
          <w:p w14:paraId="027CA5F4" w14:textId="77777777" w:rsidR="00524773" w:rsidRDefault="00524773" w:rsidP="00C670FC">
            <w:pPr>
              <w:keepNext/>
              <w:spacing w:after="60"/>
              <w:rPr>
                <w:ins w:id="635" w:author="Wittman, Jacob (CDC/DDNID/NCCDPHP/DDT) (CTR)" w:date="2023-08-15T14:04:00Z"/>
              </w:rPr>
            </w:pPr>
            <w:ins w:id="636" w:author="Wittman, Jacob (CDC/DDNID/NCCDPHP/DDT) (CTR)" w:date="2023-08-15T14:04:00Z">
              <w:r>
                <w:rPr>
                  <w:rFonts w:ascii="Calibri" w:hAnsi="Calibri"/>
                  <w:sz w:val="20"/>
                </w:rPr>
                <w:t>APC (95% CI)</w:t>
              </w:r>
              <w:r>
                <w:rPr>
                  <w:rFonts w:ascii="Calibri" w:hAnsi="Calibri"/>
                  <w:i/>
                  <w:sz w:val="20"/>
                  <w:vertAlign w:val="superscript"/>
                </w:rPr>
                <w:t>*,§</w:t>
              </w:r>
            </w:ins>
          </w:p>
        </w:tc>
        <w:tc>
          <w:tcPr>
            <w:tcW w:w="0" w:type="auto"/>
            <w:tcBorders>
              <w:top w:val="single" w:sz="16" w:space="0" w:color="D3D3D3"/>
              <w:bottom w:val="single" w:sz="16" w:space="0" w:color="D3D3D3"/>
              <w:right w:val="single" w:sz="0" w:space="0" w:color="D3D3D3"/>
            </w:tcBorders>
          </w:tcPr>
          <w:p w14:paraId="02F7363F" w14:textId="77777777" w:rsidR="00524773" w:rsidRDefault="00524773" w:rsidP="00C670FC">
            <w:pPr>
              <w:keepNext/>
              <w:spacing w:after="60"/>
              <w:rPr>
                <w:ins w:id="637" w:author="Wittman, Jacob (CDC/DDNID/NCCDPHP/DDT) (CTR)" w:date="2023-08-15T14:04:00Z"/>
              </w:rPr>
            </w:pPr>
            <w:ins w:id="638" w:author="Wittman, Jacob (CDC/DDNID/NCCDPHP/DDT) (CTR)" w:date="2023-08-15T14:04:00Z">
              <w:r>
                <w:rPr>
                  <w:rFonts w:ascii="Calibri" w:hAnsi="Calibri"/>
                  <w:sz w:val="20"/>
                </w:rPr>
                <w:t>AAPC (95% CI)</w:t>
              </w:r>
              <w:r>
                <w:rPr>
                  <w:rFonts w:ascii="Calibri" w:hAnsi="Calibri"/>
                  <w:i/>
                  <w:sz w:val="20"/>
                  <w:vertAlign w:val="superscript"/>
                </w:rPr>
                <w:t>*,||</w:t>
              </w:r>
            </w:ins>
          </w:p>
        </w:tc>
      </w:tr>
      <w:tr w:rsidR="00524773" w14:paraId="1F401504" w14:textId="77777777" w:rsidTr="00C670FC">
        <w:trPr>
          <w:cantSplit/>
          <w:jc w:val="center"/>
          <w:ins w:id="639"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5D18E618" w14:textId="77777777" w:rsidR="00524773" w:rsidRDefault="00524773" w:rsidP="00C670FC">
            <w:pPr>
              <w:keepNext/>
              <w:spacing w:after="60"/>
              <w:rPr>
                <w:ins w:id="640" w:author="Wittman, Jacob (CDC/DDNID/NCCDPHP/DDT) (CTR)" w:date="2023-08-15T14:04:00Z"/>
              </w:rPr>
            </w:pPr>
            <w:ins w:id="641" w:author="Wittman, Jacob (CDC/DDNID/NCCDPHP/DDT) (CTR)" w:date="2023-08-15T14:04:00Z">
              <w:r>
                <w:rPr>
                  <w:rFonts w:ascii="Calibri" w:hAnsi="Calibri"/>
                  <w:sz w:val="20"/>
                </w:rPr>
                <w:t>Cholesterol tested</w:t>
              </w:r>
            </w:ins>
          </w:p>
        </w:tc>
      </w:tr>
      <w:tr w:rsidR="00524773" w14:paraId="20E56BDE" w14:textId="77777777" w:rsidTr="00C670FC">
        <w:trPr>
          <w:cantSplit/>
          <w:jc w:val="center"/>
          <w:ins w:id="64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872FC50" w14:textId="77777777" w:rsidR="00524773" w:rsidRDefault="00524773" w:rsidP="00C670FC">
            <w:pPr>
              <w:keepNext/>
              <w:spacing w:after="60"/>
              <w:rPr>
                <w:ins w:id="643" w:author="Wittman, Jacob (CDC/DDNID/NCCDPHP/DDT) (CTR)" w:date="2023-08-15T14:04:00Z"/>
              </w:rPr>
            </w:pPr>
            <w:ins w:id="644"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6E467C4D" w14:textId="77777777" w:rsidR="00524773" w:rsidRDefault="00524773" w:rsidP="00C670FC">
            <w:pPr>
              <w:keepNext/>
              <w:spacing w:after="60"/>
              <w:rPr>
                <w:ins w:id="645" w:author="Wittman, Jacob (CDC/DDNID/NCCDPHP/DDT) (CTR)" w:date="2023-08-15T14:04:00Z"/>
              </w:rPr>
            </w:pPr>
            <w:ins w:id="646" w:author="Wittman, Jacob (CDC/DDNID/NCCDPHP/DDT) (CTR)" w:date="2023-08-15T14:04:00Z">
              <w:r>
                <w:rPr>
                  <w:rFonts w:ascii="Calibri" w:hAnsi="Calibri"/>
                  <w:sz w:val="20"/>
                </w:rPr>
                <w:t>84.4 (1.3)</w:t>
              </w:r>
            </w:ins>
          </w:p>
        </w:tc>
        <w:tc>
          <w:tcPr>
            <w:tcW w:w="0" w:type="auto"/>
            <w:tcBorders>
              <w:top w:val="single" w:sz="0" w:space="0" w:color="D3D3D3"/>
              <w:left w:val="single" w:sz="0" w:space="0" w:color="D3D3D3"/>
              <w:bottom w:val="single" w:sz="0" w:space="0" w:color="D3D3D3"/>
              <w:right w:val="single" w:sz="0" w:space="0" w:color="D3D3D3"/>
            </w:tcBorders>
          </w:tcPr>
          <w:p w14:paraId="211B7DE7" w14:textId="77777777" w:rsidR="00524773" w:rsidRDefault="00524773" w:rsidP="00C670FC">
            <w:pPr>
              <w:keepNext/>
              <w:spacing w:after="60"/>
              <w:rPr>
                <w:ins w:id="647" w:author="Wittman, Jacob (CDC/DDNID/NCCDPHP/DDT) (CTR)" w:date="2023-08-15T14:04:00Z"/>
              </w:rPr>
            </w:pPr>
            <w:ins w:id="648" w:author="Wittman, Jacob (CDC/DDNID/NCCDPHP/DDT) (CTR)" w:date="2023-08-15T14:04:00Z">
              <w:r>
                <w:rPr>
                  <w:rFonts w:ascii="Calibri" w:hAnsi="Calibri"/>
                  <w:sz w:val="20"/>
                </w:rPr>
                <w:t>82.7 (1.9)</w:t>
              </w:r>
            </w:ins>
          </w:p>
        </w:tc>
        <w:tc>
          <w:tcPr>
            <w:tcW w:w="0" w:type="auto"/>
            <w:tcBorders>
              <w:top w:val="single" w:sz="0" w:space="0" w:color="D3D3D3"/>
              <w:left w:val="single" w:sz="0" w:space="0" w:color="D3D3D3"/>
              <w:bottom w:val="single" w:sz="0" w:space="0" w:color="D3D3D3"/>
              <w:right w:val="single" w:sz="0" w:space="0" w:color="D3D3D3"/>
            </w:tcBorders>
          </w:tcPr>
          <w:p w14:paraId="36B9B7FF" w14:textId="77777777" w:rsidR="00524773" w:rsidRDefault="00524773" w:rsidP="00C670FC">
            <w:pPr>
              <w:keepNext/>
              <w:spacing w:after="60"/>
              <w:rPr>
                <w:ins w:id="649" w:author="Wittman, Jacob (CDC/DDNID/NCCDPHP/DDT) (CTR)" w:date="2023-08-15T14:04:00Z"/>
              </w:rPr>
            </w:pPr>
            <w:ins w:id="650" w:author="Wittman, Jacob (CDC/DDNID/NCCDPHP/DDT) (CTR)" w:date="2023-08-15T14:04:00Z">
              <w:r>
                <w:rPr>
                  <w:rFonts w:ascii="Calibri" w:hAnsi="Calibri"/>
                  <w:sz w:val="20"/>
                </w:rPr>
                <w:t>84.3 (1.8)</w:t>
              </w:r>
            </w:ins>
          </w:p>
        </w:tc>
        <w:tc>
          <w:tcPr>
            <w:tcW w:w="0" w:type="auto"/>
            <w:tcBorders>
              <w:top w:val="single" w:sz="0" w:space="0" w:color="D3D3D3"/>
              <w:left w:val="single" w:sz="0" w:space="0" w:color="D3D3D3"/>
              <w:bottom w:val="single" w:sz="0" w:space="0" w:color="D3D3D3"/>
              <w:right w:val="single" w:sz="0" w:space="0" w:color="D3D3D3"/>
            </w:tcBorders>
          </w:tcPr>
          <w:p w14:paraId="0DD48A81" w14:textId="77777777" w:rsidR="00524773" w:rsidRDefault="00524773" w:rsidP="00C670FC">
            <w:pPr>
              <w:keepNext/>
              <w:spacing w:after="60"/>
              <w:rPr>
                <w:ins w:id="651" w:author="Wittman, Jacob (CDC/DDNID/NCCDPHP/DDT) (CTR)" w:date="2023-08-15T14:04:00Z"/>
              </w:rPr>
            </w:pPr>
            <w:ins w:id="652" w:author="Wittman, Jacob (CDC/DDNID/NCCDPHP/DDT) (CTR)" w:date="2023-08-15T14:04:00Z">
              <w:r>
                <w:rPr>
                  <w:rFonts w:ascii="Calibri" w:hAnsi="Calibri"/>
                  <w:sz w:val="20"/>
                </w:rPr>
                <w:t>87.8 (1.3)</w:t>
              </w:r>
            </w:ins>
          </w:p>
        </w:tc>
        <w:tc>
          <w:tcPr>
            <w:tcW w:w="0" w:type="auto"/>
            <w:tcBorders>
              <w:top w:val="single" w:sz="0" w:space="0" w:color="D3D3D3"/>
              <w:left w:val="single" w:sz="0" w:space="0" w:color="D3D3D3"/>
              <w:bottom w:val="single" w:sz="0" w:space="0" w:color="D3D3D3"/>
              <w:right w:val="single" w:sz="0" w:space="0" w:color="D3D3D3"/>
            </w:tcBorders>
          </w:tcPr>
          <w:p w14:paraId="2DD23AAD" w14:textId="77777777" w:rsidR="00524773" w:rsidRDefault="00524773" w:rsidP="00C670FC">
            <w:pPr>
              <w:keepNext/>
              <w:spacing w:after="60"/>
              <w:rPr>
                <w:ins w:id="653" w:author="Wittman, Jacob (CDC/DDNID/NCCDPHP/DDT) (CTR)" w:date="2023-08-15T14:04:00Z"/>
              </w:rPr>
            </w:pPr>
            <w:ins w:id="654" w:author="Wittman, Jacob (CDC/DDNID/NCCDPHP/DDT) (CTR)" w:date="2023-08-15T14:04:00Z">
              <w:r>
                <w:rPr>
                  <w:rFonts w:ascii="Calibri" w:hAnsi="Calibri"/>
                  <w:sz w:val="20"/>
                </w:rPr>
                <w:t>89.0 (1.4)</w:t>
              </w:r>
            </w:ins>
          </w:p>
        </w:tc>
        <w:tc>
          <w:tcPr>
            <w:tcW w:w="0" w:type="auto"/>
            <w:tcBorders>
              <w:top w:val="single" w:sz="0" w:space="0" w:color="D3D3D3"/>
              <w:left w:val="single" w:sz="0" w:space="0" w:color="D3D3D3"/>
              <w:bottom w:val="single" w:sz="0" w:space="0" w:color="D3D3D3"/>
              <w:right w:val="single" w:sz="0" w:space="0" w:color="D3D3D3"/>
            </w:tcBorders>
          </w:tcPr>
          <w:p w14:paraId="7521C115" w14:textId="77777777" w:rsidR="00524773" w:rsidRDefault="00524773" w:rsidP="00C670FC">
            <w:pPr>
              <w:keepNext/>
              <w:spacing w:after="60"/>
              <w:rPr>
                <w:ins w:id="655" w:author="Wittman, Jacob (CDC/DDNID/NCCDPHP/DDT) (CTR)" w:date="2023-08-15T14:04:00Z"/>
              </w:rPr>
            </w:pPr>
            <w:ins w:id="656" w:author="Wittman, Jacob (CDC/DDNID/NCCDPHP/DDT) (CTR)" w:date="2023-08-15T14:04:00Z">
              <w:r>
                <w:rPr>
                  <w:rFonts w:ascii="Calibri" w:hAnsi="Calibri"/>
                  <w:sz w:val="20"/>
                </w:rPr>
                <w:t>84.9 (1.6)</w:t>
              </w:r>
            </w:ins>
          </w:p>
        </w:tc>
        <w:tc>
          <w:tcPr>
            <w:tcW w:w="0" w:type="auto"/>
            <w:tcBorders>
              <w:top w:val="single" w:sz="0" w:space="0" w:color="D3D3D3"/>
              <w:left w:val="single" w:sz="0" w:space="0" w:color="D3D3D3"/>
              <w:bottom w:val="single" w:sz="0" w:space="0" w:color="D3D3D3"/>
              <w:right w:val="single" w:sz="0" w:space="0" w:color="D3D3D3"/>
            </w:tcBorders>
          </w:tcPr>
          <w:p w14:paraId="2AF93259" w14:textId="77777777" w:rsidR="00524773" w:rsidRDefault="00524773" w:rsidP="00C670FC">
            <w:pPr>
              <w:keepNext/>
              <w:spacing w:after="60"/>
              <w:rPr>
                <w:ins w:id="657" w:author="Wittman, Jacob (CDC/DDNID/NCCDPHP/DDT) (CTR)" w:date="2023-08-15T14:04:00Z"/>
              </w:rPr>
            </w:pPr>
            <w:ins w:id="658" w:author="Wittman, Jacob (CDC/DDNID/NCCDPHP/DDT) (CTR)" w:date="2023-08-15T14:04:00Z">
              <w:r>
                <w:rPr>
                  <w:rFonts w:ascii="Calibri" w:hAnsi="Calibri"/>
                  <w:sz w:val="20"/>
                </w:rPr>
                <w:t>85.9 (1.7)</w:t>
              </w:r>
            </w:ins>
          </w:p>
        </w:tc>
        <w:tc>
          <w:tcPr>
            <w:tcW w:w="0" w:type="auto"/>
            <w:tcBorders>
              <w:top w:val="single" w:sz="0" w:space="0" w:color="D3D3D3"/>
              <w:left w:val="single" w:sz="0" w:space="0" w:color="D3D3D3"/>
              <w:bottom w:val="single" w:sz="0" w:space="0" w:color="D3D3D3"/>
              <w:right w:val="single" w:sz="0" w:space="0" w:color="D3D3D3"/>
            </w:tcBorders>
          </w:tcPr>
          <w:p w14:paraId="350D5394" w14:textId="77777777" w:rsidR="00524773" w:rsidRDefault="00524773" w:rsidP="00C670FC">
            <w:pPr>
              <w:keepNext/>
              <w:spacing w:after="60"/>
              <w:rPr>
                <w:ins w:id="659" w:author="Wittman, Jacob (CDC/DDNID/NCCDPHP/DDT) (CTR)" w:date="2023-08-15T14:04:00Z"/>
              </w:rPr>
            </w:pPr>
            <w:ins w:id="660" w:author="Wittman, Jacob (CDC/DDNID/NCCDPHP/DDT) (CTR)" w:date="2023-08-15T14:04:00Z">
              <w:r>
                <w:rPr>
                  <w:rFonts w:ascii="Calibri" w:hAnsi="Calibri"/>
                  <w:sz w:val="20"/>
                </w:rPr>
                <w:t>85.9 (1.8)</w:t>
              </w:r>
            </w:ins>
          </w:p>
        </w:tc>
        <w:tc>
          <w:tcPr>
            <w:tcW w:w="0" w:type="auto"/>
            <w:tcBorders>
              <w:top w:val="single" w:sz="0" w:space="0" w:color="D3D3D3"/>
              <w:left w:val="single" w:sz="0" w:space="0" w:color="D3D3D3"/>
              <w:bottom w:val="single" w:sz="0" w:space="0" w:color="D3D3D3"/>
              <w:right w:val="single" w:sz="0" w:space="0" w:color="D3D3D3"/>
            </w:tcBorders>
          </w:tcPr>
          <w:p w14:paraId="5B4C2709" w14:textId="77777777" w:rsidR="00524773" w:rsidRDefault="00524773" w:rsidP="00C670FC">
            <w:pPr>
              <w:keepNext/>
              <w:spacing w:after="60"/>
              <w:rPr>
                <w:ins w:id="661" w:author="Wittman, Jacob (CDC/DDNID/NCCDPHP/DDT) (CTR)" w:date="2023-08-15T14:04:00Z"/>
              </w:rPr>
            </w:pPr>
            <w:ins w:id="662" w:author="Wittman, Jacob (CDC/DDNID/NCCDPHP/DDT) (CTR)" w:date="2023-08-15T14:04:00Z">
              <w:r>
                <w:rPr>
                  <w:rFonts w:ascii="Calibri" w:hAnsi="Calibri"/>
                  <w:sz w:val="20"/>
                </w:rPr>
                <w:t>89.9 (1.5)</w:t>
              </w:r>
            </w:ins>
          </w:p>
        </w:tc>
        <w:tc>
          <w:tcPr>
            <w:tcW w:w="0" w:type="auto"/>
            <w:tcBorders>
              <w:top w:val="single" w:sz="0" w:space="0" w:color="D3D3D3"/>
              <w:left w:val="single" w:sz="0" w:space="0" w:color="D3D3D3"/>
              <w:bottom w:val="single" w:sz="0" w:space="0" w:color="D3D3D3"/>
              <w:right w:val="single" w:sz="0" w:space="0" w:color="D3D3D3"/>
            </w:tcBorders>
          </w:tcPr>
          <w:p w14:paraId="13826F0C" w14:textId="77777777" w:rsidR="00524773" w:rsidRDefault="00524773" w:rsidP="00C670FC">
            <w:pPr>
              <w:keepNext/>
              <w:spacing w:after="60"/>
              <w:rPr>
                <w:ins w:id="663" w:author="Wittman, Jacob (CDC/DDNID/NCCDPHP/DDT) (CTR)" w:date="2023-08-15T14:04:00Z"/>
              </w:rPr>
            </w:pPr>
            <w:ins w:id="664" w:author="Wittman, Jacob (CDC/DDNID/NCCDPHP/DDT) (CTR)" w:date="2023-08-15T14:04:00Z">
              <w:r>
                <w:rPr>
                  <w:rFonts w:ascii="Calibri" w:hAnsi="Calibri"/>
                  <w:sz w:val="20"/>
                </w:rPr>
                <w:t>89.3 (1.6)</w:t>
              </w:r>
            </w:ins>
          </w:p>
        </w:tc>
        <w:tc>
          <w:tcPr>
            <w:tcW w:w="0" w:type="auto"/>
            <w:tcBorders>
              <w:top w:val="single" w:sz="0" w:space="0" w:color="D3D3D3"/>
              <w:left w:val="single" w:sz="0" w:space="0" w:color="D3D3D3"/>
              <w:bottom w:val="single" w:sz="0" w:space="0" w:color="D3D3D3"/>
              <w:right w:val="single" w:sz="0" w:space="0" w:color="D3D3D3"/>
            </w:tcBorders>
          </w:tcPr>
          <w:p w14:paraId="0DEACC9F" w14:textId="77777777" w:rsidR="00524773" w:rsidRDefault="00524773" w:rsidP="00C670FC">
            <w:pPr>
              <w:keepNext/>
              <w:spacing w:after="60"/>
              <w:rPr>
                <w:ins w:id="665" w:author="Wittman, Jacob (CDC/DDNID/NCCDPHP/DDT) (CTR)" w:date="2023-08-15T14:04:00Z"/>
              </w:rPr>
            </w:pPr>
            <w:ins w:id="666" w:author="Wittman, Jacob (CDC/DDNID/NCCDPHP/DDT) (CTR)" w:date="2023-08-15T14:04:00Z">
              <w:r>
                <w:rPr>
                  <w:rFonts w:ascii="Calibri" w:hAnsi="Calibri"/>
                  <w:sz w:val="20"/>
                </w:rPr>
                <w:t>77.0 (1.8)</w:t>
              </w:r>
            </w:ins>
          </w:p>
        </w:tc>
        <w:tc>
          <w:tcPr>
            <w:tcW w:w="0" w:type="auto"/>
            <w:tcBorders>
              <w:top w:val="single" w:sz="0" w:space="0" w:color="D3D3D3"/>
              <w:left w:val="single" w:sz="0" w:space="0" w:color="D3D3D3"/>
              <w:bottom w:val="single" w:sz="0" w:space="0" w:color="D3D3D3"/>
              <w:right w:val="single" w:sz="0" w:space="0" w:color="D3D3D3"/>
            </w:tcBorders>
          </w:tcPr>
          <w:p w14:paraId="03B89827" w14:textId="77777777" w:rsidR="00524773" w:rsidRDefault="00524773" w:rsidP="00C670FC">
            <w:pPr>
              <w:keepNext/>
              <w:spacing w:after="60"/>
              <w:rPr>
                <w:ins w:id="667" w:author="Wittman, Jacob (CDC/DDNID/NCCDPHP/DDT) (CTR)" w:date="2023-08-15T14:04:00Z"/>
              </w:rPr>
            </w:pPr>
            <w:ins w:id="668" w:author="Wittman, Jacob (CDC/DDNID/NCCDPHP/DDT) (CTR)" w:date="2023-08-15T14:04:00Z">
              <w:r>
                <w:rPr>
                  <w:rFonts w:ascii="Calibri" w:hAnsi="Calibri"/>
                  <w:sz w:val="20"/>
                </w:rPr>
                <w:t>79.7 (1.7)</w:t>
              </w:r>
            </w:ins>
          </w:p>
        </w:tc>
        <w:tc>
          <w:tcPr>
            <w:tcW w:w="0" w:type="auto"/>
            <w:tcBorders>
              <w:top w:val="single" w:sz="0" w:space="0" w:color="D3D3D3"/>
              <w:left w:val="single" w:sz="0" w:space="0" w:color="D3D3D3"/>
              <w:bottom w:val="single" w:sz="0" w:space="0" w:color="D3D3D3"/>
              <w:right w:val="single" w:sz="0" w:space="0" w:color="D3D3D3"/>
            </w:tcBorders>
          </w:tcPr>
          <w:p w14:paraId="5BB1BFF9" w14:textId="77777777" w:rsidR="00524773" w:rsidRDefault="00524773" w:rsidP="00C670FC">
            <w:pPr>
              <w:keepNext/>
              <w:spacing w:after="60"/>
              <w:rPr>
                <w:ins w:id="669" w:author="Wittman, Jacob (CDC/DDNID/NCCDPHP/DDT) (CTR)" w:date="2023-08-15T14:04:00Z"/>
              </w:rPr>
            </w:pPr>
            <w:ins w:id="670" w:author="Wittman, Jacob (CDC/DDNID/NCCDPHP/DDT) (CTR)" w:date="2023-08-15T14:04:00Z">
              <w:r>
                <w:rPr>
                  <w:rFonts w:ascii="Calibri" w:hAnsi="Calibri"/>
                  <w:sz w:val="20"/>
                </w:rPr>
                <w:t>76.8 (2.6)</w:t>
              </w:r>
            </w:ins>
          </w:p>
        </w:tc>
        <w:tc>
          <w:tcPr>
            <w:tcW w:w="0" w:type="auto"/>
            <w:tcBorders>
              <w:top w:val="single" w:sz="0" w:space="0" w:color="D3D3D3"/>
              <w:left w:val="single" w:sz="0" w:space="0" w:color="D3D3D3"/>
              <w:bottom w:val="single" w:sz="0" w:space="0" w:color="D3D3D3"/>
              <w:right w:val="single" w:sz="0" w:space="0" w:color="D3D3D3"/>
            </w:tcBorders>
          </w:tcPr>
          <w:p w14:paraId="4D1E88F3" w14:textId="77777777" w:rsidR="00524773" w:rsidRDefault="00524773" w:rsidP="00C670FC">
            <w:pPr>
              <w:keepNext/>
              <w:spacing w:after="60"/>
              <w:rPr>
                <w:ins w:id="671" w:author="Wittman, Jacob (CDC/DDNID/NCCDPHP/DDT) (CTR)" w:date="2023-08-15T14:04:00Z"/>
              </w:rPr>
            </w:pPr>
            <w:ins w:id="672" w:author="Wittman, Jacob (CDC/DDNID/NCCDPHP/DDT) (CTR)" w:date="2023-08-15T14:04:00Z">
              <w:r>
                <w:rPr>
                  <w:rFonts w:ascii="Calibri" w:hAnsi="Calibri"/>
                  <w:sz w:val="20"/>
                </w:rPr>
                <w:t>71.1 (3.1)</w:t>
              </w:r>
            </w:ins>
          </w:p>
        </w:tc>
        <w:tc>
          <w:tcPr>
            <w:tcW w:w="0" w:type="auto"/>
            <w:tcBorders>
              <w:top w:val="single" w:sz="0" w:space="0" w:color="D3D3D3"/>
              <w:left w:val="single" w:sz="0" w:space="0" w:color="D3D3D3"/>
              <w:bottom w:val="single" w:sz="0" w:space="0" w:color="D3D3D3"/>
              <w:right w:val="single" w:sz="0" w:space="0" w:color="D3D3D3"/>
            </w:tcBorders>
          </w:tcPr>
          <w:p w14:paraId="2778B5C9" w14:textId="77777777" w:rsidR="00524773" w:rsidRDefault="00524773" w:rsidP="00C670FC">
            <w:pPr>
              <w:keepNext/>
              <w:spacing w:after="60"/>
              <w:rPr>
                <w:ins w:id="673" w:author="Wittman, Jacob (CDC/DDNID/NCCDPHP/DDT) (CTR)" w:date="2023-08-15T14:04:00Z"/>
              </w:rPr>
            </w:pPr>
            <w:ins w:id="674" w:author="Wittman, Jacob (CDC/DDNID/NCCDPHP/DDT) (CTR)" w:date="2023-08-15T14:04:00Z">
              <w:r>
                <w:rPr>
                  <w:rFonts w:ascii="Calibri" w:hAnsi="Calibri"/>
                  <w:sz w:val="20"/>
                </w:rPr>
                <w:t>-7.1 (-14.5, 0.4)</w:t>
              </w:r>
            </w:ins>
          </w:p>
        </w:tc>
        <w:tc>
          <w:tcPr>
            <w:tcW w:w="0" w:type="auto"/>
            <w:tcBorders>
              <w:top w:val="single" w:sz="0" w:space="0" w:color="D3D3D3"/>
              <w:left w:val="single" w:sz="0" w:space="0" w:color="D3D3D3"/>
              <w:bottom w:val="single" w:sz="0" w:space="0" w:color="D3D3D3"/>
              <w:right w:val="single" w:sz="0" w:space="0" w:color="D3D3D3"/>
            </w:tcBorders>
          </w:tcPr>
          <w:p w14:paraId="5CE29BE3" w14:textId="77777777" w:rsidR="00524773" w:rsidRDefault="00524773" w:rsidP="00C670FC">
            <w:pPr>
              <w:keepNext/>
              <w:spacing w:after="60"/>
              <w:rPr>
                <w:ins w:id="67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C833252" w14:textId="77777777" w:rsidR="00524773" w:rsidRDefault="00524773" w:rsidP="00C670FC">
            <w:pPr>
              <w:keepNext/>
              <w:spacing w:after="60"/>
              <w:rPr>
                <w:ins w:id="676" w:author="Wittman, Jacob (CDC/DDNID/NCCDPHP/DDT) (CTR)" w:date="2023-08-15T14:04:00Z"/>
              </w:rPr>
            </w:pPr>
            <w:ins w:id="677" w:author="Wittman, Jacob (CDC/DDNID/NCCDPHP/DDT) (CTR)" w:date="2023-08-15T14:04:00Z">
              <w:r>
                <w:rPr>
                  <w:rFonts w:ascii="Calibri" w:hAnsi="Calibri"/>
                  <w:sz w:val="20"/>
                </w:rPr>
                <w:t>-0.7 (-1.6, 0.2)</w:t>
              </w:r>
            </w:ins>
          </w:p>
        </w:tc>
        <w:tc>
          <w:tcPr>
            <w:tcW w:w="0" w:type="auto"/>
            <w:tcBorders>
              <w:top w:val="single" w:sz="0" w:space="0" w:color="D3D3D3"/>
              <w:left w:val="single" w:sz="0" w:space="0" w:color="D3D3D3"/>
              <w:bottom w:val="single" w:sz="0" w:space="0" w:color="D3D3D3"/>
              <w:right w:val="single" w:sz="0" w:space="0" w:color="D3D3D3"/>
            </w:tcBorders>
          </w:tcPr>
          <w:p w14:paraId="502E7258" w14:textId="77777777" w:rsidR="00524773" w:rsidRDefault="00524773" w:rsidP="00C670FC">
            <w:pPr>
              <w:keepNext/>
              <w:spacing w:after="60"/>
              <w:rPr>
                <w:ins w:id="678" w:author="Wittman, Jacob (CDC/DDNID/NCCDPHP/DDT) (CTR)" w:date="2023-08-15T14:04:00Z"/>
              </w:rPr>
            </w:pPr>
            <w:ins w:id="679" w:author="Wittman, Jacob (CDC/DDNID/NCCDPHP/DDT) (CTR)" w:date="2023-08-15T14:04:00Z">
              <w:r>
                <w:rPr>
                  <w:rFonts w:ascii="Calibri" w:hAnsi="Calibri"/>
                  <w:sz w:val="20"/>
                </w:rPr>
                <w:t>-0.7 (-1.6, 0.2)</w:t>
              </w:r>
            </w:ins>
          </w:p>
        </w:tc>
      </w:tr>
      <w:tr w:rsidR="00524773" w14:paraId="21F82A16" w14:textId="77777777" w:rsidTr="00C670FC">
        <w:trPr>
          <w:cantSplit/>
          <w:jc w:val="center"/>
          <w:ins w:id="68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67EB95" w14:textId="77777777" w:rsidR="00524773" w:rsidRDefault="00524773" w:rsidP="00C670FC">
            <w:pPr>
              <w:keepNext/>
              <w:spacing w:after="60"/>
              <w:rPr>
                <w:ins w:id="681" w:author="Wittman, Jacob (CDC/DDNID/NCCDPHP/DDT) (CTR)" w:date="2023-08-15T14:04:00Z"/>
              </w:rPr>
            </w:pPr>
            <w:ins w:id="682"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59C574FD" w14:textId="77777777" w:rsidR="00524773" w:rsidRDefault="00524773" w:rsidP="00C670FC">
            <w:pPr>
              <w:keepNext/>
              <w:spacing w:after="60"/>
              <w:rPr>
                <w:ins w:id="683" w:author="Wittman, Jacob (CDC/DDNID/NCCDPHP/DDT) (CTR)" w:date="2023-08-15T14:04:00Z"/>
              </w:rPr>
            </w:pPr>
            <w:ins w:id="684" w:author="Wittman, Jacob (CDC/DDNID/NCCDPHP/DDT) (CTR)" w:date="2023-08-15T14:04:00Z">
              <w:r>
                <w:rPr>
                  <w:rFonts w:ascii="Calibri" w:hAnsi="Calibri"/>
                  <w:sz w:val="20"/>
                </w:rPr>
                <w:t>78.3 (1.4)</w:t>
              </w:r>
            </w:ins>
          </w:p>
        </w:tc>
        <w:tc>
          <w:tcPr>
            <w:tcW w:w="0" w:type="auto"/>
            <w:tcBorders>
              <w:top w:val="single" w:sz="0" w:space="0" w:color="D3D3D3"/>
              <w:left w:val="single" w:sz="0" w:space="0" w:color="D3D3D3"/>
              <w:bottom w:val="single" w:sz="0" w:space="0" w:color="D3D3D3"/>
              <w:right w:val="single" w:sz="0" w:space="0" w:color="D3D3D3"/>
            </w:tcBorders>
          </w:tcPr>
          <w:p w14:paraId="07260127" w14:textId="77777777" w:rsidR="00524773" w:rsidRDefault="00524773" w:rsidP="00C670FC">
            <w:pPr>
              <w:keepNext/>
              <w:spacing w:after="60"/>
              <w:rPr>
                <w:ins w:id="685" w:author="Wittman, Jacob (CDC/DDNID/NCCDPHP/DDT) (CTR)" w:date="2023-08-15T14:04:00Z"/>
              </w:rPr>
            </w:pPr>
            <w:ins w:id="686" w:author="Wittman, Jacob (CDC/DDNID/NCCDPHP/DDT) (CTR)" w:date="2023-08-15T14:04:00Z">
              <w:r>
                <w:rPr>
                  <w:rFonts w:ascii="Calibri" w:hAnsi="Calibri"/>
                  <w:sz w:val="20"/>
                </w:rPr>
                <w:t>73.7 (3.4)</w:t>
              </w:r>
            </w:ins>
          </w:p>
        </w:tc>
        <w:tc>
          <w:tcPr>
            <w:tcW w:w="0" w:type="auto"/>
            <w:tcBorders>
              <w:top w:val="single" w:sz="0" w:space="0" w:color="D3D3D3"/>
              <w:left w:val="single" w:sz="0" w:space="0" w:color="D3D3D3"/>
              <w:bottom w:val="single" w:sz="0" w:space="0" w:color="D3D3D3"/>
              <w:right w:val="single" w:sz="0" w:space="0" w:color="D3D3D3"/>
            </w:tcBorders>
          </w:tcPr>
          <w:p w14:paraId="5806F694" w14:textId="77777777" w:rsidR="00524773" w:rsidRDefault="00524773" w:rsidP="00C670FC">
            <w:pPr>
              <w:keepNext/>
              <w:spacing w:after="60"/>
              <w:rPr>
                <w:ins w:id="687" w:author="Wittman, Jacob (CDC/DDNID/NCCDPHP/DDT) (CTR)" w:date="2023-08-15T14:04:00Z"/>
              </w:rPr>
            </w:pPr>
            <w:ins w:id="688" w:author="Wittman, Jacob (CDC/DDNID/NCCDPHP/DDT) (CTR)" w:date="2023-08-15T14:04:00Z">
              <w:r>
                <w:rPr>
                  <w:rFonts w:ascii="Calibri" w:hAnsi="Calibri"/>
                  <w:sz w:val="20"/>
                </w:rPr>
                <w:t>77.2 (3.2)</w:t>
              </w:r>
            </w:ins>
          </w:p>
        </w:tc>
        <w:tc>
          <w:tcPr>
            <w:tcW w:w="0" w:type="auto"/>
            <w:tcBorders>
              <w:top w:val="single" w:sz="0" w:space="0" w:color="D3D3D3"/>
              <w:left w:val="single" w:sz="0" w:space="0" w:color="D3D3D3"/>
              <w:bottom w:val="single" w:sz="0" w:space="0" w:color="D3D3D3"/>
              <w:right w:val="single" w:sz="0" w:space="0" w:color="D3D3D3"/>
            </w:tcBorders>
          </w:tcPr>
          <w:p w14:paraId="1E2E7B90" w14:textId="77777777" w:rsidR="00524773" w:rsidRDefault="00524773" w:rsidP="00C670FC">
            <w:pPr>
              <w:keepNext/>
              <w:spacing w:after="60"/>
              <w:rPr>
                <w:ins w:id="689" w:author="Wittman, Jacob (CDC/DDNID/NCCDPHP/DDT) (CTR)" w:date="2023-08-15T14:04:00Z"/>
              </w:rPr>
            </w:pPr>
            <w:ins w:id="690" w:author="Wittman, Jacob (CDC/DDNID/NCCDPHP/DDT) (CTR)" w:date="2023-08-15T14:04:00Z">
              <w:r>
                <w:rPr>
                  <w:rFonts w:ascii="Calibri" w:hAnsi="Calibri"/>
                  <w:sz w:val="20"/>
                </w:rPr>
                <w:t>82.9 (2.4)</w:t>
              </w:r>
            </w:ins>
          </w:p>
        </w:tc>
        <w:tc>
          <w:tcPr>
            <w:tcW w:w="0" w:type="auto"/>
            <w:tcBorders>
              <w:top w:val="single" w:sz="0" w:space="0" w:color="D3D3D3"/>
              <w:left w:val="single" w:sz="0" w:space="0" w:color="D3D3D3"/>
              <w:bottom w:val="single" w:sz="0" w:space="0" w:color="D3D3D3"/>
              <w:right w:val="single" w:sz="0" w:space="0" w:color="D3D3D3"/>
            </w:tcBorders>
          </w:tcPr>
          <w:p w14:paraId="7846F716" w14:textId="77777777" w:rsidR="00524773" w:rsidRDefault="00524773" w:rsidP="00C670FC">
            <w:pPr>
              <w:keepNext/>
              <w:spacing w:after="60"/>
              <w:rPr>
                <w:ins w:id="691" w:author="Wittman, Jacob (CDC/DDNID/NCCDPHP/DDT) (CTR)" w:date="2023-08-15T14:04:00Z"/>
              </w:rPr>
            </w:pPr>
            <w:ins w:id="692" w:author="Wittman, Jacob (CDC/DDNID/NCCDPHP/DDT) (CTR)" w:date="2023-08-15T14:04:00Z">
              <w:r>
                <w:rPr>
                  <w:rFonts w:ascii="Calibri" w:hAnsi="Calibri"/>
                  <w:sz w:val="20"/>
                </w:rPr>
                <w:t>84.0 (2.6)</w:t>
              </w:r>
            </w:ins>
          </w:p>
        </w:tc>
        <w:tc>
          <w:tcPr>
            <w:tcW w:w="0" w:type="auto"/>
            <w:tcBorders>
              <w:top w:val="single" w:sz="0" w:space="0" w:color="D3D3D3"/>
              <w:left w:val="single" w:sz="0" w:space="0" w:color="D3D3D3"/>
              <w:bottom w:val="single" w:sz="0" w:space="0" w:color="D3D3D3"/>
              <w:right w:val="single" w:sz="0" w:space="0" w:color="D3D3D3"/>
            </w:tcBorders>
          </w:tcPr>
          <w:p w14:paraId="5581F489" w14:textId="77777777" w:rsidR="00524773" w:rsidRDefault="00524773" w:rsidP="00C670FC">
            <w:pPr>
              <w:keepNext/>
              <w:spacing w:after="60"/>
              <w:rPr>
                <w:ins w:id="693" w:author="Wittman, Jacob (CDC/DDNID/NCCDPHP/DDT) (CTR)" w:date="2023-08-15T14:04:00Z"/>
              </w:rPr>
            </w:pPr>
            <w:ins w:id="694" w:author="Wittman, Jacob (CDC/DDNID/NCCDPHP/DDT) (CTR)" w:date="2023-08-15T14:04:00Z">
              <w:r>
                <w:rPr>
                  <w:rFonts w:ascii="Calibri" w:hAnsi="Calibri"/>
                  <w:sz w:val="20"/>
                </w:rPr>
                <w:t>78.6 (2.9)</w:t>
              </w:r>
            </w:ins>
          </w:p>
        </w:tc>
        <w:tc>
          <w:tcPr>
            <w:tcW w:w="0" w:type="auto"/>
            <w:tcBorders>
              <w:top w:val="single" w:sz="0" w:space="0" w:color="D3D3D3"/>
              <w:left w:val="single" w:sz="0" w:space="0" w:color="D3D3D3"/>
              <w:bottom w:val="single" w:sz="0" w:space="0" w:color="D3D3D3"/>
              <w:right w:val="single" w:sz="0" w:space="0" w:color="D3D3D3"/>
            </w:tcBorders>
          </w:tcPr>
          <w:p w14:paraId="758F1B2F" w14:textId="77777777" w:rsidR="00524773" w:rsidRDefault="00524773" w:rsidP="00C670FC">
            <w:pPr>
              <w:keepNext/>
              <w:spacing w:after="60"/>
              <w:rPr>
                <w:ins w:id="695" w:author="Wittman, Jacob (CDC/DDNID/NCCDPHP/DDT) (CTR)" w:date="2023-08-15T14:04:00Z"/>
              </w:rPr>
            </w:pPr>
            <w:ins w:id="696" w:author="Wittman, Jacob (CDC/DDNID/NCCDPHP/DDT) (CTR)" w:date="2023-08-15T14:04:00Z">
              <w:r>
                <w:rPr>
                  <w:rFonts w:ascii="Calibri" w:hAnsi="Calibri"/>
                  <w:sz w:val="20"/>
                </w:rPr>
                <w:t>79.8 (3.4)</w:t>
              </w:r>
            </w:ins>
          </w:p>
        </w:tc>
        <w:tc>
          <w:tcPr>
            <w:tcW w:w="0" w:type="auto"/>
            <w:tcBorders>
              <w:top w:val="single" w:sz="0" w:space="0" w:color="D3D3D3"/>
              <w:left w:val="single" w:sz="0" w:space="0" w:color="D3D3D3"/>
              <w:bottom w:val="single" w:sz="0" w:space="0" w:color="D3D3D3"/>
              <w:right w:val="single" w:sz="0" w:space="0" w:color="D3D3D3"/>
            </w:tcBorders>
          </w:tcPr>
          <w:p w14:paraId="0E12DE1A" w14:textId="77777777" w:rsidR="00524773" w:rsidRDefault="00524773" w:rsidP="00C670FC">
            <w:pPr>
              <w:keepNext/>
              <w:spacing w:after="60"/>
              <w:rPr>
                <w:ins w:id="697" w:author="Wittman, Jacob (CDC/DDNID/NCCDPHP/DDT) (CTR)" w:date="2023-08-15T14:04:00Z"/>
              </w:rPr>
            </w:pPr>
            <w:ins w:id="698" w:author="Wittman, Jacob (CDC/DDNID/NCCDPHP/DDT) (CTR)" w:date="2023-08-15T14:04:00Z">
              <w:r>
                <w:rPr>
                  <w:rFonts w:ascii="Calibri" w:hAnsi="Calibri"/>
                  <w:sz w:val="20"/>
                </w:rPr>
                <w:t>78.8 (3.3)</w:t>
              </w:r>
            </w:ins>
          </w:p>
        </w:tc>
        <w:tc>
          <w:tcPr>
            <w:tcW w:w="0" w:type="auto"/>
            <w:tcBorders>
              <w:top w:val="single" w:sz="0" w:space="0" w:color="D3D3D3"/>
              <w:left w:val="single" w:sz="0" w:space="0" w:color="D3D3D3"/>
              <w:bottom w:val="single" w:sz="0" w:space="0" w:color="D3D3D3"/>
              <w:right w:val="single" w:sz="0" w:space="0" w:color="D3D3D3"/>
            </w:tcBorders>
          </w:tcPr>
          <w:p w14:paraId="04DF4106" w14:textId="77777777" w:rsidR="00524773" w:rsidRDefault="00524773" w:rsidP="00C670FC">
            <w:pPr>
              <w:keepNext/>
              <w:spacing w:after="60"/>
              <w:rPr>
                <w:ins w:id="699" w:author="Wittman, Jacob (CDC/DDNID/NCCDPHP/DDT) (CTR)" w:date="2023-08-15T14:04:00Z"/>
              </w:rPr>
            </w:pPr>
            <w:ins w:id="700" w:author="Wittman, Jacob (CDC/DDNID/NCCDPHP/DDT) (CTR)" w:date="2023-08-15T14:04:00Z">
              <w:r>
                <w:rPr>
                  <w:rFonts w:ascii="Calibri" w:hAnsi="Calibri"/>
                  <w:sz w:val="20"/>
                </w:rPr>
                <w:t>84.8 (2.8)</w:t>
              </w:r>
            </w:ins>
          </w:p>
        </w:tc>
        <w:tc>
          <w:tcPr>
            <w:tcW w:w="0" w:type="auto"/>
            <w:tcBorders>
              <w:top w:val="single" w:sz="0" w:space="0" w:color="D3D3D3"/>
              <w:left w:val="single" w:sz="0" w:space="0" w:color="D3D3D3"/>
              <w:bottom w:val="single" w:sz="0" w:space="0" w:color="D3D3D3"/>
              <w:right w:val="single" w:sz="0" w:space="0" w:color="D3D3D3"/>
            </w:tcBorders>
          </w:tcPr>
          <w:p w14:paraId="03CE31CA" w14:textId="77777777" w:rsidR="00524773" w:rsidRDefault="00524773" w:rsidP="00C670FC">
            <w:pPr>
              <w:keepNext/>
              <w:spacing w:after="60"/>
              <w:rPr>
                <w:ins w:id="701" w:author="Wittman, Jacob (CDC/DDNID/NCCDPHP/DDT) (CTR)" w:date="2023-08-15T14:04:00Z"/>
              </w:rPr>
            </w:pPr>
            <w:ins w:id="702" w:author="Wittman, Jacob (CDC/DDNID/NCCDPHP/DDT) (CTR)" w:date="2023-08-15T14:04:00Z">
              <w:r>
                <w:rPr>
                  <w:rFonts w:ascii="Calibri" w:hAnsi="Calibri"/>
                  <w:sz w:val="20"/>
                </w:rPr>
                <w:t>83.6 (3.0)</w:t>
              </w:r>
            </w:ins>
          </w:p>
        </w:tc>
        <w:tc>
          <w:tcPr>
            <w:tcW w:w="0" w:type="auto"/>
            <w:tcBorders>
              <w:top w:val="single" w:sz="0" w:space="0" w:color="D3D3D3"/>
              <w:left w:val="single" w:sz="0" w:space="0" w:color="D3D3D3"/>
              <w:bottom w:val="single" w:sz="0" w:space="0" w:color="D3D3D3"/>
              <w:right w:val="single" w:sz="0" w:space="0" w:color="D3D3D3"/>
            </w:tcBorders>
          </w:tcPr>
          <w:p w14:paraId="1858C51D" w14:textId="77777777" w:rsidR="00524773" w:rsidRDefault="00524773" w:rsidP="00C670FC">
            <w:pPr>
              <w:keepNext/>
              <w:spacing w:after="60"/>
              <w:rPr>
                <w:ins w:id="703" w:author="Wittman, Jacob (CDC/DDNID/NCCDPHP/DDT) (CTR)" w:date="2023-08-15T14:04:00Z"/>
              </w:rPr>
            </w:pPr>
            <w:ins w:id="704" w:author="Wittman, Jacob (CDC/DDNID/NCCDPHP/DDT) (CTR)" w:date="2023-08-15T14:04:00Z">
              <w:r>
                <w:rPr>
                  <w:rFonts w:ascii="Calibri" w:hAnsi="Calibri"/>
                  <w:sz w:val="20"/>
                </w:rPr>
                <w:t>70.2 (3.3)</w:t>
              </w:r>
            </w:ins>
          </w:p>
        </w:tc>
        <w:tc>
          <w:tcPr>
            <w:tcW w:w="0" w:type="auto"/>
            <w:tcBorders>
              <w:top w:val="single" w:sz="0" w:space="0" w:color="D3D3D3"/>
              <w:left w:val="single" w:sz="0" w:space="0" w:color="D3D3D3"/>
              <w:bottom w:val="single" w:sz="0" w:space="0" w:color="D3D3D3"/>
              <w:right w:val="single" w:sz="0" w:space="0" w:color="D3D3D3"/>
            </w:tcBorders>
          </w:tcPr>
          <w:p w14:paraId="208E9BE4" w14:textId="77777777" w:rsidR="00524773" w:rsidRDefault="00524773" w:rsidP="00C670FC">
            <w:pPr>
              <w:keepNext/>
              <w:spacing w:after="60"/>
              <w:rPr>
                <w:ins w:id="705" w:author="Wittman, Jacob (CDC/DDNID/NCCDPHP/DDT) (CTR)" w:date="2023-08-15T14:04:00Z"/>
              </w:rPr>
            </w:pPr>
            <w:ins w:id="706" w:author="Wittman, Jacob (CDC/DDNID/NCCDPHP/DDT) (CTR)" w:date="2023-08-15T14:04:00Z">
              <w:r>
                <w:rPr>
                  <w:rFonts w:ascii="Calibri" w:hAnsi="Calibri"/>
                  <w:sz w:val="20"/>
                </w:rPr>
                <w:t>75.9 (3.1)</w:t>
              </w:r>
            </w:ins>
          </w:p>
        </w:tc>
        <w:tc>
          <w:tcPr>
            <w:tcW w:w="0" w:type="auto"/>
            <w:tcBorders>
              <w:top w:val="single" w:sz="0" w:space="0" w:color="D3D3D3"/>
              <w:left w:val="single" w:sz="0" w:space="0" w:color="D3D3D3"/>
              <w:bottom w:val="single" w:sz="0" w:space="0" w:color="D3D3D3"/>
              <w:right w:val="single" w:sz="0" w:space="0" w:color="D3D3D3"/>
            </w:tcBorders>
          </w:tcPr>
          <w:p w14:paraId="19FF2FB4" w14:textId="77777777" w:rsidR="00524773" w:rsidRDefault="00524773" w:rsidP="00C670FC">
            <w:pPr>
              <w:keepNext/>
              <w:spacing w:after="60"/>
              <w:rPr>
                <w:ins w:id="707" w:author="Wittman, Jacob (CDC/DDNID/NCCDPHP/DDT) (CTR)" w:date="2023-08-15T14:04:00Z"/>
              </w:rPr>
            </w:pPr>
            <w:ins w:id="708" w:author="Wittman, Jacob (CDC/DDNID/NCCDPHP/DDT) (CTR)" w:date="2023-08-15T14:04:00Z">
              <w:r>
                <w:rPr>
                  <w:rFonts w:ascii="Calibri" w:hAnsi="Calibri"/>
                  <w:sz w:val="20"/>
                </w:rPr>
                <w:t>69.9 (4.7)</w:t>
              </w:r>
            </w:ins>
          </w:p>
        </w:tc>
        <w:tc>
          <w:tcPr>
            <w:tcW w:w="0" w:type="auto"/>
            <w:tcBorders>
              <w:top w:val="single" w:sz="0" w:space="0" w:color="D3D3D3"/>
              <w:left w:val="single" w:sz="0" w:space="0" w:color="D3D3D3"/>
              <w:bottom w:val="single" w:sz="0" w:space="0" w:color="D3D3D3"/>
              <w:right w:val="single" w:sz="0" w:space="0" w:color="D3D3D3"/>
            </w:tcBorders>
          </w:tcPr>
          <w:p w14:paraId="6DD5D6DE" w14:textId="77777777" w:rsidR="00524773" w:rsidRDefault="00524773" w:rsidP="00C670FC">
            <w:pPr>
              <w:keepNext/>
              <w:spacing w:after="60"/>
              <w:rPr>
                <w:ins w:id="709" w:author="Wittman, Jacob (CDC/DDNID/NCCDPHP/DDT) (CTR)" w:date="2023-08-15T14:04:00Z"/>
              </w:rPr>
            </w:pPr>
            <w:ins w:id="710" w:author="Wittman, Jacob (CDC/DDNID/NCCDPHP/DDT) (CTR)" w:date="2023-08-15T14:04:00Z">
              <w:r>
                <w:rPr>
                  <w:rFonts w:ascii="Calibri" w:hAnsi="Calibri"/>
                  <w:sz w:val="20"/>
                </w:rPr>
                <w:t>62.5 (5.7)</w:t>
              </w:r>
            </w:ins>
          </w:p>
        </w:tc>
        <w:tc>
          <w:tcPr>
            <w:tcW w:w="0" w:type="auto"/>
            <w:tcBorders>
              <w:top w:val="single" w:sz="0" w:space="0" w:color="D3D3D3"/>
              <w:left w:val="single" w:sz="0" w:space="0" w:color="D3D3D3"/>
              <w:bottom w:val="single" w:sz="0" w:space="0" w:color="D3D3D3"/>
              <w:right w:val="single" w:sz="0" w:space="0" w:color="D3D3D3"/>
            </w:tcBorders>
          </w:tcPr>
          <w:p w14:paraId="3FA0F19E" w14:textId="77777777" w:rsidR="00524773" w:rsidRDefault="00524773" w:rsidP="00C670FC">
            <w:pPr>
              <w:keepNext/>
              <w:spacing w:after="60"/>
              <w:rPr>
                <w:ins w:id="711" w:author="Wittman, Jacob (CDC/DDNID/NCCDPHP/DDT) (CTR)" w:date="2023-08-15T14:04:00Z"/>
              </w:rPr>
            </w:pPr>
            <w:ins w:id="712" w:author="Wittman, Jacob (CDC/DDNID/NCCDPHP/DDT) (CTR)" w:date="2023-08-15T14:04:00Z">
              <w:r>
                <w:rPr>
                  <w:rFonts w:ascii="Calibri" w:hAnsi="Calibri"/>
                  <w:sz w:val="20"/>
                </w:rPr>
                <w:t>-5.2 (-20.2, 9.9)</w:t>
              </w:r>
            </w:ins>
          </w:p>
        </w:tc>
        <w:tc>
          <w:tcPr>
            <w:tcW w:w="0" w:type="auto"/>
            <w:tcBorders>
              <w:top w:val="single" w:sz="0" w:space="0" w:color="D3D3D3"/>
              <w:left w:val="single" w:sz="0" w:space="0" w:color="D3D3D3"/>
              <w:bottom w:val="single" w:sz="0" w:space="0" w:color="D3D3D3"/>
              <w:right w:val="single" w:sz="0" w:space="0" w:color="D3D3D3"/>
            </w:tcBorders>
          </w:tcPr>
          <w:p w14:paraId="1C6214B1" w14:textId="77777777" w:rsidR="00524773" w:rsidRDefault="00524773" w:rsidP="00C670FC">
            <w:pPr>
              <w:keepNext/>
              <w:spacing w:after="60"/>
              <w:rPr>
                <w:ins w:id="71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9C0790E" w14:textId="77777777" w:rsidR="00524773" w:rsidRDefault="00524773" w:rsidP="00C670FC">
            <w:pPr>
              <w:keepNext/>
              <w:spacing w:after="60"/>
              <w:rPr>
                <w:ins w:id="714" w:author="Wittman, Jacob (CDC/DDNID/NCCDPHP/DDT) (CTR)" w:date="2023-08-15T14:04:00Z"/>
              </w:rPr>
            </w:pPr>
            <w:ins w:id="715" w:author="Wittman, Jacob (CDC/DDNID/NCCDPHP/DDT) (CTR)" w:date="2023-08-15T14:04:00Z">
              <w:r>
                <w:rPr>
                  <w:rFonts w:ascii="Calibri" w:hAnsi="Calibri"/>
                  <w:sz w:val="20"/>
                </w:rPr>
                <w:t>-0.6 (-1.8, 0.6)</w:t>
              </w:r>
            </w:ins>
          </w:p>
        </w:tc>
        <w:tc>
          <w:tcPr>
            <w:tcW w:w="0" w:type="auto"/>
            <w:tcBorders>
              <w:top w:val="single" w:sz="0" w:space="0" w:color="D3D3D3"/>
              <w:left w:val="single" w:sz="0" w:space="0" w:color="D3D3D3"/>
              <w:bottom w:val="single" w:sz="0" w:space="0" w:color="D3D3D3"/>
              <w:right w:val="single" w:sz="0" w:space="0" w:color="D3D3D3"/>
            </w:tcBorders>
          </w:tcPr>
          <w:p w14:paraId="67F0F51C" w14:textId="77777777" w:rsidR="00524773" w:rsidRDefault="00524773" w:rsidP="00C670FC">
            <w:pPr>
              <w:keepNext/>
              <w:spacing w:after="60"/>
              <w:rPr>
                <w:ins w:id="716" w:author="Wittman, Jacob (CDC/DDNID/NCCDPHP/DDT) (CTR)" w:date="2023-08-15T14:04:00Z"/>
              </w:rPr>
            </w:pPr>
            <w:ins w:id="717" w:author="Wittman, Jacob (CDC/DDNID/NCCDPHP/DDT) (CTR)" w:date="2023-08-15T14:04:00Z">
              <w:r>
                <w:rPr>
                  <w:rFonts w:ascii="Calibri" w:hAnsi="Calibri"/>
                  <w:sz w:val="20"/>
                </w:rPr>
                <w:t>-0.6 (-1.8, 0.6)</w:t>
              </w:r>
            </w:ins>
          </w:p>
        </w:tc>
      </w:tr>
      <w:tr w:rsidR="00524773" w14:paraId="03391E43" w14:textId="77777777" w:rsidTr="00C670FC">
        <w:trPr>
          <w:cantSplit/>
          <w:jc w:val="center"/>
          <w:ins w:id="71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8734B95" w14:textId="77777777" w:rsidR="00524773" w:rsidRDefault="00524773" w:rsidP="00C670FC">
            <w:pPr>
              <w:keepNext/>
              <w:spacing w:after="60"/>
              <w:rPr>
                <w:ins w:id="719" w:author="Wittman, Jacob (CDC/DDNID/NCCDPHP/DDT) (CTR)" w:date="2023-08-15T14:04:00Z"/>
              </w:rPr>
            </w:pPr>
            <w:ins w:id="720"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0A2778CF" w14:textId="77777777" w:rsidR="00524773" w:rsidRDefault="00524773" w:rsidP="00C670FC">
            <w:pPr>
              <w:keepNext/>
              <w:spacing w:after="60"/>
              <w:rPr>
                <w:ins w:id="721" w:author="Wittman, Jacob (CDC/DDNID/NCCDPHP/DDT) (CTR)" w:date="2023-08-15T14:04:00Z"/>
              </w:rPr>
            </w:pPr>
            <w:ins w:id="722" w:author="Wittman, Jacob (CDC/DDNID/NCCDPHP/DDT) (CTR)" w:date="2023-08-15T14:04:00Z">
              <w:r>
                <w:rPr>
                  <w:rFonts w:ascii="Calibri" w:hAnsi="Calibri"/>
                  <w:sz w:val="20"/>
                </w:rPr>
                <w:t>90.0 (1.3)</w:t>
              </w:r>
            </w:ins>
          </w:p>
        </w:tc>
        <w:tc>
          <w:tcPr>
            <w:tcW w:w="0" w:type="auto"/>
            <w:tcBorders>
              <w:top w:val="single" w:sz="0" w:space="0" w:color="D3D3D3"/>
              <w:left w:val="single" w:sz="0" w:space="0" w:color="D3D3D3"/>
              <w:bottom w:val="single" w:sz="0" w:space="0" w:color="D3D3D3"/>
              <w:right w:val="single" w:sz="0" w:space="0" w:color="D3D3D3"/>
            </w:tcBorders>
          </w:tcPr>
          <w:p w14:paraId="27526355" w14:textId="77777777" w:rsidR="00524773" w:rsidRDefault="00524773" w:rsidP="00C670FC">
            <w:pPr>
              <w:keepNext/>
              <w:spacing w:after="60"/>
              <w:rPr>
                <w:ins w:id="723" w:author="Wittman, Jacob (CDC/DDNID/NCCDPHP/DDT) (CTR)" w:date="2023-08-15T14:04:00Z"/>
              </w:rPr>
            </w:pPr>
            <w:ins w:id="724" w:author="Wittman, Jacob (CDC/DDNID/NCCDPHP/DDT) (CTR)" w:date="2023-08-15T14:04:00Z">
              <w:r>
                <w:rPr>
                  <w:rFonts w:ascii="Calibri" w:hAnsi="Calibri"/>
                  <w:sz w:val="20"/>
                </w:rPr>
                <w:t>91.6 (1.1)</w:t>
              </w:r>
            </w:ins>
          </w:p>
        </w:tc>
        <w:tc>
          <w:tcPr>
            <w:tcW w:w="0" w:type="auto"/>
            <w:tcBorders>
              <w:top w:val="single" w:sz="0" w:space="0" w:color="D3D3D3"/>
              <w:left w:val="single" w:sz="0" w:space="0" w:color="D3D3D3"/>
              <w:bottom w:val="single" w:sz="0" w:space="0" w:color="D3D3D3"/>
              <w:right w:val="single" w:sz="0" w:space="0" w:color="D3D3D3"/>
            </w:tcBorders>
          </w:tcPr>
          <w:p w14:paraId="1EB98E52" w14:textId="77777777" w:rsidR="00524773" w:rsidRDefault="00524773" w:rsidP="00C670FC">
            <w:pPr>
              <w:keepNext/>
              <w:spacing w:after="60"/>
              <w:rPr>
                <w:ins w:id="725" w:author="Wittman, Jacob (CDC/DDNID/NCCDPHP/DDT) (CTR)" w:date="2023-08-15T14:04:00Z"/>
              </w:rPr>
            </w:pPr>
            <w:ins w:id="726" w:author="Wittman, Jacob (CDC/DDNID/NCCDPHP/DDT) (CTR)" w:date="2023-08-15T14:04:00Z">
              <w:r>
                <w:rPr>
                  <w:rFonts w:ascii="Calibri" w:hAnsi="Calibri"/>
                  <w:sz w:val="20"/>
                </w:rPr>
                <w:t>91.0 (1.1)</w:t>
              </w:r>
            </w:ins>
          </w:p>
        </w:tc>
        <w:tc>
          <w:tcPr>
            <w:tcW w:w="0" w:type="auto"/>
            <w:tcBorders>
              <w:top w:val="single" w:sz="0" w:space="0" w:color="D3D3D3"/>
              <w:left w:val="single" w:sz="0" w:space="0" w:color="D3D3D3"/>
              <w:bottom w:val="single" w:sz="0" w:space="0" w:color="D3D3D3"/>
              <w:right w:val="single" w:sz="0" w:space="0" w:color="D3D3D3"/>
            </w:tcBorders>
          </w:tcPr>
          <w:p w14:paraId="4F959C7B" w14:textId="77777777" w:rsidR="00524773" w:rsidRDefault="00524773" w:rsidP="00C670FC">
            <w:pPr>
              <w:keepNext/>
              <w:spacing w:after="60"/>
              <w:rPr>
                <w:ins w:id="727" w:author="Wittman, Jacob (CDC/DDNID/NCCDPHP/DDT) (CTR)" w:date="2023-08-15T14:04:00Z"/>
              </w:rPr>
            </w:pPr>
            <w:ins w:id="728" w:author="Wittman, Jacob (CDC/DDNID/NCCDPHP/DDT) (CTR)" w:date="2023-08-15T14:04:00Z">
              <w:r>
                <w:rPr>
                  <w:rFonts w:ascii="Calibri" w:hAnsi="Calibri"/>
                  <w:sz w:val="20"/>
                </w:rPr>
                <w:t>92.6 (0.9)</w:t>
              </w:r>
            </w:ins>
          </w:p>
        </w:tc>
        <w:tc>
          <w:tcPr>
            <w:tcW w:w="0" w:type="auto"/>
            <w:tcBorders>
              <w:top w:val="single" w:sz="0" w:space="0" w:color="D3D3D3"/>
              <w:left w:val="single" w:sz="0" w:space="0" w:color="D3D3D3"/>
              <w:bottom w:val="single" w:sz="0" w:space="0" w:color="D3D3D3"/>
              <w:right w:val="single" w:sz="0" w:space="0" w:color="D3D3D3"/>
            </w:tcBorders>
          </w:tcPr>
          <w:p w14:paraId="39A0F978" w14:textId="77777777" w:rsidR="00524773" w:rsidRDefault="00524773" w:rsidP="00C670FC">
            <w:pPr>
              <w:keepNext/>
              <w:spacing w:after="60"/>
              <w:rPr>
                <w:ins w:id="729" w:author="Wittman, Jacob (CDC/DDNID/NCCDPHP/DDT) (CTR)" w:date="2023-08-15T14:04:00Z"/>
              </w:rPr>
            </w:pPr>
            <w:ins w:id="730" w:author="Wittman, Jacob (CDC/DDNID/NCCDPHP/DDT) (CTR)" w:date="2023-08-15T14:04:00Z">
              <w:r>
                <w:rPr>
                  <w:rFonts w:ascii="Calibri" w:hAnsi="Calibri"/>
                  <w:sz w:val="20"/>
                </w:rPr>
                <w:t>93.9 (0.7)</w:t>
              </w:r>
            </w:ins>
          </w:p>
        </w:tc>
        <w:tc>
          <w:tcPr>
            <w:tcW w:w="0" w:type="auto"/>
            <w:tcBorders>
              <w:top w:val="single" w:sz="0" w:space="0" w:color="D3D3D3"/>
              <w:left w:val="single" w:sz="0" w:space="0" w:color="D3D3D3"/>
              <w:bottom w:val="single" w:sz="0" w:space="0" w:color="D3D3D3"/>
              <w:right w:val="single" w:sz="0" w:space="0" w:color="D3D3D3"/>
            </w:tcBorders>
          </w:tcPr>
          <w:p w14:paraId="6F8F41D0" w14:textId="77777777" w:rsidR="00524773" w:rsidRDefault="00524773" w:rsidP="00C670FC">
            <w:pPr>
              <w:keepNext/>
              <w:spacing w:after="60"/>
              <w:rPr>
                <w:ins w:id="731" w:author="Wittman, Jacob (CDC/DDNID/NCCDPHP/DDT) (CTR)" w:date="2023-08-15T14:04:00Z"/>
              </w:rPr>
            </w:pPr>
            <w:ins w:id="732" w:author="Wittman, Jacob (CDC/DDNID/NCCDPHP/DDT) (CTR)" w:date="2023-08-15T14:04:00Z">
              <w:r>
                <w:rPr>
                  <w:rFonts w:ascii="Calibri" w:hAnsi="Calibri"/>
                  <w:sz w:val="20"/>
                </w:rPr>
                <w:t>90.2 (1.1)</w:t>
              </w:r>
            </w:ins>
          </w:p>
        </w:tc>
        <w:tc>
          <w:tcPr>
            <w:tcW w:w="0" w:type="auto"/>
            <w:tcBorders>
              <w:top w:val="single" w:sz="0" w:space="0" w:color="D3D3D3"/>
              <w:left w:val="single" w:sz="0" w:space="0" w:color="D3D3D3"/>
              <w:bottom w:val="single" w:sz="0" w:space="0" w:color="D3D3D3"/>
              <w:right w:val="single" w:sz="0" w:space="0" w:color="D3D3D3"/>
            </w:tcBorders>
          </w:tcPr>
          <w:p w14:paraId="65DCC4DE" w14:textId="77777777" w:rsidR="00524773" w:rsidRDefault="00524773" w:rsidP="00C670FC">
            <w:pPr>
              <w:keepNext/>
              <w:spacing w:after="60"/>
              <w:rPr>
                <w:ins w:id="733" w:author="Wittman, Jacob (CDC/DDNID/NCCDPHP/DDT) (CTR)" w:date="2023-08-15T14:04:00Z"/>
              </w:rPr>
            </w:pPr>
            <w:ins w:id="734" w:author="Wittman, Jacob (CDC/DDNID/NCCDPHP/DDT) (CTR)" w:date="2023-08-15T14:04:00Z">
              <w:r>
                <w:rPr>
                  <w:rFonts w:ascii="Calibri" w:hAnsi="Calibri"/>
                  <w:sz w:val="20"/>
                </w:rPr>
                <w:t>90.7 (1.1)</w:t>
              </w:r>
            </w:ins>
          </w:p>
        </w:tc>
        <w:tc>
          <w:tcPr>
            <w:tcW w:w="0" w:type="auto"/>
            <w:tcBorders>
              <w:top w:val="single" w:sz="0" w:space="0" w:color="D3D3D3"/>
              <w:left w:val="single" w:sz="0" w:space="0" w:color="D3D3D3"/>
              <w:bottom w:val="single" w:sz="0" w:space="0" w:color="D3D3D3"/>
              <w:right w:val="single" w:sz="0" w:space="0" w:color="D3D3D3"/>
            </w:tcBorders>
          </w:tcPr>
          <w:p w14:paraId="61795FAC" w14:textId="77777777" w:rsidR="00524773" w:rsidRDefault="00524773" w:rsidP="00C670FC">
            <w:pPr>
              <w:keepNext/>
              <w:spacing w:after="60"/>
              <w:rPr>
                <w:ins w:id="735" w:author="Wittman, Jacob (CDC/DDNID/NCCDPHP/DDT) (CTR)" w:date="2023-08-15T14:04:00Z"/>
              </w:rPr>
            </w:pPr>
            <w:ins w:id="736" w:author="Wittman, Jacob (CDC/DDNID/NCCDPHP/DDT) (CTR)" w:date="2023-08-15T14:04:00Z">
              <w:r>
                <w:rPr>
                  <w:rFonts w:ascii="Calibri" w:hAnsi="Calibri"/>
                  <w:sz w:val="20"/>
                </w:rPr>
                <w:t>93.2 (1.1)</w:t>
              </w:r>
            </w:ins>
          </w:p>
        </w:tc>
        <w:tc>
          <w:tcPr>
            <w:tcW w:w="0" w:type="auto"/>
            <w:tcBorders>
              <w:top w:val="single" w:sz="0" w:space="0" w:color="D3D3D3"/>
              <w:left w:val="single" w:sz="0" w:space="0" w:color="D3D3D3"/>
              <w:bottom w:val="single" w:sz="0" w:space="0" w:color="D3D3D3"/>
              <w:right w:val="single" w:sz="0" w:space="0" w:color="D3D3D3"/>
            </w:tcBorders>
          </w:tcPr>
          <w:p w14:paraId="08584053" w14:textId="77777777" w:rsidR="00524773" w:rsidRDefault="00524773" w:rsidP="00C670FC">
            <w:pPr>
              <w:keepNext/>
              <w:spacing w:after="60"/>
              <w:rPr>
                <w:ins w:id="737" w:author="Wittman, Jacob (CDC/DDNID/NCCDPHP/DDT) (CTR)" w:date="2023-08-15T14:04:00Z"/>
              </w:rPr>
            </w:pPr>
            <w:ins w:id="738" w:author="Wittman, Jacob (CDC/DDNID/NCCDPHP/DDT) (CTR)" w:date="2023-08-15T14:04:00Z">
              <w:r>
                <w:rPr>
                  <w:rFonts w:ascii="Calibri" w:hAnsi="Calibri"/>
                  <w:sz w:val="20"/>
                </w:rPr>
                <w:t>94.1 (0.9)</w:t>
              </w:r>
            </w:ins>
          </w:p>
        </w:tc>
        <w:tc>
          <w:tcPr>
            <w:tcW w:w="0" w:type="auto"/>
            <w:tcBorders>
              <w:top w:val="single" w:sz="0" w:space="0" w:color="D3D3D3"/>
              <w:left w:val="single" w:sz="0" w:space="0" w:color="D3D3D3"/>
              <w:bottom w:val="single" w:sz="0" w:space="0" w:color="D3D3D3"/>
              <w:right w:val="single" w:sz="0" w:space="0" w:color="D3D3D3"/>
            </w:tcBorders>
          </w:tcPr>
          <w:p w14:paraId="3CA866C7" w14:textId="77777777" w:rsidR="00524773" w:rsidRDefault="00524773" w:rsidP="00C670FC">
            <w:pPr>
              <w:keepNext/>
              <w:spacing w:after="60"/>
              <w:rPr>
                <w:ins w:id="739" w:author="Wittman, Jacob (CDC/DDNID/NCCDPHP/DDT) (CTR)" w:date="2023-08-15T14:04:00Z"/>
              </w:rPr>
            </w:pPr>
            <w:ins w:id="740" w:author="Wittman, Jacob (CDC/DDNID/NCCDPHP/DDT) (CTR)" w:date="2023-08-15T14:04:00Z">
              <w:r>
                <w:rPr>
                  <w:rFonts w:ascii="Calibri" w:hAnsi="Calibri"/>
                  <w:sz w:val="20"/>
                </w:rPr>
                <w:t>94.9 (0.7)</w:t>
              </w:r>
            </w:ins>
          </w:p>
        </w:tc>
        <w:tc>
          <w:tcPr>
            <w:tcW w:w="0" w:type="auto"/>
            <w:tcBorders>
              <w:top w:val="single" w:sz="0" w:space="0" w:color="D3D3D3"/>
              <w:left w:val="single" w:sz="0" w:space="0" w:color="D3D3D3"/>
              <w:bottom w:val="single" w:sz="0" w:space="0" w:color="D3D3D3"/>
              <w:right w:val="single" w:sz="0" w:space="0" w:color="D3D3D3"/>
            </w:tcBorders>
          </w:tcPr>
          <w:p w14:paraId="237BA3BB" w14:textId="77777777" w:rsidR="00524773" w:rsidRDefault="00524773" w:rsidP="00C670FC">
            <w:pPr>
              <w:keepNext/>
              <w:spacing w:after="60"/>
              <w:rPr>
                <w:ins w:id="741" w:author="Wittman, Jacob (CDC/DDNID/NCCDPHP/DDT) (CTR)" w:date="2023-08-15T14:04:00Z"/>
              </w:rPr>
            </w:pPr>
            <w:ins w:id="742" w:author="Wittman, Jacob (CDC/DDNID/NCCDPHP/DDT) (CTR)" w:date="2023-08-15T14:04:00Z">
              <w:r>
                <w:rPr>
                  <w:rFonts w:ascii="Calibri" w:hAnsi="Calibri"/>
                  <w:sz w:val="20"/>
                </w:rPr>
                <w:t>83.2 (1.5)</w:t>
              </w:r>
            </w:ins>
          </w:p>
        </w:tc>
        <w:tc>
          <w:tcPr>
            <w:tcW w:w="0" w:type="auto"/>
            <w:tcBorders>
              <w:top w:val="single" w:sz="0" w:space="0" w:color="D3D3D3"/>
              <w:left w:val="single" w:sz="0" w:space="0" w:color="D3D3D3"/>
              <w:bottom w:val="single" w:sz="0" w:space="0" w:color="D3D3D3"/>
              <w:right w:val="single" w:sz="0" w:space="0" w:color="D3D3D3"/>
            </w:tcBorders>
          </w:tcPr>
          <w:p w14:paraId="594502B1" w14:textId="77777777" w:rsidR="00524773" w:rsidRDefault="00524773" w:rsidP="00C670FC">
            <w:pPr>
              <w:keepNext/>
              <w:spacing w:after="60"/>
              <w:rPr>
                <w:ins w:id="743" w:author="Wittman, Jacob (CDC/DDNID/NCCDPHP/DDT) (CTR)" w:date="2023-08-15T14:04:00Z"/>
              </w:rPr>
            </w:pPr>
            <w:ins w:id="744" w:author="Wittman, Jacob (CDC/DDNID/NCCDPHP/DDT) (CTR)" w:date="2023-08-15T14:04:00Z">
              <w:r>
                <w:rPr>
                  <w:rFonts w:ascii="Calibri" w:hAnsi="Calibri"/>
                  <w:sz w:val="20"/>
                </w:rPr>
                <w:t>82.0 (1.9)</w:t>
              </w:r>
            </w:ins>
          </w:p>
        </w:tc>
        <w:tc>
          <w:tcPr>
            <w:tcW w:w="0" w:type="auto"/>
            <w:tcBorders>
              <w:top w:val="single" w:sz="0" w:space="0" w:color="D3D3D3"/>
              <w:left w:val="single" w:sz="0" w:space="0" w:color="D3D3D3"/>
              <w:bottom w:val="single" w:sz="0" w:space="0" w:color="D3D3D3"/>
              <w:right w:val="single" w:sz="0" w:space="0" w:color="D3D3D3"/>
            </w:tcBorders>
          </w:tcPr>
          <w:p w14:paraId="47851E43" w14:textId="77777777" w:rsidR="00524773" w:rsidRDefault="00524773" w:rsidP="00C670FC">
            <w:pPr>
              <w:keepNext/>
              <w:spacing w:after="60"/>
              <w:rPr>
                <w:ins w:id="745" w:author="Wittman, Jacob (CDC/DDNID/NCCDPHP/DDT) (CTR)" w:date="2023-08-15T14:04:00Z"/>
              </w:rPr>
            </w:pPr>
            <w:ins w:id="746" w:author="Wittman, Jacob (CDC/DDNID/NCCDPHP/DDT) (CTR)" w:date="2023-08-15T14:04:00Z">
              <w:r>
                <w:rPr>
                  <w:rFonts w:ascii="Calibri" w:hAnsi="Calibri"/>
                  <w:sz w:val="20"/>
                </w:rPr>
                <w:t>82.0 (1.9)</w:t>
              </w:r>
            </w:ins>
          </w:p>
        </w:tc>
        <w:tc>
          <w:tcPr>
            <w:tcW w:w="0" w:type="auto"/>
            <w:tcBorders>
              <w:top w:val="single" w:sz="0" w:space="0" w:color="D3D3D3"/>
              <w:left w:val="single" w:sz="0" w:space="0" w:color="D3D3D3"/>
              <w:bottom w:val="single" w:sz="0" w:space="0" w:color="D3D3D3"/>
              <w:right w:val="single" w:sz="0" w:space="0" w:color="D3D3D3"/>
            </w:tcBorders>
          </w:tcPr>
          <w:p w14:paraId="58E6C1A3" w14:textId="77777777" w:rsidR="00524773" w:rsidRDefault="00524773" w:rsidP="00C670FC">
            <w:pPr>
              <w:keepNext/>
              <w:spacing w:after="60"/>
              <w:rPr>
                <w:ins w:id="747" w:author="Wittman, Jacob (CDC/DDNID/NCCDPHP/DDT) (CTR)" w:date="2023-08-15T14:04:00Z"/>
              </w:rPr>
            </w:pPr>
            <w:ins w:id="748" w:author="Wittman, Jacob (CDC/DDNID/NCCDPHP/DDT) (CTR)" w:date="2023-08-15T14:04:00Z">
              <w:r>
                <w:rPr>
                  <w:rFonts w:ascii="Calibri" w:hAnsi="Calibri"/>
                  <w:sz w:val="20"/>
                </w:rPr>
                <w:t>78.3 (2.2)</w:t>
              </w:r>
            </w:ins>
          </w:p>
        </w:tc>
        <w:tc>
          <w:tcPr>
            <w:tcW w:w="0" w:type="auto"/>
            <w:tcBorders>
              <w:top w:val="single" w:sz="0" w:space="0" w:color="D3D3D3"/>
              <w:left w:val="single" w:sz="0" w:space="0" w:color="D3D3D3"/>
              <w:bottom w:val="single" w:sz="0" w:space="0" w:color="D3D3D3"/>
              <w:right w:val="single" w:sz="0" w:space="0" w:color="D3D3D3"/>
            </w:tcBorders>
          </w:tcPr>
          <w:p w14:paraId="279F6721" w14:textId="77777777" w:rsidR="00524773" w:rsidRDefault="00524773" w:rsidP="00C670FC">
            <w:pPr>
              <w:keepNext/>
              <w:spacing w:after="60"/>
              <w:rPr>
                <w:ins w:id="749" w:author="Wittman, Jacob (CDC/DDNID/NCCDPHP/DDT) (CTR)" w:date="2023-08-15T14:04:00Z"/>
              </w:rPr>
            </w:pPr>
            <w:ins w:id="750" w:author="Wittman, Jacob (CDC/DDNID/NCCDPHP/DDT) (CTR)" w:date="2023-08-15T14:04:00Z">
              <w:r>
                <w:rPr>
                  <w:rFonts w:ascii="Calibri" w:hAnsi="Calibri"/>
                  <w:sz w:val="20"/>
                </w:rPr>
                <w:t>-10.5 (-15.2, -5.8)</w:t>
              </w:r>
            </w:ins>
          </w:p>
        </w:tc>
        <w:tc>
          <w:tcPr>
            <w:tcW w:w="0" w:type="auto"/>
            <w:tcBorders>
              <w:top w:val="single" w:sz="0" w:space="0" w:color="D3D3D3"/>
              <w:left w:val="single" w:sz="0" w:space="0" w:color="D3D3D3"/>
              <w:bottom w:val="single" w:sz="0" w:space="0" w:color="D3D3D3"/>
              <w:right w:val="single" w:sz="0" w:space="0" w:color="D3D3D3"/>
            </w:tcBorders>
          </w:tcPr>
          <w:p w14:paraId="29441975" w14:textId="77777777" w:rsidR="00524773" w:rsidRDefault="00524773" w:rsidP="00C670FC">
            <w:pPr>
              <w:keepNext/>
              <w:spacing w:after="60"/>
              <w:rPr>
                <w:ins w:id="751" w:author="Wittman, Jacob (CDC/DDNID/NCCDPHP/DDT) (CTR)" w:date="2023-08-15T14:04:00Z"/>
              </w:rPr>
            </w:pPr>
            <w:ins w:id="752"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34916762" w14:textId="77777777" w:rsidR="00524773" w:rsidRDefault="00524773" w:rsidP="00C670FC">
            <w:pPr>
              <w:keepNext/>
              <w:spacing w:after="60"/>
              <w:rPr>
                <w:ins w:id="753" w:author="Wittman, Jacob (CDC/DDNID/NCCDPHP/DDT) (CTR)" w:date="2023-08-15T14:04:00Z"/>
              </w:rPr>
            </w:pPr>
            <w:ins w:id="754" w:author="Wittman, Jacob (CDC/DDNID/NCCDPHP/DDT) (CTR)" w:date="2023-08-15T14:04:00Z">
              <w:r>
                <w:rPr>
                  <w:rFonts w:ascii="Calibri" w:hAnsi="Calibri"/>
                  <w:sz w:val="20"/>
                </w:rPr>
                <w:t>0.1 (-0.5, 0.6), -4.8 (-7.3, -2.4)</w:t>
              </w:r>
            </w:ins>
          </w:p>
        </w:tc>
        <w:tc>
          <w:tcPr>
            <w:tcW w:w="0" w:type="auto"/>
            <w:tcBorders>
              <w:top w:val="single" w:sz="0" w:space="0" w:color="D3D3D3"/>
              <w:left w:val="single" w:sz="0" w:space="0" w:color="D3D3D3"/>
              <w:bottom w:val="single" w:sz="0" w:space="0" w:color="D3D3D3"/>
              <w:right w:val="single" w:sz="0" w:space="0" w:color="D3D3D3"/>
            </w:tcBorders>
          </w:tcPr>
          <w:p w14:paraId="4937F830" w14:textId="77777777" w:rsidR="00524773" w:rsidRDefault="00524773" w:rsidP="00C670FC">
            <w:pPr>
              <w:keepNext/>
              <w:spacing w:after="60"/>
              <w:rPr>
                <w:ins w:id="755" w:author="Wittman, Jacob (CDC/DDNID/NCCDPHP/DDT) (CTR)" w:date="2023-08-15T14:04:00Z"/>
              </w:rPr>
            </w:pPr>
            <w:ins w:id="756" w:author="Wittman, Jacob (CDC/DDNID/NCCDPHP/DDT) (CTR)" w:date="2023-08-15T14:04:00Z">
              <w:r>
                <w:rPr>
                  <w:rFonts w:ascii="Calibri" w:hAnsi="Calibri"/>
                  <w:sz w:val="20"/>
                </w:rPr>
                <w:t>-1.3 (-2.0, -0.6)</w:t>
              </w:r>
            </w:ins>
          </w:p>
        </w:tc>
      </w:tr>
      <w:tr w:rsidR="00524773" w14:paraId="182280FF" w14:textId="77777777" w:rsidTr="00C670FC">
        <w:trPr>
          <w:cantSplit/>
          <w:jc w:val="center"/>
          <w:ins w:id="75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14A9521" w14:textId="77777777" w:rsidR="00524773" w:rsidRDefault="00524773" w:rsidP="00C670FC">
            <w:pPr>
              <w:keepNext/>
              <w:spacing w:after="60"/>
              <w:rPr>
                <w:ins w:id="758" w:author="Wittman, Jacob (CDC/DDNID/NCCDPHP/DDT) (CTR)" w:date="2023-08-15T14:04:00Z"/>
              </w:rPr>
            </w:pPr>
            <w:ins w:id="759"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6547F3F2" w14:textId="77777777" w:rsidR="00524773" w:rsidRDefault="00524773" w:rsidP="00C670FC">
            <w:pPr>
              <w:keepNext/>
              <w:spacing w:after="60"/>
              <w:rPr>
                <w:ins w:id="760" w:author="Wittman, Jacob (CDC/DDNID/NCCDPHP/DDT) (CTR)" w:date="2023-08-15T14:04:00Z"/>
              </w:rPr>
            </w:pPr>
            <w:ins w:id="761" w:author="Wittman, Jacob (CDC/DDNID/NCCDPHP/DDT) (CTR)" w:date="2023-08-15T14:04:00Z">
              <w:r>
                <w:rPr>
                  <w:rFonts w:ascii="Calibri" w:hAnsi="Calibri"/>
                  <w:sz w:val="20"/>
                </w:rPr>
                <w:t>93.9 (1.0)</w:t>
              </w:r>
            </w:ins>
          </w:p>
        </w:tc>
        <w:tc>
          <w:tcPr>
            <w:tcW w:w="0" w:type="auto"/>
            <w:tcBorders>
              <w:top w:val="single" w:sz="0" w:space="0" w:color="D3D3D3"/>
              <w:left w:val="single" w:sz="0" w:space="0" w:color="D3D3D3"/>
              <w:bottom w:val="single" w:sz="0" w:space="0" w:color="D3D3D3"/>
              <w:right w:val="single" w:sz="0" w:space="0" w:color="D3D3D3"/>
            </w:tcBorders>
          </w:tcPr>
          <w:p w14:paraId="14667D68" w14:textId="77777777" w:rsidR="00524773" w:rsidRDefault="00524773" w:rsidP="00C670FC">
            <w:pPr>
              <w:keepNext/>
              <w:spacing w:after="60"/>
              <w:rPr>
                <w:ins w:id="762" w:author="Wittman, Jacob (CDC/DDNID/NCCDPHP/DDT) (CTR)" w:date="2023-08-15T14:04:00Z"/>
              </w:rPr>
            </w:pPr>
            <w:ins w:id="763" w:author="Wittman, Jacob (CDC/DDNID/NCCDPHP/DDT) (CTR)" w:date="2023-08-15T14:04:00Z">
              <w:r>
                <w:rPr>
                  <w:rFonts w:ascii="Calibri" w:hAnsi="Calibri"/>
                  <w:sz w:val="20"/>
                </w:rPr>
                <w:t>94.6 (1.4)</w:t>
              </w:r>
            </w:ins>
          </w:p>
        </w:tc>
        <w:tc>
          <w:tcPr>
            <w:tcW w:w="0" w:type="auto"/>
            <w:tcBorders>
              <w:top w:val="single" w:sz="0" w:space="0" w:color="D3D3D3"/>
              <w:left w:val="single" w:sz="0" w:space="0" w:color="D3D3D3"/>
              <w:bottom w:val="single" w:sz="0" w:space="0" w:color="D3D3D3"/>
              <w:right w:val="single" w:sz="0" w:space="0" w:color="D3D3D3"/>
            </w:tcBorders>
          </w:tcPr>
          <w:p w14:paraId="3AE5C73D" w14:textId="77777777" w:rsidR="00524773" w:rsidRDefault="00524773" w:rsidP="00C670FC">
            <w:pPr>
              <w:keepNext/>
              <w:spacing w:after="60"/>
              <w:rPr>
                <w:ins w:id="764" w:author="Wittman, Jacob (CDC/DDNID/NCCDPHP/DDT) (CTR)" w:date="2023-08-15T14:04:00Z"/>
              </w:rPr>
            </w:pPr>
            <w:ins w:id="765" w:author="Wittman, Jacob (CDC/DDNID/NCCDPHP/DDT) (CTR)" w:date="2023-08-15T14:04:00Z">
              <w:r>
                <w:rPr>
                  <w:rFonts w:ascii="Calibri" w:hAnsi="Calibri"/>
                  <w:sz w:val="20"/>
                </w:rPr>
                <w:t>94.1 (1.5)</w:t>
              </w:r>
            </w:ins>
          </w:p>
        </w:tc>
        <w:tc>
          <w:tcPr>
            <w:tcW w:w="0" w:type="auto"/>
            <w:tcBorders>
              <w:top w:val="single" w:sz="0" w:space="0" w:color="D3D3D3"/>
              <w:left w:val="single" w:sz="0" w:space="0" w:color="D3D3D3"/>
              <w:bottom w:val="single" w:sz="0" w:space="0" w:color="D3D3D3"/>
              <w:right w:val="single" w:sz="0" w:space="0" w:color="D3D3D3"/>
            </w:tcBorders>
          </w:tcPr>
          <w:p w14:paraId="1C193B71" w14:textId="77777777" w:rsidR="00524773" w:rsidRDefault="00524773" w:rsidP="00C670FC">
            <w:pPr>
              <w:keepNext/>
              <w:spacing w:after="60"/>
              <w:rPr>
                <w:ins w:id="766" w:author="Wittman, Jacob (CDC/DDNID/NCCDPHP/DDT) (CTR)" w:date="2023-08-15T14:04:00Z"/>
              </w:rPr>
            </w:pPr>
            <w:ins w:id="767" w:author="Wittman, Jacob (CDC/DDNID/NCCDPHP/DDT) (CTR)" w:date="2023-08-15T14:04:00Z">
              <w:r>
                <w:rPr>
                  <w:rFonts w:ascii="Calibri" w:hAnsi="Calibri"/>
                  <w:sz w:val="20"/>
                </w:rPr>
                <w:t>96.2 (1.1)</w:t>
              </w:r>
            </w:ins>
          </w:p>
        </w:tc>
        <w:tc>
          <w:tcPr>
            <w:tcW w:w="0" w:type="auto"/>
            <w:tcBorders>
              <w:top w:val="single" w:sz="0" w:space="0" w:color="D3D3D3"/>
              <w:left w:val="single" w:sz="0" w:space="0" w:color="D3D3D3"/>
              <w:bottom w:val="single" w:sz="0" w:space="0" w:color="D3D3D3"/>
              <w:right w:val="single" w:sz="0" w:space="0" w:color="D3D3D3"/>
            </w:tcBorders>
          </w:tcPr>
          <w:p w14:paraId="0F0A0E15" w14:textId="77777777" w:rsidR="00524773" w:rsidRDefault="00524773" w:rsidP="00C670FC">
            <w:pPr>
              <w:keepNext/>
              <w:spacing w:after="60"/>
              <w:rPr>
                <w:ins w:id="768" w:author="Wittman, Jacob (CDC/DDNID/NCCDPHP/DDT) (CTR)" w:date="2023-08-15T14:04:00Z"/>
              </w:rPr>
            </w:pPr>
            <w:ins w:id="769" w:author="Wittman, Jacob (CDC/DDNID/NCCDPHP/DDT) (CTR)" w:date="2023-08-15T14:04:00Z">
              <w:r>
                <w:rPr>
                  <w:rFonts w:ascii="Calibri" w:hAnsi="Calibri"/>
                  <w:sz w:val="20"/>
                </w:rPr>
                <w:t>94.9 (1.6)</w:t>
              </w:r>
            </w:ins>
          </w:p>
        </w:tc>
        <w:tc>
          <w:tcPr>
            <w:tcW w:w="0" w:type="auto"/>
            <w:tcBorders>
              <w:top w:val="single" w:sz="0" w:space="0" w:color="D3D3D3"/>
              <w:left w:val="single" w:sz="0" w:space="0" w:color="D3D3D3"/>
              <w:bottom w:val="single" w:sz="0" w:space="0" w:color="D3D3D3"/>
              <w:right w:val="single" w:sz="0" w:space="0" w:color="D3D3D3"/>
            </w:tcBorders>
          </w:tcPr>
          <w:p w14:paraId="0FCAFFAB" w14:textId="77777777" w:rsidR="00524773" w:rsidRDefault="00524773" w:rsidP="00C670FC">
            <w:pPr>
              <w:keepNext/>
              <w:spacing w:after="60"/>
              <w:rPr>
                <w:ins w:id="770" w:author="Wittman, Jacob (CDC/DDNID/NCCDPHP/DDT) (CTR)" w:date="2023-08-15T14:04:00Z"/>
              </w:rPr>
            </w:pPr>
            <w:ins w:id="771" w:author="Wittman, Jacob (CDC/DDNID/NCCDPHP/DDT) (CTR)" w:date="2023-08-15T14:04:00Z">
              <w:r>
                <w:rPr>
                  <w:rFonts w:ascii="Calibri" w:hAnsi="Calibri"/>
                  <w:sz w:val="20"/>
                </w:rPr>
                <w:t>96.6 (1.1)</w:t>
              </w:r>
            </w:ins>
          </w:p>
        </w:tc>
        <w:tc>
          <w:tcPr>
            <w:tcW w:w="0" w:type="auto"/>
            <w:tcBorders>
              <w:top w:val="single" w:sz="0" w:space="0" w:color="D3D3D3"/>
              <w:left w:val="single" w:sz="0" w:space="0" w:color="D3D3D3"/>
              <w:bottom w:val="single" w:sz="0" w:space="0" w:color="D3D3D3"/>
              <w:right w:val="single" w:sz="0" w:space="0" w:color="D3D3D3"/>
            </w:tcBorders>
          </w:tcPr>
          <w:p w14:paraId="79BEF3E5" w14:textId="77777777" w:rsidR="00524773" w:rsidRDefault="00524773" w:rsidP="00C670FC">
            <w:pPr>
              <w:keepNext/>
              <w:spacing w:after="60"/>
              <w:rPr>
                <w:ins w:id="772" w:author="Wittman, Jacob (CDC/DDNID/NCCDPHP/DDT) (CTR)" w:date="2023-08-15T14:04:00Z"/>
              </w:rPr>
            </w:pPr>
            <w:ins w:id="773" w:author="Wittman, Jacob (CDC/DDNID/NCCDPHP/DDT) (CTR)" w:date="2023-08-15T14:04:00Z">
              <w:r>
                <w:rPr>
                  <w:rFonts w:ascii="Calibri" w:hAnsi="Calibri"/>
                  <w:sz w:val="20"/>
                </w:rPr>
                <w:t>95.1 (1.2)</w:t>
              </w:r>
            </w:ins>
          </w:p>
        </w:tc>
        <w:tc>
          <w:tcPr>
            <w:tcW w:w="0" w:type="auto"/>
            <w:tcBorders>
              <w:top w:val="single" w:sz="0" w:space="0" w:color="D3D3D3"/>
              <w:left w:val="single" w:sz="0" w:space="0" w:color="D3D3D3"/>
              <w:bottom w:val="single" w:sz="0" w:space="0" w:color="D3D3D3"/>
              <w:right w:val="single" w:sz="0" w:space="0" w:color="D3D3D3"/>
            </w:tcBorders>
          </w:tcPr>
          <w:p w14:paraId="2D9FA1E9" w14:textId="77777777" w:rsidR="00524773" w:rsidRDefault="00524773" w:rsidP="00C670FC">
            <w:pPr>
              <w:keepNext/>
              <w:spacing w:after="60"/>
              <w:rPr>
                <w:ins w:id="774" w:author="Wittman, Jacob (CDC/DDNID/NCCDPHP/DDT) (CTR)" w:date="2023-08-15T14:04:00Z"/>
              </w:rPr>
            </w:pPr>
            <w:ins w:id="775" w:author="Wittman, Jacob (CDC/DDNID/NCCDPHP/DDT) (CTR)" w:date="2023-08-15T14:04:00Z">
              <w:r>
                <w:rPr>
                  <w:rFonts w:ascii="Calibri" w:hAnsi="Calibri"/>
                  <w:sz w:val="20"/>
                </w:rPr>
                <w:t>94.7 (1.4)</w:t>
              </w:r>
            </w:ins>
          </w:p>
        </w:tc>
        <w:tc>
          <w:tcPr>
            <w:tcW w:w="0" w:type="auto"/>
            <w:tcBorders>
              <w:top w:val="single" w:sz="0" w:space="0" w:color="D3D3D3"/>
              <w:left w:val="single" w:sz="0" w:space="0" w:color="D3D3D3"/>
              <w:bottom w:val="single" w:sz="0" w:space="0" w:color="D3D3D3"/>
              <w:right w:val="single" w:sz="0" w:space="0" w:color="D3D3D3"/>
            </w:tcBorders>
          </w:tcPr>
          <w:p w14:paraId="60133C16" w14:textId="77777777" w:rsidR="00524773" w:rsidRDefault="00524773" w:rsidP="00C670FC">
            <w:pPr>
              <w:keepNext/>
              <w:spacing w:after="60"/>
              <w:rPr>
                <w:ins w:id="776" w:author="Wittman, Jacob (CDC/DDNID/NCCDPHP/DDT) (CTR)" w:date="2023-08-15T14:04:00Z"/>
              </w:rPr>
            </w:pPr>
            <w:ins w:id="777" w:author="Wittman, Jacob (CDC/DDNID/NCCDPHP/DDT) (CTR)" w:date="2023-08-15T14:04:00Z">
              <w:r>
                <w:rPr>
                  <w:rFonts w:ascii="Calibri" w:hAnsi="Calibri"/>
                  <w:sz w:val="20"/>
                </w:rPr>
                <w:t>97.6 (0.8)</w:t>
              </w:r>
            </w:ins>
          </w:p>
        </w:tc>
        <w:tc>
          <w:tcPr>
            <w:tcW w:w="0" w:type="auto"/>
            <w:tcBorders>
              <w:top w:val="single" w:sz="0" w:space="0" w:color="D3D3D3"/>
              <w:left w:val="single" w:sz="0" w:space="0" w:color="D3D3D3"/>
              <w:bottom w:val="single" w:sz="0" w:space="0" w:color="D3D3D3"/>
              <w:right w:val="single" w:sz="0" w:space="0" w:color="D3D3D3"/>
            </w:tcBorders>
          </w:tcPr>
          <w:p w14:paraId="5CF50D07" w14:textId="77777777" w:rsidR="00524773" w:rsidRDefault="00524773" w:rsidP="00C670FC">
            <w:pPr>
              <w:keepNext/>
              <w:spacing w:after="60"/>
              <w:rPr>
                <w:ins w:id="778" w:author="Wittman, Jacob (CDC/DDNID/NCCDPHP/DDT) (CTR)" w:date="2023-08-15T14:04:00Z"/>
              </w:rPr>
            </w:pPr>
            <w:ins w:id="779" w:author="Wittman, Jacob (CDC/DDNID/NCCDPHP/DDT) (CTR)" w:date="2023-08-15T14:04:00Z">
              <w:r>
                <w:rPr>
                  <w:rFonts w:ascii="Calibri" w:hAnsi="Calibri"/>
                  <w:sz w:val="20"/>
                </w:rPr>
                <w:t>96.9 (0.8)</w:t>
              </w:r>
            </w:ins>
          </w:p>
        </w:tc>
        <w:tc>
          <w:tcPr>
            <w:tcW w:w="0" w:type="auto"/>
            <w:tcBorders>
              <w:top w:val="single" w:sz="0" w:space="0" w:color="D3D3D3"/>
              <w:left w:val="single" w:sz="0" w:space="0" w:color="D3D3D3"/>
              <w:bottom w:val="single" w:sz="0" w:space="0" w:color="D3D3D3"/>
              <w:right w:val="single" w:sz="0" w:space="0" w:color="D3D3D3"/>
            </w:tcBorders>
          </w:tcPr>
          <w:p w14:paraId="4001BB1B" w14:textId="77777777" w:rsidR="00524773" w:rsidRDefault="00524773" w:rsidP="00C670FC">
            <w:pPr>
              <w:keepNext/>
              <w:spacing w:after="60"/>
              <w:rPr>
                <w:ins w:id="780" w:author="Wittman, Jacob (CDC/DDNID/NCCDPHP/DDT) (CTR)" w:date="2023-08-15T14:04:00Z"/>
              </w:rPr>
            </w:pPr>
            <w:ins w:id="781" w:author="Wittman, Jacob (CDC/DDNID/NCCDPHP/DDT) (CTR)" w:date="2023-08-15T14:04:00Z">
              <w:r>
                <w:rPr>
                  <w:rFonts w:ascii="Calibri" w:hAnsi="Calibri"/>
                  <w:sz w:val="20"/>
                </w:rPr>
                <w:t>87.7 (1.7)</w:t>
              </w:r>
            </w:ins>
          </w:p>
        </w:tc>
        <w:tc>
          <w:tcPr>
            <w:tcW w:w="0" w:type="auto"/>
            <w:tcBorders>
              <w:top w:val="single" w:sz="0" w:space="0" w:color="D3D3D3"/>
              <w:left w:val="single" w:sz="0" w:space="0" w:color="D3D3D3"/>
              <w:bottom w:val="single" w:sz="0" w:space="0" w:color="D3D3D3"/>
              <w:right w:val="single" w:sz="0" w:space="0" w:color="D3D3D3"/>
            </w:tcBorders>
          </w:tcPr>
          <w:p w14:paraId="1D73D46D" w14:textId="77777777" w:rsidR="00524773" w:rsidRDefault="00524773" w:rsidP="00C670FC">
            <w:pPr>
              <w:keepNext/>
              <w:spacing w:after="60"/>
              <w:rPr>
                <w:ins w:id="782" w:author="Wittman, Jacob (CDC/DDNID/NCCDPHP/DDT) (CTR)" w:date="2023-08-15T14:04:00Z"/>
              </w:rPr>
            </w:pPr>
            <w:ins w:id="783" w:author="Wittman, Jacob (CDC/DDNID/NCCDPHP/DDT) (CTR)" w:date="2023-08-15T14:04:00Z">
              <w:r>
                <w:rPr>
                  <w:rFonts w:ascii="Calibri" w:hAnsi="Calibri"/>
                  <w:sz w:val="20"/>
                </w:rPr>
                <w:t>87.5 (1.4)</w:t>
              </w:r>
            </w:ins>
          </w:p>
        </w:tc>
        <w:tc>
          <w:tcPr>
            <w:tcW w:w="0" w:type="auto"/>
            <w:tcBorders>
              <w:top w:val="single" w:sz="0" w:space="0" w:color="D3D3D3"/>
              <w:left w:val="single" w:sz="0" w:space="0" w:color="D3D3D3"/>
              <w:bottom w:val="single" w:sz="0" w:space="0" w:color="D3D3D3"/>
              <w:right w:val="single" w:sz="0" w:space="0" w:color="D3D3D3"/>
            </w:tcBorders>
          </w:tcPr>
          <w:p w14:paraId="7FA9165C" w14:textId="77777777" w:rsidR="00524773" w:rsidRDefault="00524773" w:rsidP="00C670FC">
            <w:pPr>
              <w:keepNext/>
              <w:spacing w:after="60"/>
              <w:rPr>
                <w:ins w:id="784" w:author="Wittman, Jacob (CDC/DDNID/NCCDPHP/DDT) (CTR)" w:date="2023-08-15T14:04:00Z"/>
              </w:rPr>
            </w:pPr>
            <w:ins w:id="785" w:author="Wittman, Jacob (CDC/DDNID/NCCDPHP/DDT) (CTR)" w:date="2023-08-15T14:04:00Z">
              <w:r>
                <w:rPr>
                  <w:rFonts w:ascii="Calibri" w:hAnsi="Calibri"/>
                  <w:sz w:val="20"/>
                </w:rPr>
                <w:t>90.6 (1.5)</w:t>
              </w:r>
            </w:ins>
          </w:p>
        </w:tc>
        <w:tc>
          <w:tcPr>
            <w:tcW w:w="0" w:type="auto"/>
            <w:tcBorders>
              <w:top w:val="single" w:sz="0" w:space="0" w:color="D3D3D3"/>
              <w:left w:val="single" w:sz="0" w:space="0" w:color="D3D3D3"/>
              <w:bottom w:val="single" w:sz="0" w:space="0" w:color="D3D3D3"/>
              <w:right w:val="single" w:sz="0" w:space="0" w:color="D3D3D3"/>
            </w:tcBorders>
          </w:tcPr>
          <w:p w14:paraId="14CBD38A" w14:textId="77777777" w:rsidR="00524773" w:rsidRDefault="00524773" w:rsidP="00C670FC">
            <w:pPr>
              <w:keepNext/>
              <w:spacing w:after="60"/>
              <w:rPr>
                <w:ins w:id="786" w:author="Wittman, Jacob (CDC/DDNID/NCCDPHP/DDT) (CTR)" w:date="2023-08-15T14:04:00Z"/>
              </w:rPr>
            </w:pPr>
            <w:ins w:id="787" w:author="Wittman, Jacob (CDC/DDNID/NCCDPHP/DDT) (CTR)" w:date="2023-08-15T14:04:00Z">
              <w:r>
                <w:rPr>
                  <w:rFonts w:ascii="Calibri" w:hAnsi="Calibri"/>
                  <w:sz w:val="20"/>
                </w:rPr>
                <w:t>85.9 (1.9)</w:t>
              </w:r>
            </w:ins>
          </w:p>
        </w:tc>
        <w:tc>
          <w:tcPr>
            <w:tcW w:w="0" w:type="auto"/>
            <w:tcBorders>
              <w:top w:val="single" w:sz="0" w:space="0" w:color="D3D3D3"/>
              <w:left w:val="single" w:sz="0" w:space="0" w:color="D3D3D3"/>
              <w:bottom w:val="single" w:sz="0" w:space="0" w:color="D3D3D3"/>
              <w:right w:val="single" w:sz="0" w:space="0" w:color="D3D3D3"/>
            </w:tcBorders>
          </w:tcPr>
          <w:p w14:paraId="6A7F2262" w14:textId="77777777" w:rsidR="00524773" w:rsidRDefault="00524773" w:rsidP="00C670FC">
            <w:pPr>
              <w:keepNext/>
              <w:spacing w:after="60"/>
              <w:rPr>
                <w:ins w:id="788" w:author="Wittman, Jacob (CDC/DDNID/NCCDPHP/DDT) (CTR)" w:date="2023-08-15T14:04:00Z"/>
              </w:rPr>
            </w:pPr>
            <w:ins w:id="789" w:author="Wittman, Jacob (CDC/DDNID/NCCDPHP/DDT) (CTR)" w:date="2023-08-15T14:04:00Z">
              <w:r>
                <w:rPr>
                  <w:rFonts w:ascii="Calibri" w:hAnsi="Calibri"/>
                  <w:sz w:val="20"/>
                </w:rPr>
                <w:t>-4.2 (-8.3, 0.0)</w:t>
              </w:r>
            </w:ins>
          </w:p>
        </w:tc>
        <w:tc>
          <w:tcPr>
            <w:tcW w:w="0" w:type="auto"/>
            <w:tcBorders>
              <w:top w:val="single" w:sz="0" w:space="0" w:color="D3D3D3"/>
              <w:left w:val="single" w:sz="0" w:space="0" w:color="D3D3D3"/>
              <w:bottom w:val="single" w:sz="0" w:space="0" w:color="D3D3D3"/>
              <w:right w:val="single" w:sz="0" w:space="0" w:color="D3D3D3"/>
            </w:tcBorders>
          </w:tcPr>
          <w:p w14:paraId="2A56EDDB" w14:textId="77777777" w:rsidR="00524773" w:rsidRDefault="00524773" w:rsidP="00C670FC">
            <w:pPr>
              <w:keepNext/>
              <w:spacing w:after="60"/>
              <w:rPr>
                <w:ins w:id="7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3EFC5BF" w14:textId="77777777" w:rsidR="00524773" w:rsidRDefault="00524773" w:rsidP="00C670FC">
            <w:pPr>
              <w:keepNext/>
              <w:spacing w:after="60"/>
              <w:rPr>
                <w:ins w:id="791" w:author="Wittman, Jacob (CDC/DDNID/NCCDPHP/DDT) (CTR)" w:date="2023-08-15T14:04:00Z"/>
              </w:rPr>
            </w:pPr>
            <w:ins w:id="792" w:author="Wittman, Jacob (CDC/DDNID/NCCDPHP/DDT) (CTR)" w:date="2023-08-15T14:04:00Z">
              <w:r>
                <w:rPr>
                  <w:rFonts w:ascii="Calibri" w:hAnsi="Calibri"/>
                  <w:sz w:val="20"/>
                </w:rPr>
                <w:t>-0.6 (-1.2, 0.0)</w:t>
              </w:r>
            </w:ins>
          </w:p>
        </w:tc>
        <w:tc>
          <w:tcPr>
            <w:tcW w:w="0" w:type="auto"/>
            <w:tcBorders>
              <w:top w:val="single" w:sz="0" w:space="0" w:color="D3D3D3"/>
              <w:left w:val="single" w:sz="0" w:space="0" w:color="D3D3D3"/>
              <w:bottom w:val="single" w:sz="0" w:space="0" w:color="D3D3D3"/>
              <w:right w:val="single" w:sz="0" w:space="0" w:color="D3D3D3"/>
            </w:tcBorders>
          </w:tcPr>
          <w:p w14:paraId="00820C67" w14:textId="77777777" w:rsidR="00524773" w:rsidRDefault="00524773" w:rsidP="00C670FC">
            <w:pPr>
              <w:keepNext/>
              <w:spacing w:after="60"/>
              <w:rPr>
                <w:ins w:id="793" w:author="Wittman, Jacob (CDC/DDNID/NCCDPHP/DDT) (CTR)" w:date="2023-08-15T14:04:00Z"/>
              </w:rPr>
            </w:pPr>
            <w:ins w:id="794" w:author="Wittman, Jacob (CDC/DDNID/NCCDPHP/DDT) (CTR)" w:date="2023-08-15T14:04:00Z">
              <w:r>
                <w:rPr>
                  <w:rFonts w:ascii="Calibri" w:hAnsi="Calibri"/>
                  <w:sz w:val="20"/>
                </w:rPr>
                <w:t>-0.6 (-1.2, 0.0)</w:t>
              </w:r>
            </w:ins>
          </w:p>
        </w:tc>
      </w:tr>
      <w:tr w:rsidR="00524773" w14:paraId="3D54AECE" w14:textId="77777777" w:rsidTr="00C670FC">
        <w:trPr>
          <w:cantSplit/>
          <w:jc w:val="center"/>
          <w:ins w:id="79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BB653D" w14:textId="77777777" w:rsidR="00524773" w:rsidRDefault="00524773" w:rsidP="00C670FC">
            <w:pPr>
              <w:keepNext/>
              <w:spacing w:after="60"/>
              <w:rPr>
                <w:ins w:id="796" w:author="Wittman, Jacob (CDC/DDNID/NCCDPHP/DDT) (CTR)" w:date="2023-08-15T14:04:00Z"/>
              </w:rPr>
            </w:pPr>
            <w:ins w:id="797"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7627E01D" w14:textId="77777777" w:rsidR="00524773" w:rsidRDefault="00524773" w:rsidP="00C670FC">
            <w:pPr>
              <w:keepNext/>
              <w:spacing w:after="60"/>
              <w:rPr>
                <w:ins w:id="798" w:author="Wittman, Jacob (CDC/DDNID/NCCDPHP/DDT) (CTR)" w:date="2023-08-15T14:04:00Z"/>
              </w:rPr>
            </w:pPr>
            <w:ins w:id="799" w:author="Wittman, Jacob (CDC/DDNID/NCCDPHP/DDT) (CTR)" w:date="2023-08-15T14:04:00Z">
              <w:r>
                <w:rPr>
                  <w:rFonts w:ascii="Calibri" w:hAnsi="Calibri"/>
                  <w:sz w:val="20"/>
                </w:rPr>
                <w:t>93.9 (1.2)</w:t>
              </w:r>
            </w:ins>
          </w:p>
        </w:tc>
        <w:tc>
          <w:tcPr>
            <w:tcW w:w="0" w:type="auto"/>
            <w:tcBorders>
              <w:top w:val="single" w:sz="0" w:space="0" w:color="D3D3D3"/>
              <w:left w:val="single" w:sz="0" w:space="0" w:color="D3D3D3"/>
              <w:bottom w:val="single" w:sz="0" w:space="0" w:color="D3D3D3"/>
              <w:right w:val="single" w:sz="0" w:space="0" w:color="D3D3D3"/>
            </w:tcBorders>
          </w:tcPr>
          <w:p w14:paraId="72CDA002" w14:textId="77777777" w:rsidR="00524773" w:rsidRDefault="00524773" w:rsidP="00C670FC">
            <w:pPr>
              <w:keepNext/>
              <w:spacing w:after="60"/>
              <w:rPr>
                <w:ins w:id="800" w:author="Wittman, Jacob (CDC/DDNID/NCCDPHP/DDT) (CTR)" w:date="2023-08-15T14:04:00Z"/>
              </w:rPr>
            </w:pPr>
            <w:ins w:id="801" w:author="Wittman, Jacob (CDC/DDNID/NCCDPHP/DDT) (CTR)" w:date="2023-08-15T14:04:00Z">
              <w:r>
                <w:rPr>
                  <w:rFonts w:ascii="Calibri" w:hAnsi="Calibri"/>
                  <w:sz w:val="20"/>
                </w:rPr>
                <w:t>95.5 (1.4)</w:t>
              </w:r>
            </w:ins>
          </w:p>
        </w:tc>
        <w:tc>
          <w:tcPr>
            <w:tcW w:w="0" w:type="auto"/>
            <w:tcBorders>
              <w:top w:val="single" w:sz="0" w:space="0" w:color="D3D3D3"/>
              <w:left w:val="single" w:sz="0" w:space="0" w:color="D3D3D3"/>
              <w:bottom w:val="single" w:sz="0" w:space="0" w:color="D3D3D3"/>
              <w:right w:val="single" w:sz="0" w:space="0" w:color="D3D3D3"/>
            </w:tcBorders>
          </w:tcPr>
          <w:p w14:paraId="55806715" w14:textId="77777777" w:rsidR="00524773" w:rsidRDefault="00524773" w:rsidP="00C670FC">
            <w:pPr>
              <w:keepNext/>
              <w:spacing w:after="60"/>
              <w:rPr>
                <w:ins w:id="802" w:author="Wittman, Jacob (CDC/DDNID/NCCDPHP/DDT) (CTR)" w:date="2023-08-15T14:04:00Z"/>
              </w:rPr>
            </w:pPr>
            <w:ins w:id="803" w:author="Wittman, Jacob (CDC/DDNID/NCCDPHP/DDT) (CTR)" w:date="2023-08-15T14:04:00Z">
              <w:r>
                <w:rPr>
                  <w:rFonts w:ascii="Calibri" w:hAnsi="Calibri"/>
                  <w:sz w:val="20"/>
                </w:rPr>
                <w:t>94.7 (1.5)</w:t>
              </w:r>
            </w:ins>
          </w:p>
        </w:tc>
        <w:tc>
          <w:tcPr>
            <w:tcW w:w="0" w:type="auto"/>
            <w:tcBorders>
              <w:top w:val="single" w:sz="0" w:space="0" w:color="D3D3D3"/>
              <w:left w:val="single" w:sz="0" w:space="0" w:color="D3D3D3"/>
              <w:bottom w:val="single" w:sz="0" w:space="0" w:color="D3D3D3"/>
              <w:right w:val="single" w:sz="0" w:space="0" w:color="D3D3D3"/>
            </w:tcBorders>
          </w:tcPr>
          <w:p w14:paraId="39FF824C" w14:textId="77777777" w:rsidR="00524773" w:rsidRDefault="00524773" w:rsidP="00C670FC">
            <w:pPr>
              <w:keepNext/>
              <w:spacing w:after="60"/>
              <w:rPr>
                <w:ins w:id="804" w:author="Wittman, Jacob (CDC/DDNID/NCCDPHP/DDT) (CTR)" w:date="2023-08-15T14:04:00Z"/>
              </w:rPr>
            </w:pPr>
            <w:ins w:id="805" w:author="Wittman, Jacob (CDC/DDNID/NCCDPHP/DDT) (CTR)" w:date="2023-08-15T14:04:00Z">
              <w:r>
                <w:rPr>
                  <w:rFonts w:ascii="Calibri" w:hAnsi="Calibri"/>
                  <w:sz w:val="20"/>
                </w:rPr>
                <w:t>92.6 (1.7)</w:t>
              </w:r>
            </w:ins>
          </w:p>
        </w:tc>
        <w:tc>
          <w:tcPr>
            <w:tcW w:w="0" w:type="auto"/>
            <w:tcBorders>
              <w:top w:val="single" w:sz="0" w:space="0" w:color="D3D3D3"/>
              <w:left w:val="single" w:sz="0" w:space="0" w:color="D3D3D3"/>
              <w:bottom w:val="single" w:sz="0" w:space="0" w:color="D3D3D3"/>
              <w:right w:val="single" w:sz="0" w:space="0" w:color="D3D3D3"/>
            </w:tcBorders>
          </w:tcPr>
          <w:p w14:paraId="1A366625" w14:textId="77777777" w:rsidR="00524773" w:rsidRDefault="00524773" w:rsidP="00C670FC">
            <w:pPr>
              <w:keepNext/>
              <w:spacing w:after="60"/>
              <w:rPr>
                <w:ins w:id="806" w:author="Wittman, Jacob (CDC/DDNID/NCCDPHP/DDT) (CTR)" w:date="2023-08-15T14:04:00Z"/>
              </w:rPr>
            </w:pPr>
            <w:ins w:id="807" w:author="Wittman, Jacob (CDC/DDNID/NCCDPHP/DDT) (CTR)" w:date="2023-08-15T14:04:00Z">
              <w:r>
                <w:rPr>
                  <w:rFonts w:ascii="Calibri" w:hAnsi="Calibri"/>
                  <w:sz w:val="20"/>
                </w:rPr>
                <w:t>97.2 (1.0)</w:t>
              </w:r>
            </w:ins>
          </w:p>
        </w:tc>
        <w:tc>
          <w:tcPr>
            <w:tcW w:w="0" w:type="auto"/>
            <w:tcBorders>
              <w:top w:val="single" w:sz="0" w:space="0" w:color="D3D3D3"/>
              <w:left w:val="single" w:sz="0" w:space="0" w:color="D3D3D3"/>
              <w:bottom w:val="single" w:sz="0" w:space="0" w:color="D3D3D3"/>
              <w:right w:val="single" w:sz="0" w:space="0" w:color="D3D3D3"/>
            </w:tcBorders>
          </w:tcPr>
          <w:p w14:paraId="33F94653" w14:textId="77777777" w:rsidR="00524773" w:rsidRDefault="00524773" w:rsidP="00C670FC">
            <w:pPr>
              <w:keepNext/>
              <w:spacing w:after="60"/>
              <w:rPr>
                <w:ins w:id="808" w:author="Wittman, Jacob (CDC/DDNID/NCCDPHP/DDT) (CTR)" w:date="2023-08-15T14:04:00Z"/>
              </w:rPr>
            </w:pPr>
            <w:ins w:id="809" w:author="Wittman, Jacob (CDC/DDNID/NCCDPHP/DDT) (CTR)" w:date="2023-08-15T14:04:00Z">
              <w:r>
                <w:rPr>
                  <w:rFonts w:ascii="Calibri" w:hAnsi="Calibri"/>
                  <w:sz w:val="20"/>
                </w:rPr>
                <w:t>94.1 (1.6)</w:t>
              </w:r>
            </w:ins>
          </w:p>
        </w:tc>
        <w:tc>
          <w:tcPr>
            <w:tcW w:w="0" w:type="auto"/>
            <w:tcBorders>
              <w:top w:val="single" w:sz="0" w:space="0" w:color="D3D3D3"/>
              <w:left w:val="single" w:sz="0" w:space="0" w:color="D3D3D3"/>
              <w:bottom w:val="single" w:sz="0" w:space="0" w:color="D3D3D3"/>
              <w:right w:val="single" w:sz="0" w:space="0" w:color="D3D3D3"/>
            </w:tcBorders>
          </w:tcPr>
          <w:p w14:paraId="7D0BB06C" w14:textId="77777777" w:rsidR="00524773" w:rsidRDefault="00524773" w:rsidP="00C670FC">
            <w:pPr>
              <w:keepNext/>
              <w:spacing w:after="60"/>
              <w:rPr>
                <w:ins w:id="810" w:author="Wittman, Jacob (CDC/DDNID/NCCDPHP/DDT) (CTR)" w:date="2023-08-15T14:04:00Z"/>
              </w:rPr>
            </w:pPr>
            <w:ins w:id="811" w:author="Wittman, Jacob (CDC/DDNID/NCCDPHP/DDT) (CTR)" w:date="2023-08-15T14:04:00Z">
              <w:r>
                <w:rPr>
                  <w:rFonts w:ascii="Calibri" w:hAnsi="Calibri"/>
                  <w:sz w:val="20"/>
                </w:rPr>
                <w:t>98.1 (0.7)</w:t>
              </w:r>
            </w:ins>
          </w:p>
        </w:tc>
        <w:tc>
          <w:tcPr>
            <w:tcW w:w="0" w:type="auto"/>
            <w:tcBorders>
              <w:top w:val="single" w:sz="0" w:space="0" w:color="D3D3D3"/>
              <w:left w:val="single" w:sz="0" w:space="0" w:color="D3D3D3"/>
              <w:bottom w:val="single" w:sz="0" w:space="0" w:color="D3D3D3"/>
              <w:right w:val="single" w:sz="0" w:space="0" w:color="D3D3D3"/>
            </w:tcBorders>
          </w:tcPr>
          <w:p w14:paraId="447C0A02" w14:textId="77777777" w:rsidR="00524773" w:rsidRDefault="00524773" w:rsidP="00C670FC">
            <w:pPr>
              <w:keepNext/>
              <w:spacing w:after="60"/>
              <w:rPr>
                <w:ins w:id="812" w:author="Wittman, Jacob (CDC/DDNID/NCCDPHP/DDT) (CTR)" w:date="2023-08-15T14:04:00Z"/>
              </w:rPr>
            </w:pPr>
            <w:ins w:id="813" w:author="Wittman, Jacob (CDC/DDNID/NCCDPHP/DDT) (CTR)" w:date="2023-08-15T14:04:00Z">
              <w:r>
                <w:rPr>
                  <w:rFonts w:ascii="Calibri" w:hAnsi="Calibri"/>
                  <w:sz w:val="20"/>
                </w:rPr>
                <w:t>95.7 (1.3)</w:t>
              </w:r>
            </w:ins>
          </w:p>
        </w:tc>
        <w:tc>
          <w:tcPr>
            <w:tcW w:w="0" w:type="auto"/>
            <w:tcBorders>
              <w:top w:val="single" w:sz="0" w:space="0" w:color="D3D3D3"/>
              <w:left w:val="single" w:sz="0" w:space="0" w:color="D3D3D3"/>
              <w:bottom w:val="single" w:sz="0" w:space="0" w:color="D3D3D3"/>
              <w:right w:val="single" w:sz="0" w:space="0" w:color="D3D3D3"/>
            </w:tcBorders>
          </w:tcPr>
          <w:p w14:paraId="6598C26B" w14:textId="77777777" w:rsidR="00524773" w:rsidRDefault="00524773" w:rsidP="00C670FC">
            <w:pPr>
              <w:keepNext/>
              <w:spacing w:after="60"/>
              <w:rPr>
                <w:ins w:id="814" w:author="Wittman, Jacob (CDC/DDNID/NCCDPHP/DDT) (CTR)" w:date="2023-08-15T14:04:00Z"/>
              </w:rPr>
            </w:pPr>
            <w:ins w:id="815" w:author="Wittman, Jacob (CDC/DDNID/NCCDPHP/DDT) (CTR)" w:date="2023-08-15T14:04:00Z">
              <w:r>
                <w:rPr>
                  <w:rFonts w:ascii="Calibri" w:hAnsi="Calibri"/>
                  <w:sz w:val="20"/>
                </w:rPr>
                <w:t>98.6 (0.6)</w:t>
              </w:r>
            </w:ins>
          </w:p>
        </w:tc>
        <w:tc>
          <w:tcPr>
            <w:tcW w:w="0" w:type="auto"/>
            <w:tcBorders>
              <w:top w:val="single" w:sz="0" w:space="0" w:color="D3D3D3"/>
              <w:left w:val="single" w:sz="0" w:space="0" w:color="D3D3D3"/>
              <w:bottom w:val="single" w:sz="0" w:space="0" w:color="D3D3D3"/>
              <w:right w:val="single" w:sz="0" w:space="0" w:color="D3D3D3"/>
            </w:tcBorders>
          </w:tcPr>
          <w:p w14:paraId="30677EF4" w14:textId="77777777" w:rsidR="00524773" w:rsidRDefault="00524773" w:rsidP="00C670FC">
            <w:pPr>
              <w:keepNext/>
              <w:spacing w:after="60"/>
              <w:rPr>
                <w:ins w:id="816" w:author="Wittman, Jacob (CDC/DDNID/NCCDPHP/DDT) (CTR)" w:date="2023-08-15T14:04:00Z"/>
              </w:rPr>
            </w:pPr>
            <w:ins w:id="817" w:author="Wittman, Jacob (CDC/DDNID/NCCDPHP/DDT) (CTR)" w:date="2023-08-15T14:04:00Z">
              <w:r>
                <w:rPr>
                  <w:rFonts w:ascii="Calibri" w:hAnsi="Calibri"/>
                  <w:sz w:val="20"/>
                </w:rPr>
                <w:t>97.9 (0.8)</w:t>
              </w:r>
            </w:ins>
          </w:p>
        </w:tc>
        <w:tc>
          <w:tcPr>
            <w:tcW w:w="0" w:type="auto"/>
            <w:tcBorders>
              <w:top w:val="single" w:sz="0" w:space="0" w:color="D3D3D3"/>
              <w:left w:val="single" w:sz="0" w:space="0" w:color="D3D3D3"/>
              <w:bottom w:val="single" w:sz="0" w:space="0" w:color="D3D3D3"/>
              <w:right w:val="single" w:sz="0" w:space="0" w:color="D3D3D3"/>
            </w:tcBorders>
          </w:tcPr>
          <w:p w14:paraId="0D7E28B1" w14:textId="77777777" w:rsidR="00524773" w:rsidRDefault="00524773" w:rsidP="00C670FC">
            <w:pPr>
              <w:keepNext/>
              <w:spacing w:after="60"/>
              <w:rPr>
                <w:ins w:id="818" w:author="Wittman, Jacob (CDC/DDNID/NCCDPHP/DDT) (CTR)" w:date="2023-08-15T14:04:00Z"/>
              </w:rPr>
            </w:pPr>
            <w:ins w:id="819" w:author="Wittman, Jacob (CDC/DDNID/NCCDPHP/DDT) (CTR)" w:date="2023-08-15T14:04:00Z">
              <w:r>
                <w:rPr>
                  <w:rFonts w:ascii="Calibri" w:hAnsi="Calibri"/>
                  <w:sz w:val="20"/>
                </w:rPr>
                <w:t>86.4 (1.9)</w:t>
              </w:r>
            </w:ins>
          </w:p>
        </w:tc>
        <w:tc>
          <w:tcPr>
            <w:tcW w:w="0" w:type="auto"/>
            <w:tcBorders>
              <w:top w:val="single" w:sz="0" w:space="0" w:color="D3D3D3"/>
              <w:left w:val="single" w:sz="0" w:space="0" w:color="D3D3D3"/>
              <w:bottom w:val="single" w:sz="0" w:space="0" w:color="D3D3D3"/>
              <w:right w:val="single" w:sz="0" w:space="0" w:color="D3D3D3"/>
            </w:tcBorders>
          </w:tcPr>
          <w:p w14:paraId="3BEBBDCE" w14:textId="77777777" w:rsidR="00524773" w:rsidRDefault="00524773" w:rsidP="00C670FC">
            <w:pPr>
              <w:keepNext/>
              <w:spacing w:after="60"/>
              <w:rPr>
                <w:ins w:id="820" w:author="Wittman, Jacob (CDC/DDNID/NCCDPHP/DDT) (CTR)" w:date="2023-08-15T14:04:00Z"/>
              </w:rPr>
            </w:pPr>
            <w:ins w:id="821" w:author="Wittman, Jacob (CDC/DDNID/NCCDPHP/DDT) (CTR)" w:date="2023-08-15T14:04:00Z">
              <w:r>
                <w:rPr>
                  <w:rFonts w:ascii="Calibri" w:hAnsi="Calibri"/>
                  <w:sz w:val="20"/>
                </w:rPr>
                <w:t>87.6 (1.7)</w:t>
              </w:r>
            </w:ins>
          </w:p>
        </w:tc>
        <w:tc>
          <w:tcPr>
            <w:tcW w:w="0" w:type="auto"/>
            <w:tcBorders>
              <w:top w:val="single" w:sz="0" w:space="0" w:color="D3D3D3"/>
              <w:left w:val="single" w:sz="0" w:space="0" w:color="D3D3D3"/>
              <w:bottom w:val="single" w:sz="0" w:space="0" w:color="D3D3D3"/>
              <w:right w:val="single" w:sz="0" w:space="0" w:color="D3D3D3"/>
            </w:tcBorders>
          </w:tcPr>
          <w:p w14:paraId="5DDD67D1" w14:textId="77777777" w:rsidR="00524773" w:rsidRDefault="00524773" w:rsidP="00C670FC">
            <w:pPr>
              <w:keepNext/>
              <w:spacing w:after="60"/>
              <w:rPr>
                <w:ins w:id="822" w:author="Wittman, Jacob (CDC/DDNID/NCCDPHP/DDT) (CTR)" w:date="2023-08-15T14:04:00Z"/>
              </w:rPr>
            </w:pPr>
            <w:ins w:id="823" w:author="Wittman, Jacob (CDC/DDNID/NCCDPHP/DDT) (CTR)" w:date="2023-08-15T14:04:00Z">
              <w:r>
                <w:rPr>
                  <w:rFonts w:ascii="Calibri" w:hAnsi="Calibri"/>
                  <w:sz w:val="20"/>
                </w:rPr>
                <w:t>88.0 (2.1)</w:t>
              </w:r>
            </w:ins>
          </w:p>
        </w:tc>
        <w:tc>
          <w:tcPr>
            <w:tcW w:w="0" w:type="auto"/>
            <w:tcBorders>
              <w:top w:val="single" w:sz="0" w:space="0" w:color="D3D3D3"/>
              <w:left w:val="single" w:sz="0" w:space="0" w:color="D3D3D3"/>
              <w:bottom w:val="single" w:sz="0" w:space="0" w:color="D3D3D3"/>
              <w:right w:val="single" w:sz="0" w:space="0" w:color="D3D3D3"/>
            </w:tcBorders>
          </w:tcPr>
          <w:p w14:paraId="11E4B0EB" w14:textId="77777777" w:rsidR="00524773" w:rsidRDefault="00524773" w:rsidP="00C670FC">
            <w:pPr>
              <w:keepNext/>
              <w:spacing w:after="60"/>
              <w:rPr>
                <w:ins w:id="824" w:author="Wittman, Jacob (CDC/DDNID/NCCDPHP/DDT) (CTR)" w:date="2023-08-15T14:04:00Z"/>
              </w:rPr>
            </w:pPr>
            <w:ins w:id="825" w:author="Wittman, Jacob (CDC/DDNID/NCCDPHP/DDT) (CTR)" w:date="2023-08-15T14:04:00Z">
              <w:r>
                <w:rPr>
                  <w:rFonts w:ascii="Calibri" w:hAnsi="Calibri"/>
                  <w:sz w:val="20"/>
                </w:rPr>
                <w:t>83.9 (2.4)</w:t>
              </w:r>
            </w:ins>
          </w:p>
        </w:tc>
        <w:tc>
          <w:tcPr>
            <w:tcW w:w="0" w:type="auto"/>
            <w:tcBorders>
              <w:top w:val="single" w:sz="0" w:space="0" w:color="D3D3D3"/>
              <w:left w:val="single" w:sz="0" w:space="0" w:color="D3D3D3"/>
              <w:bottom w:val="single" w:sz="0" w:space="0" w:color="D3D3D3"/>
              <w:right w:val="single" w:sz="0" w:space="0" w:color="D3D3D3"/>
            </w:tcBorders>
          </w:tcPr>
          <w:p w14:paraId="0D63E1BE" w14:textId="77777777" w:rsidR="00524773" w:rsidRDefault="00524773" w:rsidP="00C670FC">
            <w:pPr>
              <w:keepNext/>
              <w:spacing w:after="60"/>
              <w:rPr>
                <w:ins w:id="826" w:author="Wittman, Jacob (CDC/DDNID/NCCDPHP/DDT) (CTR)" w:date="2023-08-15T14:04:00Z"/>
              </w:rPr>
            </w:pPr>
            <w:ins w:id="827" w:author="Wittman, Jacob (CDC/DDNID/NCCDPHP/DDT) (CTR)" w:date="2023-08-15T14:04:00Z">
              <w:r>
                <w:rPr>
                  <w:rFonts w:ascii="Calibri" w:hAnsi="Calibri"/>
                  <w:sz w:val="20"/>
                </w:rPr>
                <w:t>-7.8 (-12.8, -2.8)</w:t>
              </w:r>
            </w:ins>
          </w:p>
        </w:tc>
        <w:tc>
          <w:tcPr>
            <w:tcW w:w="0" w:type="auto"/>
            <w:tcBorders>
              <w:top w:val="single" w:sz="0" w:space="0" w:color="D3D3D3"/>
              <w:left w:val="single" w:sz="0" w:space="0" w:color="D3D3D3"/>
              <w:bottom w:val="single" w:sz="0" w:space="0" w:color="D3D3D3"/>
              <w:right w:val="single" w:sz="0" w:space="0" w:color="D3D3D3"/>
            </w:tcBorders>
          </w:tcPr>
          <w:p w14:paraId="4BD7FC9B" w14:textId="77777777" w:rsidR="00524773" w:rsidRDefault="00524773" w:rsidP="00C670FC">
            <w:pPr>
              <w:keepNext/>
              <w:spacing w:after="60"/>
              <w:rPr>
                <w:ins w:id="82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02A432" w14:textId="77777777" w:rsidR="00524773" w:rsidRDefault="00524773" w:rsidP="00C670FC">
            <w:pPr>
              <w:keepNext/>
              <w:spacing w:after="60"/>
              <w:rPr>
                <w:ins w:id="829" w:author="Wittman, Jacob (CDC/DDNID/NCCDPHP/DDT) (CTR)" w:date="2023-08-15T14:04:00Z"/>
              </w:rPr>
            </w:pPr>
            <w:ins w:id="830" w:author="Wittman, Jacob (CDC/DDNID/NCCDPHP/DDT) (CTR)" w:date="2023-08-15T14:04:00Z">
              <w:r>
                <w:rPr>
                  <w:rFonts w:ascii="Calibri" w:hAnsi="Calibri"/>
                  <w:sz w:val="20"/>
                </w:rPr>
                <w:t>-0.7 (-1.4, 0.1)</w:t>
              </w:r>
            </w:ins>
          </w:p>
        </w:tc>
        <w:tc>
          <w:tcPr>
            <w:tcW w:w="0" w:type="auto"/>
            <w:tcBorders>
              <w:top w:val="single" w:sz="0" w:space="0" w:color="D3D3D3"/>
              <w:left w:val="single" w:sz="0" w:space="0" w:color="D3D3D3"/>
              <w:bottom w:val="single" w:sz="0" w:space="0" w:color="D3D3D3"/>
              <w:right w:val="single" w:sz="0" w:space="0" w:color="D3D3D3"/>
            </w:tcBorders>
          </w:tcPr>
          <w:p w14:paraId="5861DC7E" w14:textId="77777777" w:rsidR="00524773" w:rsidRDefault="00524773" w:rsidP="00C670FC">
            <w:pPr>
              <w:keepNext/>
              <w:spacing w:after="60"/>
              <w:rPr>
                <w:ins w:id="831" w:author="Wittman, Jacob (CDC/DDNID/NCCDPHP/DDT) (CTR)" w:date="2023-08-15T14:04:00Z"/>
              </w:rPr>
            </w:pPr>
            <w:ins w:id="832" w:author="Wittman, Jacob (CDC/DDNID/NCCDPHP/DDT) (CTR)" w:date="2023-08-15T14:04:00Z">
              <w:r>
                <w:rPr>
                  <w:rFonts w:ascii="Calibri" w:hAnsi="Calibri"/>
                  <w:sz w:val="20"/>
                </w:rPr>
                <w:t>-0.7 (-1.4, 0.1)</w:t>
              </w:r>
            </w:ins>
          </w:p>
        </w:tc>
      </w:tr>
      <w:tr w:rsidR="00524773" w14:paraId="4F48903F" w14:textId="77777777" w:rsidTr="00C670FC">
        <w:trPr>
          <w:cantSplit/>
          <w:jc w:val="center"/>
          <w:ins w:id="83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C2F74A" w14:textId="77777777" w:rsidR="00524773" w:rsidRDefault="00524773" w:rsidP="00C670FC">
            <w:pPr>
              <w:keepNext/>
              <w:spacing w:after="60"/>
              <w:rPr>
                <w:ins w:id="834" w:author="Wittman, Jacob (CDC/DDNID/NCCDPHP/DDT) (CTR)" w:date="2023-08-15T14:04:00Z"/>
              </w:rPr>
            </w:pPr>
            <w:ins w:id="835"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7695C5A5" w14:textId="77777777" w:rsidR="00524773" w:rsidRDefault="00524773" w:rsidP="00C670FC">
            <w:pPr>
              <w:keepNext/>
              <w:spacing w:after="60"/>
              <w:rPr>
                <w:ins w:id="836" w:author="Wittman, Jacob (CDC/DDNID/NCCDPHP/DDT) (CTR)" w:date="2023-08-15T14:04:00Z"/>
              </w:rPr>
            </w:pPr>
            <w:ins w:id="837" w:author="Wittman, Jacob (CDC/DDNID/NCCDPHP/DDT) (CTR)" w:date="2023-08-15T14:04:00Z">
              <w:r>
                <w:rPr>
                  <w:rFonts w:ascii="Calibri" w:hAnsi="Calibri"/>
                  <w:sz w:val="20"/>
                </w:rPr>
                <w:t>80.4 (2.2)</w:t>
              </w:r>
            </w:ins>
          </w:p>
        </w:tc>
        <w:tc>
          <w:tcPr>
            <w:tcW w:w="0" w:type="auto"/>
            <w:tcBorders>
              <w:top w:val="single" w:sz="0" w:space="0" w:color="D3D3D3"/>
              <w:left w:val="single" w:sz="0" w:space="0" w:color="D3D3D3"/>
              <w:bottom w:val="single" w:sz="0" w:space="0" w:color="D3D3D3"/>
              <w:right w:val="single" w:sz="0" w:space="0" w:color="D3D3D3"/>
            </w:tcBorders>
          </w:tcPr>
          <w:p w14:paraId="6ACC3D34" w14:textId="77777777" w:rsidR="00524773" w:rsidRDefault="00524773" w:rsidP="00C670FC">
            <w:pPr>
              <w:keepNext/>
              <w:spacing w:after="60"/>
              <w:rPr>
                <w:ins w:id="838" w:author="Wittman, Jacob (CDC/DDNID/NCCDPHP/DDT) (CTR)" w:date="2023-08-15T14:04:00Z"/>
              </w:rPr>
            </w:pPr>
            <w:ins w:id="839" w:author="Wittman, Jacob (CDC/DDNID/NCCDPHP/DDT) (CTR)" w:date="2023-08-15T14:04:00Z">
              <w:r>
                <w:rPr>
                  <w:rFonts w:ascii="Calibri" w:hAnsi="Calibri"/>
                  <w:sz w:val="20"/>
                </w:rPr>
                <w:t>77.7 (4.2)</w:t>
              </w:r>
            </w:ins>
          </w:p>
        </w:tc>
        <w:tc>
          <w:tcPr>
            <w:tcW w:w="0" w:type="auto"/>
            <w:tcBorders>
              <w:top w:val="single" w:sz="0" w:space="0" w:color="D3D3D3"/>
              <w:left w:val="single" w:sz="0" w:space="0" w:color="D3D3D3"/>
              <w:bottom w:val="single" w:sz="0" w:space="0" w:color="D3D3D3"/>
              <w:right w:val="single" w:sz="0" w:space="0" w:color="D3D3D3"/>
            </w:tcBorders>
          </w:tcPr>
          <w:p w14:paraId="3854F43E" w14:textId="77777777" w:rsidR="00524773" w:rsidRDefault="00524773" w:rsidP="00C670FC">
            <w:pPr>
              <w:keepNext/>
              <w:spacing w:after="60"/>
              <w:rPr>
                <w:ins w:id="840" w:author="Wittman, Jacob (CDC/DDNID/NCCDPHP/DDT) (CTR)" w:date="2023-08-15T14:04:00Z"/>
              </w:rPr>
            </w:pPr>
            <w:ins w:id="841" w:author="Wittman, Jacob (CDC/DDNID/NCCDPHP/DDT) (CTR)" w:date="2023-08-15T14:04:00Z">
              <w:r>
                <w:rPr>
                  <w:rFonts w:ascii="Calibri" w:hAnsi="Calibri"/>
                  <w:sz w:val="20"/>
                </w:rPr>
                <w:t>81.7 (4.3)</w:t>
              </w:r>
            </w:ins>
          </w:p>
        </w:tc>
        <w:tc>
          <w:tcPr>
            <w:tcW w:w="0" w:type="auto"/>
            <w:tcBorders>
              <w:top w:val="single" w:sz="0" w:space="0" w:color="D3D3D3"/>
              <w:left w:val="single" w:sz="0" w:space="0" w:color="D3D3D3"/>
              <w:bottom w:val="single" w:sz="0" w:space="0" w:color="D3D3D3"/>
              <w:right w:val="single" w:sz="0" w:space="0" w:color="D3D3D3"/>
            </w:tcBorders>
          </w:tcPr>
          <w:p w14:paraId="2E2ACE35" w14:textId="77777777" w:rsidR="00524773" w:rsidRDefault="00524773" w:rsidP="00C670FC">
            <w:pPr>
              <w:keepNext/>
              <w:spacing w:after="60"/>
              <w:rPr>
                <w:ins w:id="842" w:author="Wittman, Jacob (CDC/DDNID/NCCDPHP/DDT) (CTR)" w:date="2023-08-15T14:04:00Z"/>
              </w:rPr>
            </w:pPr>
            <w:ins w:id="843" w:author="Wittman, Jacob (CDC/DDNID/NCCDPHP/DDT) (CTR)" w:date="2023-08-15T14:04:00Z">
              <w:r>
                <w:rPr>
                  <w:rFonts w:ascii="Calibri" w:hAnsi="Calibri"/>
                  <w:sz w:val="20"/>
                </w:rPr>
                <w:t>83.2 (3.1)</w:t>
              </w:r>
            </w:ins>
          </w:p>
        </w:tc>
        <w:tc>
          <w:tcPr>
            <w:tcW w:w="0" w:type="auto"/>
            <w:tcBorders>
              <w:top w:val="single" w:sz="0" w:space="0" w:color="D3D3D3"/>
              <w:left w:val="single" w:sz="0" w:space="0" w:color="D3D3D3"/>
              <w:bottom w:val="single" w:sz="0" w:space="0" w:color="D3D3D3"/>
              <w:right w:val="single" w:sz="0" w:space="0" w:color="D3D3D3"/>
            </w:tcBorders>
          </w:tcPr>
          <w:p w14:paraId="3B359F5F" w14:textId="77777777" w:rsidR="00524773" w:rsidRDefault="00524773" w:rsidP="00C670FC">
            <w:pPr>
              <w:keepNext/>
              <w:spacing w:after="60"/>
              <w:rPr>
                <w:ins w:id="844" w:author="Wittman, Jacob (CDC/DDNID/NCCDPHP/DDT) (CTR)" w:date="2023-08-15T14:04:00Z"/>
              </w:rPr>
            </w:pPr>
            <w:ins w:id="845" w:author="Wittman, Jacob (CDC/DDNID/NCCDPHP/DDT) (CTR)" w:date="2023-08-15T14:04:00Z">
              <w:r>
                <w:rPr>
                  <w:rFonts w:ascii="Calibri" w:hAnsi="Calibri"/>
                  <w:sz w:val="20"/>
                </w:rPr>
                <w:t>86.6 (2.5)</w:t>
              </w:r>
            </w:ins>
          </w:p>
        </w:tc>
        <w:tc>
          <w:tcPr>
            <w:tcW w:w="0" w:type="auto"/>
            <w:tcBorders>
              <w:top w:val="single" w:sz="0" w:space="0" w:color="D3D3D3"/>
              <w:left w:val="single" w:sz="0" w:space="0" w:color="D3D3D3"/>
              <w:bottom w:val="single" w:sz="0" w:space="0" w:color="D3D3D3"/>
              <w:right w:val="single" w:sz="0" w:space="0" w:color="D3D3D3"/>
            </w:tcBorders>
          </w:tcPr>
          <w:p w14:paraId="132FCA5E" w14:textId="77777777" w:rsidR="00524773" w:rsidRDefault="00524773" w:rsidP="00C670FC">
            <w:pPr>
              <w:keepNext/>
              <w:spacing w:after="60"/>
              <w:rPr>
                <w:ins w:id="846" w:author="Wittman, Jacob (CDC/DDNID/NCCDPHP/DDT) (CTR)" w:date="2023-08-15T14:04:00Z"/>
              </w:rPr>
            </w:pPr>
            <w:ins w:id="847" w:author="Wittman, Jacob (CDC/DDNID/NCCDPHP/DDT) (CTR)" w:date="2023-08-15T14:04:00Z">
              <w:r>
                <w:rPr>
                  <w:rFonts w:ascii="Calibri" w:hAnsi="Calibri"/>
                  <w:sz w:val="20"/>
                </w:rPr>
                <w:t>79.0 (5.0)</w:t>
              </w:r>
            </w:ins>
          </w:p>
        </w:tc>
        <w:tc>
          <w:tcPr>
            <w:tcW w:w="0" w:type="auto"/>
            <w:tcBorders>
              <w:top w:val="single" w:sz="0" w:space="0" w:color="D3D3D3"/>
              <w:left w:val="single" w:sz="0" w:space="0" w:color="D3D3D3"/>
              <w:bottom w:val="single" w:sz="0" w:space="0" w:color="D3D3D3"/>
              <w:right w:val="single" w:sz="0" w:space="0" w:color="D3D3D3"/>
            </w:tcBorders>
          </w:tcPr>
          <w:p w14:paraId="2B733D3C" w14:textId="77777777" w:rsidR="00524773" w:rsidRDefault="00524773" w:rsidP="00C670FC">
            <w:pPr>
              <w:keepNext/>
              <w:spacing w:after="60"/>
              <w:rPr>
                <w:ins w:id="848" w:author="Wittman, Jacob (CDC/DDNID/NCCDPHP/DDT) (CTR)" w:date="2023-08-15T14:04:00Z"/>
              </w:rPr>
            </w:pPr>
            <w:ins w:id="849" w:author="Wittman, Jacob (CDC/DDNID/NCCDPHP/DDT) (CTR)" w:date="2023-08-15T14:04:00Z">
              <w:r>
                <w:rPr>
                  <w:rFonts w:ascii="Calibri" w:hAnsi="Calibri"/>
                  <w:sz w:val="20"/>
                </w:rPr>
                <w:t>87.6 (2.3)</w:t>
              </w:r>
            </w:ins>
          </w:p>
        </w:tc>
        <w:tc>
          <w:tcPr>
            <w:tcW w:w="0" w:type="auto"/>
            <w:tcBorders>
              <w:top w:val="single" w:sz="0" w:space="0" w:color="D3D3D3"/>
              <w:left w:val="single" w:sz="0" w:space="0" w:color="D3D3D3"/>
              <w:bottom w:val="single" w:sz="0" w:space="0" w:color="D3D3D3"/>
              <w:right w:val="single" w:sz="0" w:space="0" w:color="D3D3D3"/>
            </w:tcBorders>
          </w:tcPr>
          <w:p w14:paraId="7F00EC67" w14:textId="77777777" w:rsidR="00524773" w:rsidRDefault="00524773" w:rsidP="00C670FC">
            <w:pPr>
              <w:keepNext/>
              <w:spacing w:after="60"/>
              <w:rPr>
                <w:ins w:id="850" w:author="Wittman, Jacob (CDC/DDNID/NCCDPHP/DDT) (CTR)" w:date="2023-08-15T14:04:00Z"/>
              </w:rPr>
            </w:pPr>
            <w:ins w:id="851" w:author="Wittman, Jacob (CDC/DDNID/NCCDPHP/DDT) (CTR)" w:date="2023-08-15T14:04:00Z">
              <w:r>
                <w:rPr>
                  <w:rFonts w:ascii="Calibri" w:hAnsi="Calibri"/>
                  <w:sz w:val="20"/>
                </w:rPr>
                <w:t>88.0 (2.8)</w:t>
              </w:r>
            </w:ins>
          </w:p>
        </w:tc>
        <w:tc>
          <w:tcPr>
            <w:tcW w:w="0" w:type="auto"/>
            <w:tcBorders>
              <w:top w:val="single" w:sz="0" w:space="0" w:color="D3D3D3"/>
              <w:left w:val="single" w:sz="0" w:space="0" w:color="D3D3D3"/>
              <w:bottom w:val="single" w:sz="0" w:space="0" w:color="D3D3D3"/>
              <w:right w:val="single" w:sz="0" w:space="0" w:color="D3D3D3"/>
            </w:tcBorders>
          </w:tcPr>
          <w:p w14:paraId="617A21CE" w14:textId="77777777" w:rsidR="00524773" w:rsidRDefault="00524773" w:rsidP="00C670FC">
            <w:pPr>
              <w:keepNext/>
              <w:spacing w:after="60"/>
              <w:rPr>
                <w:ins w:id="852" w:author="Wittman, Jacob (CDC/DDNID/NCCDPHP/DDT) (CTR)" w:date="2023-08-15T14:04:00Z"/>
              </w:rPr>
            </w:pPr>
            <w:ins w:id="853" w:author="Wittman, Jacob (CDC/DDNID/NCCDPHP/DDT) (CTR)" w:date="2023-08-15T14:04:00Z">
              <w:r>
                <w:rPr>
                  <w:rFonts w:ascii="Calibri" w:hAnsi="Calibri"/>
                  <w:sz w:val="20"/>
                </w:rPr>
                <w:t>86.0 (3.7)</w:t>
              </w:r>
            </w:ins>
          </w:p>
        </w:tc>
        <w:tc>
          <w:tcPr>
            <w:tcW w:w="0" w:type="auto"/>
            <w:tcBorders>
              <w:top w:val="single" w:sz="0" w:space="0" w:color="D3D3D3"/>
              <w:left w:val="single" w:sz="0" w:space="0" w:color="D3D3D3"/>
              <w:bottom w:val="single" w:sz="0" w:space="0" w:color="D3D3D3"/>
              <w:right w:val="single" w:sz="0" w:space="0" w:color="D3D3D3"/>
            </w:tcBorders>
          </w:tcPr>
          <w:p w14:paraId="256FB561" w14:textId="77777777" w:rsidR="00524773" w:rsidRDefault="00524773" w:rsidP="00C670FC">
            <w:pPr>
              <w:keepNext/>
              <w:spacing w:after="60"/>
              <w:rPr>
                <w:ins w:id="854" w:author="Wittman, Jacob (CDC/DDNID/NCCDPHP/DDT) (CTR)" w:date="2023-08-15T14:04:00Z"/>
              </w:rPr>
            </w:pPr>
            <w:ins w:id="855" w:author="Wittman, Jacob (CDC/DDNID/NCCDPHP/DDT) (CTR)" w:date="2023-08-15T14:04:00Z">
              <w:r>
                <w:rPr>
                  <w:rFonts w:ascii="Calibri" w:hAnsi="Calibri"/>
                  <w:sz w:val="20"/>
                </w:rPr>
                <w:t>88.0 (3.1)</w:t>
              </w:r>
            </w:ins>
          </w:p>
        </w:tc>
        <w:tc>
          <w:tcPr>
            <w:tcW w:w="0" w:type="auto"/>
            <w:tcBorders>
              <w:top w:val="single" w:sz="0" w:space="0" w:color="D3D3D3"/>
              <w:left w:val="single" w:sz="0" w:space="0" w:color="D3D3D3"/>
              <w:bottom w:val="single" w:sz="0" w:space="0" w:color="D3D3D3"/>
              <w:right w:val="single" w:sz="0" w:space="0" w:color="D3D3D3"/>
            </w:tcBorders>
          </w:tcPr>
          <w:p w14:paraId="498E0009" w14:textId="77777777" w:rsidR="00524773" w:rsidRDefault="00524773" w:rsidP="00C670FC">
            <w:pPr>
              <w:keepNext/>
              <w:spacing w:after="60"/>
              <w:rPr>
                <w:ins w:id="856" w:author="Wittman, Jacob (CDC/DDNID/NCCDPHP/DDT) (CTR)" w:date="2023-08-15T14:04:00Z"/>
              </w:rPr>
            </w:pPr>
            <w:ins w:id="857" w:author="Wittman, Jacob (CDC/DDNID/NCCDPHP/DDT) (CTR)" w:date="2023-08-15T14:04:00Z">
              <w:r>
                <w:rPr>
                  <w:rFonts w:ascii="Calibri" w:hAnsi="Calibri"/>
                  <w:sz w:val="20"/>
                </w:rPr>
                <w:t>72.1 (3.5)</w:t>
              </w:r>
            </w:ins>
          </w:p>
        </w:tc>
        <w:tc>
          <w:tcPr>
            <w:tcW w:w="0" w:type="auto"/>
            <w:tcBorders>
              <w:top w:val="single" w:sz="0" w:space="0" w:color="D3D3D3"/>
              <w:left w:val="single" w:sz="0" w:space="0" w:color="D3D3D3"/>
              <w:bottom w:val="single" w:sz="0" w:space="0" w:color="D3D3D3"/>
              <w:right w:val="single" w:sz="0" w:space="0" w:color="D3D3D3"/>
            </w:tcBorders>
          </w:tcPr>
          <w:p w14:paraId="67A44324" w14:textId="77777777" w:rsidR="00524773" w:rsidRDefault="00524773" w:rsidP="00C670FC">
            <w:pPr>
              <w:keepNext/>
              <w:spacing w:after="60"/>
              <w:rPr>
                <w:ins w:id="858" w:author="Wittman, Jacob (CDC/DDNID/NCCDPHP/DDT) (CTR)" w:date="2023-08-15T14:04:00Z"/>
              </w:rPr>
            </w:pPr>
            <w:ins w:id="859" w:author="Wittman, Jacob (CDC/DDNID/NCCDPHP/DDT) (CTR)" w:date="2023-08-15T14:04:00Z">
              <w:r>
                <w:rPr>
                  <w:rFonts w:ascii="Calibri" w:hAnsi="Calibri"/>
                  <w:sz w:val="20"/>
                </w:rPr>
                <w:t>71.1 (4.6)</w:t>
              </w:r>
            </w:ins>
          </w:p>
        </w:tc>
        <w:tc>
          <w:tcPr>
            <w:tcW w:w="0" w:type="auto"/>
            <w:tcBorders>
              <w:top w:val="single" w:sz="0" w:space="0" w:color="D3D3D3"/>
              <w:left w:val="single" w:sz="0" w:space="0" w:color="D3D3D3"/>
              <w:bottom w:val="single" w:sz="0" w:space="0" w:color="D3D3D3"/>
              <w:right w:val="single" w:sz="0" w:space="0" w:color="D3D3D3"/>
            </w:tcBorders>
          </w:tcPr>
          <w:p w14:paraId="23B0AF2C" w14:textId="77777777" w:rsidR="00524773" w:rsidRDefault="00524773" w:rsidP="00C670FC">
            <w:pPr>
              <w:keepNext/>
              <w:spacing w:after="60"/>
              <w:rPr>
                <w:ins w:id="860" w:author="Wittman, Jacob (CDC/DDNID/NCCDPHP/DDT) (CTR)" w:date="2023-08-15T14:04:00Z"/>
              </w:rPr>
            </w:pPr>
            <w:ins w:id="861" w:author="Wittman, Jacob (CDC/DDNID/NCCDPHP/DDT) (CTR)" w:date="2023-08-15T14:04:00Z">
              <w:r>
                <w:rPr>
                  <w:rFonts w:ascii="Calibri" w:hAnsi="Calibri"/>
                  <w:sz w:val="20"/>
                </w:rPr>
                <w:t>63.5 (5.6)</w:t>
              </w:r>
            </w:ins>
          </w:p>
        </w:tc>
        <w:tc>
          <w:tcPr>
            <w:tcW w:w="0" w:type="auto"/>
            <w:tcBorders>
              <w:top w:val="single" w:sz="0" w:space="0" w:color="D3D3D3"/>
              <w:left w:val="single" w:sz="0" w:space="0" w:color="D3D3D3"/>
              <w:bottom w:val="single" w:sz="0" w:space="0" w:color="D3D3D3"/>
              <w:right w:val="single" w:sz="0" w:space="0" w:color="D3D3D3"/>
            </w:tcBorders>
          </w:tcPr>
          <w:p w14:paraId="4C3CDE76" w14:textId="77777777" w:rsidR="00524773" w:rsidRDefault="00524773" w:rsidP="00C670FC">
            <w:pPr>
              <w:keepNext/>
              <w:spacing w:after="60"/>
              <w:rPr>
                <w:ins w:id="862" w:author="Wittman, Jacob (CDC/DDNID/NCCDPHP/DDT) (CTR)" w:date="2023-08-15T14:04:00Z"/>
              </w:rPr>
            </w:pPr>
            <w:ins w:id="863" w:author="Wittman, Jacob (CDC/DDNID/NCCDPHP/DDT) (CTR)" w:date="2023-08-15T14:04:00Z">
              <w:r>
                <w:rPr>
                  <w:rFonts w:ascii="Calibri" w:hAnsi="Calibri"/>
                  <w:sz w:val="20"/>
                </w:rPr>
                <w:t>56.8 (7.0)</w:t>
              </w:r>
            </w:ins>
          </w:p>
        </w:tc>
        <w:tc>
          <w:tcPr>
            <w:tcW w:w="0" w:type="auto"/>
            <w:tcBorders>
              <w:top w:val="single" w:sz="0" w:space="0" w:color="D3D3D3"/>
              <w:left w:val="single" w:sz="0" w:space="0" w:color="D3D3D3"/>
              <w:bottom w:val="single" w:sz="0" w:space="0" w:color="D3D3D3"/>
              <w:right w:val="single" w:sz="0" w:space="0" w:color="D3D3D3"/>
            </w:tcBorders>
          </w:tcPr>
          <w:p w14:paraId="562F268A" w14:textId="77777777" w:rsidR="00524773" w:rsidRDefault="00524773" w:rsidP="00C670FC">
            <w:pPr>
              <w:keepNext/>
              <w:spacing w:after="60"/>
              <w:rPr>
                <w:ins w:id="864" w:author="Wittman, Jacob (CDC/DDNID/NCCDPHP/DDT) (CTR)" w:date="2023-08-15T14:04:00Z"/>
              </w:rPr>
            </w:pPr>
            <w:ins w:id="865" w:author="Wittman, Jacob (CDC/DDNID/NCCDPHP/DDT) (CTR)" w:date="2023-08-15T14:04:00Z">
              <w:r>
                <w:rPr>
                  <w:rFonts w:ascii="Calibri" w:hAnsi="Calibri"/>
                  <w:sz w:val="20"/>
                </w:rPr>
                <w:t>-18.2 (-34.9, -1.5)</w:t>
              </w:r>
            </w:ins>
          </w:p>
        </w:tc>
        <w:tc>
          <w:tcPr>
            <w:tcW w:w="0" w:type="auto"/>
            <w:tcBorders>
              <w:top w:val="single" w:sz="0" w:space="0" w:color="D3D3D3"/>
              <w:left w:val="single" w:sz="0" w:space="0" w:color="D3D3D3"/>
              <w:bottom w:val="single" w:sz="0" w:space="0" w:color="D3D3D3"/>
              <w:right w:val="single" w:sz="0" w:space="0" w:color="D3D3D3"/>
            </w:tcBorders>
          </w:tcPr>
          <w:p w14:paraId="69E65585" w14:textId="77777777" w:rsidR="00524773" w:rsidRDefault="00524773" w:rsidP="00C670FC">
            <w:pPr>
              <w:keepNext/>
              <w:spacing w:after="60"/>
              <w:rPr>
                <w:ins w:id="866" w:author="Wittman, Jacob (CDC/DDNID/NCCDPHP/DDT) (CTR)" w:date="2023-08-15T14:04:00Z"/>
              </w:rPr>
            </w:pPr>
            <w:ins w:id="867"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446BC3E8" w14:textId="77777777" w:rsidR="00524773" w:rsidRDefault="00524773" w:rsidP="00C670FC">
            <w:pPr>
              <w:keepNext/>
              <w:spacing w:after="60"/>
              <w:rPr>
                <w:ins w:id="868" w:author="Wittman, Jacob (CDC/DDNID/NCCDPHP/DDT) (CTR)" w:date="2023-08-15T14:04:00Z"/>
              </w:rPr>
            </w:pPr>
            <w:ins w:id="869" w:author="Wittman, Jacob (CDC/DDNID/NCCDPHP/DDT) (CTR)" w:date="2023-08-15T14:04:00Z">
              <w:r>
                <w:rPr>
                  <w:rFonts w:ascii="Calibri" w:hAnsi="Calibri"/>
                  <w:sz w:val="20"/>
                </w:rPr>
                <w:t>1.0 (-0.4, 2.4), -10.4 (-15.8, -4.6)</w:t>
              </w:r>
            </w:ins>
          </w:p>
        </w:tc>
        <w:tc>
          <w:tcPr>
            <w:tcW w:w="0" w:type="auto"/>
            <w:tcBorders>
              <w:top w:val="single" w:sz="0" w:space="0" w:color="D3D3D3"/>
              <w:left w:val="single" w:sz="0" w:space="0" w:color="D3D3D3"/>
              <w:bottom w:val="single" w:sz="0" w:space="0" w:color="D3D3D3"/>
              <w:right w:val="single" w:sz="0" w:space="0" w:color="D3D3D3"/>
            </w:tcBorders>
          </w:tcPr>
          <w:p w14:paraId="75476708" w14:textId="77777777" w:rsidR="00524773" w:rsidRDefault="00524773" w:rsidP="00C670FC">
            <w:pPr>
              <w:keepNext/>
              <w:spacing w:after="60"/>
              <w:rPr>
                <w:ins w:id="870" w:author="Wittman, Jacob (CDC/DDNID/NCCDPHP/DDT) (CTR)" w:date="2023-08-15T14:04:00Z"/>
              </w:rPr>
            </w:pPr>
            <w:ins w:id="871" w:author="Wittman, Jacob (CDC/DDNID/NCCDPHP/DDT) (CTR)" w:date="2023-08-15T14:04:00Z">
              <w:r>
                <w:rPr>
                  <w:rFonts w:ascii="Calibri" w:hAnsi="Calibri"/>
                  <w:sz w:val="20"/>
                </w:rPr>
                <w:t>-2.3 (-3.8, -0.6)</w:t>
              </w:r>
            </w:ins>
          </w:p>
        </w:tc>
      </w:tr>
      <w:tr w:rsidR="00524773" w14:paraId="541BDECA" w14:textId="77777777" w:rsidTr="00C670FC">
        <w:trPr>
          <w:cantSplit/>
          <w:jc w:val="center"/>
          <w:ins w:id="87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DD2A1EC" w14:textId="77777777" w:rsidR="00524773" w:rsidRDefault="00524773" w:rsidP="00C670FC">
            <w:pPr>
              <w:keepNext/>
              <w:spacing w:after="60"/>
              <w:rPr>
                <w:ins w:id="873" w:author="Wittman, Jacob (CDC/DDNID/NCCDPHP/DDT) (CTR)" w:date="2023-08-15T14:04:00Z"/>
              </w:rPr>
            </w:pPr>
            <w:ins w:id="874"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49A96D5" w14:textId="77777777" w:rsidR="00524773" w:rsidRDefault="00524773" w:rsidP="00C670FC">
            <w:pPr>
              <w:keepNext/>
              <w:spacing w:after="60"/>
              <w:rPr>
                <w:ins w:id="875" w:author="Wittman, Jacob (CDC/DDNID/NCCDPHP/DDT) (CTR)" w:date="2023-08-15T14:04:00Z"/>
              </w:rPr>
            </w:pPr>
            <w:ins w:id="876" w:author="Wittman, Jacob (CDC/DDNID/NCCDPHP/DDT) (CTR)" w:date="2023-08-15T14:04:00Z">
              <w:r>
                <w:rPr>
                  <w:rFonts w:ascii="Calibri" w:hAnsi="Calibri"/>
                  <w:sz w:val="20"/>
                </w:rPr>
                <w:t>84.4 (1.3)</w:t>
              </w:r>
            </w:ins>
          </w:p>
        </w:tc>
        <w:tc>
          <w:tcPr>
            <w:tcW w:w="0" w:type="auto"/>
            <w:tcBorders>
              <w:top w:val="single" w:sz="0" w:space="0" w:color="D3D3D3"/>
              <w:left w:val="single" w:sz="0" w:space="0" w:color="D3D3D3"/>
              <w:bottom w:val="single" w:sz="0" w:space="0" w:color="D3D3D3"/>
              <w:right w:val="single" w:sz="0" w:space="0" w:color="D3D3D3"/>
            </w:tcBorders>
          </w:tcPr>
          <w:p w14:paraId="3999106B" w14:textId="77777777" w:rsidR="00524773" w:rsidRDefault="00524773" w:rsidP="00C670FC">
            <w:pPr>
              <w:keepNext/>
              <w:spacing w:after="60"/>
              <w:rPr>
                <w:ins w:id="877" w:author="Wittman, Jacob (CDC/DDNID/NCCDPHP/DDT) (CTR)" w:date="2023-08-15T14:04:00Z"/>
              </w:rPr>
            </w:pPr>
            <w:ins w:id="878" w:author="Wittman, Jacob (CDC/DDNID/NCCDPHP/DDT) (CTR)" w:date="2023-08-15T14:04:00Z">
              <w:r>
                <w:rPr>
                  <w:rFonts w:ascii="Calibri" w:hAnsi="Calibri"/>
                  <w:sz w:val="20"/>
                </w:rPr>
                <w:t>79.6 (3.0)</w:t>
              </w:r>
            </w:ins>
          </w:p>
        </w:tc>
        <w:tc>
          <w:tcPr>
            <w:tcW w:w="0" w:type="auto"/>
            <w:tcBorders>
              <w:top w:val="single" w:sz="0" w:space="0" w:color="D3D3D3"/>
              <w:left w:val="single" w:sz="0" w:space="0" w:color="D3D3D3"/>
              <w:bottom w:val="single" w:sz="0" w:space="0" w:color="D3D3D3"/>
              <w:right w:val="single" w:sz="0" w:space="0" w:color="D3D3D3"/>
            </w:tcBorders>
          </w:tcPr>
          <w:p w14:paraId="4017A4B3" w14:textId="77777777" w:rsidR="00524773" w:rsidRDefault="00524773" w:rsidP="00C670FC">
            <w:pPr>
              <w:keepNext/>
              <w:spacing w:after="60"/>
              <w:rPr>
                <w:ins w:id="879" w:author="Wittman, Jacob (CDC/DDNID/NCCDPHP/DDT) (CTR)" w:date="2023-08-15T14:04:00Z"/>
              </w:rPr>
            </w:pPr>
            <w:ins w:id="880" w:author="Wittman, Jacob (CDC/DDNID/NCCDPHP/DDT) (CTR)" w:date="2023-08-15T14:04:00Z">
              <w:r>
                <w:rPr>
                  <w:rFonts w:ascii="Calibri" w:hAnsi="Calibri"/>
                  <w:sz w:val="20"/>
                </w:rPr>
                <w:t>83.7 (2.8)</w:t>
              </w:r>
            </w:ins>
          </w:p>
        </w:tc>
        <w:tc>
          <w:tcPr>
            <w:tcW w:w="0" w:type="auto"/>
            <w:tcBorders>
              <w:top w:val="single" w:sz="0" w:space="0" w:color="D3D3D3"/>
              <w:left w:val="single" w:sz="0" w:space="0" w:color="D3D3D3"/>
              <w:bottom w:val="single" w:sz="0" w:space="0" w:color="D3D3D3"/>
              <w:right w:val="single" w:sz="0" w:space="0" w:color="D3D3D3"/>
            </w:tcBorders>
          </w:tcPr>
          <w:p w14:paraId="661639F9" w14:textId="77777777" w:rsidR="00524773" w:rsidRDefault="00524773" w:rsidP="00C670FC">
            <w:pPr>
              <w:keepNext/>
              <w:spacing w:after="60"/>
              <w:rPr>
                <w:ins w:id="881" w:author="Wittman, Jacob (CDC/DDNID/NCCDPHP/DDT) (CTR)" w:date="2023-08-15T14:04:00Z"/>
              </w:rPr>
            </w:pPr>
            <w:ins w:id="882" w:author="Wittman, Jacob (CDC/DDNID/NCCDPHP/DDT) (CTR)" w:date="2023-08-15T14:04:00Z">
              <w:r>
                <w:rPr>
                  <w:rFonts w:ascii="Calibri" w:hAnsi="Calibri"/>
                  <w:sz w:val="20"/>
                </w:rPr>
                <w:t>89.4 (1.7)</w:t>
              </w:r>
            </w:ins>
          </w:p>
        </w:tc>
        <w:tc>
          <w:tcPr>
            <w:tcW w:w="0" w:type="auto"/>
            <w:tcBorders>
              <w:top w:val="single" w:sz="0" w:space="0" w:color="D3D3D3"/>
              <w:left w:val="single" w:sz="0" w:space="0" w:color="D3D3D3"/>
              <w:bottom w:val="single" w:sz="0" w:space="0" w:color="D3D3D3"/>
              <w:right w:val="single" w:sz="0" w:space="0" w:color="D3D3D3"/>
            </w:tcBorders>
          </w:tcPr>
          <w:p w14:paraId="7DBAE237" w14:textId="77777777" w:rsidR="00524773" w:rsidRDefault="00524773" w:rsidP="00C670FC">
            <w:pPr>
              <w:keepNext/>
              <w:spacing w:after="60"/>
              <w:rPr>
                <w:ins w:id="883" w:author="Wittman, Jacob (CDC/DDNID/NCCDPHP/DDT) (CTR)" w:date="2023-08-15T14:04:00Z"/>
              </w:rPr>
            </w:pPr>
            <w:ins w:id="884" w:author="Wittman, Jacob (CDC/DDNID/NCCDPHP/DDT) (CTR)" w:date="2023-08-15T14:04:00Z">
              <w:r>
                <w:rPr>
                  <w:rFonts w:ascii="Calibri" w:hAnsi="Calibri"/>
                  <w:sz w:val="20"/>
                </w:rPr>
                <w:t>88.9 (2.1)</w:t>
              </w:r>
            </w:ins>
          </w:p>
        </w:tc>
        <w:tc>
          <w:tcPr>
            <w:tcW w:w="0" w:type="auto"/>
            <w:tcBorders>
              <w:top w:val="single" w:sz="0" w:space="0" w:color="D3D3D3"/>
              <w:left w:val="single" w:sz="0" w:space="0" w:color="D3D3D3"/>
              <w:bottom w:val="single" w:sz="0" w:space="0" w:color="D3D3D3"/>
              <w:right w:val="single" w:sz="0" w:space="0" w:color="D3D3D3"/>
            </w:tcBorders>
          </w:tcPr>
          <w:p w14:paraId="0585533E" w14:textId="77777777" w:rsidR="00524773" w:rsidRDefault="00524773" w:rsidP="00C670FC">
            <w:pPr>
              <w:keepNext/>
              <w:spacing w:after="60"/>
              <w:rPr>
                <w:ins w:id="885" w:author="Wittman, Jacob (CDC/DDNID/NCCDPHP/DDT) (CTR)" w:date="2023-08-15T14:04:00Z"/>
              </w:rPr>
            </w:pPr>
            <w:ins w:id="886" w:author="Wittman, Jacob (CDC/DDNID/NCCDPHP/DDT) (CTR)" w:date="2023-08-15T14:04:00Z">
              <w:r>
                <w:rPr>
                  <w:rFonts w:ascii="Calibri" w:hAnsi="Calibri"/>
                  <w:sz w:val="20"/>
                </w:rPr>
                <w:t>87.2 (2.6)</w:t>
              </w:r>
            </w:ins>
          </w:p>
        </w:tc>
        <w:tc>
          <w:tcPr>
            <w:tcW w:w="0" w:type="auto"/>
            <w:tcBorders>
              <w:top w:val="single" w:sz="0" w:space="0" w:color="D3D3D3"/>
              <w:left w:val="single" w:sz="0" w:space="0" w:color="D3D3D3"/>
              <w:bottom w:val="single" w:sz="0" w:space="0" w:color="D3D3D3"/>
              <w:right w:val="single" w:sz="0" w:space="0" w:color="D3D3D3"/>
            </w:tcBorders>
          </w:tcPr>
          <w:p w14:paraId="66D71D5B" w14:textId="77777777" w:rsidR="00524773" w:rsidRDefault="00524773" w:rsidP="00C670FC">
            <w:pPr>
              <w:keepNext/>
              <w:spacing w:after="60"/>
              <w:rPr>
                <w:ins w:id="887" w:author="Wittman, Jacob (CDC/DDNID/NCCDPHP/DDT) (CTR)" w:date="2023-08-15T14:04:00Z"/>
              </w:rPr>
            </w:pPr>
            <w:ins w:id="888" w:author="Wittman, Jacob (CDC/DDNID/NCCDPHP/DDT) (CTR)" w:date="2023-08-15T14:04:00Z">
              <w:r>
                <w:rPr>
                  <w:rFonts w:ascii="Calibri" w:hAnsi="Calibri"/>
                  <w:sz w:val="20"/>
                </w:rPr>
                <w:t>85.9 (2.7)</w:t>
              </w:r>
            </w:ins>
          </w:p>
        </w:tc>
        <w:tc>
          <w:tcPr>
            <w:tcW w:w="0" w:type="auto"/>
            <w:tcBorders>
              <w:top w:val="single" w:sz="0" w:space="0" w:color="D3D3D3"/>
              <w:left w:val="single" w:sz="0" w:space="0" w:color="D3D3D3"/>
              <w:bottom w:val="single" w:sz="0" w:space="0" w:color="D3D3D3"/>
              <w:right w:val="single" w:sz="0" w:space="0" w:color="D3D3D3"/>
            </w:tcBorders>
          </w:tcPr>
          <w:p w14:paraId="658E0FDC" w14:textId="77777777" w:rsidR="00524773" w:rsidRDefault="00524773" w:rsidP="00C670FC">
            <w:pPr>
              <w:keepNext/>
              <w:spacing w:after="60"/>
              <w:rPr>
                <w:ins w:id="889" w:author="Wittman, Jacob (CDC/DDNID/NCCDPHP/DDT) (CTR)" w:date="2023-08-15T14:04:00Z"/>
              </w:rPr>
            </w:pPr>
            <w:ins w:id="890" w:author="Wittman, Jacob (CDC/DDNID/NCCDPHP/DDT) (CTR)" w:date="2023-08-15T14:04:00Z">
              <w:r>
                <w:rPr>
                  <w:rFonts w:ascii="Calibri" w:hAnsi="Calibri"/>
                  <w:sz w:val="20"/>
                </w:rPr>
                <w:t>88.1 (2.5)</w:t>
              </w:r>
            </w:ins>
          </w:p>
        </w:tc>
        <w:tc>
          <w:tcPr>
            <w:tcW w:w="0" w:type="auto"/>
            <w:tcBorders>
              <w:top w:val="single" w:sz="0" w:space="0" w:color="D3D3D3"/>
              <w:left w:val="single" w:sz="0" w:space="0" w:color="D3D3D3"/>
              <w:bottom w:val="single" w:sz="0" w:space="0" w:color="D3D3D3"/>
              <w:right w:val="single" w:sz="0" w:space="0" w:color="D3D3D3"/>
            </w:tcBorders>
          </w:tcPr>
          <w:p w14:paraId="16036907" w14:textId="77777777" w:rsidR="00524773" w:rsidRDefault="00524773" w:rsidP="00C670FC">
            <w:pPr>
              <w:keepNext/>
              <w:spacing w:after="60"/>
              <w:rPr>
                <w:ins w:id="891" w:author="Wittman, Jacob (CDC/DDNID/NCCDPHP/DDT) (CTR)" w:date="2023-08-15T14:04:00Z"/>
              </w:rPr>
            </w:pPr>
            <w:ins w:id="892" w:author="Wittman, Jacob (CDC/DDNID/NCCDPHP/DDT) (CTR)" w:date="2023-08-15T14:04:00Z">
              <w:r>
                <w:rPr>
                  <w:rFonts w:ascii="Calibri" w:hAnsi="Calibri"/>
                  <w:sz w:val="20"/>
                </w:rPr>
                <w:t>84.1 (4.7)</w:t>
              </w:r>
            </w:ins>
          </w:p>
        </w:tc>
        <w:tc>
          <w:tcPr>
            <w:tcW w:w="0" w:type="auto"/>
            <w:tcBorders>
              <w:top w:val="single" w:sz="0" w:space="0" w:color="D3D3D3"/>
              <w:left w:val="single" w:sz="0" w:space="0" w:color="D3D3D3"/>
              <w:bottom w:val="single" w:sz="0" w:space="0" w:color="D3D3D3"/>
              <w:right w:val="single" w:sz="0" w:space="0" w:color="D3D3D3"/>
            </w:tcBorders>
          </w:tcPr>
          <w:p w14:paraId="1BE0FFEC" w14:textId="77777777" w:rsidR="00524773" w:rsidRDefault="00524773" w:rsidP="00C670FC">
            <w:pPr>
              <w:keepNext/>
              <w:spacing w:after="60"/>
              <w:rPr>
                <w:ins w:id="893" w:author="Wittman, Jacob (CDC/DDNID/NCCDPHP/DDT) (CTR)" w:date="2023-08-15T14:04:00Z"/>
              </w:rPr>
            </w:pPr>
            <w:ins w:id="894" w:author="Wittman, Jacob (CDC/DDNID/NCCDPHP/DDT) (CTR)" w:date="2023-08-15T14:04:00Z">
              <w:r>
                <w:rPr>
                  <w:rFonts w:ascii="Calibri" w:hAnsi="Calibri"/>
                  <w:sz w:val="20"/>
                </w:rPr>
                <w:t>88.0 (2.8)</w:t>
              </w:r>
            </w:ins>
          </w:p>
        </w:tc>
        <w:tc>
          <w:tcPr>
            <w:tcW w:w="0" w:type="auto"/>
            <w:tcBorders>
              <w:top w:val="single" w:sz="0" w:space="0" w:color="D3D3D3"/>
              <w:left w:val="single" w:sz="0" w:space="0" w:color="D3D3D3"/>
              <w:bottom w:val="single" w:sz="0" w:space="0" w:color="D3D3D3"/>
              <w:right w:val="single" w:sz="0" w:space="0" w:color="D3D3D3"/>
            </w:tcBorders>
          </w:tcPr>
          <w:p w14:paraId="21C6B410" w14:textId="77777777" w:rsidR="00524773" w:rsidRDefault="00524773" w:rsidP="00C670FC">
            <w:pPr>
              <w:keepNext/>
              <w:spacing w:after="60"/>
              <w:rPr>
                <w:ins w:id="895" w:author="Wittman, Jacob (CDC/DDNID/NCCDPHP/DDT) (CTR)" w:date="2023-08-15T14:04:00Z"/>
              </w:rPr>
            </w:pPr>
            <w:ins w:id="896" w:author="Wittman, Jacob (CDC/DDNID/NCCDPHP/DDT) (CTR)" w:date="2023-08-15T14:04:00Z">
              <w:r>
                <w:rPr>
                  <w:rFonts w:ascii="Calibri" w:hAnsi="Calibri"/>
                  <w:sz w:val="20"/>
                </w:rPr>
                <w:t>73.9 (3.0)</w:t>
              </w:r>
            </w:ins>
          </w:p>
        </w:tc>
        <w:tc>
          <w:tcPr>
            <w:tcW w:w="0" w:type="auto"/>
            <w:tcBorders>
              <w:top w:val="single" w:sz="0" w:space="0" w:color="D3D3D3"/>
              <w:left w:val="single" w:sz="0" w:space="0" w:color="D3D3D3"/>
              <w:bottom w:val="single" w:sz="0" w:space="0" w:color="D3D3D3"/>
              <w:right w:val="single" w:sz="0" w:space="0" w:color="D3D3D3"/>
            </w:tcBorders>
          </w:tcPr>
          <w:p w14:paraId="5EF68D8C" w14:textId="77777777" w:rsidR="00524773" w:rsidRDefault="00524773" w:rsidP="00C670FC">
            <w:pPr>
              <w:keepNext/>
              <w:spacing w:after="60"/>
              <w:rPr>
                <w:ins w:id="897" w:author="Wittman, Jacob (CDC/DDNID/NCCDPHP/DDT) (CTR)" w:date="2023-08-15T14:04:00Z"/>
              </w:rPr>
            </w:pPr>
            <w:ins w:id="898" w:author="Wittman, Jacob (CDC/DDNID/NCCDPHP/DDT) (CTR)" w:date="2023-08-15T14:04:00Z">
              <w:r>
                <w:rPr>
                  <w:rFonts w:ascii="Calibri" w:hAnsi="Calibri"/>
                  <w:sz w:val="20"/>
                </w:rPr>
                <w:t>80.7 (2.7)</w:t>
              </w:r>
            </w:ins>
          </w:p>
        </w:tc>
        <w:tc>
          <w:tcPr>
            <w:tcW w:w="0" w:type="auto"/>
            <w:tcBorders>
              <w:top w:val="single" w:sz="0" w:space="0" w:color="D3D3D3"/>
              <w:left w:val="single" w:sz="0" w:space="0" w:color="D3D3D3"/>
              <w:bottom w:val="single" w:sz="0" w:space="0" w:color="D3D3D3"/>
              <w:right w:val="single" w:sz="0" w:space="0" w:color="D3D3D3"/>
            </w:tcBorders>
          </w:tcPr>
          <w:p w14:paraId="33A1157E" w14:textId="77777777" w:rsidR="00524773" w:rsidRDefault="00524773" w:rsidP="00C670FC">
            <w:pPr>
              <w:keepNext/>
              <w:spacing w:after="60"/>
              <w:rPr>
                <w:ins w:id="899" w:author="Wittman, Jacob (CDC/DDNID/NCCDPHP/DDT) (CTR)" w:date="2023-08-15T14:04:00Z"/>
              </w:rPr>
            </w:pPr>
            <w:ins w:id="900" w:author="Wittman, Jacob (CDC/DDNID/NCCDPHP/DDT) (CTR)" w:date="2023-08-15T14:04:00Z">
              <w:r>
                <w:rPr>
                  <w:rFonts w:ascii="Calibri" w:hAnsi="Calibri"/>
                  <w:sz w:val="20"/>
                </w:rPr>
                <w:t>84.0 (2.5)</w:t>
              </w:r>
            </w:ins>
          </w:p>
        </w:tc>
        <w:tc>
          <w:tcPr>
            <w:tcW w:w="0" w:type="auto"/>
            <w:tcBorders>
              <w:top w:val="single" w:sz="0" w:space="0" w:color="D3D3D3"/>
              <w:left w:val="single" w:sz="0" w:space="0" w:color="D3D3D3"/>
              <w:bottom w:val="single" w:sz="0" w:space="0" w:color="D3D3D3"/>
              <w:right w:val="single" w:sz="0" w:space="0" w:color="D3D3D3"/>
            </w:tcBorders>
          </w:tcPr>
          <w:p w14:paraId="45C25040" w14:textId="77777777" w:rsidR="00524773" w:rsidRDefault="00524773" w:rsidP="00C670FC">
            <w:pPr>
              <w:keepNext/>
              <w:spacing w:after="60"/>
              <w:rPr>
                <w:ins w:id="901" w:author="Wittman, Jacob (CDC/DDNID/NCCDPHP/DDT) (CTR)" w:date="2023-08-15T14:04:00Z"/>
              </w:rPr>
            </w:pPr>
            <w:ins w:id="902" w:author="Wittman, Jacob (CDC/DDNID/NCCDPHP/DDT) (CTR)" w:date="2023-08-15T14:04:00Z">
              <w:r>
                <w:rPr>
                  <w:rFonts w:ascii="Calibri" w:hAnsi="Calibri"/>
                  <w:sz w:val="20"/>
                </w:rPr>
                <w:t>72.4 (4.5)</w:t>
              </w:r>
            </w:ins>
          </w:p>
        </w:tc>
        <w:tc>
          <w:tcPr>
            <w:tcW w:w="0" w:type="auto"/>
            <w:tcBorders>
              <w:top w:val="single" w:sz="0" w:space="0" w:color="D3D3D3"/>
              <w:left w:val="single" w:sz="0" w:space="0" w:color="D3D3D3"/>
              <w:bottom w:val="single" w:sz="0" w:space="0" w:color="D3D3D3"/>
              <w:right w:val="single" w:sz="0" w:space="0" w:color="D3D3D3"/>
            </w:tcBorders>
          </w:tcPr>
          <w:p w14:paraId="4A8D7A0C" w14:textId="77777777" w:rsidR="00524773" w:rsidRDefault="00524773" w:rsidP="00C670FC">
            <w:pPr>
              <w:keepNext/>
              <w:spacing w:after="60"/>
              <w:rPr>
                <w:ins w:id="903" w:author="Wittman, Jacob (CDC/DDNID/NCCDPHP/DDT) (CTR)" w:date="2023-08-15T14:04:00Z"/>
              </w:rPr>
            </w:pPr>
            <w:ins w:id="904" w:author="Wittman, Jacob (CDC/DDNID/NCCDPHP/DDT) (CTR)" w:date="2023-08-15T14:04:00Z">
              <w:r>
                <w:rPr>
                  <w:rFonts w:ascii="Calibri" w:hAnsi="Calibri"/>
                  <w:sz w:val="20"/>
                </w:rPr>
                <w:t>5.6 (-4.4, 15.6)</w:t>
              </w:r>
            </w:ins>
          </w:p>
        </w:tc>
        <w:tc>
          <w:tcPr>
            <w:tcW w:w="0" w:type="auto"/>
            <w:tcBorders>
              <w:top w:val="single" w:sz="0" w:space="0" w:color="D3D3D3"/>
              <w:left w:val="single" w:sz="0" w:space="0" w:color="D3D3D3"/>
              <w:bottom w:val="single" w:sz="0" w:space="0" w:color="D3D3D3"/>
              <w:right w:val="single" w:sz="0" w:space="0" w:color="D3D3D3"/>
            </w:tcBorders>
          </w:tcPr>
          <w:p w14:paraId="308FED2F" w14:textId="77777777" w:rsidR="00524773" w:rsidRDefault="00524773" w:rsidP="00C670FC">
            <w:pPr>
              <w:keepNext/>
              <w:spacing w:after="60"/>
              <w:rPr>
                <w:ins w:id="9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C8B0136" w14:textId="77777777" w:rsidR="00524773" w:rsidRDefault="00524773" w:rsidP="00C670FC">
            <w:pPr>
              <w:keepNext/>
              <w:spacing w:after="60"/>
              <w:rPr>
                <w:ins w:id="906" w:author="Wittman, Jacob (CDC/DDNID/NCCDPHP/DDT) (CTR)" w:date="2023-08-15T14:04:00Z"/>
              </w:rPr>
            </w:pPr>
            <w:ins w:id="907" w:author="Wittman, Jacob (CDC/DDNID/NCCDPHP/DDT) (CTR)" w:date="2023-08-15T14:04:00Z">
              <w:r>
                <w:rPr>
                  <w:rFonts w:ascii="Calibri" w:hAnsi="Calibri"/>
                  <w:sz w:val="20"/>
                </w:rPr>
                <w:t>-0.4 (-1.5, 0.6)</w:t>
              </w:r>
            </w:ins>
          </w:p>
        </w:tc>
        <w:tc>
          <w:tcPr>
            <w:tcW w:w="0" w:type="auto"/>
            <w:tcBorders>
              <w:top w:val="single" w:sz="0" w:space="0" w:color="D3D3D3"/>
              <w:left w:val="single" w:sz="0" w:space="0" w:color="D3D3D3"/>
              <w:bottom w:val="single" w:sz="0" w:space="0" w:color="D3D3D3"/>
              <w:right w:val="single" w:sz="0" w:space="0" w:color="D3D3D3"/>
            </w:tcBorders>
          </w:tcPr>
          <w:p w14:paraId="1BBA45FE" w14:textId="77777777" w:rsidR="00524773" w:rsidRDefault="00524773" w:rsidP="00C670FC">
            <w:pPr>
              <w:keepNext/>
              <w:spacing w:after="60"/>
              <w:rPr>
                <w:ins w:id="908" w:author="Wittman, Jacob (CDC/DDNID/NCCDPHP/DDT) (CTR)" w:date="2023-08-15T14:04:00Z"/>
              </w:rPr>
            </w:pPr>
            <w:ins w:id="909" w:author="Wittman, Jacob (CDC/DDNID/NCCDPHP/DDT) (CTR)" w:date="2023-08-15T14:04:00Z">
              <w:r>
                <w:rPr>
                  <w:rFonts w:ascii="Calibri" w:hAnsi="Calibri"/>
                  <w:sz w:val="20"/>
                </w:rPr>
                <w:t>-0.4 (-1.5, 0.6)</w:t>
              </w:r>
            </w:ins>
          </w:p>
        </w:tc>
      </w:tr>
      <w:tr w:rsidR="00524773" w14:paraId="0DF8B618" w14:textId="77777777" w:rsidTr="00C670FC">
        <w:trPr>
          <w:cantSplit/>
          <w:jc w:val="center"/>
          <w:ins w:id="91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3ECA17" w14:textId="77777777" w:rsidR="00524773" w:rsidRDefault="00524773" w:rsidP="00C670FC">
            <w:pPr>
              <w:keepNext/>
              <w:spacing w:after="60"/>
              <w:rPr>
                <w:ins w:id="911" w:author="Wittman, Jacob (CDC/DDNID/NCCDPHP/DDT) (CTR)" w:date="2023-08-15T14:04:00Z"/>
              </w:rPr>
            </w:pPr>
            <w:ins w:id="912"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1FDBC4FA" w14:textId="77777777" w:rsidR="00524773" w:rsidRDefault="00524773" w:rsidP="00C670FC">
            <w:pPr>
              <w:keepNext/>
              <w:spacing w:after="60"/>
              <w:rPr>
                <w:ins w:id="913" w:author="Wittman, Jacob (CDC/DDNID/NCCDPHP/DDT) (CTR)" w:date="2023-08-15T14:04:00Z"/>
              </w:rPr>
            </w:pPr>
            <w:ins w:id="914" w:author="Wittman, Jacob (CDC/DDNID/NCCDPHP/DDT) (CTR)" w:date="2023-08-15T14:04:00Z">
              <w:r>
                <w:rPr>
                  <w:rFonts w:ascii="Calibri" w:hAnsi="Calibri"/>
                  <w:sz w:val="20"/>
                </w:rPr>
                <w:t>87.1 (1.3)</w:t>
              </w:r>
            </w:ins>
          </w:p>
        </w:tc>
        <w:tc>
          <w:tcPr>
            <w:tcW w:w="0" w:type="auto"/>
            <w:tcBorders>
              <w:top w:val="single" w:sz="0" w:space="0" w:color="D3D3D3"/>
              <w:left w:val="single" w:sz="0" w:space="0" w:color="D3D3D3"/>
              <w:bottom w:val="single" w:sz="0" w:space="0" w:color="D3D3D3"/>
              <w:right w:val="single" w:sz="0" w:space="0" w:color="D3D3D3"/>
            </w:tcBorders>
          </w:tcPr>
          <w:p w14:paraId="4D205E85" w14:textId="77777777" w:rsidR="00524773" w:rsidRDefault="00524773" w:rsidP="00C670FC">
            <w:pPr>
              <w:keepNext/>
              <w:spacing w:after="60"/>
              <w:rPr>
                <w:ins w:id="915" w:author="Wittman, Jacob (CDC/DDNID/NCCDPHP/DDT) (CTR)" w:date="2023-08-15T14:04:00Z"/>
              </w:rPr>
            </w:pPr>
            <w:ins w:id="916" w:author="Wittman, Jacob (CDC/DDNID/NCCDPHP/DDT) (CTR)" w:date="2023-08-15T14:04:00Z">
              <w:r>
                <w:rPr>
                  <w:rFonts w:ascii="Calibri" w:hAnsi="Calibri"/>
                  <w:sz w:val="20"/>
                </w:rPr>
                <w:t>92.9 (1.9)</w:t>
              </w:r>
            </w:ins>
          </w:p>
        </w:tc>
        <w:tc>
          <w:tcPr>
            <w:tcW w:w="0" w:type="auto"/>
            <w:tcBorders>
              <w:top w:val="single" w:sz="0" w:space="0" w:color="D3D3D3"/>
              <w:left w:val="single" w:sz="0" w:space="0" w:color="D3D3D3"/>
              <w:bottom w:val="single" w:sz="0" w:space="0" w:color="D3D3D3"/>
              <w:right w:val="single" w:sz="0" w:space="0" w:color="D3D3D3"/>
            </w:tcBorders>
          </w:tcPr>
          <w:p w14:paraId="6DD6FAE4" w14:textId="77777777" w:rsidR="00524773" w:rsidRDefault="00524773" w:rsidP="00C670FC">
            <w:pPr>
              <w:keepNext/>
              <w:spacing w:after="60"/>
              <w:rPr>
                <w:ins w:id="917" w:author="Wittman, Jacob (CDC/DDNID/NCCDPHP/DDT) (CTR)" w:date="2023-08-15T14:04:00Z"/>
              </w:rPr>
            </w:pPr>
            <w:ins w:id="918" w:author="Wittman, Jacob (CDC/DDNID/NCCDPHP/DDT) (CTR)" w:date="2023-08-15T14:04:00Z">
              <w:r>
                <w:rPr>
                  <w:rFonts w:ascii="Calibri" w:hAnsi="Calibri"/>
                  <w:sz w:val="20"/>
                </w:rPr>
                <w:t>87.9 (3.1)</w:t>
              </w:r>
            </w:ins>
          </w:p>
        </w:tc>
        <w:tc>
          <w:tcPr>
            <w:tcW w:w="0" w:type="auto"/>
            <w:tcBorders>
              <w:top w:val="single" w:sz="0" w:space="0" w:color="D3D3D3"/>
              <w:left w:val="single" w:sz="0" w:space="0" w:color="D3D3D3"/>
              <w:bottom w:val="single" w:sz="0" w:space="0" w:color="D3D3D3"/>
              <w:right w:val="single" w:sz="0" w:space="0" w:color="D3D3D3"/>
            </w:tcBorders>
          </w:tcPr>
          <w:p w14:paraId="6B63F037" w14:textId="77777777" w:rsidR="00524773" w:rsidRDefault="00524773" w:rsidP="00C670FC">
            <w:pPr>
              <w:keepNext/>
              <w:spacing w:after="60"/>
              <w:rPr>
                <w:ins w:id="919" w:author="Wittman, Jacob (CDC/DDNID/NCCDPHP/DDT) (CTR)" w:date="2023-08-15T14:04:00Z"/>
              </w:rPr>
            </w:pPr>
            <w:ins w:id="920" w:author="Wittman, Jacob (CDC/DDNID/NCCDPHP/DDT) (CTR)" w:date="2023-08-15T14:04:00Z">
              <w:r>
                <w:rPr>
                  <w:rFonts w:ascii="Calibri" w:hAnsi="Calibri"/>
                  <w:sz w:val="20"/>
                </w:rPr>
                <w:t>88.9 (2.9)</w:t>
              </w:r>
            </w:ins>
          </w:p>
        </w:tc>
        <w:tc>
          <w:tcPr>
            <w:tcW w:w="0" w:type="auto"/>
            <w:tcBorders>
              <w:top w:val="single" w:sz="0" w:space="0" w:color="D3D3D3"/>
              <w:left w:val="single" w:sz="0" w:space="0" w:color="D3D3D3"/>
              <w:bottom w:val="single" w:sz="0" w:space="0" w:color="D3D3D3"/>
              <w:right w:val="single" w:sz="0" w:space="0" w:color="D3D3D3"/>
            </w:tcBorders>
          </w:tcPr>
          <w:p w14:paraId="740363B1" w14:textId="77777777" w:rsidR="00524773" w:rsidRDefault="00524773" w:rsidP="00C670FC">
            <w:pPr>
              <w:keepNext/>
              <w:spacing w:after="60"/>
              <w:rPr>
                <w:ins w:id="921" w:author="Wittman, Jacob (CDC/DDNID/NCCDPHP/DDT) (CTR)" w:date="2023-08-15T14:04:00Z"/>
              </w:rPr>
            </w:pPr>
            <w:ins w:id="922" w:author="Wittman, Jacob (CDC/DDNID/NCCDPHP/DDT) (CTR)" w:date="2023-08-15T14:04:00Z">
              <w:r>
                <w:rPr>
                  <w:rFonts w:ascii="Calibri" w:hAnsi="Calibri"/>
                  <w:sz w:val="20"/>
                </w:rPr>
                <w:t>91.5 (2.6)</w:t>
              </w:r>
            </w:ins>
          </w:p>
        </w:tc>
        <w:tc>
          <w:tcPr>
            <w:tcW w:w="0" w:type="auto"/>
            <w:tcBorders>
              <w:top w:val="single" w:sz="0" w:space="0" w:color="D3D3D3"/>
              <w:left w:val="single" w:sz="0" w:space="0" w:color="D3D3D3"/>
              <w:bottom w:val="single" w:sz="0" w:space="0" w:color="D3D3D3"/>
              <w:right w:val="single" w:sz="0" w:space="0" w:color="D3D3D3"/>
            </w:tcBorders>
          </w:tcPr>
          <w:p w14:paraId="411464ED" w14:textId="77777777" w:rsidR="00524773" w:rsidRDefault="00524773" w:rsidP="00C670FC">
            <w:pPr>
              <w:keepNext/>
              <w:spacing w:after="60"/>
              <w:rPr>
                <w:ins w:id="923" w:author="Wittman, Jacob (CDC/DDNID/NCCDPHP/DDT) (CTR)" w:date="2023-08-15T14:04:00Z"/>
              </w:rPr>
            </w:pPr>
            <w:ins w:id="924" w:author="Wittman, Jacob (CDC/DDNID/NCCDPHP/DDT) (CTR)" w:date="2023-08-15T14:04:00Z">
              <w:r>
                <w:rPr>
                  <w:rFonts w:ascii="Calibri" w:hAnsi="Calibri"/>
                  <w:sz w:val="20"/>
                </w:rPr>
                <w:t>86.1 (4.3)</w:t>
              </w:r>
            </w:ins>
          </w:p>
        </w:tc>
        <w:tc>
          <w:tcPr>
            <w:tcW w:w="0" w:type="auto"/>
            <w:tcBorders>
              <w:top w:val="single" w:sz="0" w:space="0" w:color="D3D3D3"/>
              <w:left w:val="single" w:sz="0" w:space="0" w:color="D3D3D3"/>
              <w:bottom w:val="single" w:sz="0" w:space="0" w:color="D3D3D3"/>
              <w:right w:val="single" w:sz="0" w:space="0" w:color="D3D3D3"/>
            </w:tcBorders>
          </w:tcPr>
          <w:p w14:paraId="4670BA07" w14:textId="77777777" w:rsidR="00524773" w:rsidRDefault="00524773" w:rsidP="00C670FC">
            <w:pPr>
              <w:keepNext/>
              <w:spacing w:after="60"/>
              <w:rPr>
                <w:ins w:id="925" w:author="Wittman, Jacob (CDC/DDNID/NCCDPHP/DDT) (CTR)" w:date="2023-08-15T14:04:00Z"/>
              </w:rPr>
            </w:pPr>
            <w:ins w:id="926" w:author="Wittman, Jacob (CDC/DDNID/NCCDPHP/DDT) (CTR)" w:date="2023-08-15T14:04:00Z">
              <w:r>
                <w:rPr>
                  <w:rFonts w:ascii="Calibri" w:hAnsi="Calibri"/>
                  <w:sz w:val="20"/>
                </w:rPr>
                <w:t>84.6 (4.1)</w:t>
              </w:r>
            </w:ins>
          </w:p>
        </w:tc>
        <w:tc>
          <w:tcPr>
            <w:tcW w:w="0" w:type="auto"/>
            <w:tcBorders>
              <w:top w:val="single" w:sz="0" w:space="0" w:color="D3D3D3"/>
              <w:left w:val="single" w:sz="0" w:space="0" w:color="D3D3D3"/>
              <w:bottom w:val="single" w:sz="0" w:space="0" w:color="D3D3D3"/>
              <w:right w:val="single" w:sz="0" w:space="0" w:color="D3D3D3"/>
            </w:tcBorders>
          </w:tcPr>
          <w:p w14:paraId="6D9D87E4" w14:textId="77777777" w:rsidR="00524773" w:rsidRDefault="00524773" w:rsidP="00C670FC">
            <w:pPr>
              <w:keepNext/>
              <w:spacing w:after="60"/>
              <w:rPr>
                <w:ins w:id="927" w:author="Wittman, Jacob (CDC/DDNID/NCCDPHP/DDT) (CTR)" w:date="2023-08-15T14:04:00Z"/>
              </w:rPr>
            </w:pPr>
            <w:ins w:id="928" w:author="Wittman, Jacob (CDC/DDNID/NCCDPHP/DDT) (CTR)" w:date="2023-08-15T14:04:00Z">
              <w:r>
                <w:rPr>
                  <w:rFonts w:ascii="Calibri" w:hAnsi="Calibri"/>
                  <w:sz w:val="20"/>
                </w:rPr>
                <w:t>81.4 (4.3)</w:t>
              </w:r>
            </w:ins>
          </w:p>
        </w:tc>
        <w:tc>
          <w:tcPr>
            <w:tcW w:w="0" w:type="auto"/>
            <w:tcBorders>
              <w:top w:val="single" w:sz="0" w:space="0" w:color="D3D3D3"/>
              <w:left w:val="single" w:sz="0" w:space="0" w:color="D3D3D3"/>
              <w:bottom w:val="single" w:sz="0" w:space="0" w:color="D3D3D3"/>
              <w:right w:val="single" w:sz="0" w:space="0" w:color="D3D3D3"/>
            </w:tcBorders>
          </w:tcPr>
          <w:p w14:paraId="4F731E81" w14:textId="77777777" w:rsidR="00524773" w:rsidRDefault="00524773" w:rsidP="00C670FC">
            <w:pPr>
              <w:keepNext/>
              <w:spacing w:after="60"/>
              <w:rPr>
                <w:ins w:id="929" w:author="Wittman, Jacob (CDC/DDNID/NCCDPHP/DDT) (CTR)" w:date="2023-08-15T14:04:00Z"/>
              </w:rPr>
            </w:pPr>
            <w:ins w:id="930" w:author="Wittman, Jacob (CDC/DDNID/NCCDPHP/DDT) (CTR)" w:date="2023-08-15T14:04:00Z">
              <w:r>
                <w:rPr>
                  <w:rFonts w:ascii="Calibri" w:hAnsi="Calibri"/>
                  <w:sz w:val="20"/>
                </w:rPr>
                <w:t>90.9 (4.9)</w:t>
              </w:r>
            </w:ins>
          </w:p>
        </w:tc>
        <w:tc>
          <w:tcPr>
            <w:tcW w:w="0" w:type="auto"/>
            <w:tcBorders>
              <w:top w:val="single" w:sz="0" w:space="0" w:color="D3D3D3"/>
              <w:left w:val="single" w:sz="0" w:space="0" w:color="D3D3D3"/>
              <w:bottom w:val="single" w:sz="0" w:space="0" w:color="D3D3D3"/>
              <w:right w:val="single" w:sz="0" w:space="0" w:color="D3D3D3"/>
            </w:tcBorders>
          </w:tcPr>
          <w:p w14:paraId="0E660B44" w14:textId="77777777" w:rsidR="00524773" w:rsidRDefault="00524773" w:rsidP="00C670FC">
            <w:pPr>
              <w:keepNext/>
              <w:spacing w:after="60"/>
              <w:rPr>
                <w:ins w:id="931" w:author="Wittman, Jacob (CDC/DDNID/NCCDPHP/DDT) (CTR)" w:date="2023-08-15T14:04:00Z"/>
              </w:rPr>
            </w:pPr>
            <w:ins w:id="932" w:author="Wittman, Jacob (CDC/DDNID/NCCDPHP/DDT) (CTR)" w:date="2023-08-15T14:04:00Z">
              <w:r>
                <w:rPr>
                  <w:rFonts w:ascii="Calibri" w:hAnsi="Calibri"/>
                  <w:sz w:val="20"/>
                </w:rPr>
                <w:t>92.7 (2.4)</w:t>
              </w:r>
            </w:ins>
          </w:p>
        </w:tc>
        <w:tc>
          <w:tcPr>
            <w:tcW w:w="0" w:type="auto"/>
            <w:tcBorders>
              <w:top w:val="single" w:sz="0" w:space="0" w:color="D3D3D3"/>
              <w:left w:val="single" w:sz="0" w:space="0" w:color="D3D3D3"/>
              <w:bottom w:val="single" w:sz="0" w:space="0" w:color="D3D3D3"/>
              <w:right w:val="single" w:sz="0" w:space="0" w:color="D3D3D3"/>
            </w:tcBorders>
          </w:tcPr>
          <w:p w14:paraId="7BCADF5B" w14:textId="77777777" w:rsidR="00524773" w:rsidRDefault="00524773" w:rsidP="00C670FC">
            <w:pPr>
              <w:keepNext/>
              <w:spacing w:after="60"/>
              <w:rPr>
                <w:ins w:id="933" w:author="Wittman, Jacob (CDC/DDNID/NCCDPHP/DDT) (CTR)" w:date="2023-08-15T14:04:00Z"/>
              </w:rPr>
            </w:pPr>
            <w:ins w:id="934" w:author="Wittman, Jacob (CDC/DDNID/NCCDPHP/DDT) (CTR)" w:date="2023-08-15T14:04:00Z">
              <w:r>
                <w:rPr>
                  <w:rFonts w:ascii="Calibri" w:hAnsi="Calibri"/>
                  <w:sz w:val="20"/>
                </w:rPr>
                <w:t>85.3 (2.6)</w:t>
              </w:r>
            </w:ins>
          </w:p>
        </w:tc>
        <w:tc>
          <w:tcPr>
            <w:tcW w:w="0" w:type="auto"/>
            <w:tcBorders>
              <w:top w:val="single" w:sz="0" w:space="0" w:color="D3D3D3"/>
              <w:left w:val="single" w:sz="0" w:space="0" w:color="D3D3D3"/>
              <w:bottom w:val="single" w:sz="0" w:space="0" w:color="D3D3D3"/>
              <w:right w:val="single" w:sz="0" w:space="0" w:color="D3D3D3"/>
            </w:tcBorders>
          </w:tcPr>
          <w:p w14:paraId="30E793FB" w14:textId="77777777" w:rsidR="00524773" w:rsidRDefault="00524773" w:rsidP="00C670FC">
            <w:pPr>
              <w:keepNext/>
              <w:spacing w:after="60"/>
              <w:rPr>
                <w:ins w:id="935" w:author="Wittman, Jacob (CDC/DDNID/NCCDPHP/DDT) (CTR)" w:date="2023-08-15T14:04:00Z"/>
              </w:rPr>
            </w:pPr>
            <w:ins w:id="936" w:author="Wittman, Jacob (CDC/DDNID/NCCDPHP/DDT) (CTR)" w:date="2023-08-15T14:04:00Z">
              <w:r>
                <w:rPr>
                  <w:rFonts w:ascii="Calibri" w:hAnsi="Calibri"/>
                  <w:sz w:val="20"/>
                </w:rPr>
                <w:t>84.2 (2.5)</w:t>
              </w:r>
            </w:ins>
          </w:p>
        </w:tc>
        <w:tc>
          <w:tcPr>
            <w:tcW w:w="0" w:type="auto"/>
            <w:tcBorders>
              <w:top w:val="single" w:sz="0" w:space="0" w:color="D3D3D3"/>
              <w:left w:val="single" w:sz="0" w:space="0" w:color="D3D3D3"/>
              <w:bottom w:val="single" w:sz="0" w:space="0" w:color="D3D3D3"/>
              <w:right w:val="single" w:sz="0" w:space="0" w:color="D3D3D3"/>
            </w:tcBorders>
          </w:tcPr>
          <w:p w14:paraId="3F24C9A4" w14:textId="77777777" w:rsidR="00524773" w:rsidRDefault="00524773" w:rsidP="00C670FC">
            <w:pPr>
              <w:keepNext/>
              <w:spacing w:after="60"/>
              <w:rPr>
                <w:ins w:id="937" w:author="Wittman, Jacob (CDC/DDNID/NCCDPHP/DDT) (CTR)" w:date="2023-08-15T14:04:00Z"/>
              </w:rPr>
            </w:pPr>
            <w:ins w:id="938" w:author="Wittman, Jacob (CDC/DDNID/NCCDPHP/DDT) (CTR)" w:date="2023-08-15T14:04:00Z">
              <w:r>
                <w:rPr>
                  <w:rFonts w:ascii="Calibri" w:hAnsi="Calibri"/>
                  <w:sz w:val="20"/>
                </w:rPr>
                <w:t>78.4 (4.2)</w:t>
              </w:r>
            </w:ins>
          </w:p>
        </w:tc>
        <w:tc>
          <w:tcPr>
            <w:tcW w:w="0" w:type="auto"/>
            <w:tcBorders>
              <w:top w:val="single" w:sz="0" w:space="0" w:color="D3D3D3"/>
              <w:left w:val="single" w:sz="0" w:space="0" w:color="D3D3D3"/>
              <w:bottom w:val="single" w:sz="0" w:space="0" w:color="D3D3D3"/>
              <w:right w:val="single" w:sz="0" w:space="0" w:color="D3D3D3"/>
            </w:tcBorders>
          </w:tcPr>
          <w:p w14:paraId="01588108" w14:textId="77777777" w:rsidR="00524773" w:rsidRDefault="00524773" w:rsidP="00C670FC">
            <w:pPr>
              <w:keepNext/>
              <w:spacing w:after="60"/>
              <w:rPr>
                <w:ins w:id="939" w:author="Wittman, Jacob (CDC/DDNID/NCCDPHP/DDT) (CTR)" w:date="2023-08-15T14:04:00Z"/>
              </w:rPr>
            </w:pPr>
            <w:ins w:id="940" w:author="Wittman, Jacob (CDC/DDNID/NCCDPHP/DDT) (CTR)" w:date="2023-08-15T14:04:00Z">
              <w:r>
                <w:rPr>
                  <w:rFonts w:ascii="Calibri" w:hAnsi="Calibri"/>
                  <w:sz w:val="20"/>
                </w:rPr>
                <w:t>76.1 (4.8)</w:t>
              </w:r>
            </w:ins>
          </w:p>
        </w:tc>
        <w:tc>
          <w:tcPr>
            <w:tcW w:w="0" w:type="auto"/>
            <w:tcBorders>
              <w:top w:val="single" w:sz="0" w:space="0" w:color="D3D3D3"/>
              <w:left w:val="single" w:sz="0" w:space="0" w:color="D3D3D3"/>
              <w:bottom w:val="single" w:sz="0" w:space="0" w:color="D3D3D3"/>
              <w:right w:val="single" w:sz="0" w:space="0" w:color="D3D3D3"/>
            </w:tcBorders>
          </w:tcPr>
          <w:p w14:paraId="3B5ACB53" w14:textId="77777777" w:rsidR="00524773" w:rsidRDefault="00524773" w:rsidP="00C670FC">
            <w:pPr>
              <w:keepNext/>
              <w:spacing w:after="60"/>
              <w:rPr>
                <w:ins w:id="941" w:author="Wittman, Jacob (CDC/DDNID/NCCDPHP/DDT) (CTR)" w:date="2023-08-15T14:04:00Z"/>
              </w:rPr>
            </w:pPr>
            <w:ins w:id="942" w:author="Wittman, Jacob (CDC/DDNID/NCCDPHP/DDT) (CTR)" w:date="2023-08-15T14:04:00Z">
              <w:r>
                <w:rPr>
                  <w:rFonts w:ascii="Calibri" w:hAnsi="Calibri"/>
                  <w:sz w:val="20"/>
                </w:rPr>
                <w:t>-15.6 (-25.1, -6.1)</w:t>
              </w:r>
            </w:ins>
          </w:p>
        </w:tc>
        <w:tc>
          <w:tcPr>
            <w:tcW w:w="0" w:type="auto"/>
            <w:tcBorders>
              <w:top w:val="single" w:sz="0" w:space="0" w:color="D3D3D3"/>
              <w:left w:val="single" w:sz="0" w:space="0" w:color="D3D3D3"/>
              <w:bottom w:val="single" w:sz="0" w:space="0" w:color="D3D3D3"/>
              <w:right w:val="single" w:sz="0" w:space="0" w:color="D3D3D3"/>
            </w:tcBorders>
          </w:tcPr>
          <w:p w14:paraId="25370A91" w14:textId="77777777" w:rsidR="00524773" w:rsidRDefault="00524773" w:rsidP="00C670FC">
            <w:pPr>
              <w:keepNext/>
              <w:spacing w:after="60"/>
              <w:rPr>
                <w:ins w:id="94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9D32B1" w14:textId="77777777" w:rsidR="00524773" w:rsidRDefault="00524773" w:rsidP="00C670FC">
            <w:pPr>
              <w:keepNext/>
              <w:spacing w:after="60"/>
              <w:rPr>
                <w:ins w:id="944" w:author="Wittman, Jacob (CDC/DDNID/NCCDPHP/DDT) (CTR)" w:date="2023-08-15T14:04:00Z"/>
              </w:rPr>
            </w:pPr>
            <w:ins w:id="945" w:author="Wittman, Jacob (CDC/DDNID/NCCDPHP/DDT) (CTR)" w:date="2023-08-15T14:04:00Z">
              <w:r>
                <w:rPr>
                  <w:rFonts w:ascii="Calibri" w:hAnsi="Calibri"/>
                  <w:sz w:val="20"/>
                </w:rPr>
                <w:t>-0.8 (-1.7, 0.0)</w:t>
              </w:r>
            </w:ins>
          </w:p>
        </w:tc>
        <w:tc>
          <w:tcPr>
            <w:tcW w:w="0" w:type="auto"/>
            <w:tcBorders>
              <w:top w:val="single" w:sz="0" w:space="0" w:color="D3D3D3"/>
              <w:left w:val="single" w:sz="0" w:space="0" w:color="D3D3D3"/>
              <w:bottom w:val="single" w:sz="0" w:space="0" w:color="D3D3D3"/>
              <w:right w:val="single" w:sz="0" w:space="0" w:color="D3D3D3"/>
            </w:tcBorders>
          </w:tcPr>
          <w:p w14:paraId="68AE9E38" w14:textId="77777777" w:rsidR="00524773" w:rsidRDefault="00524773" w:rsidP="00C670FC">
            <w:pPr>
              <w:keepNext/>
              <w:spacing w:after="60"/>
              <w:rPr>
                <w:ins w:id="946" w:author="Wittman, Jacob (CDC/DDNID/NCCDPHP/DDT) (CTR)" w:date="2023-08-15T14:04:00Z"/>
              </w:rPr>
            </w:pPr>
            <w:ins w:id="947" w:author="Wittman, Jacob (CDC/DDNID/NCCDPHP/DDT) (CTR)" w:date="2023-08-15T14:04:00Z">
              <w:r>
                <w:rPr>
                  <w:rFonts w:ascii="Calibri" w:hAnsi="Calibri"/>
                  <w:sz w:val="20"/>
                </w:rPr>
                <w:t>-0.8 (-1.7, 0.0)</w:t>
              </w:r>
            </w:ins>
          </w:p>
        </w:tc>
      </w:tr>
      <w:tr w:rsidR="00524773" w14:paraId="1761C495" w14:textId="77777777" w:rsidTr="00C670FC">
        <w:trPr>
          <w:cantSplit/>
          <w:jc w:val="center"/>
          <w:ins w:id="94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96E71D7" w14:textId="77777777" w:rsidR="00524773" w:rsidRDefault="00524773" w:rsidP="00C670FC">
            <w:pPr>
              <w:keepNext/>
              <w:spacing w:after="60"/>
              <w:rPr>
                <w:ins w:id="949" w:author="Wittman, Jacob (CDC/DDNID/NCCDPHP/DDT) (CTR)" w:date="2023-08-15T14:04:00Z"/>
              </w:rPr>
            </w:pPr>
            <w:ins w:id="950" w:author="Wittman, Jacob (CDC/DDNID/NCCDPHP/DDT) (CTR)" w:date="2023-08-15T14:04:00Z">
              <w:r>
                <w:rPr>
                  <w:rFonts w:ascii="Calibri" w:hAnsi="Calibri"/>
                  <w:sz w:val="20"/>
                </w:rPr>
                <w:lastRenderedPageBreak/>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3D1204A5" w14:textId="77777777" w:rsidR="00524773" w:rsidRDefault="00524773" w:rsidP="00C670FC">
            <w:pPr>
              <w:keepNext/>
              <w:spacing w:after="60"/>
              <w:rPr>
                <w:ins w:id="951" w:author="Wittman, Jacob (CDC/DDNID/NCCDPHP/DDT) (CTR)" w:date="2023-08-15T14:04:00Z"/>
              </w:rPr>
            </w:pPr>
            <w:ins w:id="952" w:author="Wittman, Jacob (CDC/DDNID/NCCDPHP/DDT) (CTR)" w:date="2023-08-15T14:04:00Z">
              <w:r>
                <w:rPr>
                  <w:rFonts w:ascii="Calibri" w:hAnsi="Calibri"/>
                  <w:sz w:val="20"/>
                </w:rPr>
                <w:t>79.9 (3.4)</w:t>
              </w:r>
            </w:ins>
          </w:p>
        </w:tc>
        <w:tc>
          <w:tcPr>
            <w:tcW w:w="0" w:type="auto"/>
            <w:tcBorders>
              <w:top w:val="single" w:sz="0" w:space="0" w:color="D3D3D3"/>
              <w:left w:val="single" w:sz="0" w:space="0" w:color="D3D3D3"/>
              <w:bottom w:val="single" w:sz="0" w:space="0" w:color="D3D3D3"/>
              <w:right w:val="single" w:sz="0" w:space="0" w:color="D3D3D3"/>
            </w:tcBorders>
          </w:tcPr>
          <w:p w14:paraId="774908FA" w14:textId="77777777" w:rsidR="00524773" w:rsidRDefault="00524773" w:rsidP="00C670FC">
            <w:pPr>
              <w:keepNext/>
              <w:spacing w:after="60"/>
              <w:rPr>
                <w:ins w:id="953" w:author="Wittman, Jacob (CDC/DDNID/NCCDPHP/DDT) (CTR)" w:date="2023-08-15T14:04:00Z"/>
              </w:rPr>
            </w:pPr>
            <w:ins w:id="954" w:author="Wittman, Jacob (CDC/DDNID/NCCDPHP/DDT) (CTR)" w:date="2023-08-15T14:04:00Z">
              <w:r>
                <w:rPr>
                  <w:rFonts w:ascii="Calibri" w:hAnsi="Calibri"/>
                  <w:sz w:val="20"/>
                </w:rPr>
                <w:t>88.3 (7.4)</w:t>
              </w:r>
            </w:ins>
          </w:p>
        </w:tc>
        <w:tc>
          <w:tcPr>
            <w:tcW w:w="0" w:type="auto"/>
            <w:tcBorders>
              <w:top w:val="single" w:sz="0" w:space="0" w:color="D3D3D3"/>
              <w:left w:val="single" w:sz="0" w:space="0" w:color="D3D3D3"/>
              <w:bottom w:val="single" w:sz="0" w:space="0" w:color="D3D3D3"/>
              <w:right w:val="single" w:sz="0" w:space="0" w:color="D3D3D3"/>
            </w:tcBorders>
          </w:tcPr>
          <w:p w14:paraId="47EA5342" w14:textId="77777777" w:rsidR="00524773" w:rsidRDefault="00524773" w:rsidP="00C670FC">
            <w:pPr>
              <w:keepNext/>
              <w:spacing w:after="60"/>
              <w:rPr>
                <w:ins w:id="955" w:author="Wittman, Jacob (CDC/DDNID/NCCDPHP/DDT) (CTR)" w:date="2023-08-15T14:04:00Z"/>
              </w:rPr>
            </w:pPr>
            <w:ins w:id="956" w:author="Wittman, Jacob (CDC/DDNID/NCCDPHP/DDT) (CTR)" w:date="2023-08-15T14:04:00Z">
              <w:r>
                <w:rPr>
                  <w:rFonts w:ascii="Calibri" w:hAnsi="Calibri"/>
                  <w:sz w:val="20"/>
                </w:rPr>
                <w:t>75.8 (11.8)</w:t>
              </w:r>
            </w:ins>
          </w:p>
        </w:tc>
        <w:tc>
          <w:tcPr>
            <w:tcW w:w="0" w:type="auto"/>
            <w:tcBorders>
              <w:top w:val="single" w:sz="0" w:space="0" w:color="D3D3D3"/>
              <w:left w:val="single" w:sz="0" w:space="0" w:color="D3D3D3"/>
              <w:bottom w:val="single" w:sz="0" w:space="0" w:color="D3D3D3"/>
              <w:right w:val="single" w:sz="0" w:space="0" w:color="D3D3D3"/>
            </w:tcBorders>
          </w:tcPr>
          <w:p w14:paraId="0388EF4F" w14:textId="77777777" w:rsidR="00524773" w:rsidRDefault="00524773" w:rsidP="00C670FC">
            <w:pPr>
              <w:keepNext/>
              <w:spacing w:after="60"/>
              <w:rPr>
                <w:ins w:id="957" w:author="Wittman, Jacob (CDC/DDNID/NCCDPHP/DDT) (CTR)" w:date="2023-08-15T14:04:00Z"/>
              </w:rPr>
            </w:pPr>
            <w:ins w:id="958" w:author="Wittman, Jacob (CDC/DDNID/NCCDPHP/DDT) (CTR)" w:date="2023-08-15T14:04:00Z">
              <w:r>
                <w:rPr>
                  <w:rFonts w:ascii="Calibri" w:hAnsi="Calibri"/>
                  <w:sz w:val="20"/>
                </w:rPr>
                <w:t>51.1 (17.6)</w:t>
              </w:r>
            </w:ins>
          </w:p>
        </w:tc>
        <w:tc>
          <w:tcPr>
            <w:tcW w:w="0" w:type="auto"/>
            <w:tcBorders>
              <w:top w:val="single" w:sz="0" w:space="0" w:color="D3D3D3"/>
              <w:left w:val="single" w:sz="0" w:space="0" w:color="D3D3D3"/>
              <w:bottom w:val="single" w:sz="0" w:space="0" w:color="D3D3D3"/>
              <w:right w:val="single" w:sz="0" w:space="0" w:color="D3D3D3"/>
            </w:tcBorders>
          </w:tcPr>
          <w:p w14:paraId="3751657E" w14:textId="77777777" w:rsidR="00524773" w:rsidRDefault="00524773" w:rsidP="00C670FC">
            <w:pPr>
              <w:keepNext/>
              <w:spacing w:after="60"/>
              <w:rPr>
                <w:ins w:id="959" w:author="Wittman, Jacob (CDC/DDNID/NCCDPHP/DDT) (CTR)" w:date="2023-08-15T14:04:00Z"/>
              </w:rPr>
            </w:pPr>
            <w:ins w:id="960" w:author="Wittman, Jacob (CDC/DDNID/NCCDPHP/DDT) (CTR)" w:date="2023-08-15T14:04:00Z">
              <w:r>
                <w:rPr>
                  <w:rFonts w:ascii="Calibri" w:hAnsi="Calibri"/>
                  <w:sz w:val="20"/>
                </w:rPr>
                <w:t>93.8 (5.5)</w:t>
              </w:r>
            </w:ins>
          </w:p>
        </w:tc>
        <w:tc>
          <w:tcPr>
            <w:tcW w:w="0" w:type="auto"/>
            <w:tcBorders>
              <w:top w:val="single" w:sz="0" w:space="0" w:color="D3D3D3"/>
              <w:left w:val="single" w:sz="0" w:space="0" w:color="D3D3D3"/>
              <w:bottom w:val="single" w:sz="0" w:space="0" w:color="D3D3D3"/>
              <w:right w:val="single" w:sz="0" w:space="0" w:color="D3D3D3"/>
            </w:tcBorders>
          </w:tcPr>
          <w:p w14:paraId="48AF6AAA" w14:textId="77777777" w:rsidR="00524773" w:rsidRDefault="00524773" w:rsidP="00C670FC">
            <w:pPr>
              <w:keepNext/>
              <w:spacing w:after="60"/>
              <w:rPr>
                <w:ins w:id="961" w:author="Wittman, Jacob (CDC/DDNID/NCCDPHP/DDT) (CTR)" w:date="2023-08-15T14:04:00Z"/>
              </w:rPr>
            </w:pPr>
            <w:ins w:id="962" w:author="Wittman, Jacob (CDC/DDNID/NCCDPHP/DDT) (CTR)" w:date="2023-08-15T14:04:00Z">
              <w:r>
                <w:rPr>
                  <w:rFonts w:ascii="Calibri" w:hAnsi="Calibri"/>
                  <w:sz w:val="20"/>
                </w:rPr>
                <w:t>83.7 (2.5)</w:t>
              </w:r>
            </w:ins>
          </w:p>
        </w:tc>
        <w:tc>
          <w:tcPr>
            <w:tcW w:w="0" w:type="auto"/>
            <w:tcBorders>
              <w:top w:val="single" w:sz="0" w:space="0" w:color="D3D3D3"/>
              <w:left w:val="single" w:sz="0" w:space="0" w:color="D3D3D3"/>
              <w:bottom w:val="single" w:sz="0" w:space="0" w:color="D3D3D3"/>
              <w:right w:val="single" w:sz="0" w:space="0" w:color="D3D3D3"/>
            </w:tcBorders>
          </w:tcPr>
          <w:p w14:paraId="0C9BD813" w14:textId="77777777" w:rsidR="00524773" w:rsidRDefault="00524773" w:rsidP="00C670FC">
            <w:pPr>
              <w:keepNext/>
              <w:spacing w:after="60"/>
              <w:rPr>
                <w:ins w:id="963" w:author="Wittman, Jacob (CDC/DDNID/NCCDPHP/DDT) (CTR)" w:date="2023-08-15T14:04:00Z"/>
              </w:rPr>
            </w:pPr>
            <w:ins w:id="964" w:author="Wittman, Jacob (CDC/DDNID/NCCDPHP/DDT) (CTR)" w:date="2023-08-15T14:04:00Z">
              <w:r>
                <w:rPr>
                  <w:rFonts w:ascii="Calibri" w:hAnsi="Calibri"/>
                  <w:sz w:val="20"/>
                </w:rPr>
                <w:t>82.2 (2.9)</w:t>
              </w:r>
            </w:ins>
          </w:p>
        </w:tc>
        <w:tc>
          <w:tcPr>
            <w:tcW w:w="0" w:type="auto"/>
            <w:tcBorders>
              <w:top w:val="single" w:sz="0" w:space="0" w:color="D3D3D3"/>
              <w:left w:val="single" w:sz="0" w:space="0" w:color="D3D3D3"/>
              <w:bottom w:val="single" w:sz="0" w:space="0" w:color="D3D3D3"/>
              <w:right w:val="single" w:sz="0" w:space="0" w:color="D3D3D3"/>
            </w:tcBorders>
          </w:tcPr>
          <w:p w14:paraId="51BCFBFC" w14:textId="77777777" w:rsidR="00524773" w:rsidRDefault="00524773" w:rsidP="00C670FC">
            <w:pPr>
              <w:keepNext/>
              <w:spacing w:after="60"/>
              <w:rPr>
                <w:ins w:id="965" w:author="Wittman, Jacob (CDC/DDNID/NCCDPHP/DDT) (CTR)" w:date="2023-08-15T14:04:00Z"/>
              </w:rPr>
            </w:pPr>
            <w:ins w:id="966" w:author="Wittman, Jacob (CDC/DDNID/NCCDPHP/DDT) (CTR)" w:date="2023-08-15T14:04:00Z">
              <w:r>
                <w:rPr>
                  <w:rFonts w:ascii="Calibri" w:hAnsi="Calibri"/>
                  <w:sz w:val="20"/>
                </w:rPr>
                <w:t>87.7 (2.5)</w:t>
              </w:r>
            </w:ins>
          </w:p>
        </w:tc>
        <w:tc>
          <w:tcPr>
            <w:tcW w:w="0" w:type="auto"/>
            <w:tcBorders>
              <w:top w:val="single" w:sz="0" w:space="0" w:color="D3D3D3"/>
              <w:left w:val="single" w:sz="0" w:space="0" w:color="D3D3D3"/>
              <w:bottom w:val="single" w:sz="0" w:space="0" w:color="D3D3D3"/>
              <w:right w:val="single" w:sz="0" w:space="0" w:color="D3D3D3"/>
            </w:tcBorders>
          </w:tcPr>
          <w:p w14:paraId="5A1BDD65" w14:textId="77777777" w:rsidR="00524773" w:rsidRDefault="00524773" w:rsidP="00C670FC">
            <w:pPr>
              <w:keepNext/>
              <w:spacing w:after="60"/>
              <w:rPr>
                <w:ins w:id="967" w:author="Wittman, Jacob (CDC/DDNID/NCCDPHP/DDT) (CTR)" w:date="2023-08-15T14:04:00Z"/>
              </w:rPr>
            </w:pPr>
            <w:ins w:id="968" w:author="Wittman, Jacob (CDC/DDNID/NCCDPHP/DDT) (CTR)" w:date="2023-08-15T14:04:00Z">
              <w:r>
                <w:rPr>
                  <w:rFonts w:ascii="Calibri" w:hAnsi="Calibri"/>
                  <w:sz w:val="20"/>
                </w:rPr>
                <w:t>91.1 (1.8)</w:t>
              </w:r>
            </w:ins>
          </w:p>
        </w:tc>
        <w:tc>
          <w:tcPr>
            <w:tcW w:w="0" w:type="auto"/>
            <w:tcBorders>
              <w:top w:val="single" w:sz="0" w:space="0" w:color="D3D3D3"/>
              <w:left w:val="single" w:sz="0" w:space="0" w:color="D3D3D3"/>
              <w:bottom w:val="single" w:sz="0" w:space="0" w:color="D3D3D3"/>
              <w:right w:val="single" w:sz="0" w:space="0" w:color="D3D3D3"/>
            </w:tcBorders>
          </w:tcPr>
          <w:p w14:paraId="7A094647" w14:textId="77777777" w:rsidR="00524773" w:rsidRDefault="00524773" w:rsidP="00C670FC">
            <w:pPr>
              <w:keepNext/>
              <w:spacing w:after="60"/>
              <w:rPr>
                <w:ins w:id="969" w:author="Wittman, Jacob (CDC/DDNID/NCCDPHP/DDT) (CTR)" w:date="2023-08-15T14:04:00Z"/>
              </w:rPr>
            </w:pPr>
            <w:ins w:id="970" w:author="Wittman, Jacob (CDC/DDNID/NCCDPHP/DDT) (CTR)" w:date="2023-08-15T14:04:00Z">
              <w:r>
                <w:rPr>
                  <w:rFonts w:ascii="Calibri" w:hAnsi="Calibri"/>
                  <w:sz w:val="20"/>
                </w:rPr>
                <w:t>89.8 (2.1)</w:t>
              </w:r>
            </w:ins>
          </w:p>
        </w:tc>
        <w:tc>
          <w:tcPr>
            <w:tcW w:w="0" w:type="auto"/>
            <w:tcBorders>
              <w:top w:val="single" w:sz="0" w:space="0" w:color="D3D3D3"/>
              <w:left w:val="single" w:sz="0" w:space="0" w:color="D3D3D3"/>
              <w:bottom w:val="single" w:sz="0" w:space="0" w:color="D3D3D3"/>
              <w:right w:val="single" w:sz="0" w:space="0" w:color="D3D3D3"/>
            </w:tcBorders>
          </w:tcPr>
          <w:p w14:paraId="50DA02C9" w14:textId="77777777" w:rsidR="00524773" w:rsidRDefault="00524773" w:rsidP="00C670FC">
            <w:pPr>
              <w:keepNext/>
              <w:spacing w:after="60"/>
              <w:rPr>
                <w:ins w:id="971" w:author="Wittman, Jacob (CDC/DDNID/NCCDPHP/DDT) (CTR)" w:date="2023-08-15T14:04:00Z"/>
              </w:rPr>
            </w:pPr>
            <w:ins w:id="972" w:author="Wittman, Jacob (CDC/DDNID/NCCDPHP/DDT) (CTR)" w:date="2023-08-15T14:04:00Z">
              <w:r>
                <w:rPr>
                  <w:rFonts w:ascii="Calibri" w:hAnsi="Calibri"/>
                  <w:sz w:val="20"/>
                </w:rPr>
                <w:t>70.7 (4.0)</w:t>
              </w:r>
            </w:ins>
          </w:p>
        </w:tc>
        <w:tc>
          <w:tcPr>
            <w:tcW w:w="0" w:type="auto"/>
            <w:tcBorders>
              <w:top w:val="single" w:sz="0" w:space="0" w:color="D3D3D3"/>
              <w:left w:val="single" w:sz="0" w:space="0" w:color="D3D3D3"/>
              <w:bottom w:val="single" w:sz="0" w:space="0" w:color="D3D3D3"/>
              <w:right w:val="single" w:sz="0" w:space="0" w:color="D3D3D3"/>
            </w:tcBorders>
          </w:tcPr>
          <w:p w14:paraId="56A9AF90" w14:textId="77777777" w:rsidR="00524773" w:rsidRDefault="00524773" w:rsidP="00C670FC">
            <w:pPr>
              <w:keepNext/>
              <w:spacing w:after="60"/>
              <w:rPr>
                <w:ins w:id="973" w:author="Wittman, Jacob (CDC/DDNID/NCCDPHP/DDT) (CTR)" w:date="2023-08-15T14:04:00Z"/>
              </w:rPr>
            </w:pPr>
            <w:ins w:id="974" w:author="Wittman, Jacob (CDC/DDNID/NCCDPHP/DDT) (CTR)" w:date="2023-08-15T14:04:00Z">
              <w:r>
                <w:rPr>
                  <w:rFonts w:ascii="Calibri" w:hAnsi="Calibri"/>
                  <w:sz w:val="20"/>
                </w:rPr>
                <w:t>73.1 (4.3)</w:t>
              </w:r>
            </w:ins>
          </w:p>
        </w:tc>
        <w:tc>
          <w:tcPr>
            <w:tcW w:w="0" w:type="auto"/>
            <w:tcBorders>
              <w:top w:val="single" w:sz="0" w:space="0" w:color="D3D3D3"/>
              <w:left w:val="single" w:sz="0" w:space="0" w:color="D3D3D3"/>
              <w:bottom w:val="single" w:sz="0" w:space="0" w:color="D3D3D3"/>
              <w:right w:val="single" w:sz="0" w:space="0" w:color="D3D3D3"/>
            </w:tcBorders>
          </w:tcPr>
          <w:p w14:paraId="46C0F949" w14:textId="77777777" w:rsidR="00524773" w:rsidRDefault="00524773" w:rsidP="00C670FC">
            <w:pPr>
              <w:keepNext/>
              <w:spacing w:after="60"/>
              <w:rPr>
                <w:ins w:id="975" w:author="Wittman, Jacob (CDC/DDNID/NCCDPHP/DDT) (CTR)" w:date="2023-08-15T14:04:00Z"/>
              </w:rPr>
            </w:pPr>
            <w:ins w:id="976" w:author="Wittman, Jacob (CDC/DDNID/NCCDPHP/DDT) (CTR)" w:date="2023-08-15T14:04:00Z">
              <w:r>
                <w:rPr>
                  <w:rFonts w:ascii="Calibri" w:hAnsi="Calibri"/>
                  <w:sz w:val="20"/>
                </w:rPr>
                <w:t>71.8 (5.1)</w:t>
              </w:r>
            </w:ins>
          </w:p>
        </w:tc>
        <w:tc>
          <w:tcPr>
            <w:tcW w:w="0" w:type="auto"/>
            <w:tcBorders>
              <w:top w:val="single" w:sz="0" w:space="0" w:color="D3D3D3"/>
              <w:left w:val="single" w:sz="0" w:space="0" w:color="D3D3D3"/>
              <w:bottom w:val="single" w:sz="0" w:space="0" w:color="D3D3D3"/>
              <w:right w:val="single" w:sz="0" w:space="0" w:color="D3D3D3"/>
            </w:tcBorders>
          </w:tcPr>
          <w:p w14:paraId="7428346B" w14:textId="77777777" w:rsidR="00524773" w:rsidRDefault="00524773" w:rsidP="00C670FC">
            <w:pPr>
              <w:keepNext/>
              <w:spacing w:after="60"/>
              <w:rPr>
                <w:ins w:id="977" w:author="Wittman, Jacob (CDC/DDNID/NCCDPHP/DDT) (CTR)" w:date="2023-08-15T14:04:00Z"/>
              </w:rPr>
            </w:pPr>
            <w:ins w:id="978" w:author="Wittman, Jacob (CDC/DDNID/NCCDPHP/DDT) (CTR)" w:date="2023-08-15T14:04:00Z">
              <w:r>
                <w:rPr>
                  <w:rFonts w:ascii="Calibri" w:hAnsi="Calibri"/>
                  <w:sz w:val="20"/>
                </w:rPr>
                <w:t>59.1 (6.9)</w:t>
              </w:r>
            </w:ins>
          </w:p>
        </w:tc>
        <w:tc>
          <w:tcPr>
            <w:tcW w:w="0" w:type="auto"/>
            <w:tcBorders>
              <w:top w:val="single" w:sz="0" w:space="0" w:color="D3D3D3"/>
              <w:left w:val="single" w:sz="0" w:space="0" w:color="D3D3D3"/>
              <w:bottom w:val="single" w:sz="0" w:space="0" w:color="D3D3D3"/>
              <w:right w:val="single" w:sz="0" w:space="0" w:color="D3D3D3"/>
            </w:tcBorders>
          </w:tcPr>
          <w:p w14:paraId="456FD0FA" w14:textId="77777777" w:rsidR="00524773" w:rsidRDefault="00524773" w:rsidP="00C670FC">
            <w:pPr>
              <w:keepNext/>
              <w:spacing w:after="60"/>
              <w:rPr>
                <w:ins w:id="979" w:author="Wittman, Jacob (CDC/DDNID/NCCDPHP/DDT) (CTR)" w:date="2023-08-15T14:04:00Z"/>
              </w:rPr>
            </w:pPr>
            <w:ins w:id="980" w:author="Wittman, Jacob (CDC/DDNID/NCCDPHP/DDT) (CTR)" w:date="2023-08-15T14:04:00Z">
              <w:r>
                <w:rPr>
                  <w:rFonts w:ascii="Calibri" w:hAnsi="Calibri"/>
                  <w:sz w:val="20"/>
                </w:rPr>
                <w:t>-18.6 (-36.1, -1.1)</w:t>
              </w:r>
            </w:ins>
          </w:p>
        </w:tc>
        <w:tc>
          <w:tcPr>
            <w:tcW w:w="0" w:type="auto"/>
            <w:tcBorders>
              <w:top w:val="single" w:sz="0" w:space="0" w:color="D3D3D3"/>
              <w:left w:val="single" w:sz="0" w:space="0" w:color="D3D3D3"/>
              <w:bottom w:val="single" w:sz="0" w:space="0" w:color="D3D3D3"/>
              <w:right w:val="single" w:sz="0" w:space="0" w:color="D3D3D3"/>
            </w:tcBorders>
          </w:tcPr>
          <w:p w14:paraId="6DB0D412" w14:textId="77777777" w:rsidR="00524773" w:rsidRDefault="00524773" w:rsidP="00C670FC">
            <w:pPr>
              <w:keepNext/>
              <w:spacing w:after="60"/>
              <w:rPr>
                <w:ins w:id="9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3C49ACB" w14:textId="77777777" w:rsidR="00524773" w:rsidRDefault="00524773" w:rsidP="00C670FC">
            <w:pPr>
              <w:keepNext/>
              <w:spacing w:after="60"/>
              <w:rPr>
                <w:ins w:id="982" w:author="Wittman, Jacob (CDC/DDNID/NCCDPHP/DDT) (CTR)" w:date="2023-08-15T14:04:00Z"/>
              </w:rPr>
            </w:pPr>
            <w:ins w:id="983" w:author="Wittman, Jacob (CDC/DDNID/NCCDPHP/DDT) (CTR)" w:date="2023-08-15T14:04:00Z">
              <w:r>
                <w:rPr>
                  <w:rFonts w:ascii="Calibri" w:hAnsi="Calibri"/>
                  <w:sz w:val="20"/>
                </w:rPr>
                <w:t>-0.1 (-3.3, 3.3)</w:t>
              </w:r>
            </w:ins>
          </w:p>
        </w:tc>
        <w:tc>
          <w:tcPr>
            <w:tcW w:w="0" w:type="auto"/>
            <w:tcBorders>
              <w:top w:val="single" w:sz="0" w:space="0" w:color="D3D3D3"/>
              <w:left w:val="single" w:sz="0" w:space="0" w:color="D3D3D3"/>
              <w:bottom w:val="single" w:sz="0" w:space="0" w:color="D3D3D3"/>
              <w:right w:val="single" w:sz="0" w:space="0" w:color="D3D3D3"/>
            </w:tcBorders>
          </w:tcPr>
          <w:p w14:paraId="18733916" w14:textId="77777777" w:rsidR="00524773" w:rsidRDefault="00524773" w:rsidP="00C670FC">
            <w:pPr>
              <w:keepNext/>
              <w:spacing w:after="60"/>
              <w:rPr>
                <w:ins w:id="984" w:author="Wittman, Jacob (CDC/DDNID/NCCDPHP/DDT) (CTR)" w:date="2023-08-15T14:04:00Z"/>
              </w:rPr>
            </w:pPr>
            <w:ins w:id="985" w:author="Wittman, Jacob (CDC/DDNID/NCCDPHP/DDT) (CTR)" w:date="2023-08-15T14:04:00Z">
              <w:r>
                <w:rPr>
                  <w:rFonts w:ascii="Calibri" w:hAnsi="Calibri"/>
                  <w:sz w:val="20"/>
                </w:rPr>
                <w:t>-0.1 (-3.3, 3.3)</w:t>
              </w:r>
            </w:ins>
          </w:p>
        </w:tc>
      </w:tr>
      <w:tr w:rsidR="00524773" w14:paraId="5A406DD3" w14:textId="77777777" w:rsidTr="00C670FC">
        <w:trPr>
          <w:cantSplit/>
          <w:jc w:val="center"/>
          <w:ins w:id="9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BF3577" w14:textId="77777777" w:rsidR="00524773" w:rsidRDefault="00524773" w:rsidP="00C670FC">
            <w:pPr>
              <w:keepNext/>
              <w:spacing w:after="60"/>
              <w:rPr>
                <w:ins w:id="987" w:author="Wittman, Jacob (CDC/DDNID/NCCDPHP/DDT) (CTR)" w:date="2023-08-15T14:04:00Z"/>
              </w:rPr>
            </w:pPr>
            <w:ins w:id="988"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6E72C595" w14:textId="77777777" w:rsidR="00524773" w:rsidRDefault="00524773" w:rsidP="00C670FC">
            <w:pPr>
              <w:keepNext/>
              <w:spacing w:after="60"/>
              <w:rPr>
                <w:ins w:id="989" w:author="Wittman, Jacob (CDC/DDNID/NCCDPHP/DDT) (CTR)" w:date="2023-08-15T14:04:00Z"/>
              </w:rPr>
            </w:pPr>
            <w:ins w:id="990" w:author="Wittman, Jacob (CDC/DDNID/NCCDPHP/DDT) (CTR)" w:date="2023-08-15T14:04:00Z">
              <w:r>
                <w:rPr>
                  <w:rFonts w:ascii="Calibri" w:hAnsi="Calibri"/>
                  <w:sz w:val="20"/>
                </w:rPr>
                <w:t>84.2 (2.0)</w:t>
              </w:r>
            </w:ins>
          </w:p>
        </w:tc>
        <w:tc>
          <w:tcPr>
            <w:tcW w:w="0" w:type="auto"/>
            <w:tcBorders>
              <w:top w:val="single" w:sz="0" w:space="0" w:color="D3D3D3"/>
              <w:left w:val="single" w:sz="0" w:space="0" w:color="D3D3D3"/>
              <w:bottom w:val="single" w:sz="0" w:space="0" w:color="D3D3D3"/>
              <w:right w:val="single" w:sz="0" w:space="0" w:color="D3D3D3"/>
            </w:tcBorders>
          </w:tcPr>
          <w:p w14:paraId="4412DD8A" w14:textId="77777777" w:rsidR="00524773" w:rsidRDefault="00524773" w:rsidP="00C670FC">
            <w:pPr>
              <w:keepNext/>
              <w:spacing w:after="60"/>
              <w:rPr>
                <w:ins w:id="991" w:author="Wittman, Jacob (CDC/DDNID/NCCDPHP/DDT) (CTR)" w:date="2023-08-15T14:04:00Z"/>
              </w:rPr>
            </w:pPr>
            <w:ins w:id="992" w:author="Wittman, Jacob (CDC/DDNID/NCCDPHP/DDT) (CTR)" w:date="2023-08-15T14:04:00Z">
              <w:r>
                <w:rPr>
                  <w:rFonts w:ascii="Calibri" w:hAnsi="Calibri"/>
                  <w:sz w:val="20"/>
                </w:rPr>
                <w:t>80.9 (3.6)</w:t>
              </w:r>
            </w:ins>
          </w:p>
        </w:tc>
        <w:tc>
          <w:tcPr>
            <w:tcW w:w="0" w:type="auto"/>
            <w:tcBorders>
              <w:top w:val="single" w:sz="0" w:space="0" w:color="D3D3D3"/>
              <w:left w:val="single" w:sz="0" w:space="0" w:color="D3D3D3"/>
              <w:bottom w:val="single" w:sz="0" w:space="0" w:color="D3D3D3"/>
              <w:right w:val="single" w:sz="0" w:space="0" w:color="D3D3D3"/>
            </w:tcBorders>
          </w:tcPr>
          <w:p w14:paraId="22C9CD14" w14:textId="77777777" w:rsidR="00524773" w:rsidRDefault="00524773" w:rsidP="00C670FC">
            <w:pPr>
              <w:keepNext/>
              <w:spacing w:after="60"/>
              <w:rPr>
                <w:ins w:id="993" w:author="Wittman, Jacob (CDC/DDNID/NCCDPHP/DDT) (CTR)" w:date="2023-08-15T14:04:00Z"/>
              </w:rPr>
            </w:pPr>
            <w:ins w:id="994" w:author="Wittman, Jacob (CDC/DDNID/NCCDPHP/DDT) (CTR)" w:date="2023-08-15T14:04:00Z">
              <w:r>
                <w:rPr>
                  <w:rFonts w:ascii="Calibri" w:hAnsi="Calibri"/>
                  <w:sz w:val="20"/>
                </w:rPr>
                <w:t>85.5 (3.1)</w:t>
              </w:r>
            </w:ins>
          </w:p>
        </w:tc>
        <w:tc>
          <w:tcPr>
            <w:tcW w:w="0" w:type="auto"/>
            <w:tcBorders>
              <w:top w:val="single" w:sz="0" w:space="0" w:color="D3D3D3"/>
              <w:left w:val="single" w:sz="0" w:space="0" w:color="D3D3D3"/>
              <w:bottom w:val="single" w:sz="0" w:space="0" w:color="D3D3D3"/>
              <w:right w:val="single" w:sz="0" w:space="0" w:color="D3D3D3"/>
            </w:tcBorders>
          </w:tcPr>
          <w:p w14:paraId="32CD38DB" w14:textId="77777777" w:rsidR="00524773" w:rsidRDefault="00524773" w:rsidP="00C670FC">
            <w:pPr>
              <w:keepNext/>
              <w:spacing w:after="60"/>
              <w:rPr>
                <w:ins w:id="995" w:author="Wittman, Jacob (CDC/DDNID/NCCDPHP/DDT) (CTR)" w:date="2023-08-15T14:04:00Z"/>
              </w:rPr>
            </w:pPr>
            <w:ins w:id="996" w:author="Wittman, Jacob (CDC/DDNID/NCCDPHP/DDT) (CTR)" w:date="2023-08-15T14:04:00Z">
              <w:r>
                <w:rPr>
                  <w:rFonts w:ascii="Calibri" w:hAnsi="Calibri"/>
                  <w:sz w:val="20"/>
                </w:rPr>
                <w:t>83.8 (3.1)</w:t>
              </w:r>
            </w:ins>
          </w:p>
        </w:tc>
        <w:tc>
          <w:tcPr>
            <w:tcW w:w="0" w:type="auto"/>
            <w:tcBorders>
              <w:top w:val="single" w:sz="0" w:space="0" w:color="D3D3D3"/>
              <w:left w:val="single" w:sz="0" w:space="0" w:color="D3D3D3"/>
              <w:bottom w:val="single" w:sz="0" w:space="0" w:color="D3D3D3"/>
              <w:right w:val="single" w:sz="0" w:space="0" w:color="D3D3D3"/>
            </w:tcBorders>
          </w:tcPr>
          <w:p w14:paraId="060AF311" w14:textId="77777777" w:rsidR="00524773" w:rsidRDefault="00524773" w:rsidP="00C670FC">
            <w:pPr>
              <w:keepNext/>
              <w:spacing w:after="60"/>
              <w:rPr>
                <w:ins w:id="997" w:author="Wittman, Jacob (CDC/DDNID/NCCDPHP/DDT) (CTR)" w:date="2023-08-15T14:04:00Z"/>
              </w:rPr>
            </w:pPr>
            <w:ins w:id="998" w:author="Wittman, Jacob (CDC/DDNID/NCCDPHP/DDT) (CTR)" w:date="2023-08-15T14:04:00Z">
              <w:r>
                <w:rPr>
                  <w:rFonts w:ascii="Calibri" w:hAnsi="Calibri"/>
                  <w:sz w:val="20"/>
                </w:rPr>
                <w:t>91.3 (2.5)</w:t>
              </w:r>
            </w:ins>
          </w:p>
        </w:tc>
        <w:tc>
          <w:tcPr>
            <w:tcW w:w="0" w:type="auto"/>
            <w:tcBorders>
              <w:top w:val="single" w:sz="0" w:space="0" w:color="D3D3D3"/>
              <w:left w:val="single" w:sz="0" w:space="0" w:color="D3D3D3"/>
              <w:bottom w:val="single" w:sz="0" w:space="0" w:color="D3D3D3"/>
              <w:right w:val="single" w:sz="0" w:space="0" w:color="D3D3D3"/>
            </w:tcBorders>
          </w:tcPr>
          <w:p w14:paraId="6D1B8DEB" w14:textId="77777777" w:rsidR="00524773" w:rsidRDefault="00524773" w:rsidP="00C670FC">
            <w:pPr>
              <w:keepNext/>
              <w:spacing w:after="60"/>
              <w:rPr>
                <w:ins w:id="999" w:author="Wittman, Jacob (CDC/DDNID/NCCDPHP/DDT) (CTR)" w:date="2023-08-15T14:04:00Z"/>
              </w:rPr>
            </w:pPr>
            <w:ins w:id="1000" w:author="Wittman, Jacob (CDC/DDNID/NCCDPHP/DDT) (CTR)" w:date="2023-08-15T14:04:00Z">
              <w:r>
                <w:rPr>
                  <w:rFonts w:ascii="Calibri" w:hAnsi="Calibri"/>
                  <w:sz w:val="20"/>
                </w:rPr>
                <w:t>77.8 (3.5)</w:t>
              </w:r>
            </w:ins>
          </w:p>
        </w:tc>
        <w:tc>
          <w:tcPr>
            <w:tcW w:w="0" w:type="auto"/>
            <w:tcBorders>
              <w:top w:val="single" w:sz="0" w:space="0" w:color="D3D3D3"/>
              <w:left w:val="single" w:sz="0" w:space="0" w:color="D3D3D3"/>
              <w:bottom w:val="single" w:sz="0" w:space="0" w:color="D3D3D3"/>
              <w:right w:val="single" w:sz="0" w:space="0" w:color="D3D3D3"/>
            </w:tcBorders>
          </w:tcPr>
          <w:p w14:paraId="552059CB" w14:textId="77777777" w:rsidR="00524773" w:rsidRDefault="00524773" w:rsidP="00C670FC">
            <w:pPr>
              <w:keepNext/>
              <w:spacing w:after="60"/>
              <w:rPr>
                <w:ins w:id="1001" w:author="Wittman, Jacob (CDC/DDNID/NCCDPHP/DDT) (CTR)" w:date="2023-08-15T14:04:00Z"/>
              </w:rPr>
            </w:pPr>
            <w:ins w:id="1002" w:author="Wittman, Jacob (CDC/DDNID/NCCDPHP/DDT) (CTR)" w:date="2023-08-15T14:04:00Z">
              <w:r>
                <w:rPr>
                  <w:rFonts w:ascii="Calibri" w:hAnsi="Calibri"/>
                  <w:sz w:val="20"/>
                </w:rPr>
                <w:t>89.4 (2.4)</w:t>
              </w:r>
            </w:ins>
          </w:p>
        </w:tc>
        <w:tc>
          <w:tcPr>
            <w:tcW w:w="0" w:type="auto"/>
            <w:tcBorders>
              <w:top w:val="single" w:sz="0" w:space="0" w:color="D3D3D3"/>
              <w:left w:val="single" w:sz="0" w:space="0" w:color="D3D3D3"/>
              <w:bottom w:val="single" w:sz="0" w:space="0" w:color="D3D3D3"/>
              <w:right w:val="single" w:sz="0" w:space="0" w:color="D3D3D3"/>
            </w:tcBorders>
          </w:tcPr>
          <w:p w14:paraId="5521B077" w14:textId="77777777" w:rsidR="00524773" w:rsidRDefault="00524773" w:rsidP="00C670FC">
            <w:pPr>
              <w:keepNext/>
              <w:spacing w:after="60"/>
              <w:rPr>
                <w:ins w:id="1003" w:author="Wittman, Jacob (CDC/DDNID/NCCDPHP/DDT) (CTR)" w:date="2023-08-15T14:04:00Z"/>
              </w:rPr>
            </w:pPr>
            <w:ins w:id="1004" w:author="Wittman, Jacob (CDC/DDNID/NCCDPHP/DDT) (CTR)" w:date="2023-08-15T14:04:00Z">
              <w:r>
                <w:rPr>
                  <w:rFonts w:ascii="Calibri" w:hAnsi="Calibri"/>
                  <w:sz w:val="20"/>
                </w:rPr>
                <w:t>93.2 (2.3)</w:t>
              </w:r>
            </w:ins>
          </w:p>
        </w:tc>
        <w:tc>
          <w:tcPr>
            <w:tcW w:w="0" w:type="auto"/>
            <w:tcBorders>
              <w:top w:val="single" w:sz="0" w:space="0" w:color="D3D3D3"/>
              <w:left w:val="single" w:sz="0" w:space="0" w:color="D3D3D3"/>
              <w:bottom w:val="single" w:sz="0" w:space="0" w:color="D3D3D3"/>
              <w:right w:val="single" w:sz="0" w:space="0" w:color="D3D3D3"/>
            </w:tcBorders>
          </w:tcPr>
          <w:p w14:paraId="087B9868" w14:textId="77777777" w:rsidR="00524773" w:rsidRDefault="00524773" w:rsidP="00C670FC">
            <w:pPr>
              <w:keepNext/>
              <w:spacing w:after="60"/>
              <w:rPr>
                <w:ins w:id="1005" w:author="Wittman, Jacob (CDC/DDNID/NCCDPHP/DDT) (CTR)" w:date="2023-08-15T14:04:00Z"/>
              </w:rPr>
            </w:pPr>
            <w:ins w:id="1006" w:author="Wittman, Jacob (CDC/DDNID/NCCDPHP/DDT) (CTR)" w:date="2023-08-15T14:04:00Z">
              <w:r>
                <w:rPr>
                  <w:rFonts w:ascii="Calibri" w:hAnsi="Calibri"/>
                  <w:sz w:val="20"/>
                </w:rPr>
                <w:t>89.8 (3.2)</w:t>
              </w:r>
            </w:ins>
          </w:p>
        </w:tc>
        <w:tc>
          <w:tcPr>
            <w:tcW w:w="0" w:type="auto"/>
            <w:tcBorders>
              <w:top w:val="single" w:sz="0" w:space="0" w:color="D3D3D3"/>
              <w:left w:val="single" w:sz="0" w:space="0" w:color="D3D3D3"/>
              <w:bottom w:val="single" w:sz="0" w:space="0" w:color="D3D3D3"/>
              <w:right w:val="single" w:sz="0" w:space="0" w:color="D3D3D3"/>
            </w:tcBorders>
          </w:tcPr>
          <w:p w14:paraId="089272BA" w14:textId="77777777" w:rsidR="00524773" w:rsidRDefault="00524773" w:rsidP="00C670FC">
            <w:pPr>
              <w:keepNext/>
              <w:spacing w:after="60"/>
              <w:rPr>
                <w:ins w:id="1007" w:author="Wittman, Jacob (CDC/DDNID/NCCDPHP/DDT) (CTR)" w:date="2023-08-15T14:04:00Z"/>
              </w:rPr>
            </w:pPr>
            <w:ins w:id="1008" w:author="Wittman, Jacob (CDC/DDNID/NCCDPHP/DDT) (CTR)" w:date="2023-08-15T14:04:00Z">
              <w:r>
                <w:rPr>
                  <w:rFonts w:ascii="Calibri" w:hAnsi="Calibri"/>
                  <w:sz w:val="20"/>
                </w:rPr>
                <w:t>91.2 (3.3)</w:t>
              </w:r>
            </w:ins>
          </w:p>
        </w:tc>
        <w:tc>
          <w:tcPr>
            <w:tcW w:w="0" w:type="auto"/>
            <w:tcBorders>
              <w:top w:val="single" w:sz="0" w:space="0" w:color="D3D3D3"/>
              <w:left w:val="single" w:sz="0" w:space="0" w:color="D3D3D3"/>
              <w:bottom w:val="single" w:sz="0" w:space="0" w:color="D3D3D3"/>
              <w:right w:val="single" w:sz="0" w:space="0" w:color="D3D3D3"/>
            </w:tcBorders>
          </w:tcPr>
          <w:p w14:paraId="7547EBBC" w14:textId="77777777" w:rsidR="00524773" w:rsidRDefault="00524773" w:rsidP="00C670FC">
            <w:pPr>
              <w:keepNext/>
              <w:spacing w:after="60"/>
              <w:rPr>
                <w:ins w:id="1009" w:author="Wittman, Jacob (CDC/DDNID/NCCDPHP/DDT) (CTR)" w:date="2023-08-15T14:04:00Z"/>
              </w:rPr>
            </w:pPr>
            <w:ins w:id="1010" w:author="Wittman, Jacob (CDC/DDNID/NCCDPHP/DDT) (CTR)" w:date="2023-08-15T14:04:00Z">
              <w:r>
                <w:rPr>
                  <w:rFonts w:ascii="Calibri" w:hAnsi="Calibri"/>
                  <w:sz w:val="20"/>
                </w:rPr>
                <w:t>71.8 (3.8)</w:t>
              </w:r>
            </w:ins>
          </w:p>
        </w:tc>
        <w:tc>
          <w:tcPr>
            <w:tcW w:w="0" w:type="auto"/>
            <w:tcBorders>
              <w:top w:val="single" w:sz="0" w:space="0" w:color="D3D3D3"/>
              <w:left w:val="single" w:sz="0" w:space="0" w:color="D3D3D3"/>
              <w:bottom w:val="single" w:sz="0" w:space="0" w:color="D3D3D3"/>
              <w:right w:val="single" w:sz="0" w:space="0" w:color="D3D3D3"/>
            </w:tcBorders>
          </w:tcPr>
          <w:p w14:paraId="632B84E7" w14:textId="77777777" w:rsidR="00524773" w:rsidRDefault="00524773" w:rsidP="00C670FC">
            <w:pPr>
              <w:keepNext/>
              <w:spacing w:after="60"/>
              <w:rPr>
                <w:ins w:id="1011" w:author="Wittman, Jacob (CDC/DDNID/NCCDPHP/DDT) (CTR)" w:date="2023-08-15T14:04:00Z"/>
              </w:rPr>
            </w:pPr>
            <w:ins w:id="1012" w:author="Wittman, Jacob (CDC/DDNID/NCCDPHP/DDT) (CTR)" w:date="2023-08-15T14:04:00Z">
              <w:r>
                <w:rPr>
                  <w:rFonts w:ascii="Calibri" w:hAnsi="Calibri"/>
                  <w:sz w:val="20"/>
                </w:rPr>
                <w:t>74.1 (5.0)</w:t>
              </w:r>
            </w:ins>
          </w:p>
        </w:tc>
        <w:tc>
          <w:tcPr>
            <w:tcW w:w="0" w:type="auto"/>
            <w:tcBorders>
              <w:top w:val="single" w:sz="0" w:space="0" w:color="D3D3D3"/>
              <w:left w:val="single" w:sz="0" w:space="0" w:color="D3D3D3"/>
              <w:bottom w:val="single" w:sz="0" w:space="0" w:color="D3D3D3"/>
              <w:right w:val="single" w:sz="0" w:space="0" w:color="D3D3D3"/>
            </w:tcBorders>
          </w:tcPr>
          <w:p w14:paraId="17968AA1" w14:textId="77777777" w:rsidR="00524773" w:rsidRDefault="00524773" w:rsidP="00C670FC">
            <w:pPr>
              <w:keepNext/>
              <w:spacing w:after="60"/>
              <w:rPr>
                <w:ins w:id="1013" w:author="Wittman, Jacob (CDC/DDNID/NCCDPHP/DDT) (CTR)" w:date="2023-08-15T14:04:00Z"/>
              </w:rPr>
            </w:pPr>
            <w:ins w:id="1014" w:author="Wittman, Jacob (CDC/DDNID/NCCDPHP/DDT) (CTR)" w:date="2023-08-15T14:04:00Z">
              <w:r>
                <w:rPr>
                  <w:rFonts w:ascii="Calibri" w:hAnsi="Calibri"/>
                  <w:sz w:val="20"/>
                </w:rPr>
                <w:t>81.9 (4.2)</w:t>
              </w:r>
            </w:ins>
          </w:p>
        </w:tc>
        <w:tc>
          <w:tcPr>
            <w:tcW w:w="0" w:type="auto"/>
            <w:tcBorders>
              <w:top w:val="single" w:sz="0" w:space="0" w:color="D3D3D3"/>
              <w:left w:val="single" w:sz="0" w:space="0" w:color="D3D3D3"/>
              <w:bottom w:val="single" w:sz="0" w:space="0" w:color="D3D3D3"/>
              <w:right w:val="single" w:sz="0" w:space="0" w:color="D3D3D3"/>
            </w:tcBorders>
          </w:tcPr>
          <w:p w14:paraId="05510DDF" w14:textId="77777777" w:rsidR="00524773" w:rsidRDefault="00524773" w:rsidP="00C670FC">
            <w:pPr>
              <w:keepNext/>
              <w:spacing w:after="60"/>
              <w:rPr>
                <w:ins w:id="1015" w:author="Wittman, Jacob (CDC/DDNID/NCCDPHP/DDT) (CTR)" w:date="2023-08-15T14:04:00Z"/>
              </w:rPr>
            </w:pPr>
            <w:ins w:id="1016" w:author="Wittman, Jacob (CDC/DDNID/NCCDPHP/DDT) (CTR)" w:date="2023-08-15T14:04:00Z">
              <w:r>
                <w:rPr>
                  <w:rFonts w:ascii="Calibri" w:hAnsi="Calibri"/>
                  <w:sz w:val="20"/>
                </w:rPr>
                <w:t>75.6 (6.9)</w:t>
              </w:r>
            </w:ins>
          </w:p>
        </w:tc>
        <w:tc>
          <w:tcPr>
            <w:tcW w:w="0" w:type="auto"/>
            <w:tcBorders>
              <w:top w:val="single" w:sz="0" w:space="0" w:color="D3D3D3"/>
              <w:left w:val="single" w:sz="0" w:space="0" w:color="D3D3D3"/>
              <w:bottom w:val="single" w:sz="0" w:space="0" w:color="D3D3D3"/>
              <w:right w:val="single" w:sz="0" w:space="0" w:color="D3D3D3"/>
            </w:tcBorders>
          </w:tcPr>
          <w:p w14:paraId="118DCD27" w14:textId="77777777" w:rsidR="00524773" w:rsidRDefault="00524773" w:rsidP="00C670FC">
            <w:pPr>
              <w:keepNext/>
              <w:spacing w:after="60"/>
              <w:rPr>
                <w:ins w:id="1017" w:author="Wittman, Jacob (CDC/DDNID/NCCDPHP/DDT) (CTR)" w:date="2023-08-15T14:04:00Z"/>
              </w:rPr>
            </w:pPr>
            <w:ins w:id="1018" w:author="Wittman, Jacob (CDC/DDNID/NCCDPHP/DDT) (CTR)" w:date="2023-08-15T14:04:00Z">
              <w:r>
                <w:rPr>
                  <w:rFonts w:ascii="Calibri" w:hAnsi="Calibri"/>
                  <w:sz w:val="20"/>
                </w:rPr>
                <w:t>1.2 (-12.3, 14.7)</w:t>
              </w:r>
            </w:ins>
          </w:p>
        </w:tc>
        <w:tc>
          <w:tcPr>
            <w:tcW w:w="0" w:type="auto"/>
            <w:tcBorders>
              <w:top w:val="single" w:sz="0" w:space="0" w:color="D3D3D3"/>
              <w:left w:val="single" w:sz="0" w:space="0" w:color="D3D3D3"/>
              <w:bottom w:val="single" w:sz="0" w:space="0" w:color="D3D3D3"/>
              <w:right w:val="single" w:sz="0" w:space="0" w:color="D3D3D3"/>
            </w:tcBorders>
          </w:tcPr>
          <w:p w14:paraId="0803F9EF" w14:textId="77777777" w:rsidR="00524773" w:rsidRDefault="00524773" w:rsidP="00C670FC">
            <w:pPr>
              <w:keepNext/>
              <w:spacing w:after="60"/>
              <w:rPr>
                <w:ins w:id="10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97F21C" w14:textId="77777777" w:rsidR="00524773" w:rsidRDefault="00524773" w:rsidP="00C670FC">
            <w:pPr>
              <w:keepNext/>
              <w:spacing w:after="60"/>
              <w:rPr>
                <w:ins w:id="1020" w:author="Wittman, Jacob (CDC/DDNID/NCCDPHP/DDT) (CTR)" w:date="2023-08-15T14:04:00Z"/>
              </w:rPr>
            </w:pPr>
            <w:ins w:id="1021" w:author="Wittman, Jacob (CDC/DDNID/NCCDPHP/DDT) (CTR)" w:date="2023-08-15T14:04:00Z">
              <w:r>
                <w:rPr>
                  <w:rFonts w:ascii="Calibri" w:hAnsi="Calibri"/>
                  <w:sz w:val="20"/>
                </w:rPr>
                <w:t>-0.6 (-2.2, 1.0)</w:t>
              </w:r>
            </w:ins>
          </w:p>
        </w:tc>
        <w:tc>
          <w:tcPr>
            <w:tcW w:w="0" w:type="auto"/>
            <w:tcBorders>
              <w:top w:val="single" w:sz="0" w:space="0" w:color="D3D3D3"/>
              <w:left w:val="single" w:sz="0" w:space="0" w:color="D3D3D3"/>
              <w:bottom w:val="single" w:sz="0" w:space="0" w:color="D3D3D3"/>
              <w:right w:val="single" w:sz="0" w:space="0" w:color="D3D3D3"/>
            </w:tcBorders>
          </w:tcPr>
          <w:p w14:paraId="2F2FDD10" w14:textId="77777777" w:rsidR="00524773" w:rsidRDefault="00524773" w:rsidP="00C670FC">
            <w:pPr>
              <w:keepNext/>
              <w:spacing w:after="60"/>
              <w:rPr>
                <w:ins w:id="1022" w:author="Wittman, Jacob (CDC/DDNID/NCCDPHP/DDT) (CTR)" w:date="2023-08-15T14:04:00Z"/>
              </w:rPr>
            </w:pPr>
            <w:ins w:id="1023" w:author="Wittman, Jacob (CDC/DDNID/NCCDPHP/DDT) (CTR)" w:date="2023-08-15T14:04:00Z">
              <w:r>
                <w:rPr>
                  <w:rFonts w:ascii="Calibri" w:hAnsi="Calibri"/>
                  <w:sz w:val="20"/>
                </w:rPr>
                <w:t>-0.6 (-2.2, 1.0)</w:t>
              </w:r>
            </w:ins>
          </w:p>
        </w:tc>
      </w:tr>
      <w:tr w:rsidR="00524773" w14:paraId="2BE39B7F" w14:textId="77777777" w:rsidTr="00C670FC">
        <w:trPr>
          <w:cantSplit/>
          <w:jc w:val="center"/>
          <w:ins w:id="10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C22EA3" w14:textId="77777777" w:rsidR="00524773" w:rsidRDefault="00524773" w:rsidP="00C670FC">
            <w:pPr>
              <w:keepNext/>
              <w:spacing w:after="60"/>
              <w:rPr>
                <w:ins w:id="1025" w:author="Wittman, Jacob (CDC/DDNID/NCCDPHP/DDT) (CTR)" w:date="2023-08-15T14:04:00Z"/>
              </w:rPr>
            </w:pPr>
            <w:ins w:id="1026"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58840E23" w14:textId="77777777" w:rsidR="00524773" w:rsidRDefault="00524773" w:rsidP="00C670FC">
            <w:pPr>
              <w:keepNext/>
              <w:spacing w:after="60"/>
              <w:rPr>
                <w:ins w:id="1027" w:author="Wittman, Jacob (CDC/DDNID/NCCDPHP/DDT) (CTR)" w:date="2023-08-15T14:04:00Z"/>
              </w:rPr>
            </w:pPr>
            <w:ins w:id="1028" w:author="Wittman, Jacob (CDC/DDNID/NCCDPHP/DDT) (CTR)" w:date="2023-08-15T14:04:00Z">
              <w:r>
                <w:rPr>
                  <w:rFonts w:ascii="Calibri" w:hAnsi="Calibri"/>
                  <w:sz w:val="20"/>
                </w:rPr>
                <w:t>89.3 (2.3)</w:t>
              </w:r>
            </w:ins>
          </w:p>
        </w:tc>
        <w:tc>
          <w:tcPr>
            <w:tcW w:w="0" w:type="auto"/>
            <w:tcBorders>
              <w:top w:val="single" w:sz="0" w:space="0" w:color="D3D3D3"/>
              <w:left w:val="single" w:sz="0" w:space="0" w:color="D3D3D3"/>
              <w:bottom w:val="single" w:sz="0" w:space="0" w:color="D3D3D3"/>
              <w:right w:val="single" w:sz="0" w:space="0" w:color="D3D3D3"/>
            </w:tcBorders>
          </w:tcPr>
          <w:p w14:paraId="5D1F3658" w14:textId="77777777" w:rsidR="00524773" w:rsidRDefault="00524773" w:rsidP="00C670FC">
            <w:pPr>
              <w:keepNext/>
              <w:spacing w:after="60"/>
              <w:rPr>
                <w:ins w:id="1029" w:author="Wittman, Jacob (CDC/DDNID/NCCDPHP/DDT) (CTR)" w:date="2023-08-15T14:04:00Z"/>
              </w:rPr>
            </w:pPr>
            <w:ins w:id="1030" w:author="Wittman, Jacob (CDC/DDNID/NCCDPHP/DDT) (CTR)" w:date="2023-08-15T14:04:00Z">
              <w:r>
                <w:rPr>
                  <w:rFonts w:ascii="Calibri" w:hAnsi="Calibri"/>
                  <w:sz w:val="20"/>
                </w:rPr>
                <w:t>82.0 (11.5)</w:t>
              </w:r>
            </w:ins>
          </w:p>
        </w:tc>
        <w:tc>
          <w:tcPr>
            <w:tcW w:w="0" w:type="auto"/>
            <w:tcBorders>
              <w:top w:val="single" w:sz="0" w:space="0" w:color="D3D3D3"/>
              <w:left w:val="single" w:sz="0" w:space="0" w:color="D3D3D3"/>
              <w:bottom w:val="single" w:sz="0" w:space="0" w:color="D3D3D3"/>
              <w:right w:val="single" w:sz="0" w:space="0" w:color="D3D3D3"/>
            </w:tcBorders>
          </w:tcPr>
          <w:p w14:paraId="1174C1D0" w14:textId="77777777" w:rsidR="00524773" w:rsidRDefault="00524773" w:rsidP="00C670FC">
            <w:pPr>
              <w:keepNext/>
              <w:spacing w:after="60"/>
              <w:rPr>
                <w:ins w:id="1031" w:author="Wittman, Jacob (CDC/DDNID/NCCDPHP/DDT) (CTR)" w:date="2023-08-15T14:04:00Z"/>
              </w:rPr>
            </w:pPr>
            <w:ins w:id="1032" w:author="Wittman, Jacob (CDC/DDNID/NCCDPHP/DDT) (CTR)" w:date="2023-08-15T14:04:00Z">
              <w:r>
                <w:rPr>
                  <w:rFonts w:ascii="Calibri" w:hAnsi="Calibri"/>
                  <w:sz w:val="20"/>
                </w:rPr>
                <w:t>96.9 (1.5)</w:t>
              </w:r>
            </w:ins>
          </w:p>
        </w:tc>
        <w:tc>
          <w:tcPr>
            <w:tcW w:w="0" w:type="auto"/>
            <w:tcBorders>
              <w:top w:val="single" w:sz="0" w:space="0" w:color="D3D3D3"/>
              <w:left w:val="single" w:sz="0" w:space="0" w:color="D3D3D3"/>
              <w:bottom w:val="single" w:sz="0" w:space="0" w:color="D3D3D3"/>
              <w:right w:val="single" w:sz="0" w:space="0" w:color="D3D3D3"/>
            </w:tcBorders>
          </w:tcPr>
          <w:p w14:paraId="473BF4FF" w14:textId="77777777" w:rsidR="00524773" w:rsidRDefault="00524773" w:rsidP="00C670FC">
            <w:pPr>
              <w:keepNext/>
              <w:spacing w:after="60"/>
              <w:rPr>
                <w:ins w:id="1033" w:author="Wittman, Jacob (CDC/DDNID/NCCDPHP/DDT) (CTR)" w:date="2023-08-15T14:04:00Z"/>
              </w:rPr>
            </w:pPr>
            <w:ins w:id="1034" w:author="Wittman, Jacob (CDC/DDNID/NCCDPHP/DDT) (CTR)" w:date="2023-08-15T14:04:00Z">
              <w:r>
                <w:rPr>
                  <w:rFonts w:ascii="Calibri" w:hAnsi="Calibri"/>
                  <w:sz w:val="20"/>
                </w:rPr>
                <w:t>91.6 (3.6)</w:t>
              </w:r>
            </w:ins>
          </w:p>
        </w:tc>
        <w:tc>
          <w:tcPr>
            <w:tcW w:w="0" w:type="auto"/>
            <w:tcBorders>
              <w:top w:val="single" w:sz="0" w:space="0" w:color="D3D3D3"/>
              <w:left w:val="single" w:sz="0" w:space="0" w:color="D3D3D3"/>
              <w:bottom w:val="single" w:sz="0" w:space="0" w:color="D3D3D3"/>
              <w:right w:val="single" w:sz="0" w:space="0" w:color="D3D3D3"/>
            </w:tcBorders>
          </w:tcPr>
          <w:p w14:paraId="6232A976" w14:textId="77777777" w:rsidR="00524773" w:rsidRDefault="00524773" w:rsidP="00C670FC">
            <w:pPr>
              <w:keepNext/>
              <w:spacing w:after="60"/>
              <w:rPr>
                <w:ins w:id="1035" w:author="Wittman, Jacob (CDC/DDNID/NCCDPHP/DDT) (CTR)" w:date="2023-08-15T14:04:00Z"/>
              </w:rPr>
            </w:pPr>
            <w:ins w:id="1036" w:author="Wittman, Jacob (CDC/DDNID/NCCDPHP/DDT) (CTR)" w:date="2023-08-15T14:04:00Z">
              <w:r>
                <w:rPr>
                  <w:rFonts w:ascii="Calibri" w:hAnsi="Calibri"/>
                  <w:sz w:val="20"/>
                </w:rPr>
                <w:t>86.3 (6.8)</w:t>
              </w:r>
            </w:ins>
          </w:p>
        </w:tc>
        <w:tc>
          <w:tcPr>
            <w:tcW w:w="0" w:type="auto"/>
            <w:tcBorders>
              <w:top w:val="single" w:sz="0" w:space="0" w:color="D3D3D3"/>
              <w:left w:val="single" w:sz="0" w:space="0" w:color="D3D3D3"/>
              <w:bottom w:val="single" w:sz="0" w:space="0" w:color="D3D3D3"/>
              <w:right w:val="single" w:sz="0" w:space="0" w:color="D3D3D3"/>
            </w:tcBorders>
          </w:tcPr>
          <w:p w14:paraId="4C9BF101" w14:textId="77777777" w:rsidR="00524773" w:rsidRDefault="00524773" w:rsidP="00C670FC">
            <w:pPr>
              <w:keepNext/>
              <w:spacing w:after="60"/>
              <w:rPr>
                <w:ins w:id="1037" w:author="Wittman, Jacob (CDC/DDNID/NCCDPHP/DDT) (CTR)" w:date="2023-08-15T14:04:00Z"/>
              </w:rPr>
            </w:pPr>
            <w:ins w:id="1038" w:author="Wittman, Jacob (CDC/DDNID/NCCDPHP/DDT) (CTR)" w:date="2023-08-15T14:04:00Z">
              <w:r>
                <w:rPr>
                  <w:rFonts w:ascii="Calibri" w:hAnsi="Calibri"/>
                  <w:sz w:val="20"/>
                </w:rPr>
                <w:t>91.2 (5.3)</w:t>
              </w:r>
            </w:ins>
          </w:p>
        </w:tc>
        <w:tc>
          <w:tcPr>
            <w:tcW w:w="0" w:type="auto"/>
            <w:tcBorders>
              <w:top w:val="single" w:sz="0" w:space="0" w:color="D3D3D3"/>
              <w:left w:val="single" w:sz="0" w:space="0" w:color="D3D3D3"/>
              <w:bottom w:val="single" w:sz="0" w:space="0" w:color="D3D3D3"/>
              <w:right w:val="single" w:sz="0" w:space="0" w:color="D3D3D3"/>
            </w:tcBorders>
          </w:tcPr>
          <w:p w14:paraId="157984BD" w14:textId="77777777" w:rsidR="00524773" w:rsidRDefault="00524773" w:rsidP="00C670FC">
            <w:pPr>
              <w:keepNext/>
              <w:spacing w:after="60"/>
              <w:rPr>
                <w:ins w:id="1039" w:author="Wittman, Jacob (CDC/DDNID/NCCDPHP/DDT) (CTR)" w:date="2023-08-15T14:04:00Z"/>
              </w:rPr>
            </w:pPr>
            <w:ins w:id="1040" w:author="Wittman, Jacob (CDC/DDNID/NCCDPHP/DDT) (CTR)" w:date="2023-08-15T14:04:00Z">
              <w:r>
                <w:rPr>
                  <w:rFonts w:ascii="Calibri" w:hAnsi="Calibri"/>
                  <w:sz w:val="20"/>
                </w:rPr>
                <w:t>95.1 (2.1)</w:t>
              </w:r>
            </w:ins>
          </w:p>
        </w:tc>
        <w:tc>
          <w:tcPr>
            <w:tcW w:w="0" w:type="auto"/>
            <w:tcBorders>
              <w:top w:val="single" w:sz="0" w:space="0" w:color="D3D3D3"/>
              <w:left w:val="single" w:sz="0" w:space="0" w:color="D3D3D3"/>
              <w:bottom w:val="single" w:sz="0" w:space="0" w:color="D3D3D3"/>
              <w:right w:val="single" w:sz="0" w:space="0" w:color="D3D3D3"/>
            </w:tcBorders>
          </w:tcPr>
          <w:p w14:paraId="71E6042C" w14:textId="77777777" w:rsidR="00524773" w:rsidRDefault="00524773" w:rsidP="00C670FC">
            <w:pPr>
              <w:keepNext/>
              <w:spacing w:after="60"/>
              <w:rPr>
                <w:ins w:id="1041" w:author="Wittman, Jacob (CDC/DDNID/NCCDPHP/DDT) (CTR)" w:date="2023-08-15T14:04:00Z"/>
              </w:rPr>
            </w:pPr>
            <w:ins w:id="1042" w:author="Wittman, Jacob (CDC/DDNID/NCCDPHP/DDT) (CTR)" w:date="2023-08-15T14:04:00Z">
              <w:r>
                <w:rPr>
                  <w:rFonts w:ascii="Calibri" w:hAnsi="Calibri"/>
                  <w:sz w:val="20"/>
                </w:rPr>
                <w:t>87.5 (5.6)</w:t>
              </w:r>
            </w:ins>
          </w:p>
        </w:tc>
        <w:tc>
          <w:tcPr>
            <w:tcW w:w="0" w:type="auto"/>
            <w:tcBorders>
              <w:top w:val="single" w:sz="0" w:space="0" w:color="D3D3D3"/>
              <w:left w:val="single" w:sz="0" w:space="0" w:color="D3D3D3"/>
              <w:bottom w:val="single" w:sz="0" w:space="0" w:color="D3D3D3"/>
              <w:right w:val="single" w:sz="0" w:space="0" w:color="D3D3D3"/>
            </w:tcBorders>
          </w:tcPr>
          <w:p w14:paraId="203B110F" w14:textId="77777777" w:rsidR="00524773" w:rsidRDefault="00524773" w:rsidP="00C670FC">
            <w:pPr>
              <w:keepNext/>
              <w:spacing w:after="60"/>
              <w:rPr>
                <w:ins w:id="1043" w:author="Wittman, Jacob (CDC/DDNID/NCCDPHP/DDT) (CTR)" w:date="2023-08-15T14:04:00Z"/>
              </w:rPr>
            </w:pPr>
            <w:ins w:id="1044" w:author="Wittman, Jacob (CDC/DDNID/NCCDPHP/DDT) (CTR)" w:date="2023-08-15T14:04:00Z">
              <w:r>
                <w:rPr>
                  <w:rFonts w:ascii="Calibri" w:hAnsi="Calibri"/>
                  <w:sz w:val="20"/>
                </w:rPr>
                <w:t>96.9 (1.5)</w:t>
              </w:r>
            </w:ins>
          </w:p>
        </w:tc>
        <w:tc>
          <w:tcPr>
            <w:tcW w:w="0" w:type="auto"/>
            <w:tcBorders>
              <w:top w:val="single" w:sz="0" w:space="0" w:color="D3D3D3"/>
              <w:left w:val="single" w:sz="0" w:space="0" w:color="D3D3D3"/>
              <w:bottom w:val="single" w:sz="0" w:space="0" w:color="D3D3D3"/>
              <w:right w:val="single" w:sz="0" w:space="0" w:color="D3D3D3"/>
            </w:tcBorders>
          </w:tcPr>
          <w:p w14:paraId="150A36B5" w14:textId="77777777" w:rsidR="00524773" w:rsidRDefault="00524773" w:rsidP="00C670FC">
            <w:pPr>
              <w:keepNext/>
              <w:spacing w:after="60"/>
              <w:rPr>
                <w:ins w:id="1045" w:author="Wittman, Jacob (CDC/DDNID/NCCDPHP/DDT) (CTR)" w:date="2023-08-15T14:04:00Z"/>
              </w:rPr>
            </w:pPr>
            <w:ins w:id="1046" w:author="Wittman, Jacob (CDC/DDNID/NCCDPHP/DDT) (CTR)" w:date="2023-08-15T14:04:00Z">
              <w:r>
                <w:rPr>
                  <w:rFonts w:ascii="Calibri" w:hAnsi="Calibri"/>
                  <w:sz w:val="20"/>
                </w:rPr>
                <w:t>97.0 (1.7)</w:t>
              </w:r>
            </w:ins>
          </w:p>
        </w:tc>
        <w:tc>
          <w:tcPr>
            <w:tcW w:w="0" w:type="auto"/>
            <w:tcBorders>
              <w:top w:val="single" w:sz="0" w:space="0" w:color="D3D3D3"/>
              <w:left w:val="single" w:sz="0" w:space="0" w:color="D3D3D3"/>
              <w:bottom w:val="single" w:sz="0" w:space="0" w:color="D3D3D3"/>
              <w:right w:val="single" w:sz="0" w:space="0" w:color="D3D3D3"/>
            </w:tcBorders>
          </w:tcPr>
          <w:p w14:paraId="43E17174" w14:textId="77777777" w:rsidR="00524773" w:rsidRDefault="00524773" w:rsidP="00C670FC">
            <w:pPr>
              <w:keepNext/>
              <w:spacing w:after="60"/>
              <w:rPr>
                <w:ins w:id="1047" w:author="Wittman, Jacob (CDC/DDNID/NCCDPHP/DDT) (CTR)" w:date="2023-08-15T14:04:00Z"/>
              </w:rPr>
            </w:pPr>
            <w:ins w:id="1048" w:author="Wittman, Jacob (CDC/DDNID/NCCDPHP/DDT) (CTR)" w:date="2023-08-15T14:04:00Z">
              <w:r>
                <w:rPr>
                  <w:rFonts w:ascii="Calibri" w:hAnsi="Calibri"/>
                  <w:sz w:val="20"/>
                </w:rPr>
                <w:t>84.9 (6.9)</w:t>
              </w:r>
            </w:ins>
          </w:p>
        </w:tc>
        <w:tc>
          <w:tcPr>
            <w:tcW w:w="0" w:type="auto"/>
            <w:tcBorders>
              <w:top w:val="single" w:sz="0" w:space="0" w:color="D3D3D3"/>
              <w:left w:val="single" w:sz="0" w:space="0" w:color="D3D3D3"/>
              <w:bottom w:val="single" w:sz="0" w:space="0" w:color="D3D3D3"/>
              <w:right w:val="single" w:sz="0" w:space="0" w:color="D3D3D3"/>
            </w:tcBorders>
          </w:tcPr>
          <w:p w14:paraId="3ACA55B8" w14:textId="77777777" w:rsidR="00524773" w:rsidRDefault="00524773" w:rsidP="00C670FC">
            <w:pPr>
              <w:keepNext/>
              <w:spacing w:after="60"/>
              <w:rPr>
                <w:ins w:id="1049" w:author="Wittman, Jacob (CDC/DDNID/NCCDPHP/DDT) (CTR)" w:date="2023-08-15T14:04:00Z"/>
              </w:rPr>
            </w:pPr>
            <w:ins w:id="1050" w:author="Wittman, Jacob (CDC/DDNID/NCCDPHP/DDT) (CTR)" w:date="2023-08-15T14:04:00Z">
              <w:r>
                <w:rPr>
                  <w:rFonts w:ascii="Calibri" w:hAnsi="Calibri"/>
                  <w:sz w:val="20"/>
                </w:rPr>
                <w:t>94.4 (2.9)</w:t>
              </w:r>
            </w:ins>
          </w:p>
        </w:tc>
        <w:tc>
          <w:tcPr>
            <w:tcW w:w="0" w:type="auto"/>
            <w:tcBorders>
              <w:top w:val="single" w:sz="0" w:space="0" w:color="D3D3D3"/>
              <w:left w:val="single" w:sz="0" w:space="0" w:color="D3D3D3"/>
              <w:bottom w:val="single" w:sz="0" w:space="0" w:color="D3D3D3"/>
              <w:right w:val="single" w:sz="0" w:space="0" w:color="D3D3D3"/>
            </w:tcBorders>
          </w:tcPr>
          <w:p w14:paraId="7F4740DE" w14:textId="77777777" w:rsidR="00524773" w:rsidRDefault="00524773" w:rsidP="00C670FC">
            <w:pPr>
              <w:keepNext/>
              <w:spacing w:after="60"/>
              <w:rPr>
                <w:ins w:id="1051" w:author="Wittman, Jacob (CDC/DDNID/NCCDPHP/DDT) (CTR)" w:date="2023-08-15T14:04:00Z"/>
              </w:rPr>
            </w:pPr>
            <w:ins w:id="1052" w:author="Wittman, Jacob (CDC/DDNID/NCCDPHP/DDT) (CTR)" w:date="2023-08-15T14:04:00Z">
              <w:r>
                <w:rPr>
                  <w:rFonts w:ascii="Calibri" w:hAnsi="Calibri"/>
                  <w:sz w:val="20"/>
                </w:rPr>
                <w:t>68.3 (16.1)</w:t>
              </w:r>
            </w:ins>
          </w:p>
        </w:tc>
        <w:tc>
          <w:tcPr>
            <w:tcW w:w="0" w:type="auto"/>
            <w:tcBorders>
              <w:top w:val="single" w:sz="0" w:space="0" w:color="D3D3D3"/>
              <w:left w:val="single" w:sz="0" w:space="0" w:color="D3D3D3"/>
              <w:bottom w:val="single" w:sz="0" w:space="0" w:color="D3D3D3"/>
              <w:right w:val="single" w:sz="0" w:space="0" w:color="D3D3D3"/>
            </w:tcBorders>
          </w:tcPr>
          <w:p w14:paraId="6B907A5C" w14:textId="77777777" w:rsidR="00524773" w:rsidRDefault="00524773" w:rsidP="00C670FC">
            <w:pPr>
              <w:keepNext/>
              <w:spacing w:after="60"/>
              <w:rPr>
                <w:ins w:id="1053" w:author="Wittman, Jacob (CDC/DDNID/NCCDPHP/DDT) (CTR)" w:date="2023-08-15T14:04:00Z"/>
              </w:rPr>
            </w:pPr>
            <w:ins w:id="1054" w:author="Wittman, Jacob (CDC/DDNID/NCCDPHP/DDT) (CTR)" w:date="2023-08-15T14:04:00Z">
              <w:r>
                <w:rPr>
                  <w:rFonts w:ascii="Calibri" w:hAnsi="Calibri"/>
                  <w:sz w:val="20"/>
                </w:rPr>
                <w:t>53.0 (14.4)</w:t>
              </w:r>
            </w:ins>
          </w:p>
        </w:tc>
        <w:tc>
          <w:tcPr>
            <w:tcW w:w="0" w:type="auto"/>
            <w:tcBorders>
              <w:top w:val="single" w:sz="0" w:space="0" w:color="D3D3D3"/>
              <w:left w:val="single" w:sz="0" w:space="0" w:color="D3D3D3"/>
              <w:bottom w:val="single" w:sz="0" w:space="0" w:color="D3D3D3"/>
              <w:right w:val="single" w:sz="0" w:space="0" w:color="D3D3D3"/>
            </w:tcBorders>
          </w:tcPr>
          <w:p w14:paraId="20B3030D" w14:textId="77777777" w:rsidR="00524773" w:rsidRDefault="00524773" w:rsidP="00C670FC">
            <w:pPr>
              <w:keepNext/>
              <w:spacing w:after="60"/>
              <w:rPr>
                <w:ins w:id="1055" w:author="Wittman, Jacob (CDC/DDNID/NCCDPHP/DDT) (CTR)" w:date="2023-08-15T14:04:00Z"/>
              </w:rPr>
            </w:pPr>
            <w:ins w:id="1056" w:author="Wittman, Jacob (CDC/DDNID/NCCDPHP/DDT) (CTR)" w:date="2023-08-15T14:04:00Z">
              <w:r>
                <w:rPr>
                  <w:rFonts w:ascii="Calibri" w:hAnsi="Calibri"/>
                  <w:sz w:val="20"/>
                </w:rPr>
                <w:t>-16.8 (-61.5, 28.0)</w:t>
              </w:r>
            </w:ins>
          </w:p>
        </w:tc>
        <w:tc>
          <w:tcPr>
            <w:tcW w:w="0" w:type="auto"/>
            <w:tcBorders>
              <w:top w:val="single" w:sz="0" w:space="0" w:color="D3D3D3"/>
              <w:left w:val="single" w:sz="0" w:space="0" w:color="D3D3D3"/>
              <w:bottom w:val="single" w:sz="0" w:space="0" w:color="D3D3D3"/>
              <w:right w:val="single" w:sz="0" w:space="0" w:color="D3D3D3"/>
            </w:tcBorders>
          </w:tcPr>
          <w:p w14:paraId="0E88C54B" w14:textId="77777777" w:rsidR="00524773" w:rsidRDefault="00524773" w:rsidP="00C670FC">
            <w:pPr>
              <w:keepNext/>
              <w:spacing w:after="60"/>
              <w:rPr>
                <w:ins w:id="10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05913C" w14:textId="77777777" w:rsidR="00524773" w:rsidRDefault="00524773" w:rsidP="00C670FC">
            <w:pPr>
              <w:keepNext/>
              <w:spacing w:after="60"/>
              <w:rPr>
                <w:ins w:id="1058" w:author="Wittman, Jacob (CDC/DDNID/NCCDPHP/DDT) (CTR)" w:date="2023-08-15T14:04:00Z"/>
              </w:rPr>
            </w:pPr>
            <w:ins w:id="1059" w:author="Wittman, Jacob (CDC/DDNID/NCCDPHP/DDT) (CTR)" w:date="2023-08-15T14:04:00Z">
              <w:r>
                <w:rPr>
                  <w:rFonts w:ascii="Calibri" w:hAnsi="Calibri"/>
                  <w:sz w:val="20"/>
                </w:rPr>
                <w:t>-0.7 (-2.6, 1.2)</w:t>
              </w:r>
            </w:ins>
          </w:p>
        </w:tc>
        <w:tc>
          <w:tcPr>
            <w:tcW w:w="0" w:type="auto"/>
            <w:tcBorders>
              <w:top w:val="single" w:sz="0" w:space="0" w:color="D3D3D3"/>
              <w:left w:val="single" w:sz="0" w:space="0" w:color="D3D3D3"/>
              <w:bottom w:val="single" w:sz="0" w:space="0" w:color="D3D3D3"/>
              <w:right w:val="single" w:sz="0" w:space="0" w:color="D3D3D3"/>
            </w:tcBorders>
          </w:tcPr>
          <w:p w14:paraId="60A16D1B" w14:textId="77777777" w:rsidR="00524773" w:rsidRDefault="00524773" w:rsidP="00C670FC">
            <w:pPr>
              <w:keepNext/>
              <w:spacing w:after="60"/>
              <w:rPr>
                <w:ins w:id="1060" w:author="Wittman, Jacob (CDC/DDNID/NCCDPHP/DDT) (CTR)" w:date="2023-08-15T14:04:00Z"/>
              </w:rPr>
            </w:pPr>
            <w:ins w:id="1061" w:author="Wittman, Jacob (CDC/DDNID/NCCDPHP/DDT) (CTR)" w:date="2023-08-15T14:04:00Z">
              <w:r>
                <w:rPr>
                  <w:rFonts w:ascii="Calibri" w:hAnsi="Calibri"/>
                  <w:sz w:val="20"/>
                </w:rPr>
                <w:t>-0.7 (-2.6, 1.2)</w:t>
              </w:r>
            </w:ins>
          </w:p>
        </w:tc>
      </w:tr>
      <w:tr w:rsidR="00524773" w14:paraId="0DA0063C" w14:textId="77777777" w:rsidTr="00C670FC">
        <w:trPr>
          <w:cantSplit/>
          <w:jc w:val="center"/>
          <w:ins w:id="106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D1262F" w14:textId="77777777" w:rsidR="00524773" w:rsidRDefault="00524773" w:rsidP="00C670FC">
            <w:pPr>
              <w:keepNext/>
              <w:spacing w:after="60"/>
              <w:rPr>
                <w:ins w:id="1063" w:author="Wittman, Jacob (CDC/DDNID/NCCDPHP/DDT) (CTR)" w:date="2023-08-15T14:04:00Z"/>
              </w:rPr>
            </w:pPr>
            <w:ins w:id="1064"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53B2CB1D" w14:textId="77777777" w:rsidR="00524773" w:rsidRDefault="00524773" w:rsidP="00C670FC">
            <w:pPr>
              <w:keepNext/>
              <w:spacing w:after="60"/>
              <w:rPr>
                <w:ins w:id="1065" w:author="Wittman, Jacob (CDC/DDNID/NCCDPHP/DDT) (CTR)" w:date="2023-08-15T14:04:00Z"/>
              </w:rPr>
            </w:pPr>
            <w:ins w:id="1066" w:author="Wittman, Jacob (CDC/DDNID/NCCDPHP/DDT) (CTR)" w:date="2023-08-15T14:04:00Z">
              <w:r>
                <w:rPr>
                  <w:rFonts w:ascii="Calibri" w:hAnsi="Calibri"/>
                  <w:sz w:val="20"/>
                </w:rPr>
                <w:t>85.2 (1.0)</w:t>
              </w:r>
            </w:ins>
          </w:p>
        </w:tc>
        <w:tc>
          <w:tcPr>
            <w:tcW w:w="0" w:type="auto"/>
            <w:tcBorders>
              <w:top w:val="single" w:sz="0" w:space="0" w:color="D3D3D3"/>
              <w:left w:val="single" w:sz="0" w:space="0" w:color="D3D3D3"/>
              <w:bottom w:val="single" w:sz="0" w:space="0" w:color="D3D3D3"/>
              <w:right w:val="single" w:sz="0" w:space="0" w:color="D3D3D3"/>
            </w:tcBorders>
          </w:tcPr>
          <w:p w14:paraId="0D2702E9" w14:textId="77777777" w:rsidR="00524773" w:rsidRDefault="00524773" w:rsidP="00C670FC">
            <w:pPr>
              <w:keepNext/>
              <w:spacing w:after="60"/>
              <w:rPr>
                <w:ins w:id="1067" w:author="Wittman, Jacob (CDC/DDNID/NCCDPHP/DDT) (CTR)" w:date="2023-08-15T14:04:00Z"/>
              </w:rPr>
            </w:pPr>
            <w:ins w:id="1068" w:author="Wittman, Jacob (CDC/DDNID/NCCDPHP/DDT) (CTR)" w:date="2023-08-15T14:04:00Z">
              <w:r>
                <w:rPr>
                  <w:rFonts w:ascii="Calibri" w:hAnsi="Calibri"/>
                  <w:sz w:val="20"/>
                </w:rPr>
                <w:t>82.5 (2.4)</w:t>
              </w:r>
            </w:ins>
          </w:p>
        </w:tc>
        <w:tc>
          <w:tcPr>
            <w:tcW w:w="0" w:type="auto"/>
            <w:tcBorders>
              <w:top w:val="single" w:sz="0" w:space="0" w:color="D3D3D3"/>
              <w:left w:val="single" w:sz="0" w:space="0" w:color="D3D3D3"/>
              <w:bottom w:val="single" w:sz="0" w:space="0" w:color="D3D3D3"/>
              <w:right w:val="single" w:sz="0" w:space="0" w:color="D3D3D3"/>
            </w:tcBorders>
          </w:tcPr>
          <w:p w14:paraId="2CA76349" w14:textId="77777777" w:rsidR="00524773" w:rsidRDefault="00524773" w:rsidP="00C670FC">
            <w:pPr>
              <w:keepNext/>
              <w:spacing w:after="60"/>
              <w:rPr>
                <w:ins w:id="1069" w:author="Wittman, Jacob (CDC/DDNID/NCCDPHP/DDT) (CTR)" w:date="2023-08-15T14:04:00Z"/>
              </w:rPr>
            </w:pPr>
            <w:ins w:id="1070" w:author="Wittman, Jacob (CDC/DDNID/NCCDPHP/DDT) (CTR)" w:date="2023-08-15T14:04:00Z">
              <w:r>
                <w:rPr>
                  <w:rFonts w:ascii="Calibri" w:hAnsi="Calibri"/>
                  <w:sz w:val="20"/>
                </w:rPr>
                <w:t>83.1 (2.2)</w:t>
              </w:r>
            </w:ins>
          </w:p>
        </w:tc>
        <w:tc>
          <w:tcPr>
            <w:tcW w:w="0" w:type="auto"/>
            <w:tcBorders>
              <w:top w:val="single" w:sz="0" w:space="0" w:color="D3D3D3"/>
              <w:left w:val="single" w:sz="0" w:space="0" w:color="D3D3D3"/>
              <w:bottom w:val="single" w:sz="0" w:space="0" w:color="D3D3D3"/>
              <w:right w:val="single" w:sz="0" w:space="0" w:color="D3D3D3"/>
            </w:tcBorders>
          </w:tcPr>
          <w:p w14:paraId="2C98BBAA" w14:textId="77777777" w:rsidR="00524773" w:rsidRDefault="00524773" w:rsidP="00C670FC">
            <w:pPr>
              <w:keepNext/>
              <w:spacing w:after="60"/>
              <w:rPr>
                <w:ins w:id="1071" w:author="Wittman, Jacob (CDC/DDNID/NCCDPHP/DDT) (CTR)" w:date="2023-08-15T14:04:00Z"/>
              </w:rPr>
            </w:pPr>
            <w:ins w:id="1072" w:author="Wittman, Jacob (CDC/DDNID/NCCDPHP/DDT) (CTR)" w:date="2023-08-15T14:04:00Z">
              <w:r>
                <w:rPr>
                  <w:rFonts w:ascii="Calibri" w:hAnsi="Calibri"/>
                  <w:sz w:val="20"/>
                </w:rPr>
                <w:t>89.5 (1.5)</w:t>
              </w:r>
            </w:ins>
          </w:p>
        </w:tc>
        <w:tc>
          <w:tcPr>
            <w:tcW w:w="0" w:type="auto"/>
            <w:tcBorders>
              <w:top w:val="single" w:sz="0" w:space="0" w:color="D3D3D3"/>
              <w:left w:val="single" w:sz="0" w:space="0" w:color="D3D3D3"/>
              <w:bottom w:val="single" w:sz="0" w:space="0" w:color="D3D3D3"/>
              <w:right w:val="single" w:sz="0" w:space="0" w:color="D3D3D3"/>
            </w:tcBorders>
          </w:tcPr>
          <w:p w14:paraId="7A6441EB" w14:textId="77777777" w:rsidR="00524773" w:rsidRDefault="00524773" w:rsidP="00C670FC">
            <w:pPr>
              <w:keepNext/>
              <w:spacing w:after="60"/>
              <w:rPr>
                <w:ins w:id="1073" w:author="Wittman, Jacob (CDC/DDNID/NCCDPHP/DDT) (CTR)" w:date="2023-08-15T14:04:00Z"/>
              </w:rPr>
            </w:pPr>
            <w:ins w:id="1074" w:author="Wittman, Jacob (CDC/DDNID/NCCDPHP/DDT) (CTR)" w:date="2023-08-15T14:04:00Z">
              <w:r>
                <w:rPr>
                  <w:rFonts w:ascii="Calibri" w:hAnsi="Calibri"/>
                  <w:sz w:val="20"/>
                </w:rPr>
                <w:t>89.2 (1.7)</w:t>
              </w:r>
            </w:ins>
          </w:p>
        </w:tc>
        <w:tc>
          <w:tcPr>
            <w:tcW w:w="0" w:type="auto"/>
            <w:tcBorders>
              <w:top w:val="single" w:sz="0" w:space="0" w:color="D3D3D3"/>
              <w:left w:val="single" w:sz="0" w:space="0" w:color="D3D3D3"/>
              <w:bottom w:val="single" w:sz="0" w:space="0" w:color="D3D3D3"/>
              <w:right w:val="single" w:sz="0" w:space="0" w:color="D3D3D3"/>
            </w:tcBorders>
          </w:tcPr>
          <w:p w14:paraId="7341DA6A" w14:textId="77777777" w:rsidR="00524773" w:rsidRDefault="00524773" w:rsidP="00C670FC">
            <w:pPr>
              <w:keepNext/>
              <w:spacing w:after="60"/>
              <w:rPr>
                <w:ins w:id="1075" w:author="Wittman, Jacob (CDC/DDNID/NCCDPHP/DDT) (CTR)" w:date="2023-08-15T14:04:00Z"/>
              </w:rPr>
            </w:pPr>
            <w:ins w:id="1076" w:author="Wittman, Jacob (CDC/DDNID/NCCDPHP/DDT) (CTR)" w:date="2023-08-15T14:04:00Z">
              <w:r>
                <w:rPr>
                  <w:rFonts w:ascii="Calibri" w:hAnsi="Calibri"/>
                  <w:sz w:val="20"/>
                </w:rPr>
                <w:t>88.2 (2.4)</w:t>
              </w:r>
            </w:ins>
          </w:p>
        </w:tc>
        <w:tc>
          <w:tcPr>
            <w:tcW w:w="0" w:type="auto"/>
            <w:tcBorders>
              <w:top w:val="single" w:sz="0" w:space="0" w:color="D3D3D3"/>
              <w:left w:val="single" w:sz="0" w:space="0" w:color="D3D3D3"/>
              <w:bottom w:val="single" w:sz="0" w:space="0" w:color="D3D3D3"/>
              <w:right w:val="single" w:sz="0" w:space="0" w:color="D3D3D3"/>
            </w:tcBorders>
          </w:tcPr>
          <w:p w14:paraId="40651310" w14:textId="77777777" w:rsidR="00524773" w:rsidRDefault="00524773" w:rsidP="00C670FC">
            <w:pPr>
              <w:keepNext/>
              <w:spacing w:after="60"/>
              <w:rPr>
                <w:ins w:id="1077" w:author="Wittman, Jacob (CDC/DDNID/NCCDPHP/DDT) (CTR)" w:date="2023-08-15T14:04:00Z"/>
              </w:rPr>
            </w:pPr>
            <w:ins w:id="1078" w:author="Wittman, Jacob (CDC/DDNID/NCCDPHP/DDT) (CTR)" w:date="2023-08-15T14:04:00Z">
              <w:r>
                <w:rPr>
                  <w:rFonts w:ascii="Calibri" w:hAnsi="Calibri"/>
                  <w:sz w:val="20"/>
                </w:rPr>
                <w:t>84.9 (2.7)</w:t>
              </w:r>
            </w:ins>
          </w:p>
        </w:tc>
        <w:tc>
          <w:tcPr>
            <w:tcW w:w="0" w:type="auto"/>
            <w:tcBorders>
              <w:top w:val="single" w:sz="0" w:space="0" w:color="D3D3D3"/>
              <w:left w:val="single" w:sz="0" w:space="0" w:color="D3D3D3"/>
              <w:bottom w:val="single" w:sz="0" w:space="0" w:color="D3D3D3"/>
              <w:right w:val="single" w:sz="0" w:space="0" w:color="D3D3D3"/>
            </w:tcBorders>
          </w:tcPr>
          <w:p w14:paraId="00991EB7" w14:textId="77777777" w:rsidR="00524773" w:rsidRDefault="00524773" w:rsidP="00C670FC">
            <w:pPr>
              <w:keepNext/>
              <w:spacing w:after="60"/>
              <w:rPr>
                <w:ins w:id="1079" w:author="Wittman, Jacob (CDC/DDNID/NCCDPHP/DDT) (CTR)" w:date="2023-08-15T14:04:00Z"/>
              </w:rPr>
            </w:pPr>
            <w:ins w:id="1080" w:author="Wittman, Jacob (CDC/DDNID/NCCDPHP/DDT) (CTR)" w:date="2023-08-15T14:04:00Z">
              <w:r>
                <w:rPr>
                  <w:rFonts w:ascii="Calibri" w:hAnsi="Calibri"/>
                  <w:sz w:val="20"/>
                </w:rPr>
                <w:t>84.1 (3.0)</w:t>
              </w:r>
            </w:ins>
          </w:p>
        </w:tc>
        <w:tc>
          <w:tcPr>
            <w:tcW w:w="0" w:type="auto"/>
            <w:tcBorders>
              <w:top w:val="single" w:sz="0" w:space="0" w:color="D3D3D3"/>
              <w:left w:val="single" w:sz="0" w:space="0" w:color="D3D3D3"/>
              <w:bottom w:val="single" w:sz="0" w:space="0" w:color="D3D3D3"/>
              <w:right w:val="single" w:sz="0" w:space="0" w:color="D3D3D3"/>
            </w:tcBorders>
          </w:tcPr>
          <w:p w14:paraId="0D3BF40D" w14:textId="77777777" w:rsidR="00524773" w:rsidRDefault="00524773" w:rsidP="00C670FC">
            <w:pPr>
              <w:keepNext/>
              <w:spacing w:after="60"/>
              <w:rPr>
                <w:ins w:id="1081" w:author="Wittman, Jacob (CDC/DDNID/NCCDPHP/DDT) (CTR)" w:date="2023-08-15T14:04:00Z"/>
              </w:rPr>
            </w:pPr>
            <w:ins w:id="1082" w:author="Wittman, Jacob (CDC/DDNID/NCCDPHP/DDT) (CTR)" w:date="2023-08-15T14:04:00Z">
              <w:r>
                <w:rPr>
                  <w:rFonts w:ascii="Calibri" w:hAnsi="Calibri"/>
                  <w:sz w:val="20"/>
                </w:rPr>
                <w:t>88.7 (2.6)</w:t>
              </w:r>
            </w:ins>
          </w:p>
        </w:tc>
        <w:tc>
          <w:tcPr>
            <w:tcW w:w="0" w:type="auto"/>
            <w:tcBorders>
              <w:top w:val="single" w:sz="0" w:space="0" w:color="D3D3D3"/>
              <w:left w:val="single" w:sz="0" w:space="0" w:color="D3D3D3"/>
              <w:bottom w:val="single" w:sz="0" w:space="0" w:color="D3D3D3"/>
              <w:right w:val="single" w:sz="0" w:space="0" w:color="D3D3D3"/>
            </w:tcBorders>
          </w:tcPr>
          <w:p w14:paraId="500E5896" w14:textId="77777777" w:rsidR="00524773" w:rsidRDefault="00524773" w:rsidP="00C670FC">
            <w:pPr>
              <w:keepNext/>
              <w:spacing w:after="60"/>
              <w:rPr>
                <w:ins w:id="1083" w:author="Wittman, Jacob (CDC/DDNID/NCCDPHP/DDT) (CTR)" w:date="2023-08-15T14:04:00Z"/>
              </w:rPr>
            </w:pPr>
            <w:ins w:id="1084" w:author="Wittman, Jacob (CDC/DDNID/NCCDPHP/DDT) (CTR)" w:date="2023-08-15T14:04:00Z">
              <w:r>
                <w:rPr>
                  <w:rFonts w:ascii="Calibri" w:hAnsi="Calibri"/>
                  <w:sz w:val="20"/>
                </w:rPr>
                <w:t>88.7 (2.4)</w:t>
              </w:r>
            </w:ins>
          </w:p>
        </w:tc>
        <w:tc>
          <w:tcPr>
            <w:tcW w:w="0" w:type="auto"/>
            <w:tcBorders>
              <w:top w:val="single" w:sz="0" w:space="0" w:color="D3D3D3"/>
              <w:left w:val="single" w:sz="0" w:space="0" w:color="D3D3D3"/>
              <w:bottom w:val="single" w:sz="0" w:space="0" w:color="D3D3D3"/>
              <w:right w:val="single" w:sz="0" w:space="0" w:color="D3D3D3"/>
            </w:tcBorders>
          </w:tcPr>
          <w:p w14:paraId="51694ADF" w14:textId="77777777" w:rsidR="00524773" w:rsidRDefault="00524773" w:rsidP="00C670FC">
            <w:pPr>
              <w:keepNext/>
              <w:spacing w:after="60"/>
              <w:rPr>
                <w:ins w:id="1085" w:author="Wittman, Jacob (CDC/DDNID/NCCDPHP/DDT) (CTR)" w:date="2023-08-15T14:04:00Z"/>
              </w:rPr>
            </w:pPr>
            <w:ins w:id="1086" w:author="Wittman, Jacob (CDC/DDNID/NCCDPHP/DDT) (CTR)" w:date="2023-08-15T14:04:00Z">
              <w:r>
                <w:rPr>
                  <w:rFonts w:ascii="Calibri" w:hAnsi="Calibri"/>
                  <w:sz w:val="20"/>
                </w:rPr>
                <w:t>81.3 (2.6)</w:t>
              </w:r>
            </w:ins>
          </w:p>
        </w:tc>
        <w:tc>
          <w:tcPr>
            <w:tcW w:w="0" w:type="auto"/>
            <w:tcBorders>
              <w:top w:val="single" w:sz="0" w:space="0" w:color="D3D3D3"/>
              <w:left w:val="single" w:sz="0" w:space="0" w:color="D3D3D3"/>
              <w:bottom w:val="single" w:sz="0" w:space="0" w:color="D3D3D3"/>
              <w:right w:val="single" w:sz="0" w:space="0" w:color="D3D3D3"/>
            </w:tcBorders>
          </w:tcPr>
          <w:p w14:paraId="4F6A1D09" w14:textId="77777777" w:rsidR="00524773" w:rsidRDefault="00524773" w:rsidP="00C670FC">
            <w:pPr>
              <w:keepNext/>
              <w:spacing w:after="60"/>
              <w:rPr>
                <w:ins w:id="1087" w:author="Wittman, Jacob (CDC/DDNID/NCCDPHP/DDT) (CTR)" w:date="2023-08-15T14:04:00Z"/>
              </w:rPr>
            </w:pPr>
            <w:ins w:id="1088" w:author="Wittman, Jacob (CDC/DDNID/NCCDPHP/DDT) (CTR)" w:date="2023-08-15T14:04:00Z">
              <w:r>
                <w:rPr>
                  <w:rFonts w:ascii="Calibri" w:hAnsi="Calibri"/>
                  <w:sz w:val="20"/>
                </w:rPr>
                <w:t>83.4 (2.4)</w:t>
              </w:r>
            </w:ins>
          </w:p>
        </w:tc>
        <w:tc>
          <w:tcPr>
            <w:tcW w:w="0" w:type="auto"/>
            <w:tcBorders>
              <w:top w:val="single" w:sz="0" w:space="0" w:color="D3D3D3"/>
              <w:left w:val="single" w:sz="0" w:space="0" w:color="D3D3D3"/>
              <w:bottom w:val="single" w:sz="0" w:space="0" w:color="D3D3D3"/>
              <w:right w:val="single" w:sz="0" w:space="0" w:color="D3D3D3"/>
            </w:tcBorders>
          </w:tcPr>
          <w:p w14:paraId="34E8BBCF" w14:textId="77777777" w:rsidR="00524773" w:rsidRDefault="00524773" w:rsidP="00C670FC">
            <w:pPr>
              <w:keepNext/>
              <w:spacing w:after="60"/>
              <w:rPr>
                <w:ins w:id="1089" w:author="Wittman, Jacob (CDC/DDNID/NCCDPHP/DDT) (CTR)" w:date="2023-08-15T14:04:00Z"/>
              </w:rPr>
            </w:pPr>
            <w:ins w:id="1090" w:author="Wittman, Jacob (CDC/DDNID/NCCDPHP/DDT) (CTR)" w:date="2023-08-15T14:04:00Z">
              <w:r>
                <w:rPr>
                  <w:rFonts w:ascii="Calibri" w:hAnsi="Calibri"/>
                  <w:sz w:val="20"/>
                </w:rPr>
                <w:t>79.2 (3.4)</w:t>
              </w:r>
            </w:ins>
          </w:p>
        </w:tc>
        <w:tc>
          <w:tcPr>
            <w:tcW w:w="0" w:type="auto"/>
            <w:tcBorders>
              <w:top w:val="single" w:sz="0" w:space="0" w:color="D3D3D3"/>
              <w:left w:val="single" w:sz="0" w:space="0" w:color="D3D3D3"/>
              <w:bottom w:val="single" w:sz="0" w:space="0" w:color="D3D3D3"/>
              <w:right w:val="single" w:sz="0" w:space="0" w:color="D3D3D3"/>
            </w:tcBorders>
          </w:tcPr>
          <w:p w14:paraId="5F79D05C" w14:textId="77777777" w:rsidR="00524773" w:rsidRDefault="00524773" w:rsidP="00C670FC">
            <w:pPr>
              <w:keepNext/>
              <w:spacing w:after="60"/>
              <w:rPr>
                <w:ins w:id="1091" w:author="Wittman, Jacob (CDC/DDNID/NCCDPHP/DDT) (CTR)" w:date="2023-08-15T14:04:00Z"/>
              </w:rPr>
            </w:pPr>
            <w:ins w:id="1092" w:author="Wittman, Jacob (CDC/DDNID/NCCDPHP/DDT) (CTR)" w:date="2023-08-15T14:04:00Z">
              <w:r>
                <w:rPr>
                  <w:rFonts w:ascii="Calibri" w:hAnsi="Calibri"/>
                  <w:sz w:val="20"/>
                </w:rPr>
                <w:t>76.9 (4.2)</w:t>
              </w:r>
            </w:ins>
          </w:p>
        </w:tc>
        <w:tc>
          <w:tcPr>
            <w:tcW w:w="0" w:type="auto"/>
            <w:tcBorders>
              <w:top w:val="single" w:sz="0" w:space="0" w:color="D3D3D3"/>
              <w:left w:val="single" w:sz="0" w:space="0" w:color="D3D3D3"/>
              <w:bottom w:val="single" w:sz="0" w:space="0" w:color="D3D3D3"/>
              <w:right w:val="single" w:sz="0" w:space="0" w:color="D3D3D3"/>
            </w:tcBorders>
          </w:tcPr>
          <w:p w14:paraId="5F3B434B" w14:textId="77777777" w:rsidR="00524773" w:rsidRDefault="00524773" w:rsidP="00C670FC">
            <w:pPr>
              <w:keepNext/>
              <w:spacing w:after="60"/>
              <w:rPr>
                <w:ins w:id="1093" w:author="Wittman, Jacob (CDC/DDNID/NCCDPHP/DDT) (CTR)" w:date="2023-08-15T14:04:00Z"/>
              </w:rPr>
            </w:pPr>
            <w:ins w:id="1094" w:author="Wittman, Jacob (CDC/DDNID/NCCDPHP/DDT) (CTR)" w:date="2023-08-15T14:04:00Z">
              <w:r>
                <w:rPr>
                  <w:rFonts w:ascii="Calibri" w:hAnsi="Calibri"/>
                  <w:sz w:val="20"/>
                </w:rPr>
                <w:t>-4.1 (-13.8, 5.6)</w:t>
              </w:r>
            </w:ins>
          </w:p>
        </w:tc>
        <w:tc>
          <w:tcPr>
            <w:tcW w:w="0" w:type="auto"/>
            <w:tcBorders>
              <w:top w:val="single" w:sz="0" w:space="0" w:color="D3D3D3"/>
              <w:left w:val="single" w:sz="0" w:space="0" w:color="D3D3D3"/>
              <w:bottom w:val="single" w:sz="0" w:space="0" w:color="D3D3D3"/>
              <w:right w:val="single" w:sz="0" w:space="0" w:color="D3D3D3"/>
            </w:tcBorders>
          </w:tcPr>
          <w:p w14:paraId="7F918755" w14:textId="77777777" w:rsidR="00524773" w:rsidRDefault="00524773" w:rsidP="00C670FC">
            <w:pPr>
              <w:keepNext/>
              <w:spacing w:after="60"/>
              <w:rPr>
                <w:ins w:id="10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01C816" w14:textId="77777777" w:rsidR="00524773" w:rsidRDefault="00524773" w:rsidP="00C670FC">
            <w:pPr>
              <w:keepNext/>
              <w:spacing w:after="60"/>
              <w:rPr>
                <w:ins w:id="1096" w:author="Wittman, Jacob (CDC/DDNID/NCCDPHP/DDT) (CTR)" w:date="2023-08-15T14:04:00Z"/>
              </w:rPr>
            </w:pPr>
            <w:ins w:id="1097" w:author="Wittman, Jacob (CDC/DDNID/NCCDPHP/DDT) (CTR)" w:date="2023-08-15T14:04:00Z">
              <w:r>
                <w:rPr>
                  <w:rFonts w:ascii="Calibri" w:hAnsi="Calibri"/>
                  <w:sz w:val="20"/>
                </w:rPr>
                <w:t>-0.4 (-1.1, 0.4)</w:t>
              </w:r>
            </w:ins>
          </w:p>
        </w:tc>
        <w:tc>
          <w:tcPr>
            <w:tcW w:w="0" w:type="auto"/>
            <w:tcBorders>
              <w:top w:val="single" w:sz="0" w:space="0" w:color="D3D3D3"/>
              <w:left w:val="single" w:sz="0" w:space="0" w:color="D3D3D3"/>
              <w:bottom w:val="single" w:sz="0" w:space="0" w:color="D3D3D3"/>
              <w:right w:val="single" w:sz="0" w:space="0" w:color="D3D3D3"/>
            </w:tcBorders>
          </w:tcPr>
          <w:p w14:paraId="18659F61" w14:textId="77777777" w:rsidR="00524773" w:rsidRDefault="00524773" w:rsidP="00C670FC">
            <w:pPr>
              <w:keepNext/>
              <w:spacing w:after="60"/>
              <w:rPr>
                <w:ins w:id="1098" w:author="Wittman, Jacob (CDC/DDNID/NCCDPHP/DDT) (CTR)" w:date="2023-08-15T14:04:00Z"/>
              </w:rPr>
            </w:pPr>
            <w:ins w:id="1099" w:author="Wittman, Jacob (CDC/DDNID/NCCDPHP/DDT) (CTR)" w:date="2023-08-15T14:04:00Z">
              <w:r>
                <w:rPr>
                  <w:rFonts w:ascii="Calibri" w:hAnsi="Calibri"/>
                  <w:sz w:val="20"/>
                </w:rPr>
                <w:t>-0.4 (-1.1, 0.4)</w:t>
              </w:r>
            </w:ins>
          </w:p>
        </w:tc>
      </w:tr>
      <w:tr w:rsidR="00524773" w14:paraId="04644328" w14:textId="77777777" w:rsidTr="00C670FC">
        <w:trPr>
          <w:cantSplit/>
          <w:jc w:val="center"/>
          <w:ins w:id="11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1BF5E6" w14:textId="77777777" w:rsidR="00524773" w:rsidRDefault="00524773" w:rsidP="00C670FC">
            <w:pPr>
              <w:keepNext/>
              <w:spacing w:after="60"/>
              <w:rPr>
                <w:ins w:id="1101" w:author="Wittman, Jacob (CDC/DDNID/NCCDPHP/DDT) (CTR)" w:date="2023-08-15T14:04:00Z"/>
              </w:rPr>
            </w:pPr>
            <w:ins w:id="1102"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7EB56B0B" w14:textId="77777777" w:rsidR="00524773" w:rsidRDefault="00524773" w:rsidP="00C670FC">
            <w:pPr>
              <w:keepNext/>
              <w:spacing w:after="60"/>
              <w:rPr>
                <w:ins w:id="1103" w:author="Wittman, Jacob (CDC/DDNID/NCCDPHP/DDT) (CTR)" w:date="2023-08-15T14:04:00Z"/>
              </w:rPr>
            </w:pPr>
            <w:ins w:id="1104" w:author="Wittman, Jacob (CDC/DDNID/NCCDPHP/DDT) (CTR)" w:date="2023-08-15T14:04:00Z">
              <w:r>
                <w:rPr>
                  <w:rFonts w:ascii="Calibri" w:hAnsi="Calibri"/>
                  <w:sz w:val="20"/>
                </w:rPr>
                <w:t>85.3 (1.6)</w:t>
              </w:r>
            </w:ins>
          </w:p>
        </w:tc>
        <w:tc>
          <w:tcPr>
            <w:tcW w:w="0" w:type="auto"/>
            <w:tcBorders>
              <w:top w:val="single" w:sz="0" w:space="0" w:color="D3D3D3"/>
              <w:left w:val="single" w:sz="0" w:space="0" w:color="D3D3D3"/>
              <w:bottom w:val="single" w:sz="0" w:space="0" w:color="D3D3D3"/>
              <w:right w:val="single" w:sz="0" w:space="0" w:color="D3D3D3"/>
            </w:tcBorders>
          </w:tcPr>
          <w:p w14:paraId="10D873D1" w14:textId="77777777" w:rsidR="00524773" w:rsidRDefault="00524773" w:rsidP="00C670FC">
            <w:pPr>
              <w:keepNext/>
              <w:spacing w:after="60"/>
              <w:rPr>
                <w:ins w:id="1105" w:author="Wittman, Jacob (CDC/DDNID/NCCDPHP/DDT) (CTR)" w:date="2023-08-15T14:04:00Z"/>
              </w:rPr>
            </w:pPr>
            <w:ins w:id="1106" w:author="Wittman, Jacob (CDC/DDNID/NCCDPHP/DDT) (CTR)" w:date="2023-08-15T14:04:00Z">
              <w:r>
                <w:rPr>
                  <w:rFonts w:ascii="Calibri" w:hAnsi="Calibri"/>
                  <w:sz w:val="20"/>
                </w:rPr>
                <w:t>80.8 (2.9)</w:t>
              </w:r>
            </w:ins>
          </w:p>
        </w:tc>
        <w:tc>
          <w:tcPr>
            <w:tcW w:w="0" w:type="auto"/>
            <w:tcBorders>
              <w:top w:val="single" w:sz="0" w:space="0" w:color="D3D3D3"/>
              <w:left w:val="single" w:sz="0" w:space="0" w:color="D3D3D3"/>
              <w:bottom w:val="single" w:sz="0" w:space="0" w:color="D3D3D3"/>
              <w:right w:val="single" w:sz="0" w:space="0" w:color="D3D3D3"/>
            </w:tcBorders>
          </w:tcPr>
          <w:p w14:paraId="5ADFE547" w14:textId="77777777" w:rsidR="00524773" w:rsidRDefault="00524773" w:rsidP="00C670FC">
            <w:pPr>
              <w:keepNext/>
              <w:spacing w:after="60"/>
              <w:rPr>
                <w:ins w:id="1107" w:author="Wittman, Jacob (CDC/DDNID/NCCDPHP/DDT) (CTR)" w:date="2023-08-15T14:04:00Z"/>
              </w:rPr>
            </w:pPr>
            <w:ins w:id="1108" w:author="Wittman, Jacob (CDC/DDNID/NCCDPHP/DDT) (CTR)" w:date="2023-08-15T14:04:00Z">
              <w:r>
                <w:rPr>
                  <w:rFonts w:ascii="Calibri" w:hAnsi="Calibri"/>
                  <w:sz w:val="20"/>
                </w:rPr>
                <w:t>84.8 (3.0)</w:t>
              </w:r>
            </w:ins>
          </w:p>
        </w:tc>
        <w:tc>
          <w:tcPr>
            <w:tcW w:w="0" w:type="auto"/>
            <w:tcBorders>
              <w:top w:val="single" w:sz="0" w:space="0" w:color="D3D3D3"/>
              <w:left w:val="single" w:sz="0" w:space="0" w:color="D3D3D3"/>
              <w:bottom w:val="single" w:sz="0" w:space="0" w:color="D3D3D3"/>
              <w:right w:val="single" w:sz="0" w:space="0" w:color="D3D3D3"/>
            </w:tcBorders>
          </w:tcPr>
          <w:p w14:paraId="5A6BB227" w14:textId="77777777" w:rsidR="00524773" w:rsidRDefault="00524773" w:rsidP="00C670FC">
            <w:pPr>
              <w:keepNext/>
              <w:spacing w:after="60"/>
              <w:rPr>
                <w:ins w:id="1109" w:author="Wittman, Jacob (CDC/DDNID/NCCDPHP/DDT) (CTR)" w:date="2023-08-15T14:04:00Z"/>
              </w:rPr>
            </w:pPr>
            <w:ins w:id="1110" w:author="Wittman, Jacob (CDC/DDNID/NCCDPHP/DDT) (CTR)" w:date="2023-08-15T14:04:00Z">
              <w:r>
                <w:rPr>
                  <w:rFonts w:ascii="Calibri" w:hAnsi="Calibri"/>
                  <w:sz w:val="20"/>
                </w:rPr>
                <w:t>88.2 (2.1)</w:t>
              </w:r>
            </w:ins>
          </w:p>
        </w:tc>
        <w:tc>
          <w:tcPr>
            <w:tcW w:w="0" w:type="auto"/>
            <w:tcBorders>
              <w:top w:val="single" w:sz="0" w:space="0" w:color="D3D3D3"/>
              <w:left w:val="single" w:sz="0" w:space="0" w:color="D3D3D3"/>
              <w:bottom w:val="single" w:sz="0" w:space="0" w:color="D3D3D3"/>
              <w:right w:val="single" w:sz="0" w:space="0" w:color="D3D3D3"/>
            </w:tcBorders>
          </w:tcPr>
          <w:p w14:paraId="709E6871" w14:textId="77777777" w:rsidR="00524773" w:rsidRDefault="00524773" w:rsidP="00C670FC">
            <w:pPr>
              <w:keepNext/>
              <w:spacing w:after="60"/>
              <w:rPr>
                <w:ins w:id="1111" w:author="Wittman, Jacob (CDC/DDNID/NCCDPHP/DDT) (CTR)" w:date="2023-08-15T14:04:00Z"/>
              </w:rPr>
            </w:pPr>
            <w:ins w:id="1112" w:author="Wittman, Jacob (CDC/DDNID/NCCDPHP/DDT) (CTR)" w:date="2023-08-15T14:04:00Z">
              <w:r>
                <w:rPr>
                  <w:rFonts w:ascii="Calibri" w:hAnsi="Calibri"/>
                  <w:sz w:val="20"/>
                </w:rPr>
                <w:t>90.9 (1.7)</w:t>
              </w:r>
            </w:ins>
          </w:p>
        </w:tc>
        <w:tc>
          <w:tcPr>
            <w:tcW w:w="0" w:type="auto"/>
            <w:tcBorders>
              <w:top w:val="single" w:sz="0" w:space="0" w:color="D3D3D3"/>
              <w:left w:val="single" w:sz="0" w:space="0" w:color="D3D3D3"/>
              <w:bottom w:val="single" w:sz="0" w:space="0" w:color="D3D3D3"/>
              <w:right w:val="single" w:sz="0" w:space="0" w:color="D3D3D3"/>
            </w:tcBorders>
          </w:tcPr>
          <w:p w14:paraId="0819B4EF" w14:textId="77777777" w:rsidR="00524773" w:rsidRDefault="00524773" w:rsidP="00C670FC">
            <w:pPr>
              <w:keepNext/>
              <w:spacing w:after="60"/>
              <w:rPr>
                <w:ins w:id="1113" w:author="Wittman, Jacob (CDC/DDNID/NCCDPHP/DDT) (CTR)" w:date="2023-08-15T14:04:00Z"/>
              </w:rPr>
            </w:pPr>
            <w:ins w:id="1114" w:author="Wittman, Jacob (CDC/DDNID/NCCDPHP/DDT) (CTR)" w:date="2023-08-15T14:04:00Z">
              <w:r>
                <w:rPr>
                  <w:rFonts w:ascii="Calibri" w:hAnsi="Calibri"/>
                  <w:sz w:val="20"/>
                </w:rPr>
                <w:t>85.8 (2.1)</w:t>
              </w:r>
            </w:ins>
          </w:p>
        </w:tc>
        <w:tc>
          <w:tcPr>
            <w:tcW w:w="0" w:type="auto"/>
            <w:tcBorders>
              <w:top w:val="single" w:sz="0" w:space="0" w:color="D3D3D3"/>
              <w:left w:val="single" w:sz="0" w:space="0" w:color="D3D3D3"/>
              <w:bottom w:val="single" w:sz="0" w:space="0" w:color="D3D3D3"/>
              <w:right w:val="single" w:sz="0" w:space="0" w:color="D3D3D3"/>
            </w:tcBorders>
          </w:tcPr>
          <w:p w14:paraId="5D3EEE4B" w14:textId="77777777" w:rsidR="00524773" w:rsidRDefault="00524773" w:rsidP="00C670FC">
            <w:pPr>
              <w:keepNext/>
              <w:spacing w:after="60"/>
              <w:rPr>
                <w:ins w:id="1115" w:author="Wittman, Jacob (CDC/DDNID/NCCDPHP/DDT) (CTR)" w:date="2023-08-15T14:04:00Z"/>
              </w:rPr>
            </w:pPr>
            <w:ins w:id="1116" w:author="Wittman, Jacob (CDC/DDNID/NCCDPHP/DDT) (CTR)" w:date="2023-08-15T14:04:00Z">
              <w:r>
                <w:rPr>
                  <w:rFonts w:ascii="Calibri" w:hAnsi="Calibri"/>
                  <w:sz w:val="20"/>
                </w:rPr>
                <w:t>85.3 (2.9)</w:t>
              </w:r>
            </w:ins>
          </w:p>
        </w:tc>
        <w:tc>
          <w:tcPr>
            <w:tcW w:w="0" w:type="auto"/>
            <w:tcBorders>
              <w:top w:val="single" w:sz="0" w:space="0" w:color="D3D3D3"/>
              <w:left w:val="single" w:sz="0" w:space="0" w:color="D3D3D3"/>
              <w:bottom w:val="single" w:sz="0" w:space="0" w:color="D3D3D3"/>
              <w:right w:val="single" w:sz="0" w:space="0" w:color="D3D3D3"/>
            </w:tcBorders>
          </w:tcPr>
          <w:p w14:paraId="5248994C" w14:textId="77777777" w:rsidR="00524773" w:rsidRDefault="00524773" w:rsidP="00C670FC">
            <w:pPr>
              <w:keepNext/>
              <w:spacing w:after="60"/>
              <w:rPr>
                <w:ins w:id="1117" w:author="Wittman, Jacob (CDC/DDNID/NCCDPHP/DDT) (CTR)" w:date="2023-08-15T14:04:00Z"/>
              </w:rPr>
            </w:pPr>
            <w:ins w:id="1118" w:author="Wittman, Jacob (CDC/DDNID/NCCDPHP/DDT) (CTR)" w:date="2023-08-15T14:04:00Z">
              <w:r>
                <w:rPr>
                  <w:rFonts w:ascii="Calibri" w:hAnsi="Calibri"/>
                  <w:sz w:val="20"/>
                </w:rPr>
                <w:t>89.3 (2.1)</w:t>
              </w:r>
            </w:ins>
          </w:p>
        </w:tc>
        <w:tc>
          <w:tcPr>
            <w:tcW w:w="0" w:type="auto"/>
            <w:tcBorders>
              <w:top w:val="single" w:sz="0" w:space="0" w:color="D3D3D3"/>
              <w:left w:val="single" w:sz="0" w:space="0" w:color="D3D3D3"/>
              <w:bottom w:val="single" w:sz="0" w:space="0" w:color="D3D3D3"/>
              <w:right w:val="single" w:sz="0" w:space="0" w:color="D3D3D3"/>
            </w:tcBorders>
          </w:tcPr>
          <w:p w14:paraId="462DE195" w14:textId="77777777" w:rsidR="00524773" w:rsidRDefault="00524773" w:rsidP="00C670FC">
            <w:pPr>
              <w:keepNext/>
              <w:spacing w:after="60"/>
              <w:rPr>
                <w:ins w:id="1119" w:author="Wittman, Jacob (CDC/DDNID/NCCDPHP/DDT) (CTR)" w:date="2023-08-15T14:04:00Z"/>
              </w:rPr>
            </w:pPr>
            <w:ins w:id="1120" w:author="Wittman, Jacob (CDC/DDNID/NCCDPHP/DDT) (CTR)" w:date="2023-08-15T14:04:00Z">
              <w:r>
                <w:rPr>
                  <w:rFonts w:ascii="Calibri" w:hAnsi="Calibri"/>
                  <w:sz w:val="20"/>
                </w:rPr>
                <w:t>92.9 (1.5)</w:t>
              </w:r>
            </w:ins>
          </w:p>
        </w:tc>
        <w:tc>
          <w:tcPr>
            <w:tcW w:w="0" w:type="auto"/>
            <w:tcBorders>
              <w:top w:val="single" w:sz="0" w:space="0" w:color="D3D3D3"/>
              <w:left w:val="single" w:sz="0" w:space="0" w:color="D3D3D3"/>
              <w:bottom w:val="single" w:sz="0" w:space="0" w:color="D3D3D3"/>
              <w:right w:val="single" w:sz="0" w:space="0" w:color="D3D3D3"/>
            </w:tcBorders>
          </w:tcPr>
          <w:p w14:paraId="6933FD53" w14:textId="77777777" w:rsidR="00524773" w:rsidRDefault="00524773" w:rsidP="00C670FC">
            <w:pPr>
              <w:keepNext/>
              <w:spacing w:after="60"/>
              <w:rPr>
                <w:ins w:id="1121" w:author="Wittman, Jacob (CDC/DDNID/NCCDPHP/DDT) (CTR)" w:date="2023-08-15T14:04:00Z"/>
              </w:rPr>
            </w:pPr>
            <w:ins w:id="1122" w:author="Wittman, Jacob (CDC/DDNID/NCCDPHP/DDT) (CTR)" w:date="2023-08-15T14:04:00Z">
              <w:r>
                <w:rPr>
                  <w:rFonts w:ascii="Calibri" w:hAnsi="Calibri"/>
                  <w:sz w:val="20"/>
                </w:rPr>
                <w:t>92.5 (1.4)</w:t>
              </w:r>
            </w:ins>
          </w:p>
        </w:tc>
        <w:tc>
          <w:tcPr>
            <w:tcW w:w="0" w:type="auto"/>
            <w:tcBorders>
              <w:top w:val="single" w:sz="0" w:space="0" w:color="D3D3D3"/>
              <w:left w:val="single" w:sz="0" w:space="0" w:color="D3D3D3"/>
              <w:bottom w:val="single" w:sz="0" w:space="0" w:color="D3D3D3"/>
              <w:right w:val="single" w:sz="0" w:space="0" w:color="D3D3D3"/>
            </w:tcBorders>
          </w:tcPr>
          <w:p w14:paraId="0A8A3E16" w14:textId="77777777" w:rsidR="00524773" w:rsidRDefault="00524773" w:rsidP="00C670FC">
            <w:pPr>
              <w:keepNext/>
              <w:spacing w:after="60"/>
              <w:rPr>
                <w:ins w:id="1123" w:author="Wittman, Jacob (CDC/DDNID/NCCDPHP/DDT) (CTR)" w:date="2023-08-15T14:04:00Z"/>
              </w:rPr>
            </w:pPr>
            <w:ins w:id="1124" w:author="Wittman, Jacob (CDC/DDNID/NCCDPHP/DDT) (CTR)" w:date="2023-08-15T14:04:00Z">
              <w:r>
                <w:rPr>
                  <w:rFonts w:ascii="Calibri" w:hAnsi="Calibri"/>
                  <w:sz w:val="20"/>
                </w:rPr>
                <w:t>79.6 (2.5)</w:t>
              </w:r>
            </w:ins>
          </w:p>
        </w:tc>
        <w:tc>
          <w:tcPr>
            <w:tcW w:w="0" w:type="auto"/>
            <w:tcBorders>
              <w:top w:val="single" w:sz="0" w:space="0" w:color="D3D3D3"/>
              <w:left w:val="single" w:sz="0" w:space="0" w:color="D3D3D3"/>
              <w:bottom w:val="single" w:sz="0" w:space="0" w:color="D3D3D3"/>
              <w:right w:val="single" w:sz="0" w:space="0" w:color="D3D3D3"/>
            </w:tcBorders>
          </w:tcPr>
          <w:p w14:paraId="747C78CD" w14:textId="77777777" w:rsidR="00524773" w:rsidRDefault="00524773" w:rsidP="00C670FC">
            <w:pPr>
              <w:keepNext/>
              <w:spacing w:after="60"/>
              <w:rPr>
                <w:ins w:id="1125" w:author="Wittman, Jacob (CDC/DDNID/NCCDPHP/DDT) (CTR)" w:date="2023-08-15T14:04:00Z"/>
              </w:rPr>
            </w:pPr>
            <w:ins w:id="1126" w:author="Wittman, Jacob (CDC/DDNID/NCCDPHP/DDT) (CTR)" w:date="2023-08-15T14:04:00Z">
              <w:r>
                <w:rPr>
                  <w:rFonts w:ascii="Calibri" w:hAnsi="Calibri"/>
                  <w:sz w:val="20"/>
                </w:rPr>
                <w:t>78.7 (2.7)</w:t>
              </w:r>
            </w:ins>
          </w:p>
        </w:tc>
        <w:tc>
          <w:tcPr>
            <w:tcW w:w="0" w:type="auto"/>
            <w:tcBorders>
              <w:top w:val="single" w:sz="0" w:space="0" w:color="D3D3D3"/>
              <w:left w:val="single" w:sz="0" w:space="0" w:color="D3D3D3"/>
              <w:bottom w:val="single" w:sz="0" w:space="0" w:color="D3D3D3"/>
              <w:right w:val="single" w:sz="0" w:space="0" w:color="D3D3D3"/>
            </w:tcBorders>
          </w:tcPr>
          <w:p w14:paraId="6633541F" w14:textId="77777777" w:rsidR="00524773" w:rsidRDefault="00524773" w:rsidP="00C670FC">
            <w:pPr>
              <w:keepNext/>
              <w:spacing w:after="60"/>
              <w:rPr>
                <w:ins w:id="1127" w:author="Wittman, Jacob (CDC/DDNID/NCCDPHP/DDT) (CTR)" w:date="2023-08-15T14:04:00Z"/>
              </w:rPr>
            </w:pPr>
            <w:ins w:id="1128" w:author="Wittman, Jacob (CDC/DDNID/NCCDPHP/DDT) (CTR)" w:date="2023-08-15T14:04:00Z">
              <w:r>
                <w:rPr>
                  <w:rFonts w:ascii="Calibri" w:hAnsi="Calibri"/>
                  <w:sz w:val="20"/>
                </w:rPr>
                <w:t>75.0 (3.7)</w:t>
              </w:r>
            </w:ins>
          </w:p>
        </w:tc>
        <w:tc>
          <w:tcPr>
            <w:tcW w:w="0" w:type="auto"/>
            <w:tcBorders>
              <w:top w:val="single" w:sz="0" w:space="0" w:color="D3D3D3"/>
              <w:left w:val="single" w:sz="0" w:space="0" w:color="D3D3D3"/>
              <w:bottom w:val="single" w:sz="0" w:space="0" w:color="D3D3D3"/>
              <w:right w:val="single" w:sz="0" w:space="0" w:color="D3D3D3"/>
            </w:tcBorders>
          </w:tcPr>
          <w:p w14:paraId="5A2F08A5" w14:textId="77777777" w:rsidR="00524773" w:rsidRDefault="00524773" w:rsidP="00C670FC">
            <w:pPr>
              <w:keepNext/>
              <w:spacing w:after="60"/>
              <w:rPr>
                <w:ins w:id="1129" w:author="Wittman, Jacob (CDC/DDNID/NCCDPHP/DDT) (CTR)" w:date="2023-08-15T14:04:00Z"/>
              </w:rPr>
            </w:pPr>
            <w:ins w:id="1130" w:author="Wittman, Jacob (CDC/DDNID/NCCDPHP/DDT) (CTR)" w:date="2023-08-15T14:04:00Z">
              <w:r>
                <w:rPr>
                  <w:rFonts w:ascii="Calibri" w:hAnsi="Calibri"/>
                  <w:sz w:val="20"/>
                </w:rPr>
                <w:t>71.2 (3.8)</w:t>
              </w:r>
            </w:ins>
          </w:p>
        </w:tc>
        <w:tc>
          <w:tcPr>
            <w:tcW w:w="0" w:type="auto"/>
            <w:tcBorders>
              <w:top w:val="single" w:sz="0" w:space="0" w:color="D3D3D3"/>
              <w:left w:val="single" w:sz="0" w:space="0" w:color="D3D3D3"/>
              <w:bottom w:val="single" w:sz="0" w:space="0" w:color="D3D3D3"/>
              <w:right w:val="single" w:sz="0" w:space="0" w:color="D3D3D3"/>
            </w:tcBorders>
          </w:tcPr>
          <w:p w14:paraId="596B848C" w14:textId="77777777" w:rsidR="00524773" w:rsidRDefault="00524773" w:rsidP="00C670FC">
            <w:pPr>
              <w:keepNext/>
              <w:spacing w:after="60"/>
              <w:rPr>
                <w:ins w:id="1131" w:author="Wittman, Jacob (CDC/DDNID/NCCDPHP/DDT) (CTR)" w:date="2023-08-15T14:04:00Z"/>
              </w:rPr>
            </w:pPr>
            <w:ins w:id="1132" w:author="Wittman, Jacob (CDC/DDNID/NCCDPHP/DDT) (CTR)" w:date="2023-08-15T14:04:00Z">
              <w:r>
                <w:rPr>
                  <w:rFonts w:ascii="Calibri" w:hAnsi="Calibri"/>
                  <w:sz w:val="20"/>
                </w:rPr>
                <w:t>-7.2 (-18.3, 3.9)</w:t>
              </w:r>
            </w:ins>
          </w:p>
        </w:tc>
        <w:tc>
          <w:tcPr>
            <w:tcW w:w="0" w:type="auto"/>
            <w:tcBorders>
              <w:top w:val="single" w:sz="0" w:space="0" w:color="D3D3D3"/>
              <w:left w:val="single" w:sz="0" w:space="0" w:color="D3D3D3"/>
              <w:bottom w:val="single" w:sz="0" w:space="0" w:color="D3D3D3"/>
              <w:right w:val="single" w:sz="0" w:space="0" w:color="D3D3D3"/>
            </w:tcBorders>
          </w:tcPr>
          <w:p w14:paraId="0CC8CA33" w14:textId="77777777" w:rsidR="00524773" w:rsidRDefault="00524773" w:rsidP="00C670FC">
            <w:pPr>
              <w:keepNext/>
              <w:spacing w:after="60"/>
              <w:rPr>
                <w:ins w:id="1133" w:author="Wittman, Jacob (CDC/DDNID/NCCDPHP/DDT) (CTR)" w:date="2023-08-15T14:04:00Z"/>
              </w:rPr>
            </w:pPr>
            <w:ins w:id="1134"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0E01CA1E" w14:textId="77777777" w:rsidR="00524773" w:rsidRDefault="00524773" w:rsidP="00C670FC">
            <w:pPr>
              <w:keepNext/>
              <w:spacing w:after="60"/>
              <w:rPr>
                <w:ins w:id="1135" w:author="Wittman, Jacob (CDC/DDNID/NCCDPHP/DDT) (CTR)" w:date="2023-08-15T14:04:00Z"/>
              </w:rPr>
            </w:pPr>
            <w:ins w:id="1136" w:author="Wittman, Jacob (CDC/DDNID/NCCDPHP/DDT) (CTR)" w:date="2023-08-15T14:04:00Z">
              <w:r>
                <w:rPr>
                  <w:rFonts w:ascii="Calibri" w:hAnsi="Calibri"/>
                  <w:sz w:val="20"/>
                </w:rPr>
                <w:t>1.0 (-0.1, 2.2), -6.9 (-11.7, -1.8)</w:t>
              </w:r>
            </w:ins>
          </w:p>
        </w:tc>
        <w:tc>
          <w:tcPr>
            <w:tcW w:w="0" w:type="auto"/>
            <w:tcBorders>
              <w:top w:val="single" w:sz="0" w:space="0" w:color="D3D3D3"/>
              <w:left w:val="single" w:sz="0" w:space="0" w:color="D3D3D3"/>
              <w:bottom w:val="single" w:sz="0" w:space="0" w:color="D3D3D3"/>
              <w:right w:val="single" w:sz="0" w:space="0" w:color="D3D3D3"/>
            </w:tcBorders>
          </w:tcPr>
          <w:p w14:paraId="75B38E3A" w14:textId="77777777" w:rsidR="00524773" w:rsidRDefault="00524773" w:rsidP="00C670FC">
            <w:pPr>
              <w:keepNext/>
              <w:spacing w:after="60"/>
              <w:rPr>
                <w:ins w:id="1137" w:author="Wittman, Jacob (CDC/DDNID/NCCDPHP/DDT) (CTR)" w:date="2023-08-15T14:04:00Z"/>
              </w:rPr>
            </w:pPr>
            <w:ins w:id="1138" w:author="Wittman, Jacob (CDC/DDNID/NCCDPHP/DDT) (CTR)" w:date="2023-08-15T14:04:00Z">
              <w:r>
                <w:rPr>
                  <w:rFonts w:ascii="Calibri" w:hAnsi="Calibri"/>
                  <w:sz w:val="20"/>
                </w:rPr>
                <w:t>-1.2 (-2.6, 0.2)</w:t>
              </w:r>
            </w:ins>
          </w:p>
        </w:tc>
      </w:tr>
      <w:tr w:rsidR="00524773" w14:paraId="7604F5C7" w14:textId="77777777" w:rsidTr="00C670FC">
        <w:trPr>
          <w:cantSplit/>
          <w:jc w:val="center"/>
          <w:ins w:id="11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710138" w14:textId="77777777" w:rsidR="00524773" w:rsidRDefault="00524773" w:rsidP="00C670FC">
            <w:pPr>
              <w:keepNext/>
              <w:spacing w:after="60"/>
              <w:rPr>
                <w:ins w:id="1140" w:author="Wittman, Jacob (CDC/DDNID/NCCDPHP/DDT) (CTR)" w:date="2023-08-15T14:04:00Z"/>
              </w:rPr>
            </w:pPr>
            <w:ins w:id="1141"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2B4870DA" w14:textId="77777777" w:rsidR="00524773" w:rsidRDefault="00524773" w:rsidP="00C670FC">
            <w:pPr>
              <w:keepNext/>
              <w:spacing w:after="60"/>
              <w:rPr>
                <w:ins w:id="1142" w:author="Wittman, Jacob (CDC/DDNID/NCCDPHP/DDT) (CTR)" w:date="2023-08-15T14:04:00Z"/>
              </w:rPr>
            </w:pPr>
            <w:ins w:id="1143" w:author="Wittman, Jacob (CDC/DDNID/NCCDPHP/DDT) (CTR)" w:date="2023-08-15T14:04:00Z">
              <w:r>
                <w:rPr>
                  <w:rFonts w:ascii="Calibri" w:hAnsi="Calibri"/>
                  <w:sz w:val="20"/>
                </w:rPr>
                <w:t>83.7 (1.1)</w:t>
              </w:r>
            </w:ins>
          </w:p>
        </w:tc>
        <w:tc>
          <w:tcPr>
            <w:tcW w:w="0" w:type="auto"/>
            <w:tcBorders>
              <w:top w:val="single" w:sz="0" w:space="0" w:color="D3D3D3"/>
              <w:left w:val="single" w:sz="0" w:space="0" w:color="D3D3D3"/>
              <w:bottom w:val="single" w:sz="0" w:space="0" w:color="D3D3D3"/>
              <w:right w:val="single" w:sz="0" w:space="0" w:color="D3D3D3"/>
            </w:tcBorders>
          </w:tcPr>
          <w:p w14:paraId="151E14D1" w14:textId="77777777" w:rsidR="00524773" w:rsidRDefault="00524773" w:rsidP="00C670FC">
            <w:pPr>
              <w:keepNext/>
              <w:spacing w:after="60"/>
              <w:rPr>
                <w:ins w:id="1144" w:author="Wittman, Jacob (CDC/DDNID/NCCDPHP/DDT) (CTR)" w:date="2023-08-15T14:04:00Z"/>
              </w:rPr>
            </w:pPr>
            <w:ins w:id="1145" w:author="Wittman, Jacob (CDC/DDNID/NCCDPHP/DDT) (CTR)" w:date="2023-08-15T14:04:00Z">
              <w:r>
                <w:rPr>
                  <w:rFonts w:ascii="Calibri" w:hAnsi="Calibri"/>
                  <w:sz w:val="20"/>
                </w:rPr>
                <w:t>84.4 (2.4)</w:t>
              </w:r>
            </w:ins>
          </w:p>
        </w:tc>
        <w:tc>
          <w:tcPr>
            <w:tcW w:w="0" w:type="auto"/>
            <w:tcBorders>
              <w:top w:val="single" w:sz="0" w:space="0" w:color="D3D3D3"/>
              <w:left w:val="single" w:sz="0" w:space="0" w:color="D3D3D3"/>
              <w:bottom w:val="single" w:sz="0" w:space="0" w:color="D3D3D3"/>
              <w:right w:val="single" w:sz="0" w:space="0" w:color="D3D3D3"/>
            </w:tcBorders>
          </w:tcPr>
          <w:p w14:paraId="3E11638D" w14:textId="77777777" w:rsidR="00524773" w:rsidRDefault="00524773" w:rsidP="00C670FC">
            <w:pPr>
              <w:keepNext/>
              <w:spacing w:after="60"/>
              <w:rPr>
                <w:ins w:id="1146" w:author="Wittman, Jacob (CDC/DDNID/NCCDPHP/DDT) (CTR)" w:date="2023-08-15T14:04:00Z"/>
              </w:rPr>
            </w:pPr>
            <w:ins w:id="1147" w:author="Wittman, Jacob (CDC/DDNID/NCCDPHP/DDT) (CTR)" w:date="2023-08-15T14:04:00Z">
              <w:r>
                <w:rPr>
                  <w:rFonts w:ascii="Calibri" w:hAnsi="Calibri"/>
                  <w:sz w:val="20"/>
                </w:rPr>
                <w:t>83.8 (2.5)</w:t>
              </w:r>
            </w:ins>
          </w:p>
        </w:tc>
        <w:tc>
          <w:tcPr>
            <w:tcW w:w="0" w:type="auto"/>
            <w:tcBorders>
              <w:top w:val="single" w:sz="0" w:space="0" w:color="D3D3D3"/>
              <w:left w:val="single" w:sz="0" w:space="0" w:color="D3D3D3"/>
              <w:bottom w:val="single" w:sz="0" w:space="0" w:color="D3D3D3"/>
              <w:right w:val="single" w:sz="0" w:space="0" w:color="D3D3D3"/>
            </w:tcBorders>
          </w:tcPr>
          <w:p w14:paraId="3C24F8F5" w14:textId="77777777" w:rsidR="00524773" w:rsidRDefault="00524773" w:rsidP="00C670FC">
            <w:pPr>
              <w:keepNext/>
              <w:spacing w:after="60"/>
              <w:rPr>
                <w:ins w:id="1148" w:author="Wittman, Jacob (CDC/DDNID/NCCDPHP/DDT) (CTR)" w:date="2023-08-15T14:04:00Z"/>
              </w:rPr>
            </w:pPr>
            <w:ins w:id="1149" w:author="Wittman, Jacob (CDC/DDNID/NCCDPHP/DDT) (CTR)" w:date="2023-08-15T14:04:00Z">
              <w:r>
                <w:rPr>
                  <w:rFonts w:ascii="Calibri" w:hAnsi="Calibri"/>
                  <w:sz w:val="20"/>
                </w:rPr>
                <w:t>87.4 (2.0)</w:t>
              </w:r>
            </w:ins>
          </w:p>
        </w:tc>
        <w:tc>
          <w:tcPr>
            <w:tcW w:w="0" w:type="auto"/>
            <w:tcBorders>
              <w:top w:val="single" w:sz="0" w:space="0" w:color="D3D3D3"/>
              <w:left w:val="single" w:sz="0" w:space="0" w:color="D3D3D3"/>
              <w:bottom w:val="single" w:sz="0" w:space="0" w:color="D3D3D3"/>
              <w:right w:val="single" w:sz="0" w:space="0" w:color="D3D3D3"/>
            </w:tcBorders>
          </w:tcPr>
          <w:p w14:paraId="716F9595" w14:textId="77777777" w:rsidR="00524773" w:rsidRDefault="00524773" w:rsidP="00C670FC">
            <w:pPr>
              <w:keepNext/>
              <w:spacing w:after="60"/>
              <w:rPr>
                <w:ins w:id="1150" w:author="Wittman, Jacob (CDC/DDNID/NCCDPHP/DDT) (CTR)" w:date="2023-08-15T14:04:00Z"/>
              </w:rPr>
            </w:pPr>
            <w:ins w:id="1151" w:author="Wittman, Jacob (CDC/DDNID/NCCDPHP/DDT) (CTR)" w:date="2023-08-15T14:04:00Z">
              <w:r>
                <w:rPr>
                  <w:rFonts w:ascii="Calibri" w:hAnsi="Calibri"/>
                  <w:sz w:val="20"/>
                </w:rPr>
                <w:t>87.2 (2.1)</w:t>
              </w:r>
            </w:ins>
          </w:p>
        </w:tc>
        <w:tc>
          <w:tcPr>
            <w:tcW w:w="0" w:type="auto"/>
            <w:tcBorders>
              <w:top w:val="single" w:sz="0" w:space="0" w:color="D3D3D3"/>
              <w:left w:val="single" w:sz="0" w:space="0" w:color="D3D3D3"/>
              <w:bottom w:val="single" w:sz="0" w:space="0" w:color="D3D3D3"/>
              <w:right w:val="single" w:sz="0" w:space="0" w:color="D3D3D3"/>
            </w:tcBorders>
          </w:tcPr>
          <w:p w14:paraId="60CA7960" w14:textId="77777777" w:rsidR="00524773" w:rsidRDefault="00524773" w:rsidP="00C670FC">
            <w:pPr>
              <w:keepNext/>
              <w:spacing w:after="60"/>
              <w:rPr>
                <w:ins w:id="1152" w:author="Wittman, Jacob (CDC/DDNID/NCCDPHP/DDT) (CTR)" w:date="2023-08-15T14:04:00Z"/>
              </w:rPr>
            </w:pPr>
            <w:ins w:id="1153" w:author="Wittman, Jacob (CDC/DDNID/NCCDPHP/DDT) (CTR)" w:date="2023-08-15T14:04:00Z">
              <w:r>
                <w:rPr>
                  <w:rFonts w:ascii="Calibri" w:hAnsi="Calibri"/>
                  <w:sz w:val="20"/>
                </w:rPr>
                <w:t>84.0 (2.3)</w:t>
              </w:r>
            </w:ins>
          </w:p>
        </w:tc>
        <w:tc>
          <w:tcPr>
            <w:tcW w:w="0" w:type="auto"/>
            <w:tcBorders>
              <w:top w:val="single" w:sz="0" w:space="0" w:color="D3D3D3"/>
              <w:left w:val="single" w:sz="0" w:space="0" w:color="D3D3D3"/>
              <w:bottom w:val="single" w:sz="0" w:space="0" w:color="D3D3D3"/>
              <w:right w:val="single" w:sz="0" w:space="0" w:color="D3D3D3"/>
            </w:tcBorders>
          </w:tcPr>
          <w:p w14:paraId="529F48A4" w14:textId="77777777" w:rsidR="00524773" w:rsidRDefault="00524773" w:rsidP="00C670FC">
            <w:pPr>
              <w:keepNext/>
              <w:spacing w:after="60"/>
              <w:rPr>
                <w:ins w:id="1154" w:author="Wittman, Jacob (CDC/DDNID/NCCDPHP/DDT) (CTR)" w:date="2023-08-15T14:04:00Z"/>
              </w:rPr>
            </w:pPr>
            <w:ins w:id="1155" w:author="Wittman, Jacob (CDC/DDNID/NCCDPHP/DDT) (CTR)" w:date="2023-08-15T14:04:00Z">
              <w:r>
                <w:rPr>
                  <w:rFonts w:ascii="Calibri" w:hAnsi="Calibri"/>
                  <w:sz w:val="20"/>
                </w:rPr>
                <w:t>86.6 (2.3)</w:t>
              </w:r>
            </w:ins>
          </w:p>
        </w:tc>
        <w:tc>
          <w:tcPr>
            <w:tcW w:w="0" w:type="auto"/>
            <w:tcBorders>
              <w:top w:val="single" w:sz="0" w:space="0" w:color="D3D3D3"/>
              <w:left w:val="single" w:sz="0" w:space="0" w:color="D3D3D3"/>
              <w:bottom w:val="single" w:sz="0" w:space="0" w:color="D3D3D3"/>
              <w:right w:val="single" w:sz="0" w:space="0" w:color="D3D3D3"/>
            </w:tcBorders>
          </w:tcPr>
          <w:p w14:paraId="43B2A394" w14:textId="77777777" w:rsidR="00524773" w:rsidRDefault="00524773" w:rsidP="00C670FC">
            <w:pPr>
              <w:keepNext/>
              <w:spacing w:after="60"/>
              <w:rPr>
                <w:ins w:id="1156" w:author="Wittman, Jacob (CDC/DDNID/NCCDPHP/DDT) (CTR)" w:date="2023-08-15T14:04:00Z"/>
              </w:rPr>
            </w:pPr>
            <w:ins w:id="1157" w:author="Wittman, Jacob (CDC/DDNID/NCCDPHP/DDT) (CTR)" w:date="2023-08-15T14:04:00Z">
              <w:r>
                <w:rPr>
                  <w:rFonts w:ascii="Calibri" w:hAnsi="Calibri"/>
                  <w:sz w:val="20"/>
                </w:rPr>
                <w:t>83.0 (2.9)</w:t>
              </w:r>
            </w:ins>
          </w:p>
        </w:tc>
        <w:tc>
          <w:tcPr>
            <w:tcW w:w="0" w:type="auto"/>
            <w:tcBorders>
              <w:top w:val="single" w:sz="0" w:space="0" w:color="D3D3D3"/>
              <w:left w:val="single" w:sz="0" w:space="0" w:color="D3D3D3"/>
              <w:bottom w:val="single" w:sz="0" w:space="0" w:color="D3D3D3"/>
              <w:right w:val="single" w:sz="0" w:space="0" w:color="D3D3D3"/>
            </w:tcBorders>
          </w:tcPr>
          <w:p w14:paraId="373A431A" w14:textId="77777777" w:rsidR="00524773" w:rsidRDefault="00524773" w:rsidP="00C670FC">
            <w:pPr>
              <w:keepNext/>
              <w:spacing w:after="60"/>
              <w:rPr>
                <w:ins w:id="1158" w:author="Wittman, Jacob (CDC/DDNID/NCCDPHP/DDT) (CTR)" w:date="2023-08-15T14:04:00Z"/>
              </w:rPr>
            </w:pPr>
            <w:ins w:id="1159" w:author="Wittman, Jacob (CDC/DDNID/NCCDPHP/DDT) (CTR)" w:date="2023-08-15T14:04:00Z">
              <w:r>
                <w:rPr>
                  <w:rFonts w:ascii="Calibri" w:hAnsi="Calibri"/>
                  <w:sz w:val="20"/>
                </w:rPr>
                <w:t>87.3 (2.6)</w:t>
              </w:r>
            </w:ins>
          </w:p>
        </w:tc>
        <w:tc>
          <w:tcPr>
            <w:tcW w:w="0" w:type="auto"/>
            <w:tcBorders>
              <w:top w:val="single" w:sz="0" w:space="0" w:color="D3D3D3"/>
              <w:left w:val="single" w:sz="0" w:space="0" w:color="D3D3D3"/>
              <w:bottom w:val="single" w:sz="0" w:space="0" w:color="D3D3D3"/>
              <w:right w:val="single" w:sz="0" w:space="0" w:color="D3D3D3"/>
            </w:tcBorders>
          </w:tcPr>
          <w:p w14:paraId="512D0A38" w14:textId="77777777" w:rsidR="00524773" w:rsidRDefault="00524773" w:rsidP="00C670FC">
            <w:pPr>
              <w:keepNext/>
              <w:spacing w:after="60"/>
              <w:rPr>
                <w:ins w:id="1160" w:author="Wittman, Jacob (CDC/DDNID/NCCDPHP/DDT) (CTR)" w:date="2023-08-15T14:04:00Z"/>
              </w:rPr>
            </w:pPr>
            <w:ins w:id="1161" w:author="Wittman, Jacob (CDC/DDNID/NCCDPHP/DDT) (CTR)" w:date="2023-08-15T14:04:00Z">
              <w:r>
                <w:rPr>
                  <w:rFonts w:ascii="Calibri" w:hAnsi="Calibri"/>
                  <w:sz w:val="20"/>
                </w:rPr>
                <w:t>86.5 (2.7)</w:t>
              </w:r>
            </w:ins>
          </w:p>
        </w:tc>
        <w:tc>
          <w:tcPr>
            <w:tcW w:w="0" w:type="auto"/>
            <w:tcBorders>
              <w:top w:val="single" w:sz="0" w:space="0" w:color="D3D3D3"/>
              <w:left w:val="single" w:sz="0" w:space="0" w:color="D3D3D3"/>
              <w:bottom w:val="single" w:sz="0" w:space="0" w:color="D3D3D3"/>
              <w:right w:val="single" w:sz="0" w:space="0" w:color="D3D3D3"/>
            </w:tcBorders>
          </w:tcPr>
          <w:p w14:paraId="47EDF503" w14:textId="77777777" w:rsidR="00524773" w:rsidRDefault="00524773" w:rsidP="00C670FC">
            <w:pPr>
              <w:keepNext/>
              <w:spacing w:after="60"/>
              <w:rPr>
                <w:ins w:id="1162" w:author="Wittman, Jacob (CDC/DDNID/NCCDPHP/DDT) (CTR)" w:date="2023-08-15T14:04:00Z"/>
              </w:rPr>
            </w:pPr>
            <w:ins w:id="1163" w:author="Wittman, Jacob (CDC/DDNID/NCCDPHP/DDT) (CTR)" w:date="2023-08-15T14:04:00Z">
              <w:r>
                <w:rPr>
                  <w:rFonts w:ascii="Calibri" w:hAnsi="Calibri"/>
                  <w:sz w:val="20"/>
                </w:rPr>
                <w:t>74.5 (2.5)</w:t>
              </w:r>
            </w:ins>
          </w:p>
        </w:tc>
        <w:tc>
          <w:tcPr>
            <w:tcW w:w="0" w:type="auto"/>
            <w:tcBorders>
              <w:top w:val="single" w:sz="0" w:space="0" w:color="D3D3D3"/>
              <w:left w:val="single" w:sz="0" w:space="0" w:color="D3D3D3"/>
              <w:bottom w:val="single" w:sz="0" w:space="0" w:color="D3D3D3"/>
              <w:right w:val="single" w:sz="0" w:space="0" w:color="D3D3D3"/>
            </w:tcBorders>
          </w:tcPr>
          <w:p w14:paraId="0EDD58CC" w14:textId="77777777" w:rsidR="00524773" w:rsidRDefault="00524773" w:rsidP="00C670FC">
            <w:pPr>
              <w:keepNext/>
              <w:spacing w:after="60"/>
              <w:rPr>
                <w:ins w:id="1164" w:author="Wittman, Jacob (CDC/DDNID/NCCDPHP/DDT) (CTR)" w:date="2023-08-15T14:04:00Z"/>
              </w:rPr>
            </w:pPr>
            <w:ins w:id="1165" w:author="Wittman, Jacob (CDC/DDNID/NCCDPHP/DDT) (CTR)" w:date="2023-08-15T14:04:00Z">
              <w:r>
                <w:rPr>
                  <w:rFonts w:ascii="Calibri" w:hAnsi="Calibri"/>
                  <w:sz w:val="20"/>
                </w:rPr>
                <w:t>80.7 (2.4)</w:t>
              </w:r>
            </w:ins>
          </w:p>
        </w:tc>
        <w:tc>
          <w:tcPr>
            <w:tcW w:w="0" w:type="auto"/>
            <w:tcBorders>
              <w:top w:val="single" w:sz="0" w:space="0" w:color="D3D3D3"/>
              <w:left w:val="single" w:sz="0" w:space="0" w:color="D3D3D3"/>
              <w:bottom w:val="single" w:sz="0" w:space="0" w:color="D3D3D3"/>
              <w:right w:val="single" w:sz="0" w:space="0" w:color="D3D3D3"/>
            </w:tcBorders>
          </w:tcPr>
          <w:p w14:paraId="5CA44261" w14:textId="77777777" w:rsidR="00524773" w:rsidRDefault="00524773" w:rsidP="00C670FC">
            <w:pPr>
              <w:keepNext/>
              <w:spacing w:after="60"/>
              <w:rPr>
                <w:ins w:id="1166" w:author="Wittman, Jacob (CDC/DDNID/NCCDPHP/DDT) (CTR)" w:date="2023-08-15T14:04:00Z"/>
              </w:rPr>
            </w:pPr>
            <w:ins w:id="1167" w:author="Wittman, Jacob (CDC/DDNID/NCCDPHP/DDT) (CTR)" w:date="2023-08-15T14:04:00Z">
              <w:r>
                <w:rPr>
                  <w:rFonts w:ascii="Calibri" w:hAnsi="Calibri"/>
                  <w:sz w:val="20"/>
                </w:rPr>
                <w:t>78.8 (3.1)</w:t>
              </w:r>
            </w:ins>
          </w:p>
        </w:tc>
        <w:tc>
          <w:tcPr>
            <w:tcW w:w="0" w:type="auto"/>
            <w:tcBorders>
              <w:top w:val="single" w:sz="0" w:space="0" w:color="D3D3D3"/>
              <w:left w:val="single" w:sz="0" w:space="0" w:color="D3D3D3"/>
              <w:bottom w:val="single" w:sz="0" w:space="0" w:color="D3D3D3"/>
              <w:right w:val="single" w:sz="0" w:space="0" w:color="D3D3D3"/>
            </w:tcBorders>
          </w:tcPr>
          <w:p w14:paraId="24936CE4" w14:textId="77777777" w:rsidR="00524773" w:rsidRDefault="00524773" w:rsidP="00C670FC">
            <w:pPr>
              <w:keepNext/>
              <w:spacing w:after="60"/>
              <w:rPr>
                <w:ins w:id="1168" w:author="Wittman, Jacob (CDC/DDNID/NCCDPHP/DDT) (CTR)" w:date="2023-08-15T14:04:00Z"/>
              </w:rPr>
            </w:pPr>
            <w:ins w:id="1169" w:author="Wittman, Jacob (CDC/DDNID/NCCDPHP/DDT) (CTR)" w:date="2023-08-15T14:04:00Z">
              <w:r>
                <w:rPr>
                  <w:rFonts w:ascii="Calibri" w:hAnsi="Calibri"/>
                  <w:sz w:val="20"/>
                </w:rPr>
                <w:t>71.0 (4.3)</w:t>
              </w:r>
            </w:ins>
          </w:p>
        </w:tc>
        <w:tc>
          <w:tcPr>
            <w:tcW w:w="0" w:type="auto"/>
            <w:tcBorders>
              <w:top w:val="single" w:sz="0" w:space="0" w:color="D3D3D3"/>
              <w:left w:val="single" w:sz="0" w:space="0" w:color="D3D3D3"/>
              <w:bottom w:val="single" w:sz="0" w:space="0" w:color="D3D3D3"/>
              <w:right w:val="single" w:sz="0" w:space="0" w:color="D3D3D3"/>
            </w:tcBorders>
          </w:tcPr>
          <w:p w14:paraId="46C51EA6" w14:textId="77777777" w:rsidR="00524773" w:rsidRDefault="00524773" w:rsidP="00C670FC">
            <w:pPr>
              <w:keepNext/>
              <w:spacing w:after="60"/>
              <w:rPr>
                <w:ins w:id="1170" w:author="Wittman, Jacob (CDC/DDNID/NCCDPHP/DDT) (CTR)" w:date="2023-08-15T14:04:00Z"/>
              </w:rPr>
            </w:pPr>
            <w:ins w:id="1171" w:author="Wittman, Jacob (CDC/DDNID/NCCDPHP/DDT) (CTR)" w:date="2023-08-15T14:04:00Z">
              <w:r>
                <w:rPr>
                  <w:rFonts w:ascii="Calibri" w:hAnsi="Calibri"/>
                  <w:sz w:val="20"/>
                </w:rPr>
                <w:t>-6.6 (-15.6, 2.3)</w:t>
              </w:r>
            </w:ins>
          </w:p>
        </w:tc>
        <w:tc>
          <w:tcPr>
            <w:tcW w:w="0" w:type="auto"/>
            <w:tcBorders>
              <w:top w:val="single" w:sz="0" w:space="0" w:color="D3D3D3"/>
              <w:left w:val="single" w:sz="0" w:space="0" w:color="D3D3D3"/>
              <w:bottom w:val="single" w:sz="0" w:space="0" w:color="D3D3D3"/>
              <w:right w:val="single" w:sz="0" w:space="0" w:color="D3D3D3"/>
            </w:tcBorders>
          </w:tcPr>
          <w:p w14:paraId="1335AC83" w14:textId="77777777" w:rsidR="00524773" w:rsidRDefault="00524773" w:rsidP="00C670FC">
            <w:pPr>
              <w:keepNext/>
              <w:spacing w:after="60"/>
              <w:rPr>
                <w:ins w:id="11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27C7C7" w14:textId="77777777" w:rsidR="00524773" w:rsidRDefault="00524773" w:rsidP="00C670FC">
            <w:pPr>
              <w:keepNext/>
              <w:spacing w:after="60"/>
              <w:rPr>
                <w:ins w:id="1173" w:author="Wittman, Jacob (CDC/DDNID/NCCDPHP/DDT) (CTR)" w:date="2023-08-15T14:04:00Z"/>
              </w:rPr>
            </w:pPr>
            <w:ins w:id="1174" w:author="Wittman, Jacob (CDC/DDNID/NCCDPHP/DDT) (CTR)" w:date="2023-08-15T14:04:00Z">
              <w:r>
                <w:rPr>
                  <w:rFonts w:ascii="Calibri" w:hAnsi="Calibri"/>
                  <w:sz w:val="20"/>
                </w:rPr>
                <w:t>-0.8 (-1.5, 0.0)</w:t>
              </w:r>
            </w:ins>
          </w:p>
        </w:tc>
        <w:tc>
          <w:tcPr>
            <w:tcW w:w="0" w:type="auto"/>
            <w:tcBorders>
              <w:top w:val="single" w:sz="0" w:space="0" w:color="D3D3D3"/>
              <w:left w:val="single" w:sz="0" w:space="0" w:color="D3D3D3"/>
              <w:bottom w:val="single" w:sz="0" w:space="0" w:color="D3D3D3"/>
              <w:right w:val="single" w:sz="0" w:space="0" w:color="D3D3D3"/>
            </w:tcBorders>
          </w:tcPr>
          <w:p w14:paraId="4A27DAE2" w14:textId="77777777" w:rsidR="00524773" w:rsidRDefault="00524773" w:rsidP="00C670FC">
            <w:pPr>
              <w:keepNext/>
              <w:spacing w:after="60"/>
              <w:rPr>
                <w:ins w:id="1175" w:author="Wittman, Jacob (CDC/DDNID/NCCDPHP/DDT) (CTR)" w:date="2023-08-15T14:04:00Z"/>
              </w:rPr>
            </w:pPr>
            <w:ins w:id="1176" w:author="Wittman, Jacob (CDC/DDNID/NCCDPHP/DDT) (CTR)" w:date="2023-08-15T14:04:00Z">
              <w:r>
                <w:rPr>
                  <w:rFonts w:ascii="Calibri" w:hAnsi="Calibri"/>
                  <w:sz w:val="20"/>
                </w:rPr>
                <w:t>-0.8 (-1.5, 0.0)</w:t>
              </w:r>
            </w:ins>
          </w:p>
        </w:tc>
      </w:tr>
      <w:tr w:rsidR="00524773" w14:paraId="73ABFFDB" w14:textId="77777777" w:rsidTr="00C670FC">
        <w:trPr>
          <w:cantSplit/>
          <w:jc w:val="center"/>
          <w:ins w:id="117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55BFCA" w14:textId="77777777" w:rsidR="00524773" w:rsidRDefault="00524773" w:rsidP="00C670FC">
            <w:pPr>
              <w:keepNext/>
              <w:spacing w:after="60"/>
              <w:rPr>
                <w:ins w:id="1178" w:author="Wittman, Jacob (CDC/DDNID/NCCDPHP/DDT) (CTR)" w:date="2023-08-15T14:04:00Z"/>
              </w:rPr>
            </w:pPr>
            <w:ins w:id="1179"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6FAB82D2" w14:textId="77777777" w:rsidR="00524773" w:rsidRDefault="00524773" w:rsidP="00C670FC">
            <w:pPr>
              <w:keepNext/>
              <w:spacing w:after="60"/>
              <w:rPr>
                <w:ins w:id="1180" w:author="Wittman, Jacob (CDC/DDNID/NCCDPHP/DDT) (CTR)" w:date="2023-08-15T14:04:00Z"/>
              </w:rPr>
            </w:pPr>
            <w:ins w:id="1181" w:author="Wittman, Jacob (CDC/DDNID/NCCDPHP/DDT) (CTR)" w:date="2023-08-15T14:04:00Z">
              <w:r>
                <w:rPr>
                  <w:rFonts w:ascii="Calibri" w:hAnsi="Calibri"/>
                  <w:sz w:val="20"/>
                </w:rPr>
                <w:t>86.5 (1.1)</w:t>
              </w:r>
            </w:ins>
          </w:p>
        </w:tc>
        <w:tc>
          <w:tcPr>
            <w:tcW w:w="0" w:type="auto"/>
            <w:tcBorders>
              <w:top w:val="single" w:sz="0" w:space="0" w:color="D3D3D3"/>
              <w:left w:val="single" w:sz="0" w:space="0" w:color="D3D3D3"/>
              <w:bottom w:val="single" w:sz="0" w:space="0" w:color="D3D3D3"/>
              <w:right w:val="single" w:sz="0" w:space="0" w:color="D3D3D3"/>
            </w:tcBorders>
          </w:tcPr>
          <w:p w14:paraId="21C69559" w14:textId="77777777" w:rsidR="00524773" w:rsidRDefault="00524773" w:rsidP="00C670FC">
            <w:pPr>
              <w:keepNext/>
              <w:spacing w:after="60"/>
              <w:rPr>
                <w:ins w:id="1182" w:author="Wittman, Jacob (CDC/DDNID/NCCDPHP/DDT) (CTR)" w:date="2023-08-15T14:04:00Z"/>
              </w:rPr>
            </w:pPr>
            <w:ins w:id="1183" w:author="Wittman, Jacob (CDC/DDNID/NCCDPHP/DDT) (CTR)" w:date="2023-08-15T14:04:00Z">
              <w:r>
                <w:rPr>
                  <w:rFonts w:ascii="Calibri" w:hAnsi="Calibri"/>
                  <w:sz w:val="20"/>
                </w:rPr>
                <w:t>84.0 (2.5)</w:t>
              </w:r>
            </w:ins>
          </w:p>
        </w:tc>
        <w:tc>
          <w:tcPr>
            <w:tcW w:w="0" w:type="auto"/>
            <w:tcBorders>
              <w:top w:val="single" w:sz="0" w:space="0" w:color="D3D3D3"/>
              <w:left w:val="single" w:sz="0" w:space="0" w:color="D3D3D3"/>
              <w:bottom w:val="single" w:sz="0" w:space="0" w:color="D3D3D3"/>
              <w:right w:val="single" w:sz="0" w:space="0" w:color="D3D3D3"/>
            </w:tcBorders>
          </w:tcPr>
          <w:p w14:paraId="5A5C2FE7" w14:textId="77777777" w:rsidR="00524773" w:rsidRDefault="00524773" w:rsidP="00C670FC">
            <w:pPr>
              <w:keepNext/>
              <w:spacing w:after="60"/>
              <w:rPr>
                <w:ins w:id="1184" w:author="Wittman, Jacob (CDC/DDNID/NCCDPHP/DDT) (CTR)" w:date="2023-08-15T14:04:00Z"/>
              </w:rPr>
            </w:pPr>
            <w:ins w:id="1185" w:author="Wittman, Jacob (CDC/DDNID/NCCDPHP/DDT) (CTR)" w:date="2023-08-15T14:04:00Z">
              <w:r>
                <w:rPr>
                  <w:rFonts w:ascii="Calibri" w:hAnsi="Calibri"/>
                  <w:sz w:val="20"/>
                </w:rPr>
                <w:t>87.9 (2.2)</w:t>
              </w:r>
            </w:ins>
          </w:p>
        </w:tc>
        <w:tc>
          <w:tcPr>
            <w:tcW w:w="0" w:type="auto"/>
            <w:tcBorders>
              <w:top w:val="single" w:sz="0" w:space="0" w:color="D3D3D3"/>
              <w:left w:val="single" w:sz="0" w:space="0" w:color="D3D3D3"/>
              <w:bottom w:val="single" w:sz="0" w:space="0" w:color="D3D3D3"/>
              <w:right w:val="single" w:sz="0" w:space="0" w:color="D3D3D3"/>
            </w:tcBorders>
          </w:tcPr>
          <w:p w14:paraId="1DA69014" w14:textId="77777777" w:rsidR="00524773" w:rsidRDefault="00524773" w:rsidP="00C670FC">
            <w:pPr>
              <w:keepNext/>
              <w:spacing w:after="60"/>
              <w:rPr>
                <w:ins w:id="1186" w:author="Wittman, Jacob (CDC/DDNID/NCCDPHP/DDT) (CTR)" w:date="2023-08-15T14:04:00Z"/>
              </w:rPr>
            </w:pPr>
            <w:ins w:id="1187" w:author="Wittman, Jacob (CDC/DDNID/NCCDPHP/DDT) (CTR)" w:date="2023-08-15T14:04:00Z">
              <w:r>
                <w:rPr>
                  <w:rFonts w:ascii="Calibri" w:hAnsi="Calibri"/>
                  <w:sz w:val="20"/>
                </w:rPr>
                <w:t>92.0 (1.5)</w:t>
              </w:r>
            </w:ins>
          </w:p>
        </w:tc>
        <w:tc>
          <w:tcPr>
            <w:tcW w:w="0" w:type="auto"/>
            <w:tcBorders>
              <w:top w:val="single" w:sz="0" w:space="0" w:color="D3D3D3"/>
              <w:left w:val="single" w:sz="0" w:space="0" w:color="D3D3D3"/>
              <w:bottom w:val="single" w:sz="0" w:space="0" w:color="D3D3D3"/>
              <w:right w:val="single" w:sz="0" w:space="0" w:color="D3D3D3"/>
            </w:tcBorders>
          </w:tcPr>
          <w:p w14:paraId="19F21CF8" w14:textId="77777777" w:rsidR="00524773" w:rsidRDefault="00524773" w:rsidP="00C670FC">
            <w:pPr>
              <w:keepNext/>
              <w:spacing w:after="60"/>
              <w:rPr>
                <w:ins w:id="1188" w:author="Wittman, Jacob (CDC/DDNID/NCCDPHP/DDT) (CTR)" w:date="2023-08-15T14:04:00Z"/>
              </w:rPr>
            </w:pPr>
            <w:ins w:id="1189" w:author="Wittman, Jacob (CDC/DDNID/NCCDPHP/DDT) (CTR)" w:date="2023-08-15T14:04:00Z">
              <w:r>
                <w:rPr>
                  <w:rFonts w:ascii="Calibri" w:hAnsi="Calibri"/>
                  <w:sz w:val="20"/>
                </w:rPr>
                <w:t>90.1 (2.3)</w:t>
              </w:r>
            </w:ins>
          </w:p>
        </w:tc>
        <w:tc>
          <w:tcPr>
            <w:tcW w:w="0" w:type="auto"/>
            <w:tcBorders>
              <w:top w:val="single" w:sz="0" w:space="0" w:color="D3D3D3"/>
              <w:left w:val="single" w:sz="0" w:space="0" w:color="D3D3D3"/>
              <w:bottom w:val="single" w:sz="0" w:space="0" w:color="D3D3D3"/>
              <w:right w:val="single" w:sz="0" w:space="0" w:color="D3D3D3"/>
            </w:tcBorders>
          </w:tcPr>
          <w:p w14:paraId="784E176E" w14:textId="77777777" w:rsidR="00524773" w:rsidRDefault="00524773" w:rsidP="00C670FC">
            <w:pPr>
              <w:keepNext/>
              <w:spacing w:after="60"/>
              <w:rPr>
                <w:ins w:id="1190" w:author="Wittman, Jacob (CDC/DDNID/NCCDPHP/DDT) (CTR)" w:date="2023-08-15T14:04:00Z"/>
              </w:rPr>
            </w:pPr>
            <w:ins w:id="1191" w:author="Wittman, Jacob (CDC/DDNID/NCCDPHP/DDT) (CTR)" w:date="2023-08-15T14:04:00Z">
              <w:r>
                <w:rPr>
                  <w:rFonts w:ascii="Calibri" w:hAnsi="Calibri"/>
                  <w:sz w:val="20"/>
                </w:rPr>
                <w:t>86.1 (2.2)</w:t>
              </w:r>
            </w:ins>
          </w:p>
        </w:tc>
        <w:tc>
          <w:tcPr>
            <w:tcW w:w="0" w:type="auto"/>
            <w:tcBorders>
              <w:top w:val="single" w:sz="0" w:space="0" w:color="D3D3D3"/>
              <w:left w:val="single" w:sz="0" w:space="0" w:color="D3D3D3"/>
              <w:bottom w:val="single" w:sz="0" w:space="0" w:color="D3D3D3"/>
              <w:right w:val="single" w:sz="0" w:space="0" w:color="D3D3D3"/>
            </w:tcBorders>
          </w:tcPr>
          <w:p w14:paraId="66E5BFC9" w14:textId="77777777" w:rsidR="00524773" w:rsidRDefault="00524773" w:rsidP="00C670FC">
            <w:pPr>
              <w:keepNext/>
              <w:spacing w:after="60"/>
              <w:rPr>
                <w:ins w:id="1192" w:author="Wittman, Jacob (CDC/DDNID/NCCDPHP/DDT) (CTR)" w:date="2023-08-15T14:04:00Z"/>
              </w:rPr>
            </w:pPr>
            <w:ins w:id="1193" w:author="Wittman, Jacob (CDC/DDNID/NCCDPHP/DDT) (CTR)" w:date="2023-08-15T14:04:00Z">
              <w:r>
                <w:rPr>
                  <w:rFonts w:ascii="Calibri" w:hAnsi="Calibri"/>
                  <w:sz w:val="20"/>
                </w:rPr>
                <w:t>88.0 (2.7)</w:t>
              </w:r>
            </w:ins>
          </w:p>
        </w:tc>
        <w:tc>
          <w:tcPr>
            <w:tcW w:w="0" w:type="auto"/>
            <w:tcBorders>
              <w:top w:val="single" w:sz="0" w:space="0" w:color="D3D3D3"/>
              <w:left w:val="single" w:sz="0" w:space="0" w:color="D3D3D3"/>
              <w:bottom w:val="single" w:sz="0" w:space="0" w:color="D3D3D3"/>
              <w:right w:val="single" w:sz="0" w:space="0" w:color="D3D3D3"/>
            </w:tcBorders>
          </w:tcPr>
          <w:p w14:paraId="16FB605B" w14:textId="77777777" w:rsidR="00524773" w:rsidRDefault="00524773" w:rsidP="00C670FC">
            <w:pPr>
              <w:keepNext/>
              <w:spacing w:after="60"/>
              <w:rPr>
                <w:ins w:id="1194" w:author="Wittman, Jacob (CDC/DDNID/NCCDPHP/DDT) (CTR)" w:date="2023-08-15T14:04:00Z"/>
              </w:rPr>
            </w:pPr>
            <w:ins w:id="1195" w:author="Wittman, Jacob (CDC/DDNID/NCCDPHP/DDT) (CTR)" w:date="2023-08-15T14:04:00Z">
              <w:r>
                <w:rPr>
                  <w:rFonts w:ascii="Calibri" w:hAnsi="Calibri"/>
                  <w:sz w:val="20"/>
                </w:rPr>
                <w:t>83.6 (3.1)</w:t>
              </w:r>
            </w:ins>
          </w:p>
        </w:tc>
        <w:tc>
          <w:tcPr>
            <w:tcW w:w="0" w:type="auto"/>
            <w:tcBorders>
              <w:top w:val="single" w:sz="0" w:space="0" w:color="D3D3D3"/>
              <w:left w:val="single" w:sz="0" w:space="0" w:color="D3D3D3"/>
              <w:bottom w:val="single" w:sz="0" w:space="0" w:color="D3D3D3"/>
              <w:right w:val="single" w:sz="0" w:space="0" w:color="D3D3D3"/>
            </w:tcBorders>
          </w:tcPr>
          <w:p w14:paraId="44AC50D6" w14:textId="77777777" w:rsidR="00524773" w:rsidRDefault="00524773" w:rsidP="00C670FC">
            <w:pPr>
              <w:keepNext/>
              <w:spacing w:after="60"/>
              <w:rPr>
                <w:ins w:id="1196" w:author="Wittman, Jacob (CDC/DDNID/NCCDPHP/DDT) (CTR)" w:date="2023-08-15T14:04:00Z"/>
              </w:rPr>
            </w:pPr>
            <w:ins w:id="1197" w:author="Wittman, Jacob (CDC/DDNID/NCCDPHP/DDT) (CTR)" w:date="2023-08-15T14:04:00Z">
              <w:r>
                <w:rPr>
                  <w:rFonts w:ascii="Calibri" w:hAnsi="Calibri"/>
                  <w:sz w:val="20"/>
                </w:rPr>
                <w:t>90.2 (2.3)</w:t>
              </w:r>
            </w:ins>
          </w:p>
        </w:tc>
        <w:tc>
          <w:tcPr>
            <w:tcW w:w="0" w:type="auto"/>
            <w:tcBorders>
              <w:top w:val="single" w:sz="0" w:space="0" w:color="D3D3D3"/>
              <w:left w:val="single" w:sz="0" w:space="0" w:color="D3D3D3"/>
              <w:bottom w:val="single" w:sz="0" w:space="0" w:color="D3D3D3"/>
              <w:right w:val="single" w:sz="0" w:space="0" w:color="D3D3D3"/>
            </w:tcBorders>
          </w:tcPr>
          <w:p w14:paraId="21A5EA0D" w14:textId="77777777" w:rsidR="00524773" w:rsidRDefault="00524773" w:rsidP="00C670FC">
            <w:pPr>
              <w:keepNext/>
              <w:spacing w:after="60"/>
              <w:rPr>
                <w:ins w:id="1198" w:author="Wittman, Jacob (CDC/DDNID/NCCDPHP/DDT) (CTR)" w:date="2023-08-15T14:04:00Z"/>
              </w:rPr>
            </w:pPr>
            <w:ins w:id="1199" w:author="Wittman, Jacob (CDC/DDNID/NCCDPHP/DDT) (CTR)" w:date="2023-08-15T14:04:00Z">
              <w:r>
                <w:rPr>
                  <w:rFonts w:ascii="Calibri" w:hAnsi="Calibri"/>
                  <w:sz w:val="20"/>
                </w:rPr>
                <w:t>90.9 (2.1)</w:t>
              </w:r>
            </w:ins>
          </w:p>
        </w:tc>
        <w:tc>
          <w:tcPr>
            <w:tcW w:w="0" w:type="auto"/>
            <w:tcBorders>
              <w:top w:val="single" w:sz="0" w:space="0" w:color="D3D3D3"/>
              <w:left w:val="single" w:sz="0" w:space="0" w:color="D3D3D3"/>
              <w:bottom w:val="single" w:sz="0" w:space="0" w:color="D3D3D3"/>
              <w:right w:val="single" w:sz="0" w:space="0" w:color="D3D3D3"/>
            </w:tcBorders>
          </w:tcPr>
          <w:p w14:paraId="7510B30F" w14:textId="77777777" w:rsidR="00524773" w:rsidRDefault="00524773" w:rsidP="00C670FC">
            <w:pPr>
              <w:keepNext/>
              <w:spacing w:after="60"/>
              <w:rPr>
                <w:ins w:id="1200" w:author="Wittman, Jacob (CDC/DDNID/NCCDPHP/DDT) (CTR)" w:date="2023-08-15T14:04:00Z"/>
              </w:rPr>
            </w:pPr>
            <w:ins w:id="1201" w:author="Wittman, Jacob (CDC/DDNID/NCCDPHP/DDT) (CTR)" w:date="2023-08-15T14:04:00Z">
              <w:r>
                <w:rPr>
                  <w:rFonts w:ascii="Calibri" w:hAnsi="Calibri"/>
                  <w:sz w:val="20"/>
                </w:rPr>
                <w:t>82.3 (2.6)</w:t>
              </w:r>
            </w:ins>
          </w:p>
        </w:tc>
        <w:tc>
          <w:tcPr>
            <w:tcW w:w="0" w:type="auto"/>
            <w:tcBorders>
              <w:top w:val="single" w:sz="0" w:space="0" w:color="D3D3D3"/>
              <w:left w:val="single" w:sz="0" w:space="0" w:color="D3D3D3"/>
              <w:bottom w:val="single" w:sz="0" w:space="0" w:color="D3D3D3"/>
              <w:right w:val="single" w:sz="0" w:space="0" w:color="D3D3D3"/>
            </w:tcBorders>
          </w:tcPr>
          <w:p w14:paraId="1CB24B73" w14:textId="77777777" w:rsidR="00524773" w:rsidRDefault="00524773" w:rsidP="00C670FC">
            <w:pPr>
              <w:keepNext/>
              <w:spacing w:after="60"/>
              <w:rPr>
                <w:ins w:id="1202" w:author="Wittman, Jacob (CDC/DDNID/NCCDPHP/DDT) (CTR)" w:date="2023-08-15T14:04:00Z"/>
              </w:rPr>
            </w:pPr>
            <w:ins w:id="1203" w:author="Wittman, Jacob (CDC/DDNID/NCCDPHP/DDT) (CTR)" w:date="2023-08-15T14:04:00Z">
              <w:r>
                <w:rPr>
                  <w:rFonts w:ascii="Calibri" w:hAnsi="Calibri"/>
                  <w:sz w:val="20"/>
                </w:rPr>
                <w:t>84.2 (2.3)</w:t>
              </w:r>
            </w:ins>
          </w:p>
        </w:tc>
        <w:tc>
          <w:tcPr>
            <w:tcW w:w="0" w:type="auto"/>
            <w:tcBorders>
              <w:top w:val="single" w:sz="0" w:space="0" w:color="D3D3D3"/>
              <w:left w:val="single" w:sz="0" w:space="0" w:color="D3D3D3"/>
              <w:bottom w:val="single" w:sz="0" w:space="0" w:color="D3D3D3"/>
              <w:right w:val="single" w:sz="0" w:space="0" w:color="D3D3D3"/>
            </w:tcBorders>
          </w:tcPr>
          <w:p w14:paraId="7F053E22" w14:textId="77777777" w:rsidR="00524773" w:rsidRDefault="00524773" w:rsidP="00C670FC">
            <w:pPr>
              <w:keepNext/>
              <w:spacing w:after="60"/>
              <w:rPr>
                <w:ins w:id="1204" w:author="Wittman, Jacob (CDC/DDNID/NCCDPHP/DDT) (CTR)" w:date="2023-08-15T14:04:00Z"/>
              </w:rPr>
            </w:pPr>
            <w:ins w:id="1205" w:author="Wittman, Jacob (CDC/DDNID/NCCDPHP/DDT) (CTR)" w:date="2023-08-15T14:04:00Z">
              <w:r>
                <w:rPr>
                  <w:rFonts w:ascii="Calibri" w:hAnsi="Calibri"/>
                  <w:sz w:val="20"/>
                </w:rPr>
                <w:t>79.0 (3.5)</w:t>
              </w:r>
            </w:ins>
          </w:p>
        </w:tc>
        <w:tc>
          <w:tcPr>
            <w:tcW w:w="0" w:type="auto"/>
            <w:tcBorders>
              <w:top w:val="single" w:sz="0" w:space="0" w:color="D3D3D3"/>
              <w:left w:val="single" w:sz="0" w:space="0" w:color="D3D3D3"/>
              <w:bottom w:val="single" w:sz="0" w:space="0" w:color="D3D3D3"/>
              <w:right w:val="single" w:sz="0" w:space="0" w:color="D3D3D3"/>
            </w:tcBorders>
          </w:tcPr>
          <w:p w14:paraId="072DA9DF" w14:textId="77777777" w:rsidR="00524773" w:rsidRDefault="00524773" w:rsidP="00C670FC">
            <w:pPr>
              <w:keepNext/>
              <w:spacing w:after="60"/>
              <w:rPr>
                <w:ins w:id="1206" w:author="Wittman, Jacob (CDC/DDNID/NCCDPHP/DDT) (CTR)" w:date="2023-08-15T14:04:00Z"/>
              </w:rPr>
            </w:pPr>
            <w:ins w:id="1207" w:author="Wittman, Jacob (CDC/DDNID/NCCDPHP/DDT) (CTR)" w:date="2023-08-15T14:04:00Z">
              <w:r>
                <w:rPr>
                  <w:rFonts w:ascii="Calibri" w:hAnsi="Calibri"/>
                  <w:sz w:val="20"/>
                </w:rPr>
                <w:t>75.2 (4.6)</w:t>
              </w:r>
            </w:ins>
          </w:p>
        </w:tc>
        <w:tc>
          <w:tcPr>
            <w:tcW w:w="0" w:type="auto"/>
            <w:tcBorders>
              <w:top w:val="single" w:sz="0" w:space="0" w:color="D3D3D3"/>
              <w:left w:val="single" w:sz="0" w:space="0" w:color="D3D3D3"/>
              <w:bottom w:val="single" w:sz="0" w:space="0" w:color="D3D3D3"/>
              <w:right w:val="single" w:sz="0" w:space="0" w:color="D3D3D3"/>
            </w:tcBorders>
          </w:tcPr>
          <w:p w14:paraId="7DDA8BE0" w14:textId="77777777" w:rsidR="00524773" w:rsidRDefault="00524773" w:rsidP="00C670FC">
            <w:pPr>
              <w:keepNext/>
              <w:spacing w:after="60"/>
              <w:rPr>
                <w:ins w:id="1208" w:author="Wittman, Jacob (CDC/DDNID/NCCDPHP/DDT) (CTR)" w:date="2023-08-15T14:04:00Z"/>
              </w:rPr>
            </w:pPr>
            <w:ins w:id="1209" w:author="Wittman, Jacob (CDC/DDNID/NCCDPHP/DDT) (CTR)" w:date="2023-08-15T14:04:00Z">
              <w:r>
                <w:rPr>
                  <w:rFonts w:ascii="Calibri" w:hAnsi="Calibri"/>
                  <w:sz w:val="20"/>
                </w:rPr>
                <w:t>-5.9 (-15.7, 3.8)</w:t>
              </w:r>
            </w:ins>
          </w:p>
        </w:tc>
        <w:tc>
          <w:tcPr>
            <w:tcW w:w="0" w:type="auto"/>
            <w:tcBorders>
              <w:top w:val="single" w:sz="0" w:space="0" w:color="D3D3D3"/>
              <w:left w:val="single" w:sz="0" w:space="0" w:color="D3D3D3"/>
              <w:bottom w:val="single" w:sz="0" w:space="0" w:color="D3D3D3"/>
              <w:right w:val="single" w:sz="0" w:space="0" w:color="D3D3D3"/>
            </w:tcBorders>
          </w:tcPr>
          <w:p w14:paraId="44351599" w14:textId="77777777" w:rsidR="00524773" w:rsidRDefault="00524773" w:rsidP="00C670FC">
            <w:pPr>
              <w:keepNext/>
              <w:spacing w:after="60"/>
              <w:rPr>
                <w:ins w:id="121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38A66EC" w14:textId="77777777" w:rsidR="00524773" w:rsidRDefault="00524773" w:rsidP="00C670FC">
            <w:pPr>
              <w:keepNext/>
              <w:spacing w:after="60"/>
              <w:rPr>
                <w:ins w:id="1211" w:author="Wittman, Jacob (CDC/DDNID/NCCDPHP/DDT) (CTR)" w:date="2023-08-15T14:04:00Z"/>
              </w:rPr>
            </w:pPr>
            <w:ins w:id="1212" w:author="Wittman, Jacob (CDC/DDNID/NCCDPHP/DDT) (CTR)" w:date="2023-08-15T14:04:00Z">
              <w:r>
                <w:rPr>
                  <w:rFonts w:ascii="Calibri" w:hAnsi="Calibri"/>
                  <w:sz w:val="20"/>
                </w:rPr>
                <w:t>-0.6 (-1.4, 0.2)</w:t>
              </w:r>
            </w:ins>
          </w:p>
        </w:tc>
        <w:tc>
          <w:tcPr>
            <w:tcW w:w="0" w:type="auto"/>
            <w:tcBorders>
              <w:top w:val="single" w:sz="0" w:space="0" w:color="D3D3D3"/>
              <w:left w:val="single" w:sz="0" w:space="0" w:color="D3D3D3"/>
              <w:bottom w:val="single" w:sz="0" w:space="0" w:color="D3D3D3"/>
              <w:right w:val="single" w:sz="0" w:space="0" w:color="D3D3D3"/>
            </w:tcBorders>
          </w:tcPr>
          <w:p w14:paraId="2F9B4B7E" w14:textId="77777777" w:rsidR="00524773" w:rsidRDefault="00524773" w:rsidP="00C670FC">
            <w:pPr>
              <w:keepNext/>
              <w:spacing w:after="60"/>
              <w:rPr>
                <w:ins w:id="1213" w:author="Wittman, Jacob (CDC/DDNID/NCCDPHP/DDT) (CTR)" w:date="2023-08-15T14:04:00Z"/>
              </w:rPr>
            </w:pPr>
            <w:ins w:id="1214" w:author="Wittman, Jacob (CDC/DDNID/NCCDPHP/DDT) (CTR)" w:date="2023-08-15T14:04:00Z">
              <w:r>
                <w:rPr>
                  <w:rFonts w:ascii="Calibri" w:hAnsi="Calibri"/>
                  <w:sz w:val="20"/>
                </w:rPr>
                <w:t>-0.6 (-1.4, 0.2)</w:t>
              </w:r>
            </w:ins>
          </w:p>
        </w:tc>
      </w:tr>
      <w:tr w:rsidR="00524773" w14:paraId="4626F0C4" w14:textId="77777777" w:rsidTr="00C670FC">
        <w:trPr>
          <w:cantSplit/>
          <w:jc w:val="center"/>
          <w:ins w:id="12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8361A8" w14:textId="77777777" w:rsidR="00524773" w:rsidRDefault="00524773" w:rsidP="00C670FC">
            <w:pPr>
              <w:keepNext/>
              <w:spacing w:after="60"/>
              <w:rPr>
                <w:ins w:id="1216" w:author="Wittman, Jacob (CDC/DDNID/NCCDPHP/DDT) (CTR)" w:date="2023-08-15T14:04:00Z"/>
              </w:rPr>
            </w:pPr>
            <w:ins w:id="1217"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53462F7D" w14:textId="77777777" w:rsidR="00524773" w:rsidRDefault="00524773" w:rsidP="00C670FC">
            <w:pPr>
              <w:keepNext/>
              <w:spacing w:after="60"/>
              <w:rPr>
                <w:ins w:id="1218" w:author="Wittman, Jacob (CDC/DDNID/NCCDPHP/DDT) (CTR)" w:date="2023-08-15T14:04:00Z"/>
              </w:rPr>
            </w:pPr>
            <w:ins w:id="1219" w:author="Wittman, Jacob (CDC/DDNID/NCCDPHP/DDT) (CTR)" w:date="2023-08-15T14:04:00Z">
              <w:r>
                <w:rPr>
                  <w:rFonts w:ascii="Calibri" w:hAnsi="Calibri"/>
                  <w:sz w:val="20"/>
                </w:rPr>
                <w:t>82.5 (2.3)</w:t>
              </w:r>
            </w:ins>
          </w:p>
        </w:tc>
        <w:tc>
          <w:tcPr>
            <w:tcW w:w="0" w:type="auto"/>
            <w:tcBorders>
              <w:top w:val="single" w:sz="0" w:space="0" w:color="D3D3D3"/>
              <w:left w:val="single" w:sz="0" w:space="0" w:color="D3D3D3"/>
              <w:bottom w:val="single" w:sz="0" w:space="0" w:color="D3D3D3"/>
              <w:right w:val="single" w:sz="0" w:space="0" w:color="D3D3D3"/>
            </w:tcBorders>
          </w:tcPr>
          <w:p w14:paraId="4698B6DC" w14:textId="77777777" w:rsidR="00524773" w:rsidRDefault="00524773" w:rsidP="00C670FC">
            <w:pPr>
              <w:keepNext/>
              <w:spacing w:after="60"/>
              <w:rPr>
                <w:ins w:id="1220" w:author="Wittman, Jacob (CDC/DDNID/NCCDPHP/DDT) (CTR)" w:date="2023-08-15T14:04:00Z"/>
              </w:rPr>
            </w:pPr>
            <w:ins w:id="1221" w:author="Wittman, Jacob (CDC/DDNID/NCCDPHP/DDT) (CTR)" w:date="2023-08-15T14:04:00Z">
              <w:r>
                <w:rPr>
                  <w:rFonts w:ascii="Calibri" w:hAnsi="Calibri"/>
                  <w:sz w:val="20"/>
                </w:rPr>
                <w:t>86.9 (3.7)</w:t>
              </w:r>
            </w:ins>
          </w:p>
        </w:tc>
        <w:tc>
          <w:tcPr>
            <w:tcW w:w="0" w:type="auto"/>
            <w:tcBorders>
              <w:top w:val="single" w:sz="0" w:space="0" w:color="D3D3D3"/>
              <w:left w:val="single" w:sz="0" w:space="0" w:color="D3D3D3"/>
              <w:bottom w:val="single" w:sz="0" w:space="0" w:color="D3D3D3"/>
              <w:right w:val="single" w:sz="0" w:space="0" w:color="D3D3D3"/>
            </w:tcBorders>
          </w:tcPr>
          <w:p w14:paraId="6BABF7B3" w14:textId="77777777" w:rsidR="00524773" w:rsidRDefault="00524773" w:rsidP="00C670FC">
            <w:pPr>
              <w:keepNext/>
              <w:spacing w:after="60"/>
              <w:rPr>
                <w:ins w:id="1222" w:author="Wittman, Jacob (CDC/DDNID/NCCDPHP/DDT) (CTR)" w:date="2023-08-15T14:04:00Z"/>
              </w:rPr>
            </w:pPr>
            <w:ins w:id="1223" w:author="Wittman, Jacob (CDC/DDNID/NCCDPHP/DDT) (CTR)" w:date="2023-08-15T14:04:00Z">
              <w:r>
                <w:rPr>
                  <w:rFonts w:ascii="Calibri" w:hAnsi="Calibri"/>
                  <w:sz w:val="20"/>
                </w:rPr>
                <w:t>91.0 (2.8)</w:t>
              </w:r>
            </w:ins>
          </w:p>
        </w:tc>
        <w:tc>
          <w:tcPr>
            <w:tcW w:w="0" w:type="auto"/>
            <w:tcBorders>
              <w:top w:val="single" w:sz="0" w:space="0" w:color="D3D3D3"/>
              <w:left w:val="single" w:sz="0" w:space="0" w:color="D3D3D3"/>
              <w:bottom w:val="single" w:sz="0" w:space="0" w:color="D3D3D3"/>
              <w:right w:val="single" w:sz="0" w:space="0" w:color="D3D3D3"/>
            </w:tcBorders>
          </w:tcPr>
          <w:p w14:paraId="3F4A8FCE" w14:textId="77777777" w:rsidR="00524773" w:rsidRDefault="00524773" w:rsidP="00C670FC">
            <w:pPr>
              <w:keepNext/>
              <w:spacing w:after="60"/>
              <w:rPr>
                <w:ins w:id="1224" w:author="Wittman, Jacob (CDC/DDNID/NCCDPHP/DDT) (CTR)" w:date="2023-08-15T14:04:00Z"/>
              </w:rPr>
            </w:pPr>
            <w:ins w:id="1225" w:author="Wittman, Jacob (CDC/DDNID/NCCDPHP/DDT) (CTR)" w:date="2023-08-15T14:04:00Z">
              <w:r>
                <w:rPr>
                  <w:rFonts w:ascii="Calibri" w:hAnsi="Calibri"/>
                  <w:sz w:val="20"/>
                </w:rPr>
                <w:t>83.6 (4.4)</w:t>
              </w:r>
            </w:ins>
          </w:p>
        </w:tc>
        <w:tc>
          <w:tcPr>
            <w:tcW w:w="0" w:type="auto"/>
            <w:tcBorders>
              <w:top w:val="single" w:sz="0" w:space="0" w:color="D3D3D3"/>
              <w:left w:val="single" w:sz="0" w:space="0" w:color="D3D3D3"/>
              <w:bottom w:val="single" w:sz="0" w:space="0" w:color="D3D3D3"/>
              <w:right w:val="single" w:sz="0" w:space="0" w:color="D3D3D3"/>
            </w:tcBorders>
          </w:tcPr>
          <w:p w14:paraId="2A7B9C64" w14:textId="77777777" w:rsidR="00524773" w:rsidRDefault="00524773" w:rsidP="00C670FC">
            <w:pPr>
              <w:keepNext/>
              <w:spacing w:after="60"/>
              <w:rPr>
                <w:ins w:id="1226" w:author="Wittman, Jacob (CDC/DDNID/NCCDPHP/DDT) (CTR)" w:date="2023-08-15T14:04:00Z"/>
              </w:rPr>
            </w:pPr>
            <w:ins w:id="1227" w:author="Wittman, Jacob (CDC/DDNID/NCCDPHP/DDT) (CTR)" w:date="2023-08-15T14:04:00Z">
              <w:r>
                <w:rPr>
                  <w:rFonts w:ascii="Calibri" w:hAnsi="Calibri"/>
                  <w:sz w:val="20"/>
                </w:rPr>
                <w:t>90.0 (2.5)</w:t>
              </w:r>
            </w:ins>
          </w:p>
        </w:tc>
        <w:tc>
          <w:tcPr>
            <w:tcW w:w="0" w:type="auto"/>
            <w:tcBorders>
              <w:top w:val="single" w:sz="0" w:space="0" w:color="D3D3D3"/>
              <w:left w:val="single" w:sz="0" w:space="0" w:color="D3D3D3"/>
              <w:bottom w:val="single" w:sz="0" w:space="0" w:color="D3D3D3"/>
              <w:right w:val="single" w:sz="0" w:space="0" w:color="D3D3D3"/>
            </w:tcBorders>
          </w:tcPr>
          <w:p w14:paraId="632B77E6" w14:textId="77777777" w:rsidR="00524773" w:rsidRDefault="00524773" w:rsidP="00C670FC">
            <w:pPr>
              <w:keepNext/>
              <w:spacing w:after="60"/>
              <w:rPr>
                <w:ins w:id="1228" w:author="Wittman, Jacob (CDC/DDNID/NCCDPHP/DDT) (CTR)" w:date="2023-08-15T14:04:00Z"/>
              </w:rPr>
            </w:pPr>
            <w:ins w:id="1229" w:author="Wittman, Jacob (CDC/DDNID/NCCDPHP/DDT) (CTR)" w:date="2023-08-15T14:04:00Z">
              <w:r>
                <w:rPr>
                  <w:rFonts w:ascii="Calibri" w:hAnsi="Calibri"/>
                  <w:sz w:val="20"/>
                </w:rPr>
                <w:t>86.0 (4.1)</w:t>
              </w:r>
            </w:ins>
          </w:p>
        </w:tc>
        <w:tc>
          <w:tcPr>
            <w:tcW w:w="0" w:type="auto"/>
            <w:tcBorders>
              <w:top w:val="single" w:sz="0" w:space="0" w:color="D3D3D3"/>
              <w:left w:val="single" w:sz="0" w:space="0" w:color="D3D3D3"/>
              <w:bottom w:val="single" w:sz="0" w:space="0" w:color="D3D3D3"/>
              <w:right w:val="single" w:sz="0" w:space="0" w:color="D3D3D3"/>
            </w:tcBorders>
          </w:tcPr>
          <w:p w14:paraId="15A3AF03" w14:textId="77777777" w:rsidR="00524773" w:rsidRDefault="00524773" w:rsidP="00C670FC">
            <w:pPr>
              <w:keepNext/>
              <w:spacing w:after="60"/>
              <w:rPr>
                <w:ins w:id="1230" w:author="Wittman, Jacob (CDC/DDNID/NCCDPHP/DDT) (CTR)" w:date="2023-08-15T14:04:00Z"/>
              </w:rPr>
            </w:pPr>
            <w:ins w:id="1231" w:author="Wittman, Jacob (CDC/DDNID/NCCDPHP/DDT) (CTR)" w:date="2023-08-15T14:04:00Z">
              <w:r>
                <w:rPr>
                  <w:rFonts w:ascii="Calibri" w:hAnsi="Calibri"/>
                  <w:sz w:val="20"/>
                </w:rPr>
                <w:t>90.1 (3.0)</w:t>
              </w:r>
            </w:ins>
          </w:p>
        </w:tc>
        <w:tc>
          <w:tcPr>
            <w:tcW w:w="0" w:type="auto"/>
            <w:tcBorders>
              <w:top w:val="single" w:sz="0" w:space="0" w:color="D3D3D3"/>
              <w:left w:val="single" w:sz="0" w:space="0" w:color="D3D3D3"/>
              <w:bottom w:val="single" w:sz="0" w:space="0" w:color="D3D3D3"/>
              <w:right w:val="single" w:sz="0" w:space="0" w:color="D3D3D3"/>
            </w:tcBorders>
          </w:tcPr>
          <w:p w14:paraId="437DD49D" w14:textId="77777777" w:rsidR="00524773" w:rsidRDefault="00524773" w:rsidP="00C670FC">
            <w:pPr>
              <w:keepNext/>
              <w:spacing w:after="60"/>
              <w:rPr>
                <w:ins w:id="1232" w:author="Wittman, Jacob (CDC/DDNID/NCCDPHP/DDT) (CTR)" w:date="2023-08-15T14:04:00Z"/>
              </w:rPr>
            </w:pPr>
            <w:ins w:id="1233" w:author="Wittman, Jacob (CDC/DDNID/NCCDPHP/DDT) (CTR)" w:date="2023-08-15T14:04:00Z">
              <w:r>
                <w:rPr>
                  <w:rFonts w:ascii="Calibri" w:hAnsi="Calibri"/>
                  <w:sz w:val="20"/>
                </w:rPr>
                <w:t>86.3 (3.0)</w:t>
              </w:r>
            </w:ins>
          </w:p>
        </w:tc>
        <w:tc>
          <w:tcPr>
            <w:tcW w:w="0" w:type="auto"/>
            <w:tcBorders>
              <w:top w:val="single" w:sz="0" w:space="0" w:color="D3D3D3"/>
              <w:left w:val="single" w:sz="0" w:space="0" w:color="D3D3D3"/>
              <w:bottom w:val="single" w:sz="0" w:space="0" w:color="D3D3D3"/>
              <w:right w:val="single" w:sz="0" w:space="0" w:color="D3D3D3"/>
            </w:tcBorders>
          </w:tcPr>
          <w:p w14:paraId="4D5272A9" w14:textId="77777777" w:rsidR="00524773" w:rsidRDefault="00524773" w:rsidP="00C670FC">
            <w:pPr>
              <w:keepNext/>
              <w:spacing w:after="60"/>
              <w:rPr>
                <w:ins w:id="1234" w:author="Wittman, Jacob (CDC/DDNID/NCCDPHP/DDT) (CTR)" w:date="2023-08-15T14:04:00Z"/>
              </w:rPr>
            </w:pPr>
            <w:ins w:id="1235" w:author="Wittman, Jacob (CDC/DDNID/NCCDPHP/DDT) (CTR)" w:date="2023-08-15T14:04:00Z">
              <w:r>
                <w:rPr>
                  <w:rFonts w:ascii="Calibri" w:hAnsi="Calibri"/>
                  <w:sz w:val="20"/>
                </w:rPr>
                <w:t>85.3 (3.7)</w:t>
              </w:r>
            </w:ins>
          </w:p>
        </w:tc>
        <w:tc>
          <w:tcPr>
            <w:tcW w:w="0" w:type="auto"/>
            <w:tcBorders>
              <w:top w:val="single" w:sz="0" w:space="0" w:color="D3D3D3"/>
              <w:left w:val="single" w:sz="0" w:space="0" w:color="D3D3D3"/>
              <w:bottom w:val="single" w:sz="0" w:space="0" w:color="D3D3D3"/>
              <w:right w:val="single" w:sz="0" w:space="0" w:color="D3D3D3"/>
            </w:tcBorders>
          </w:tcPr>
          <w:p w14:paraId="6F059F40" w14:textId="77777777" w:rsidR="00524773" w:rsidRDefault="00524773" w:rsidP="00C670FC">
            <w:pPr>
              <w:keepNext/>
              <w:spacing w:after="60"/>
              <w:rPr>
                <w:ins w:id="1236" w:author="Wittman, Jacob (CDC/DDNID/NCCDPHP/DDT) (CTR)" w:date="2023-08-15T14:04:00Z"/>
              </w:rPr>
            </w:pPr>
            <w:ins w:id="1237" w:author="Wittman, Jacob (CDC/DDNID/NCCDPHP/DDT) (CTR)" w:date="2023-08-15T14:04:00Z">
              <w:r>
                <w:rPr>
                  <w:rFonts w:ascii="Calibri" w:hAnsi="Calibri"/>
                  <w:sz w:val="20"/>
                </w:rPr>
                <w:t>82.6 (4.5)</w:t>
              </w:r>
            </w:ins>
          </w:p>
        </w:tc>
        <w:tc>
          <w:tcPr>
            <w:tcW w:w="0" w:type="auto"/>
            <w:tcBorders>
              <w:top w:val="single" w:sz="0" w:space="0" w:color="D3D3D3"/>
              <w:left w:val="single" w:sz="0" w:space="0" w:color="D3D3D3"/>
              <w:bottom w:val="single" w:sz="0" w:space="0" w:color="D3D3D3"/>
              <w:right w:val="single" w:sz="0" w:space="0" w:color="D3D3D3"/>
            </w:tcBorders>
          </w:tcPr>
          <w:p w14:paraId="45BB3CA1" w14:textId="77777777" w:rsidR="00524773" w:rsidRDefault="00524773" w:rsidP="00C670FC">
            <w:pPr>
              <w:keepNext/>
              <w:spacing w:after="60"/>
              <w:rPr>
                <w:ins w:id="1238" w:author="Wittman, Jacob (CDC/DDNID/NCCDPHP/DDT) (CTR)" w:date="2023-08-15T14:04:00Z"/>
              </w:rPr>
            </w:pPr>
            <w:ins w:id="1239" w:author="Wittman, Jacob (CDC/DDNID/NCCDPHP/DDT) (CTR)" w:date="2023-08-15T14:04:00Z">
              <w:r>
                <w:rPr>
                  <w:rFonts w:ascii="Calibri" w:hAnsi="Calibri"/>
                  <w:sz w:val="20"/>
                </w:rPr>
                <w:t>67.4 (3.9)</w:t>
              </w:r>
            </w:ins>
          </w:p>
        </w:tc>
        <w:tc>
          <w:tcPr>
            <w:tcW w:w="0" w:type="auto"/>
            <w:tcBorders>
              <w:top w:val="single" w:sz="0" w:space="0" w:color="D3D3D3"/>
              <w:left w:val="single" w:sz="0" w:space="0" w:color="D3D3D3"/>
              <w:bottom w:val="single" w:sz="0" w:space="0" w:color="D3D3D3"/>
              <w:right w:val="single" w:sz="0" w:space="0" w:color="D3D3D3"/>
            </w:tcBorders>
          </w:tcPr>
          <w:p w14:paraId="3B11D95C" w14:textId="77777777" w:rsidR="00524773" w:rsidRDefault="00524773" w:rsidP="00C670FC">
            <w:pPr>
              <w:keepNext/>
              <w:spacing w:after="60"/>
              <w:rPr>
                <w:ins w:id="1240" w:author="Wittman, Jacob (CDC/DDNID/NCCDPHP/DDT) (CTR)" w:date="2023-08-15T14:04:00Z"/>
              </w:rPr>
            </w:pPr>
            <w:ins w:id="1241" w:author="Wittman, Jacob (CDC/DDNID/NCCDPHP/DDT) (CTR)" w:date="2023-08-15T14:04:00Z">
              <w:r>
                <w:rPr>
                  <w:rFonts w:ascii="Calibri" w:hAnsi="Calibri"/>
                  <w:sz w:val="20"/>
                </w:rPr>
                <w:t>73.4 (4.0)</w:t>
              </w:r>
            </w:ins>
          </w:p>
        </w:tc>
        <w:tc>
          <w:tcPr>
            <w:tcW w:w="0" w:type="auto"/>
            <w:tcBorders>
              <w:top w:val="single" w:sz="0" w:space="0" w:color="D3D3D3"/>
              <w:left w:val="single" w:sz="0" w:space="0" w:color="D3D3D3"/>
              <w:bottom w:val="single" w:sz="0" w:space="0" w:color="D3D3D3"/>
              <w:right w:val="single" w:sz="0" w:space="0" w:color="D3D3D3"/>
            </w:tcBorders>
          </w:tcPr>
          <w:p w14:paraId="36CC7557" w14:textId="77777777" w:rsidR="00524773" w:rsidRDefault="00524773" w:rsidP="00C670FC">
            <w:pPr>
              <w:keepNext/>
              <w:spacing w:after="60"/>
              <w:rPr>
                <w:ins w:id="1242" w:author="Wittman, Jacob (CDC/DDNID/NCCDPHP/DDT) (CTR)" w:date="2023-08-15T14:04:00Z"/>
              </w:rPr>
            </w:pPr>
            <w:ins w:id="1243" w:author="Wittman, Jacob (CDC/DDNID/NCCDPHP/DDT) (CTR)" w:date="2023-08-15T14:04:00Z">
              <w:r>
                <w:rPr>
                  <w:rFonts w:ascii="Calibri" w:hAnsi="Calibri"/>
                  <w:sz w:val="20"/>
                </w:rPr>
                <w:t>67.7 (5.9)</w:t>
              </w:r>
            </w:ins>
          </w:p>
        </w:tc>
        <w:tc>
          <w:tcPr>
            <w:tcW w:w="0" w:type="auto"/>
            <w:tcBorders>
              <w:top w:val="single" w:sz="0" w:space="0" w:color="D3D3D3"/>
              <w:left w:val="single" w:sz="0" w:space="0" w:color="D3D3D3"/>
              <w:bottom w:val="single" w:sz="0" w:space="0" w:color="D3D3D3"/>
              <w:right w:val="single" w:sz="0" w:space="0" w:color="D3D3D3"/>
            </w:tcBorders>
          </w:tcPr>
          <w:p w14:paraId="5CBE590E" w14:textId="77777777" w:rsidR="00524773" w:rsidRDefault="00524773" w:rsidP="00C670FC">
            <w:pPr>
              <w:keepNext/>
              <w:spacing w:after="60"/>
              <w:rPr>
                <w:ins w:id="1244" w:author="Wittman, Jacob (CDC/DDNID/NCCDPHP/DDT) (CTR)" w:date="2023-08-15T14:04:00Z"/>
              </w:rPr>
            </w:pPr>
            <w:ins w:id="1245" w:author="Wittman, Jacob (CDC/DDNID/NCCDPHP/DDT) (CTR)" w:date="2023-08-15T14:04:00Z">
              <w:r>
                <w:rPr>
                  <w:rFonts w:ascii="Calibri" w:hAnsi="Calibri"/>
                  <w:sz w:val="20"/>
                </w:rPr>
                <w:t>61.3 (6.2)</w:t>
              </w:r>
            </w:ins>
          </w:p>
        </w:tc>
        <w:tc>
          <w:tcPr>
            <w:tcW w:w="0" w:type="auto"/>
            <w:tcBorders>
              <w:top w:val="single" w:sz="0" w:space="0" w:color="D3D3D3"/>
              <w:left w:val="single" w:sz="0" w:space="0" w:color="D3D3D3"/>
              <w:bottom w:val="single" w:sz="0" w:space="0" w:color="D3D3D3"/>
              <w:right w:val="single" w:sz="0" w:space="0" w:color="D3D3D3"/>
            </w:tcBorders>
          </w:tcPr>
          <w:p w14:paraId="0D6B4EBF" w14:textId="77777777" w:rsidR="00524773" w:rsidRDefault="00524773" w:rsidP="00C670FC">
            <w:pPr>
              <w:keepNext/>
              <w:spacing w:after="60"/>
              <w:rPr>
                <w:ins w:id="1246" w:author="Wittman, Jacob (CDC/DDNID/NCCDPHP/DDT) (CTR)" w:date="2023-08-15T14:04:00Z"/>
              </w:rPr>
            </w:pPr>
            <w:ins w:id="1247" w:author="Wittman, Jacob (CDC/DDNID/NCCDPHP/DDT) (CTR)" w:date="2023-08-15T14:04:00Z">
              <w:r>
                <w:rPr>
                  <w:rFonts w:ascii="Calibri" w:hAnsi="Calibri"/>
                  <w:sz w:val="20"/>
                </w:rPr>
                <w:t>-22.1 (-36.8, -7.3)</w:t>
              </w:r>
            </w:ins>
          </w:p>
        </w:tc>
        <w:tc>
          <w:tcPr>
            <w:tcW w:w="0" w:type="auto"/>
            <w:tcBorders>
              <w:top w:val="single" w:sz="0" w:space="0" w:color="D3D3D3"/>
              <w:left w:val="single" w:sz="0" w:space="0" w:color="D3D3D3"/>
              <w:bottom w:val="single" w:sz="0" w:space="0" w:color="D3D3D3"/>
              <w:right w:val="single" w:sz="0" w:space="0" w:color="D3D3D3"/>
            </w:tcBorders>
          </w:tcPr>
          <w:p w14:paraId="68B8B500" w14:textId="77777777" w:rsidR="00524773" w:rsidRDefault="00524773" w:rsidP="00C670FC">
            <w:pPr>
              <w:keepNext/>
              <w:spacing w:after="60"/>
              <w:rPr>
                <w:ins w:id="12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104A302" w14:textId="77777777" w:rsidR="00524773" w:rsidRDefault="00524773" w:rsidP="00C670FC">
            <w:pPr>
              <w:keepNext/>
              <w:spacing w:after="60"/>
              <w:rPr>
                <w:ins w:id="1249" w:author="Wittman, Jacob (CDC/DDNID/NCCDPHP/DDT) (CTR)" w:date="2023-08-15T14:04:00Z"/>
              </w:rPr>
            </w:pPr>
            <w:ins w:id="1250" w:author="Wittman, Jacob (CDC/DDNID/NCCDPHP/DDT) (CTR)" w:date="2023-08-15T14:04:00Z">
              <w:r>
                <w:rPr>
                  <w:rFonts w:ascii="Calibri" w:hAnsi="Calibri"/>
                  <w:sz w:val="20"/>
                </w:rPr>
                <w:t>-2.3 (-3.6, -1.0)</w:t>
              </w:r>
            </w:ins>
          </w:p>
        </w:tc>
        <w:tc>
          <w:tcPr>
            <w:tcW w:w="0" w:type="auto"/>
            <w:tcBorders>
              <w:top w:val="single" w:sz="0" w:space="0" w:color="D3D3D3"/>
              <w:left w:val="single" w:sz="0" w:space="0" w:color="D3D3D3"/>
              <w:bottom w:val="single" w:sz="0" w:space="0" w:color="D3D3D3"/>
              <w:right w:val="single" w:sz="0" w:space="0" w:color="D3D3D3"/>
            </w:tcBorders>
          </w:tcPr>
          <w:p w14:paraId="79EE4DAD" w14:textId="77777777" w:rsidR="00524773" w:rsidRDefault="00524773" w:rsidP="00C670FC">
            <w:pPr>
              <w:keepNext/>
              <w:spacing w:after="60"/>
              <w:rPr>
                <w:ins w:id="1251" w:author="Wittman, Jacob (CDC/DDNID/NCCDPHP/DDT) (CTR)" w:date="2023-08-15T14:04:00Z"/>
              </w:rPr>
            </w:pPr>
            <w:ins w:id="1252" w:author="Wittman, Jacob (CDC/DDNID/NCCDPHP/DDT) (CTR)" w:date="2023-08-15T14:04:00Z">
              <w:r>
                <w:rPr>
                  <w:rFonts w:ascii="Calibri" w:hAnsi="Calibri"/>
                  <w:sz w:val="20"/>
                </w:rPr>
                <w:t>-2.3 (-3.6, -1.0)</w:t>
              </w:r>
            </w:ins>
          </w:p>
        </w:tc>
      </w:tr>
      <w:tr w:rsidR="00524773" w14:paraId="7D50038F" w14:textId="77777777" w:rsidTr="00C670FC">
        <w:trPr>
          <w:cantSplit/>
          <w:jc w:val="center"/>
          <w:ins w:id="12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EF600D" w14:textId="77777777" w:rsidR="00524773" w:rsidRDefault="00524773" w:rsidP="00C670FC">
            <w:pPr>
              <w:keepNext/>
              <w:spacing w:after="60"/>
              <w:rPr>
                <w:ins w:id="1254" w:author="Wittman, Jacob (CDC/DDNID/NCCDPHP/DDT) (CTR)" w:date="2023-08-15T14:04:00Z"/>
              </w:rPr>
            </w:pPr>
            <w:ins w:id="1255"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2044AC30" w14:textId="77777777" w:rsidR="00524773" w:rsidRDefault="00524773" w:rsidP="00C670FC">
            <w:pPr>
              <w:keepNext/>
              <w:spacing w:after="60"/>
              <w:rPr>
                <w:ins w:id="1256" w:author="Wittman, Jacob (CDC/DDNID/NCCDPHP/DDT) (CTR)" w:date="2023-08-15T14:04:00Z"/>
              </w:rPr>
            </w:pPr>
            <w:ins w:id="1257" w:author="Wittman, Jacob (CDC/DDNID/NCCDPHP/DDT) (CTR)" w:date="2023-08-15T14:04:00Z">
              <w:r>
                <w:rPr>
                  <w:rFonts w:ascii="Calibri" w:hAnsi="Calibri"/>
                  <w:sz w:val="20"/>
                </w:rPr>
                <w:t>65.8 (3.1)</w:t>
              </w:r>
            </w:ins>
          </w:p>
        </w:tc>
        <w:tc>
          <w:tcPr>
            <w:tcW w:w="0" w:type="auto"/>
            <w:tcBorders>
              <w:top w:val="single" w:sz="0" w:space="0" w:color="D3D3D3"/>
              <w:left w:val="single" w:sz="0" w:space="0" w:color="D3D3D3"/>
              <w:bottom w:val="single" w:sz="0" w:space="0" w:color="D3D3D3"/>
              <w:right w:val="single" w:sz="0" w:space="0" w:color="D3D3D3"/>
            </w:tcBorders>
          </w:tcPr>
          <w:p w14:paraId="058E82A3" w14:textId="77777777" w:rsidR="00524773" w:rsidRDefault="00524773" w:rsidP="00C670FC">
            <w:pPr>
              <w:keepNext/>
              <w:spacing w:after="60"/>
              <w:rPr>
                <w:ins w:id="1258" w:author="Wittman, Jacob (CDC/DDNID/NCCDPHP/DDT) (CTR)" w:date="2023-08-15T14:04:00Z"/>
              </w:rPr>
            </w:pPr>
            <w:ins w:id="1259" w:author="Wittman, Jacob (CDC/DDNID/NCCDPHP/DDT) (CTR)" w:date="2023-08-15T14:04:00Z">
              <w:r>
                <w:rPr>
                  <w:rFonts w:ascii="Calibri" w:hAnsi="Calibri"/>
                  <w:sz w:val="20"/>
                </w:rPr>
                <w:t>55.5 (7.1)</w:t>
              </w:r>
            </w:ins>
          </w:p>
        </w:tc>
        <w:tc>
          <w:tcPr>
            <w:tcW w:w="0" w:type="auto"/>
            <w:tcBorders>
              <w:top w:val="single" w:sz="0" w:space="0" w:color="D3D3D3"/>
              <w:left w:val="single" w:sz="0" w:space="0" w:color="D3D3D3"/>
              <w:bottom w:val="single" w:sz="0" w:space="0" w:color="D3D3D3"/>
              <w:right w:val="single" w:sz="0" w:space="0" w:color="D3D3D3"/>
            </w:tcBorders>
          </w:tcPr>
          <w:p w14:paraId="4736487C" w14:textId="77777777" w:rsidR="00524773" w:rsidRDefault="00524773" w:rsidP="00C670FC">
            <w:pPr>
              <w:keepNext/>
              <w:spacing w:after="60"/>
              <w:rPr>
                <w:ins w:id="1260" w:author="Wittman, Jacob (CDC/DDNID/NCCDPHP/DDT) (CTR)" w:date="2023-08-15T14:04:00Z"/>
              </w:rPr>
            </w:pPr>
            <w:ins w:id="1261" w:author="Wittman, Jacob (CDC/DDNID/NCCDPHP/DDT) (CTR)" w:date="2023-08-15T14:04:00Z">
              <w:r>
                <w:rPr>
                  <w:rFonts w:ascii="Calibri" w:hAnsi="Calibri"/>
                  <w:sz w:val="20"/>
                </w:rPr>
                <w:t>57.8 (7.7)</w:t>
              </w:r>
            </w:ins>
          </w:p>
        </w:tc>
        <w:tc>
          <w:tcPr>
            <w:tcW w:w="0" w:type="auto"/>
            <w:tcBorders>
              <w:top w:val="single" w:sz="0" w:space="0" w:color="D3D3D3"/>
              <w:left w:val="single" w:sz="0" w:space="0" w:color="D3D3D3"/>
              <w:bottom w:val="single" w:sz="0" w:space="0" w:color="D3D3D3"/>
              <w:right w:val="single" w:sz="0" w:space="0" w:color="D3D3D3"/>
            </w:tcBorders>
          </w:tcPr>
          <w:p w14:paraId="08878967" w14:textId="77777777" w:rsidR="00524773" w:rsidRDefault="00524773" w:rsidP="00C670FC">
            <w:pPr>
              <w:keepNext/>
              <w:spacing w:after="60"/>
              <w:rPr>
                <w:ins w:id="1262" w:author="Wittman, Jacob (CDC/DDNID/NCCDPHP/DDT) (CTR)" w:date="2023-08-15T14:04:00Z"/>
              </w:rPr>
            </w:pPr>
            <w:ins w:id="1263" w:author="Wittman, Jacob (CDC/DDNID/NCCDPHP/DDT) (CTR)" w:date="2023-08-15T14:04:00Z">
              <w:r>
                <w:rPr>
                  <w:rFonts w:ascii="Calibri" w:hAnsi="Calibri"/>
                  <w:sz w:val="20"/>
                </w:rPr>
                <w:t>68.9 (5.1)</w:t>
              </w:r>
            </w:ins>
          </w:p>
        </w:tc>
        <w:tc>
          <w:tcPr>
            <w:tcW w:w="0" w:type="auto"/>
            <w:tcBorders>
              <w:top w:val="single" w:sz="0" w:space="0" w:color="D3D3D3"/>
              <w:left w:val="single" w:sz="0" w:space="0" w:color="D3D3D3"/>
              <w:bottom w:val="single" w:sz="0" w:space="0" w:color="D3D3D3"/>
              <w:right w:val="single" w:sz="0" w:space="0" w:color="D3D3D3"/>
            </w:tcBorders>
          </w:tcPr>
          <w:p w14:paraId="52AEEB6A" w14:textId="77777777" w:rsidR="00524773" w:rsidRDefault="00524773" w:rsidP="00C670FC">
            <w:pPr>
              <w:keepNext/>
              <w:spacing w:after="60"/>
              <w:rPr>
                <w:ins w:id="1264" w:author="Wittman, Jacob (CDC/DDNID/NCCDPHP/DDT) (CTR)" w:date="2023-08-15T14:04:00Z"/>
              </w:rPr>
            </w:pPr>
            <w:ins w:id="1265" w:author="Wittman, Jacob (CDC/DDNID/NCCDPHP/DDT) (CTR)" w:date="2023-08-15T14:04:00Z">
              <w:r>
                <w:rPr>
                  <w:rFonts w:ascii="Calibri" w:hAnsi="Calibri"/>
                  <w:sz w:val="20"/>
                </w:rPr>
                <w:t>73.1 (4.5)</w:t>
              </w:r>
            </w:ins>
          </w:p>
        </w:tc>
        <w:tc>
          <w:tcPr>
            <w:tcW w:w="0" w:type="auto"/>
            <w:tcBorders>
              <w:top w:val="single" w:sz="0" w:space="0" w:color="D3D3D3"/>
              <w:left w:val="single" w:sz="0" w:space="0" w:color="D3D3D3"/>
              <w:bottom w:val="single" w:sz="0" w:space="0" w:color="D3D3D3"/>
              <w:right w:val="single" w:sz="0" w:space="0" w:color="D3D3D3"/>
            </w:tcBorders>
          </w:tcPr>
          <w:p w14:paraId="1B8A27CA" w14:textId="77777777" w:rsidR="00524773" w:rsidRDefault="00524773" w:rsidP="00C670FC">
            <w:pPr>
              <w:keepNext/>
              <w:spacing w:after="60"/>
              <w:rPr>
                <w:ins w:id="1266" w:author="Wittman, Jacob (CDC/DDNID/NCCDPHP/DDT) (CTR)" w:date="2023-08-15T14:04:00Z"/>
              </w:rPr>
            </w:pPr>
            <w:ins w:id="1267" w:author="Wittman, Jacob (CDC/DDNID/NCCDPHP/DDT) (CTR)" w:date="2023-08-15T14:04:00Z">
              <w:r>
                <w:rPr>
                  <w:rFonts w:ascii="Calibri" w:hAnsi="Calibri"/>
                  <w:sz w:val="20"/>
                </w:rPr>
                <w:t>63.0 (5.4)</w:t>
              </w:r>
            </w:ins>
          </w:p>
        </w:tc>
        <w:tc>
          <w:tcPr>
            <w:tcW w:w="0" w:type="auto"/>
            <w:tcBorders>
              <w:top w:val="single" w:sz="0" w:space="0" w:color="D3D3D3"/>
              <w:left w:val="single" w:sz="0" w:space="0" w:color="D3D3D3"/>
              <w:bottom w:val="single" w:sz="0" w:space="0" w:color="D3D3D3"/>
              <w:right w:val="single" w:sz="0" w:space="0" w:color="D3D3D3"/>
            </w:tcBorders>
          </w:tcPr>
          <w:p w14:paraId="1E25218A" w14:textId="77777777" w:rsidR="00524773" w:rsidRDefault="00524773" w:rsidP="00C670FC">
            <w:pPr>
              <w:keepNext/>
              <w:spacing w:after="60"/>
              <w:rPr>
                <w:ins w:id="1268" w:author="Wittman, Jacob (CDC/DDNID/NCCDPHP/DDT) (CTR)" w:date="2023-08-15T14:04:00Z"/>
              </w:rPr>
            </w:pPr>
            <w:ins w:id="1269" w:author="Wittman, Jacob (CDC/DDNID/NCCDPHP/DDT) (CTR)" w:date="2023-08-15T14:04:00Z">
              <w:r>
                <w:rPr>
                  <w:rFonts w:ascii="Calibri" w:hAnsi="Calibri"/>
                  <w:sz w:val="20"/>
                </w:rPr>
                <w:t>55.8 (6.5)</w:t>
              </w:r>
            </w:ins>
          </w:p>
        </w:tc>
        <w:tc>
          <w:tcPr>
            <w:tcW w:w="0" w:type="auto"/>
            <w:tcBorders>
              <w:top w:val="single" w:sz="0" w:space="0" w:color="D3D3D3"/>
              <w:left w:val="single" w:sz="0" w:space="0" w:color="D3D3D3"/>
              <w:bottom w:val="single" w:sz="0" w:space="0" w:color="D3D3D3"/>
              <w:right w:val="single" w:sz="0" w:space="0" w:color="D3D3D3"/>
            </w:tcBorders>
          </w:tcPr>
          <w:p w14:paraId="1184649B" w14:textId="77777777" w:rsidR="00524773" w:rsidRDefault="00524773" w:rsidP="00C670FC">
            <w:pPr>
              <w:keepNext/>
              <w:spacing w:after="60"/>
              <w:rPr>
                <w:ins w:id="1270" w:author="Wittman, Jacob (CDC/DDNID/NCCDPHP/DDT) (CTR)" w:date="2023-08-15T14:04:00Z"/>
              </w:rPr>
            </w:pPr>
            <w:ins w:id="1271" w:author="Wittman, Jacob (CDC/DDNID/NCCDPHP/DDT) (CTR)" w:date="2023-08-15T14:04:00Z">
              <w:r>
                <w:rPr>
                  <w:rFonts w:ascii="Calibri" w:hAnsi="Calibri"/>
                  <w:sz w:val="20"/>
                </w:rPr>
                <w:t>77.5 (6.0)</w:t>
              </w:r>
            </w:ins>
          </w:p>
        </w:tc>
        <w:tc>
          <w:tcPr>
            <w:tcW w:w="0" w:type="auto"/>
            <w:tcBorders>
              <w:top w:val="single" w:sz="0" w:space="0" w:color="D3D3D3"/>
              <w:left w:val="single" w:sz="0" w:space="0" w:color="D3D3D3"/>
              <w:bottom w:val="single" w:sz="0" w:space="0" w:color="D3D3D3"/>
              <w:right w:val="single" w:sz="0" w:space="0" w:color="D3D3D3"/>
            </w:tcBorders>
          </w:tcPr>
          <w:p w14:paraId="1F144E00" w14:textId="77777777" w:rsidR="00524773" w:rsidRDefault="00524773" w:rsidP="00C670FC">
            <w:pPr>
              <w:keepNext/>
              <w:spacing w:after="60"/>
              <w:rPr>
                <w:ins w:id="1272" w:author="Wittman, Jacob (CDC/DDNID/NCCDPHP/DDT) (CTR)" w:date="2023-08-15T14:04:00Z"/>
              </w:rPr>
            </w:pPr>
            <w:ins w:id="1273" w:author="Wittman, Jacob (CDC/DDNID/NCCDPHP/DDT) (CTR)" w:date="2023-08-15T14:04:00Z">
              <w:r>
                <w:rPr>
                  <w:rFonts w:ascii="Calibri" w:hAnsi="Calibri"/>
                  <w:sz w:val="20"/>
                </w:rPr>
                <w:t>83.3 (5.7)</w:t>
              </w:r>
            </w:ins>
          </w:p>
        </w:tc>
        <w:tc>
          <w:tcPr>
            <w:tcW w:w="0" w:type="auto"/>
            <w:tcBorders>
              <w:top w:val="single" w:sz="0" w:space="0" w:color="D3D3D3"/>
              <w:left w:val="single" w:sz="0" w:space="0" w:color="D3D3D3"/>
              <w:bottom w:val="single" w:sz="0" w:space="0" w:color="D3D3D3"/>
              <w:right w:val="single" w:sz="0" w:space="0" w:color="D3D3D3"/>
            </w:tcBorders>
          </w:tcPr>
          <w:p w14:paraId="6901189C" w14:textId="77777777" w:rsidR="00524773" w:rsidRDefault="00524773" w:rsidP="00C670FC">
            <w:pPr>
              <w:keepNext/>
              <w:spacing w:after="60"/>
              <w:rPr>
                <w:ins w:id="1274" w:author="Wittman, Jacob (CDC/DDNID/NCCDPHP/DDT) (CTR)" w:date="2023-08-15T14:04:00Z"/>
              </w:rPr>
            </w:pPr>
            <w:ins w:id="1275" w:author="Wittman, Jacob (CDC/DDNID/NCCDPHP/DDT) (CTR)" w:date="2023-08-15T14:04:00Z">
              <w:r>
                <w:rPr>
                  <w:rFonts w:ascii="Calibri" w:hAnsi="Calibri"/>
                  <w:sz w:val="20"/>
                </w:rPr>
                <w:t>83.5 (5.7)</w:t>
              </w:r>
            </w:ins>
          </w:p>
        </w:tc>
        <w:tc>
          <w:tcPr>
            <w:tcW w:w="0" w:type="auto"/>
            <w:tcBorders>
              <w:top w:val="single" w:sz="0" w:space="0" w:color="D3D3D3"/>
              <w:left w:val="single" w:sz="0" w:space="0" w:color="D3D3D3"/>
              <w:bottom w:val="single" w:sz="0" w:space="0" w:color="D3D3D3"/>
              <w:right w:val="single" w:sz="0" w:space="0" w:color="D3D3D3"/>
            </w:tcBorders>
          </w:tcPr>
          <w:p w14:paraId="6A1A04DE" w14:textId="77777777" w:rsidR="00524773" w:rsidRDefault="00524773" w:rsidP="00C670FC">
            <w:pPr>
              <w:keepNext/>
              <w:spacing w:after="60"/>
              <w:rPr>
                <w:ins w:id="1276" w:author="Wittman, Jacob (CDC/DDNID/NCCDPHP/DDT) (CTR)" w:date="2023-08-15T14:04:00Z"/>
              </w:rPr>
            </w:pPr>
            <w:ins w:id="1277" w:author="Wittman, Jacob (CDC/DDNID/NCCDPHP/DDT) (CTR)" w:date="2023-08-15T14:04:00Z">
              <w:r>
                <w:rPr>
                  <w:rFonts w:ascii="Calibri" w:hAnsi="Calibri"/>
                  <w:sz w:val="20"/>
                </w:rPr>
                <w:t>62.0 (7.4)</w:t>
              </w:r>
            </w:ins>
          </w:p>
        </w:tc>
        <w:tc>
          <w:tcPr>
            <w:tcW w:w="0" w:type="auto"/>
            <w:tcBorders>
              <w:top w:val="single" w:sz="0" w:space="0" w:color="D3D3D3"/>
              <w:left w:val="single" w:sz="0" w:space="0" w:color="D3D3D3"/>
              <w:bottom w:val="single" w:sz="0" w:space="0" w:color="D3D3D3"/>
              <w:right w:val="single" w:sz="0" w:space="0" w:color="D3D3D3"/>
            </w:tcBorders>
          </w:tcPr>
          <w:p w14:paraId="03399D95" w14:textId="77777777" w:rsidR="00524773" w:rsidRDefault="00524773" w:rsidP="00C670FC">
            <w:pPr>
              <w:keepNext/>
              <w:spacing w:after="60"/>
              <w:rPr>
                <w:ins w:id="1278" w:author="Wittman, Jacob (CDC/DDNID/NCCDPHP/DDT) (CTR)" w:date="2023-08-15T14:04:00Z"/>
              </w:rPr>
            </w:pPr>
            <w:ins w:id="1279" w:author="Wittman, Jacob (CDC/DDNID/NCCDPHP/DDT) (CTR)" w:date="2023-08-15T14:04:00Z">
              <w:r>
                <w:rPr>
                  <w:rFonts w:ascii="Calibri" w:hAnsi="Calibri"/>
                  <w:sz w:val="20"/>
                </w:rPr>
                <w:t>49.9 (10.9)</w:t>
              </w:r>
            </w:ins>
          </w:p>
        </w:tc>
        <w:tc>
          <w:tcPr>
            <w:tcW w:w="0" w:type="auto"/>
            <w:tcBorders>
              <w:top w:val="single" w:sz="0" w:space="0" w:color="D3D3D3"/>
              <w:left w:val="single" w:sz="0" w:space="0" w:color="D3D3D3"/>
              <w:bottom w:val="single" w:sz="0" w:space="0" w:color="D3D3D3"/>
              <w:right w:val="single" w:sz="0" w:space="0" w:color="D3D3D3"/>
            </w:tcBorders>
          </w:tcPr>
          <w:p w14:paraId="545F03F1" w14:textId="77777777" w:rsidR="00524773" w:rsidRDefault="00524773" w:rsidP="00C670FC">
            <w:pPr>
              <w:keepNext/>
              <w:spacing w:after="60"/>
              <w:rPr>
                <w:ins w:id="1280" w:author="Wittman, Jacob (CDC/DDNID/NCCDPHP/DDT) (CTR)" w:date="2023-08-15T14:04:00Z"/>
              </w:rPr>
            </w:pPr>
            <w:ins w:id="1281" w:author="Wittman, Jacob (CDC/DDNID/NCCDPHP/DDT) (CTR)" w:date="2023-08-15T14:04:00Z">
              <w:r>
                <w:rPr>
                  <w:rFonts w:ascii="Calibri" w:hAnsi="Calibri"/>
                  <w:sz w:val="20"/>
                </w:rPr>
                <w:t>59.4 (12.7)</w:t>
              </w:r>
            </w:ins>
          </w:p>
        </w:tc>
        <w:tc>
          <w:tcPr>
            <w:tcW w:w="0" w:type="auto"/>
            <w:tcBorders>
              <w:top w:val="single" w:sz="0" w:space="0" w:color="D3D3D3"/>
              <w:left w:val="single" w:sz="0" w:space="0" w:color="D3D3D3"/>
              <w:bottom w:val="single" w:sz="0" w:space="0" w:color="D3D3D3"/>
              <w:right w:val="single" w:sz="0" w:space="0" w:color="D3D3D3"/>
            </w:tcBorders>
          </w:tcPr>
          <w:p w14:paraId="5C2711D6" w14:textId="77777777" w:rsidR="00524773" w:rsidRDefault="00524773" w:rsidP="00C670FC">
            <w:pPr>
              <w:keepNext/>
              <w:spacing w:after="60"/>
              <w:rPr>
                <w:ins w:id="1282" w:author="Wittman, Jacob (CDC/DDNID/NCCDPHP/DDT) (CTR)" w:date="2023-08-15T14:04:00Z"/>
              </w:rPr>
            </w:pPr>
            <w:ins w:id="1283" w:author="Wittman, Jacob (CDC/DDNID/NCCDPHP/DDT) (CTR)" w:date="2023-08-15T14:04:00Z">
              <w:r>
                <w:rPr>
                  <w:rFonts w:ascii="Calibri" w:hAnsi="Calibri"/>
                  <w:sz w:val="20"/>
                </w:rPr>
                <w:t>38.6 (11.4)</w:t>
              </w:r>
            </w:ins>
          </w:p>
        </w:tc>
        <w:tc>
          <w:tcPr>
            <w:tcW w:w="0" w:type="auto"/>
            <w:tcBorders>
              <w:top w:val="single" w:sz="0" w:space="0" w:color="D3D3D3"/>
              <w:left w:val="single" w:sz="0" w:space="0" w:color="D3D3D3"/>
              <w:bottom w:val="single" w:sz="0" w:space="0" w:color="D3D3D3"/>
              <w:right w:val="single" w:sz="0" w:space="0" w:color="D3D3D3"/>
            </w:tcBorders>
          </w:tcPr>
          <w:p w14:paraId="61E4350D" w14:textId="77777777" w:rsidR="00524773" w:rsidRDefault="00524773" w:rsidP="00C670FC">
            <w:pPr>
              <w:keepNext/>
              <w:spacing w:after="60"/>
              <w:rPr>
                <w:ins w:id="1284" w:author="Wittman, Jacob (CDC/DDNID/NCCDPHP/DDT) (CTR)" w:date="2023-08-15T14:04:00Z"/>
              </w:rPr>
            </w:pPr>
            <w:ins w:id="1285" w:author="Wittman, Jacob (CDC/DDNID/NCCDPHP/DDT) (CTR)" w:date="2023-08-15T14:04:00Z">
              <w:r>
                <w:rPr>
                  <w:rFonts w:ascii="Calibri" w:hAnsi="Calibri"/>
                  <w:sz w:val="20"/>
                </w:rPr>
                <w:t>7.1 (-45.3, 59.5)</w:t>
              </w:r>
            </w:ins>
          </w:p>
        </w:tc>
        <w:tc>
          <w:tcPr>
            <w:tcW w:w="0" w:type="auto"/>
            <w:tcBorders>
              <w:top w:val="single" w:sz="0" w:space="0" w:color="D3D3D3"/>
              <w:left w:val="single" w:sz="0" w:space="0" w:color="D3D3D3"/>
              <w:bottom w:val="single" w:sz="0" w:space="0" w:color="D3D3D3"/>
              <w:right w:val="single" w:sz="0" w:space="0" w:color="D3D3D3"/>
            </w:tcBorders>
          </w:tcPr>
          <w:p w14:paraId="0AD42CA9" w14:textId="77777777" w:rsidR="00524773" w:rsidRDefault="00524773" w:rsidP="00C670FC">
            <w:pPr>
              <w:keepNext/>
              <w:spacing w:after="60"/>
              <w:rPr>
                <w:ins w:id="12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C20951" w14:textId="77777777" w:rsidR="00524773" w:rsidRDefault="00524773" w:rsidP="00C670FC">
            <w:pPr>
              <w:keepNext/>
              <w:spacing w:after="60"/>
              <w:rPr>
                <w:ins w:id="1287" w:author="Wittman, Jacob (CDC/DDNID/NCCDPHP/DDT) (CTR)" w:date="2023-08-15T14:04:00Z"/>
              </w:rPr>
            </w:pPr>
            <w:ins w:id="1288" w:author="Wittman, Jacob (CDC/DDNID/NCCDPHP/DDT) (CTR)" w:date="2023-08-15T14:04:00Z">
              <w:r>
                <w:rPr>
                  <w:rFonts w:ascii="Calibri" w:hAnsi="Calibri"/>
                  <w:sz w:val="20"/>
                </w:rPr>
                <w:t>0.2 (-3.1, 3.6)</w:t>
              </w:r>
            </w:ins>
          </w:p>
        </w:tc>
        <w:tc>
          <w:tcPr>
            <w:tcW w:w="0" w:type="auto"/>
            <w:tcBorders>
              <w:top w:val="single" w:sz="0" w:space="0" w:color="D3D3D3"/>
              <w:left w:val="single" w:sz="0" w:space="0" w:color="D3D3D3"/>
              <w:bottom w:val="single" w:sz="0" w:space="0" w:color="D3D3D3"/>
              <w:right w:val="single" w:sz="0" w:space="0" w:color="D3D3D3"/>
            </w:tcBorders>
          </w:tcPr>
          <w:p w14:paraId="16EC2B90" w14:textId="77777777" w:rsidR="00524773" w:rsidRDefault="00524773" w:rsidP="00C670FC">
            <w:pPr>
              <w:keepNext/>
              <w:spacing w:after="60"/>
              <w:rPr>
                <w:ins w:id="1289" w:author="Wittman, Jacob (CDC/DDNID/NCCDPHP/DDT) (CTR)" w:date="2023-08-15T14:04:00Z"/>
              </w:rPr>
            </w:pPr>
            <w:ins w:id="1290" w:author="Wittman, Jacob (CDC/DDNID/NCCDPHP/DDT) (CTR)" w:date="2023-08-15T14:04:00Z">
              <w:r>
                <w:rPr>
                  <w:rFonts w:ascii="Calibri" w:hAnsi="Calibri"/>
                  <w:sz w:val="20"/>
                </w:rPr>
                <w:t>0.2 (-3.1, 3.6)</w:t>
              </w:r>
            </w:ins>
          </w:p>
        </w:tc>
      </w:tr>
      <w:tr w:rsidR="00524773" w14:paraId="2BC7A127" w14:textId="77777777" w:rsidTr="00C670FC">
        <w:trPr>
          <w:cantSplit/>
          <w:jc w:val="center"/>
          <w:ins w:id="12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1A57366" w14:textId="77777777" w:rsidR="00524773" w:rsidRDefault="00524773" w:rsidP="00C670FC">
            <w:pPr>
              <w:keepNext/>
              <w:spacing w:after="60"/>
              <w:rPr>
                <w:ins w:id="1292" w:author="Wittman, Jacob (CDC/DDNID/NCCDPHP/DDT) (CTR)" w:date="2023-08-15T14:04:00Z"/>
              </w:rPr>
            </w:pPr>
            <w:ins w:id="1293"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4348B9A4" w14:textId="77777777" w:rsidR="00524773" w:rsidRDefault="00524773" w:rsidP="00C670FC">
            <w:pPr>
              <w:keepNext/>
              <w:spacing w:after="60"/>
              <w:rPr>
                <w:ins w:id="1294" w:author="Wittman, Jacob (CDC/DDNID/NCCDPHP/DDT) (CTR)" w:date="2023-08-15T14:04:00Z"/>
              </w:rPr>
            </w:pPr>
            <w:ins w:id="1295" w:author="Wittman, Jacob (CDC/DDNID/NCCDPHP/DDT) (CTR)" w:date="2023-08-15T14:04:00Z">
              <w:r>
                <w:rPr>
                  <w:rFonts w:ascii="Calibri" w:hAnsi="Calibri"/>
                  <w:sz w:val="20"/>
                </w:rPr>
                <w:t>93.4 (1.0)</w:t>
              </w:r>
            </w:ins>
          </w:p>
        </w:tc>
        <w:tc>
          <w:tcPr>
            <w:tcW w:w="0" w:type="auto"/>
            <w:tcBorders>
              <w:top w:val="single" w:sz="0" w:space="0" w:color="D3D3D3"/>
              <w:left w:val="single" w:sz="0" w:space="0" w:color="D3D3D3"/>
              <w:bottom w:val="single" w:sz="0" w:space="0" w:color="D3D3D3"/>
              <w:right w:val="single" w:sz="0" w:space="0" w:color="D3D3D3"/>
            </w:tcBorders>
          </w:tcPr>
          <w:p w14:paraId="58069B26" w14:textId="77777777" w:rsidR="00524773" w:rsidRDefault="00524773" w:rsidP="00C670FC">
            <w:pPr>
              <w:keepNext/>
              <w:spacing w:after="60"/>
              <w:rPr>
                <w:ins w:id="1296" w:author="Wittman, Jacob (CDC/DDNID/NCCDPHP/DDT) (CTR)" w:date="2023-08-15T14:04:00Z"/>
              </w:rPr>
            </w:pPr>
            <w:ins w:id="1297" w:author="Wittman, Jacob (CDC/DDNID/NCCDPHP/DDT) (CTR)" w:date="2023-08-15T14:04:00Z">
              <w:r>
                <w:rPr>
                  <w:rFonts w:ascii="Calibri" w:hAnsi="Calibri"/>
                  <w:sz w:val="20"/>
                </w:rPr>
                <w:t>95.2 (1.2)</w:t>
              </w:r>
            </w:ins>
          </w:p>
        </w:tc>
        <w:tc>
          <w:tcPr>
            <w:tcW w:w="0" w:type="auto"/>
            <w:tcBorders>
              <w:top w:val="single" w:sz="0" w:space="0" w:color="D3D3D3"/>
              <w:left w:val="single" w:sz="0" w:space="0" w:color="D3D3D3"/>
              <w:bottom w:val="single" w:sz="0" w:space="0" w:color="D3D3D3"/>
              <w:right w:val="single" w:sz="0" w:space="0" w:color="D3D3D3"/>
            </w:tcBorders>
          </w:tcPr>
          <w:p w14:paraId="107AEC8E" w14:textId="77777777" w:rsidR="00524773" w:rsidRDefault="00524773" w:rsidP="00C670FC">
            <w:pPr>
              <w:keepNext/>
              <w:spacing w:after="60"/>
              <w:rPr>
                <w:ins w:id="1298" w:author="Wittman, Jacob (CDC/DDNID/NCCDPHP/DDT) (CTR)" w:date="2023-08-15T14:04:00Z"/>
              </w:rPr>
            </w:pPr>
            <w:ins w:id="1299" w:author="Wittman, Jacob (CDC/DDNID/NCCDPHP/DDT) (CTR)" w:date="2023-08-15T14:04:00Z">
              <w:r>
                <w:rPr>
                  <w:rFonts w:ascii="Calibri" w:hAnsi="Calibri"/>
                  <w:sz w:val="20"/>
                </w:rPr>
                <w:t>91.4 (2.5)</w:t>
              </w:r>
            </w:ins>
          </w:p>
        </w:tc>
        <w:tc>
          <w:tcPr>
            <w:tcW w:w="0" w:type="auto"/>
            <w:tcBorders>
              <w:top w:val="single" w:sz="0" w:space="0" w:color="D3D3D3"/>
              <w:left w:val="single" w:sz="0" w:space="0" w:color="D3D3D3"/>
              <w:bottom w:val="single" w:sz="0" w:space="0" w:color="D3D3D3"/>
              <w:right w:val="single" w:sz="0" w:space="0" w:color="D3D3D3"/>
            </w:tcBorders>
          </w:tcPr>
          <w:p w14:paraId="56D1BEB4" w14:textId="77777777" w:rsidR="00524773" w:rsidRDefault="00524773" w:rsidP="00C670FC">
            <w:pPr>
              <w:keepNext/>
              <w:spacing w:after="60"/>
              <w:rPr>
                <w:ins w:id="1300" w:author="Wittman, Jacob (CDC/DDNID/NCCDPHP/DDT) (CTR)" w:date="2023-08-15T14:04:00Z"/>
              </w:rPr>
            </w:pPr>
            <w:ins w:id="1301" w:author="Wittman, Jacob (CDC/DDNID/NCCDPHP/DDT) (CTR)" w:date="2023-08-15T14:04:00Z">
              <w:r>
                <w:rPr>
                  <w:rFonts w:ascii="Calibri" w:hAnsi="Calibri"/>
                  <w:sz w:val="20"/>
                </w:rPr>
                <w:t>95.1 (1.0)</w:t>
              </w:r>
            </w:ins>
          </w:p>
        </w:tc>
        <w:tc>
          <w:tcPr>
            <w:tcW w:w="0" w:type="auto"/>
            <w:tcBorders>
              <w:top w:val="single" w:sz="0" w:space="0" w:color="D3D3D3"/>
              <w:left w:val="single" w:sz="0" w:space="0" w:color="D3D3D3"/>
              <w:bottom w:val="single" w:sz="0" w:space="0" w:color="D3D3D3"/>
              <w:right w:val="single" w:sz="0" w:space="0" w:color="D3D3D3"/>
            </w:tcBorders>
          </w:tcPr>
          <w:p w14:paraId="478DE54B" w14:textId="77777777" w:rsidR="00524773" w:rsidRDefault="00524773" w:rsidP="00C670FC">
            <w:pPr>
              <w:keepNext/>
              <w:spacing w:after="60"/>
              <w:rPr>
                <w:ins w:id="1302" w:author="Wittman, Jacob (CDC/DDNID/NCCDPHP/DDT) (CTR)" w:date="2023-08-15T14:04:00Z"/>
              </w:rPr>
            </w:pPr>
            <w:ins w:id="1303" w:author="Wittman, Jacob (CDC/DDNID/NCCDPHP/DDT) (CTR)" w:date="2023-08-15T14:04:00Z">
              <w:r>
                <w:rPr>
                  <w:rFonts w:ascii="Calibri" w:hAnsi="Calibri"/>
                  <w:sz w:val="20"/>
                </w:rPr>
                <w:t>95.0 (1.8)</w:t>
              </w:r>
            </w:ins>
          </w:p>
        </w:tc>
        <w:tc>
          <w:tcPr>
            <w:tcW w:w="0" w:type="auto"/>
            <w:tcBorders>
              <w:top w:val="single" w:sz="0" w:space="0" w:color="D3D3D3"/>
              <w:left w:val="single" w:sz="0" w:space="0" w:color="D3D3D3"/>
              <w:bottom w:val="single" w:sz="0" w:space="0" w:color="D3D3D3"/>
              <w:right w:val="single" w:sz="0" w:space="0" w:color="D3D3D3"/>
            </w:tcBorders>
          </w:tcPr>
          <w:p w14:paraId="29A24949" w14:textId="77777777" w:rsidR="00524773" w:rsidRDefault="00524773" w:rsidP="00C670FC">
            <w:pPr>
              <w:keepNext/>
              <w:spacing w:after="60"/>
              <w:rPr>
                <w:ins w:id="1304" w:author="Wittman, Jacob (CDC/DDNID/NCCDPHP/DDT) (CTR)" w:date="2023-08-15T14:04:00Z"/>
              </w:rPr>
            </w:pPr>
            <w:ins w:id="1305" w:author="Wittman, Jacob (CDC/DDNID/NCCDPHP/DDT) (CTR)" w:date="2023-08-15T14:04:00Z">
              <w:r>
                <w:rPr>
                  <w:rFonts w:ascii="Calibri" w:hAnsi="Calibri"/>
                  <w:sz w:val="20"/>
                </w:rPr>
                <w:t>95.4 (1.0)</w:t>
              </w:r>
            </w:ins>
          </w:p>
        </w:tc>
        <w:tc>
          <w:tcPr>
            <w:tcW w:w="0" w:type="auto"/>
            <w:tcBorders>
              <w:top w:val="single" w:sz="0" w:space="0" w:color="D3D3D3"/>
              <w:left w:val="single" w:sz="0" w:space="0" w:color="D3D3D3"/>
              <w:bottom w:val="single" w:sz="0" w:space="0" w:color="D3D3D3"/>
              <w:right w:val="single" w:sz="0" w:space="0" w:color="D3D3D3"/>
            </w:tcBorders>
          </w:tcPr>
          <w:p w14:paraId="51E24398" w14:textId="77777777" w:rsidR="00524773" w:rsidRDefault="00524773" w:rsidP="00C670FC">
            <w:pPr>
              <w:keepNext/>
              <w:spacing w:after="60"/>
              <w:rPr>
                <w:ins w:id="1306" w:author="Wittman, Jacob (CDC/DDNID/NCCDPHP/DDT) (CTR)" w:date="2023-08-15T14:04:00Z"/>
              </w:rPr>
            </w:pPr>
            <w:ins w:id="1307" w:author="Wittman, Jacob (CDC/DDNID/NCCDPHP/DDT) (CTR)" w:date="2023-08-15T14:04:00Z">
              <w:r>
                <w:rPr>
                  <w:rFonts w:ascii="Calibri" w:hAnsi="Calibri"/>
                  <w:sz w:val="20"/>
                </w:rPr>
                <w:t>95.2 (1.0)</w:t>
              </w:r>
            </w:ins>
          </w:p>
        </w:tc>
        <w:tc>
          <w:tcPr>
            <w:tcW w:w="0" w:type="auto"/>
            <w:tcBorders>
              <w:top w:val="single" w:sz="0" w:space="0" w:color="D3D3D3"/>
              <w:left w:val="single" w:sz="0" w:space="0" w:color="D3D3D3"/>
              <w:bottom w:val="single" w:sz="0" w:space="0" w:color="D3D3D3"/>
              <w:right w:val="single" w:sz="0" w:space="0" w:color="D3D3D3"/>
            </w:tcBorders>
          </w:tcPr>
          <w:p w14:paraId="70480265" w14:textId="77777777" w:rsidR="00524773" w:rsidRDefault="00524773" w:rsidP="00C670FC">
            <w:pPr>
              <w:keepNext/>
              <w:spacing w:after="60"/>
              <w:rPr>
                <w:ins w:id="1308" w:author="Wittman, Jacob (CDC/DDNID/NCCDPHP/DDT) (CTR)" w:date="2023-08-15T14:04:00Z"/>
              </w:rPr>
            </w:pPr>
            <w:ins w:id="1309" w:author="Wittman, Jacob (CDC/DDNID/NCCDPHP/DDT) (CTR)" w:date="2023-08-15T14:04:00Z">
              <w:r>
                <w:rPr>
                  <w:rFonts w:ascii="Calibri" w:hAnsi="Calibri"/>
                  <w:sz w:val="20"/>
                </w:rPr>
                <w:t>95.3 (1.1)</w:t>
              </w:r>
            </w:ins>
          </w:p>
        </w:tc>
        <w:tc>
          <w:tcPr>
            <w:tcW w:w="0" w:type="auto"/>
            <w:tcBorders>
              <w:top w:val="single" w:sz="0" w:space="0" w:color="D3D3D3"/>
              <w:left w:val="single" w:sz="0" w:space="0" w:color="D3D3D3"/>
              <w:bottom w:val="single" w:sz="0" w:space="0" w:color="D3D3D3"/>
              <w:right w:val="single" w:sz="0" w:space="0" w:color="D3D3D3"/>
            </w:tcBorders>
          </w:tcPr>
          <w:p w14:paraId="1590D747" w14:textId="77777777" w:rsidR="00524773" w:rsidRDefault="00524773" w:rsidP="00C670FC">
            <w:pPr>
              <w:keepNext/>
              <w:spacing w:after="60"/>
              <w:rPr>
                <w:ins w:id="1310" w:author="Wittman, Jacob (CDC/DDNID/NCCDPHP/DDT) (CTR)" w:date="2023-08-15T14:04:00Z"/>
              </w:rPr>
            </w:pPr>
            <w:ins w:id="1311" w:author="Wittman, Jacob (CDC/DDNID/NCCDPHP/DDT) (CTR)" w:date="2023-08-15T14:04:00Z">
              <w:r>
                <w:rPr>
                  <w:rFonts w:ascii="Calibri" w:hAnsi="Calibri"/>
                  <w:sz w:val="20"/>
                </w:rPr>
                <w:t>97.3 (0.7)</w:t>
              </w:r>
            </w:ins>
          </w:p>
        </w:tc>
        <w:tc>
          <w:tcPr>
            <w:tcW w:w="0" w:type="auto"/>
            <w:tcBorders>
              <w:top w:val="single" w:sz="0" w:space="0" w:color="D3D3D3"/>
              <w:left w:val="single" w:sz="0" w:space="0" w:color="D3D3D3"/>
              <w:bottom w:val="single" w:sz="0" w:space="0" w:color="D3D3D3"/>
              <w:right w:val="single" w:sz="0" w:space="0" w:color="D3D3D3"/>
            </w:tcBorders>
          </w:tcPr>
          <w:p w14:paraId="709F788F" w14:textId="77777777" w:rsidR="00524773" w:rsidRDefault="00524773" w:rsidP="00C670FC">
            <w:pPr>
              <w:keepNext/>
              <w:spacing w:after="60"/>
              <w:rPr>
                <w:ins w:id="1312" w:author="Wittman, Jacob (CDC/DDNID/NCCDPHP/DDT) (CTR)" w:date="2023-08-15T14:04:00Z"/>
              </w:rPr>
            </w:pPr>
            <w:ins w:id="1313" w:author="Wittman, Jacob (CDC/DDNID/NCCDPHP/DDT) (CTR)" w:date="2023-08-15T14:04:00Z">
              <w:r>
                <w:rPr>
                  <w:rFonts w:ascii="Calibri" w:hAnsi="Calibri"/>
                  <w:sz w:val="20"/>
                </w:rPr>
                <w:t>96.9 (0.7)</w:t>
              </w:r>
            </w:ins>
          </w:p>
        </w:tc>
        <w:tc>
          <w:tcPr>
            <w:tcW w:w="0" w:type="auto"/>
            <w:tcBorders>
              <w:top w:val="single" w:sz="0" w:space="0" w:color="D3D3D3"/>
              <w:left w:val="single" w:sz="0" w:space="0" w:color="D3D3D3"/>
              <w:bottom w:val="single" w:sz="0" w:space="0" w:color="D3D3D3"/>
              <w:right w:val="single" w:sz="0" w:space="0" w:color="D3D3D3"/>
            </w:tcBorders>
          </w:tcPr>
          <w:p w14:paraId="30E107E0" w14:textId="77777777" w:rsidR="00524773" w:rsidRDefault="00524773" w:rsidP="00C670FC">
            <w:pPr>
              <w:keepNext/>
              <w:spacing w:after="60"/>
              <w:rPr>
                <w:ins w:id="1314" w:author="Wittman, Jacob (CDC/DDNID/NCCDPHP/DDT) (CTR)" w:date="2023-08-15T14:04:00Z"/>
              </w:rPr>
            </w:pPr>
            <w:ins w:id="1315" w:author="Wittman, Jacob (CDC/DDNID/NCCDPHP/DDT) (CTR)" w:date="2023-08-15T14:04:00Z">
              <w:r>
                <w:rPr>
                  <w:rFonts w:ascii="Calibri" w:hAnsi="Calibri"/>
                  <w:sz w:val="20"/>
                </w:rPr>
                <w:t>86.1 (1.7)</w:t>
              </w:r>
            </w:ins>
          </w:p>
        </w:tc>
        <w:tc>
          <w:tcPr>
            <w:tcW w:w="0" w:type="auto"/>
            <w:tcBorders>
              <w:top w:val="single" w:sz="0" w:space="0" w:color="D3D3D3"/>
              <w:left w:val="single" w:sz="0" w:space="0" w:color="D3D3D3"/>
              <w:bottom w:val="single" w:sz="0" w:space="0" w:color="D3D3D3"/>
              <w:right w:val="single" w:sz="0" w:space="0" w:color="D3D3D3"/>
            </w:tcBorders>
          </w:tcPr>
          <w:p w14:paraId="43F7F504" w14:textId="77777777" w:rsidR="00524773" w:rsidRDefault="00524773" w:rsidP="00C670FC">
            <w:pPr>
              <w:keepNext/>
              <w:spacing w:after="60"/>
              <w:rPr>
                <w:ins w:id="1316" w:author="Wittman, Jacob (CDC/DDNID/NCCDPHP/DDT) (CTR)" w:date="2023-08-15T14:04:00Z"/>
              </w:rPr>
            </w:pPr>
            <w:ins w:id="1317" w:author="Wittman, Jacob (CDC/DDNID/NCCDPHP/DDT) (CTR)" w:date="2023-08-15T14:04:00Z">
              <w:r>
                <w:rPr>
                  <w:rFonts w:ascii="Calibri" w:hAnsi="Calibri"/>
                  <w:sz w:val="20"/>
                </w:rPr>
                <w:t>86.7 (1.8)</w:t>
              </w:r>
            </w:ins>
          </w:p>
        </w:tc>
        <w:tc>
          <w:tcPr>
            <w:tcW w:w="0" w:type="auto"/>
            <w:tcBorders>
              <w:top w:val="single" w:sz="0" w:space="0" w:color="D3D3D3"/>
              <w:left w:val="single" w:sz="0" w:space="0" w:color="D3D3D3"/>
              <w:bottom w:val="single" w:sz="0" w:space="0" w:color="D3D3D3"/>
              <w:right w:val="single" w:sz="0" w:space="0" w:color="D3D3D3"/>
            </w:tcBorders>
          </w:tcPr>
          <w:p w14:paraId="1A7F6FB9" w14:textId="77777777" w:rsidR="00524773" w:rsidRDefault="00524773" w:rsidP="00C670FC">
            <w:pPr>
              <w:keepNext/>
              <w:spacing w:after="60"/>
              <w:rPr>
                <w:ins w:id="1318" w:author="Wittman, Jacob (CDC/DDNID/NCCDPHP/DDT) (CTR)" w:date="2023-08-15T14:04:00Z"/>
              </w:rPr>
            </w:pPr>
            <w:ins w:id="1319" w:author="Wittman, Jacob (CDC/DDNID/NCCDPHP/DDT) (CTR)" w:date="2023-08-15T14:04:00Z">
              <w:r>
                <w:rPr>
                  <w:rFonts w:ascii="Calibri" w:hAnsi="Calibri"/>
                  <w:sz w:val="20"/>
                </w:rPr>
                <w:t>91.4 (1.2)</w:t>
              </w:r>
            </w:ins>
          </w:p>
        </w:tc>
        <w:tc>
          <w:tcPr>
            <w:tcW w:w="0" w:type="auto"/>
            <w:tcBorders>
              <w:top w:val="single" w:sz="0" w:space="0" w:color="D3D3D3"/>
              <w:left w:val="single" w:sz="0" w:space="0" w:color="D3D3D3"/>
              <w:bottom w:val="single" w:sz="0" w:space="0" w:color="D3D3D3"/>
              <w:right w:val="single" w:sz="0" w:space="0" w:color="D3D3D3"/>
            </w:tcBorders>
          </w:tcPr>
          <w:p w14:paraId="25EDDACF" w14:textId="77777777" w:rsidR="00524773" w:rsidRDefault="00524773" w:rsidP="00C670FC">
            <w:pPr>
              <w:keepNext/>
              <w:spacing w:after="60"/>
              <w:rPr>
                <w:ins w:id="1320" w:author="Wittman, Jacob (CDC/DDNID/NCCDPHP/DDT) (CTR)" w:date="2023-08-15T14:04:00Z"/>
              </w:rPr>
            </w:pPr>
            <w:ins w:id="1321" w:author="Wittman, Jacob (CDC/DDNID/NCCDPHP/DDT) (CTR)" w:date="2023-08-15T14:04:00Z">
              <w:r>
                <w:rPr>
                  <w:rFonts w:ascii="Calibri" w:hAnsi="Calibri"/>
                  <w:sz w:val="20"/>
                </w:rPr>
                <w:t>85.8 (1.9)</w:t>
              </w:r>
            </w:ins>
          </w:p>
        </w:tc>
        <w:tc>
          <w:tcPr>
            <w:tcW w:w="0" w:type="auto"/>
            <w:tcBorders>
              <w:top w:val="single" w:sz="0" w:space="0" w:color="D3D3D3"/>
              <w:left w:val="single" w:sz="0" w:space="0" w:color="D3D3D3"/>
              <w:bottom w:val="single" w:sz="0" w:space="0" w:color="D3D3D3"/>
              <w:right w:val="single" w:sz="0" w:space="0" w:color="D3D3D3"/>
            </w:tcBorders>
          </w:tcPr>
          <w:p w14:paraId="30EFFF6E" w14:textId="77777777" w:rsidR="00524773" w:rsidRDefault="00524773" w:rsidP="00C670FC">
            <w:pPr>
              <w:keepNext/>
              <w:spacing w:after="60"/>
              <w:rPr>
                <w:ins w:id="1322" w:author="Wittman, Jacob (CDC/DDNID/NCCDPHP/DDT) (CTR)" w:date="2023-08-15T14:04:00Z"/>
              </w:rPr>
            </w:pPr>
            <w:ins w:id="1323" w:author="Wittman, Jacob (CDC/DDNID/NCCDPHP/DDT) (CTR)" w:date="2023-08-15T14:04:00Z">
              <w:r>
                <w:rPr>
                  <w:rFonts w:ascii="Calibri" w:hAnsi="Calibri"/>
                  <w:sz w:val="20"/>
                </w:rPr>
                <w:t>-4.0 (-7.4, -0.7)</w:t>
              </w:r>
            </w:ins>
          </w:p>
        </w:tc>
        <w:tc>
          <w:tcPr>
            <w:tcW w:w="0" w:type="auto"/>
            <w:tcBorders>
              <w:top w:val="single" w:sz="0" w:space="0" w:color="D3D3D3"/>
              <w:left w:val="single" w:sz="0" w:space="0" w:color="D3D3D3"/>
              <w:bottom w:val="single" w:sz="0" w:space="0" w:color="D3D3D3"/>
              <w:right w:val="single" w:sz="0" w:space="0" w:color="D3D3D3"/>
            </w:tcBorders>
          </w:tcPr>
          <w:p w14:paraId="0226FCB3" w14:textId="77777777" w:rsidR="00524773" w:rsidRDefault="00524773" w:rsidP="00C670FC">
            <w:pPr>
              <w:keepNext/>
              <w:spacing w:after="60"/>
              <w:rPr>
                <w:ins w:id="132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CB91B6C" w14:textId="77777777" w:rsidR="00524773" w:rsidRDefault="00524773" w:rsidP="00C670FC">
            <w:pPr>
              <w:keepNext/>
              <w:spacing w:after="60"/>
              <w:rPr>
                <w:ins w:id="1325" w:author="Wittman, Jacob (CDC/DDNID/NCCDPHP/DDT) (CTR)" w:date="2023-08-15T14:04:00Z"/>
              </w:rPr>
            </w:pPr>
            <w:ins w:id="1326" w:author="Wittman, Jacob (CDC/DDNID/NCCDPHP/DDT) (CTR)" w:date="2023-08-15T14:04:00Z">
              <w:r>
                <w:rPr>
                  <w:rFonts w:ascii="Calibri" w:hAnsi="Calibri"/>
                  <w:sz w:val="20"/>
                </w:rPr>
                <w:t>-0.5 (-1.2, 0.2)</w:t>
              </w:r>
            </w:ins>
          </w:p>
        </w:tc>
        <w:tc>
          <w:tcPr>
            <w:tcW w:w="0" w:type="auto"/>
            <w:tcBorders>
              <w:top w:val="single" w:sz="0" w:space="0" w:color="D3D3D3"/>
              <w:left w:val="single" w:sz="0" w:space="0" w:color="D3D3D3"/>
              <w:bottom w:val="single" w:sz="0" w:space="0" w:color="D3D3D3"/>
              <w:right w:val="single" w:sz="0" w:space="0" w:color="D3D3D3"/>
            </w:tcBorders>
          </w:tcPr>
          <w:p w14:paraId="545DC126" w14:textId="77777777" w:rsidR="00524773" w:rsidRDefault="00524773" w:rsidP="00C670FC">
            <w:pPr>
              <w:keepNext/>
              <w:spacing w:after="60"/>
              <w:rPr>
                <w:ins w:id="1327" w:author="Wittman, Jacob (CDC/DDNID/NCCDPHP/DDT) (CTR)" w:date="2023-08-15T14:04:00Z"/>
              </w:rPr>
            </w:pPr>
            <w:ins w:id="1328" w:author="Wittman, Jacob (CDC/DDNID/NCCDPHP/DDT) (CTR)" w:date="2023-08-15T14:04:00Z">
              <w:r>
                <w:rPr>
                  <w:rFonts w:ascii="Calibri" w:hAnsi="Calibri"/>
                  <w:sz w:val="20"/>
                </w:rPr>
                <w:t>-0.5 (-1.2, 0.2)</w:t>
              </w:r>
            </w:ins>
          </w:p>
        </w:tc>
      </w:tr>
      <w:tr w:rsidR="00524773" w14:paraId="2109153A" w14:textId="77777777" w:rsidTr="00C670FC">
        <w:trPr>
          <w:cantSplit/>
          <w:jc w:val="center"/>
          <w:ins w:id="132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47E208C" w14:textId="77777777" w:rsidR="00524773" w:rsidRDefault="00524773" w:rsidP="00C670FC">
            <w:pPr>
              <w:keepNext/>
              <w:spacing w:after="60"/>
              <w:rPr>
                <w:ins w:id="1330" w:author="Wittman, Jacob (CDC/DDNID/NCCDPHP/DDT) (CTR)" w:date="2023-08-15T14:04:00Z"/>
              </w:rPr>
            </w:pPr>
            <w:ins w:id="1331"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15B36A5C" w14:textId="77777777" w:rsidR="00524773" w:rsidRDefault="00524773" w:rsidP="00C670FC">
            <w:pPr>
              <w:keepNext/>
              <w:spacing w:after="60"/>
              <w:rPr>
                <w:ins w:id="1332" w:author="Wittman, Jacob (CDC/DDNID/NCCDPHP/DDT) (CTR)" w:date="2023-08-15T14:04:00Z"/>
              </w:rPr>
            </w:pPr>
            <w:ins w:id="1333" w:author="Wittman, Jacob (CDC/DDNID/NCCDPHP/DDT) (CTR)" w:date="2023-08-15T14:04:00Z">
              <w:r>
                <w:rPr>
                  <w:rFonts w:ascii="Calibri" w:hAnsi="Calibri"/>
                  <w:sz w:val="20"/>
                </w:rPr>
                <w:t>89.8 (1.1)</w:t>
              </w:r>
            </w:ins>
          </w:p>
        </w:tc>
        <w:tc>
          <w:tcPr>
            <w:tcW w:w="0" w:type="auto"/>
            <w:tcBorders>
              <w:top w:val="single" w:sz="0" w:space="0" w:color="D3D3D3"/>
              <w:left w:val="single" w:sz="0" w:space="0" w:color="D3D3D3"/>
              <w:bottom w:val="single" w:sz="0" w:space="0" w:color="D3D3D3"/>
              <w:right w:val="single" w:sz="0" w:space="0" w:color="D3D3D3"/>
            </w:tcBorders>
          </w:tcPr>
          <w:p w14:paraId="1F041A8C" w14:textId="77777777" w:rsidR="00524773" w:rsidRDefault="00524773" w:rsidP="00C670FC">
            <w:pPr>
              <w:keepNext/>
              <w:spacing w:after="60"/>
              <w:rPr>
                <w:ins w:id="1334" w:author="Wittman, Jacob (CDC/DDNID/NCCDPHP/DDT) (CTR)" w:date="2023-08-15T14:04:00Z"/>
              </w:rPr>
            </w:pPr>
            <w:ins w:id="1335" w:author="Wittman, Jacob (CDC/DDNID/NCCDPHP/DDT) (CTR)" w:date="2023-08-15T14:04:00Z">
              <w:r>
                <w:rPr>
                  <w:rFonts w:ascii="Calibri" w:hAnsi="Calibri"/>
                  <w:sz w:val="20"/>
                </w:rPr>
                <w:t>84.9 (3.7)</w:t>
              </w:r>
            </w:ins>
          </w:p>
        </w:tc>
        <w:tc>
          <w:tcPr>
            <w:tcW w:w="0" w:type="auto"/>
            <w:tcBorders>
              <w:top w:val="single" w:sz="0" w:space="0" w:color="D3D3D3"/>
              <w:left w:val="single" w:sz="0" w:space="0" w:color="D3D3D3"/>
              <w:bottom w:val="single" w:sz="0" w:space="0" w:color="D3D3D3"/>
              <w:right w:val="single" w:sz="0" w:space="0" w:color="D3D3D3"/>
            </w:tcBorders>
          </w:tcPr>
          <w:p w14:paraId="7B7B3F81" w14:textId="77777777" w:rsidR="00524773" w:rsidRDefault="00524773" w:rsidP="00C670FC">
            <w:pPr>
              <w:keepNext/>
              <w:spacing w:after="60"/>
              <w:rPr>
                <w:ins w:id="1336" w:author="Wittman, Jacob (CDC/DDNID/NCCDPHP/DDT) (CTR)" w:date="2023-08-15T14:04:00Z"/>
              </w:rPr>
            </w:pPr>
            <w:ins w:id="1337" w:author="Wittman, Jacob (CDC/DDNID/NCCDPHP/DDT) (CTR)" w:date="2023-08-15T14:04:00Z">
              <w:r>
                <w:rPr>
                  <w:rFonts w:ascii="Calibri" w:hAnsi="Calibri"/>
                  <w:sz w:val="20"/>
                </w:rPr>
                <w:t>84.8 (4.4)</w:t>
              </w:r>
            </w:ins>
          </w:p>
        </w:tc>
        <w:tc>
          <w:tcPr>
            <w:tcW w:w="0" w:type="auto"/>
            <w:tcBorders>
              <w:top w:val="single" w:sz="0" w:space="0" w:color="D3D3D3"/>
              <w:left w:val="single" w:sz="0" w:space="0" w:color="D3D3D3"/>
              <w:bottom w:val="single" w:sz="0" w:space="0" w:color="D3D3D3"/>
              <w:right w:val="single" w:sz="0" w:space="0" w:color="D3D3D3"/>
            </w:tcBorders>
          </w:tcPr>
          <w:p w14:paraId="42401F1D" w14:textId="77777777" w:rsidR="00524773" w:rsidRDefault="00524773" w:rsidP="00C670FC">
            <w:pPr>
              <w:keepNext/>
              <w:spacing w:after="60"/>
              <w:rPr>
                <w:ins w:id="1338" w:author="Wittman, Jacob (CDC/DDNID/NCCDPHP/DDT) (CTR)" w:date="2023-08-15T14:04:00Z"/>
              </w:rPr>
            </w:pPr>
            <w:ins w:id="1339" w:author="Wittman, Jacob (CDC/DDNID/NCCDPHP/DDT) (CTR)" w:date="2023-08-15T14:04:00Z">
              <w:r>
                <w:rPr>
                  <w:rFonts w:ascii="Calibri" w:hAnsi="Calibri"/>
                  <w:sz w:val="20"/>
                </w:rPr>
                <w:t>93.5 (2.5)</w:t>
              </w:r>
            </w:ins>
          </w:p>
        </w:tc>
        <w:tc>
          <w:tcPr>
            <w:tcW w:w="0" w:type="auto"/>
            <w:tcBorders>
              <w:top w:val="single" w:sz="0" w:space="0" w:color="D3D3D3"/>
              <w:left w:val="single" w:sz="0" w:space="0" w:color="D3D3D3"/>
              <w:bottom w:val="single" w:sz="0" w:space="0" w:color="D3D3D3"/>
              <w:right w:val="single" w:sz="0" w:space="0" w:color="D3D3D3"/>
            </w:tcBorders>
          </w:tcPr>
          <w:p w14:paraId="30F68110" w14:textId="77777777" w:rsidR="00524773" w:rsidRDefault="00524773" w:rsidP="00C670FC">
            <w:pPr>
              <w:keepNext/>
              <w:spacing w:after="60"/>
              <w:rPr>
                <w:ins w:id="1340" w:author="Wittman, Jacob (CDC/DDNID/NCCDPHP/DDT) (CTR)" w:date="2023-08-15T14:04:00Z"/>
              </w:rPr>
            </w:pPr>
            <w:ins w:id="1341" w:author="Wittman, Jacob (CDC/DDNID/NCCDPHP/DDT) (CTR)" w:date="2023-08-15T14:04:00Z">
              <w:r>
                <w:rPr>
                  <w:rFonts w:ascii="Calibri" w:hAnsi="Calibri"/>
                  <w:sz w:val="20"/>
                </w:rPr>
                <w:t>92.4 (2.3)</w:t>
              </w:r>
            </w:ins>
          </w:p>
        </w:tc>
        <w:tc>
          <w:tcPr>
            <w:tcW w:w="0" w:type="auto"/>
            <w:tcBorders>
              <w:top w:val="single" w:sz="0" w:space="0" w:color="D3D3D3"/>
              <w:left w:val="single" w:sz="0" w:space="0" w:color="D3D3D3"/>
              <w:bottom w:val="single" w:sz="0" w:space="0" w:color="D3D3D3"/>
              <w:right w:val="single" w:sz="0" w:space="0" w:color="D3D3D3"/>
            </w:tcBorders>
          </w:tcPr>
          <w:p w14:paraId="7BC2215E" w14:textId="77777777" w:rsidR="00524773" w:rsidRDefault="00524773" w:rsidP="00C670FC">
            <w:pPr>
              <w:keepNext/>
              <w:spacing w:after="60"/>
              <w:rPr>
                <w:ins w:id="1342" w:author="Wittman, Jacob (CDC/DDNID/NCCDPHP/DDT) (CTR)" w:date="2023-08-15T14:04:00Z"/>
              </w:rPr>
            </w:pPr>
            <w:ins w:id="1343" w:author="Wittman, Jacob (CDC/DDNID/NCCDPHP/DDT) (CTR)" w:date="2023-08-15T14:04:00Z">
              <w:r>
                <w:rPr>
                  <w:rFonts w:ascii="Calibri" w:hAnsi="Calibri"/>
                  <w:sz w:val="20"/>
                </w:rPr>
                <w:t>88.0 (2.7)</w:t>
              </w:r>
            </w:ins>
          </w:p>
        </w:tc>
        <w:tc>
          <w:tcPr>
            <w:tcW w:w="0" w:type="auto"/>
            <w:tcBorders>
              <w:top w:val="single" w:sz="0" w:space="0" w:color="D3D3D3"/>
              <w:left w:val="single" w:sz="0" w:space="0" w:color="D3D3D3"/>
              <w:bottom w:val="single" w:sz="0" w:space="0" w:color="D3D3D3"/>
              <w:right w:val="single" w:sz="0" w:space="0" w:color="D3D3D3"/>
            </w:tcBorders>
          </w:tcPr>
          <w:p w14:paraId="61871C31" w14:textId="77777777" w:rsidR="00524773" w:rsidRDefault="00524773" w:rsidP="00C670FC">
            <w:pPr>
              <w:keepNext/>
              <w:spacing w:after="60"/>
              <w:rPr>
                <w:ins w:id="1344" w:author="Wittman, Jacob (CDC/DDNID/NCCDPHP/DDT) (CTR)" w:date="2023-08-15T14:04:00Z"/>
              </w:rPr>
            </w:pPr>
            <w:ins w:id="1345" w:author="Wittman, Jacob (CDC/DDNID/NCCDPHP/DDT) (CTR)" w:date="2023-08-15T14:04:00Z">
              <w:r>
                <w:rPr>
                  <w:rFonts w:ascii="Calibri" w:hAnsi="Calibri"/>
                  <w:sz w:val="20"/>
                </w:rPr>
                <w:t>93.0 (1.9)</w:t>
              </w:r>
            </w:ins>
          </w:p>
        </w:tc>
        <w:tc>
          <w:tcPr>
            <w:tcW w:w="0" w:type="auto"/>
            <w:tcBorders>
              <w:top w:val="single" w:sz="0" w:space="0" w:color="D3D3D3"/>
              <w:left w:val="single" w:sz="0" w:space="0" w:color="D3D3D3"/>
              <w:bottom w:val="single" w:sz="0" w:space="0" w:color="D3D3D3"/>
              <w:right w:val="single" w:sz="0" w:space="0" w:color="D3D3D3"/>
            </w:tcBorders>
          </w:tcPr>
          <w:p w14:paraId="1751662F" w14:textId="77777777" w:rsidR="00524773" w:rsidRDefault="00524773" w:rsidP="00C670FC">
            <w:pPr>
              <w:keepNext/>
              <w:spacing w:after="60"/>
              <w:rPr>
                <w:ins w:id="1346" w:author="Wittman, Jacob (CDC/DDNID/NCCDPHP/DDT) (CTR)" w:date="2023-08-15T14:04:00Z"/>
              </w:rPr>
            </w:pPr>
            <w:ins w:id="1347" w:author="Wittman, Jacob (CDC/DDNID/NCCDPHP/DDT) (CTR)" w:date="2023-08-15T14:04:00Z">
              <w:r>
                <w:rPr>
                  <w:rFonts w:ascii="Calibri" w:hAnsi="Calibri"/>
                  <w:sz w:val="20"/>
                </w:rPr>
                <w:t>92.6 (2.8)</w:t>
              </w:r>
            </w:ins>
          </w:p>
        </w:tc>
        <w:tc>
          <w:tcPr>
            <w:tcW w:w="0" w:type="auto"/>
            <w:tcBorders>
              <w:top w:val="single" w:sz="0" w:space="0" w:color="D3D3D3"/>
              <w:left w:val="single" w:sz="0" w:space="0" w:color="D3D3D3"/>
              <w:bottom w:val="single" w:sz="0" w:space="0" w:color="D3D3D3"/>
              <w:right w:val="single" w:sz="0" w:space="0" w:color="D3D3D3"/>
            </w:tcBorders>
          </w:tcPr>
          <w:p w14:paraId="28C9DF82" w14:textId="77777777" w:rsidR="00524773" w:rsidRDefault="00524773" w:rsidP="00C670FC">
            <w:pPr>
              <w:keepNext/>
              <w:spacing w:after="60"/>
              <w:rPr>
                <w:ins w:id="1348" w:author="Wittman, Jacob (CDC/DDNID/NCCDPHP/DDT) (CTR)" w:date="2023-08-15T14:04:00Z"/>
              </w:rPr>
            </w:pPr>
            <w:ins w:id="1349" w:author="Wittman, Jacob (CDC/DDNID/NCCDPHP/DDT) (CTR)" w:date="2023-08-15T14:04:00Z">
              <w:r>
                <w:rPr>
                  <w:rFonts w:ascii="Calibri" w:hAnsi="Calibri"/>
                  <w:sz w:val="20"/>
                </w:rPr>
                <w:t>91.3 (3.2)</w:t>
              </w:r>
            </w:ins>
          </w:p>
        </w:tc>
        <w:tc>
          <w:tcPr>
            <w:tcW w:w="0" w:type="auto"/>
            <w:tcBorders>
              <w:top w:val="single" w:sz="0" w:space="0" w:color="D3D3D3"/>
              <w:left w:val="single" w:sz="0" w:space="0" w:color="D3D3D3"/>
              <w:bottom w:val="single" w:sz="0" w:space="0" w:color="D3D3D3"/>
              <w:right w:val="single" w:sz="0" w:space="0" w:color="D3D3D3"/>
            </w:tcBorders>
          </w:tcPr>
          <w:p w14:paraId="63904E2C" w14:textId="77777777" w:rsidR="00524773" w:rsidRDefault="00524773" w:rsidP="00C670FC">
            <w:pPr>
              <w:keepNext/>
              <w:spacing w:after="60"/>
              <w:rPr>
                <w:ins w:id="1350" w:author="Wittman, Jacob (CDC/DDNID/NCCDPHP/DDT) (CTR)" w:date="2023-08-15T14:04:00Z"/>
              </w:rPr>
            </w:pPr>
            <w:ins w:id="1351" w:author="Wittman, Jacob (CDC/DDNID/NCCDPHP/DDT) (CTR)" w:date="2023-08-15T14:04:00Z">
              <w:r>
                <w:rPr>
                  <w:rFonts w:ascii="Calibri" w:hAnsi="Calibri"/>
                  <w:sz w:val="20"/>
                </w:rPr>
                <w:t>95.9 (1.4)</w:t>
              </w:r>
            </w:ins>
          </w:p>
        </w:tc>
        <w:tc>
          <w:tcPr>
            <w:tcW w:w="0" w:type="auto"/>
            <w:tcBorders>
              <w:top w:val="single" w:sz="0" w:space="0" w:color="D3D3D3"/>
              <w:left w:val="single" w:sz="0" w:space="0" w:color="D3D3D3"/>
              <w:bottom w:val="single" w:sz="0" w:space="0" w:color="D3D3D3"/>
              <w:right w:val="single" w:sz="0" w:space="0" w:color="D3D3D3"/>
            </w:tcBorders>
          </w:tcPr>
          <w:p w14:paraId="3213E6EB" w14:textId="77777777" w:rsidR="00524773" w:rsidRDefault="00524773" w:rsidP="00C670FC">
            <w:pPr>
              <w:keepNext/>
              <w:spacing w:after="60"/>
              <w:rPr>
                <w:ins w:id="1352" w:author="Wittman, Jacob (CDC/DDNID/NCCDPHP/DDT) (CTR)" w:date="2023-08-15T14:04:00Z"/>
              </w:rPr>
            </w:pPr>
            <w:ins w:id="1353" w:author="Wittman, Jacob (CDC/DDNID/NCCDPHP/DDT) (CTR)" w:date="2023-08-15T14:04:00Z">
              <w:r>
                <w:rPr>
                  <w:rFonts w:ascii="Calibri" w:hAnsi="Calibri"/>
                  <w:sz w:val="20"/>
                </w:rPr>
                <w:t>89.3 (2.5)</w:t>
              </w:r>
            </w:ins>
          </w:p>
        </w:tc>
        <w:tc>
          <w:tcPr>
            <w:tcW w:w="0" w:type="auto"/>
            <w:tcBorders>
              <w:top w:val="single" w:sz="0" w:space="0" w:color="D3D3D3"/>
              <w:left w:val="single" w:sz="0" w:space="0" w:color="D3D3D3"/>
              <w:bottom w:val="single" w:sz="0" w:space="0" w:color="D3D3D3"/>
              <w:right w:val="single" w:sz="0" w:space="0" w:color="D3D3D3"/>
            </w:tcBorders>
          </w:tcPr>
          <w:p w14:paraId="408EA5A7" w14:textId="77777777" w:rsidR="00524773" w:rsidRDefault="00524773" w:rsidP="00C670FC">
            <w:pPr>
              <w:keepNext/>
              <w:spacing w:after="60"/>
              <w:rPr>
                <w:ins w:id="1354" w:author="Wittman, Jacob (CDC/DDNID/NCCDPHP/DDT) (CTR)" w:date="2023-08-15T14:04:00Z"/>
              </w:rPr>
            </w:pPr>
            <w:ins w:id="1355" w:author="Wittman, Jacob (CDC/DDNID/NCCDPHP/DDT) (CTR)" w:date="2023-08-15T14:04:00Z">
              <w:r>
                <w:rPr>
                  <w:rFonts w:ascii="Calibri" w:hAnsi="Calibri"/>
                  <w:sz w:val="20"/>
                </w:rPr>
                <w:t>85.8 (2.3)</w:t>
              </w:r>
            </w:ins>
          </w:p>
        </w:tc>
        <w:tc>
          <w:tcPr>
            <w:tcW w:w="0" w:type="auto"/>
            <w:tcBorders>
              <w:top w:val="single" w:sz="0" w:space="0" w:color="D3D3D3"/>
              <w:left w:val="single" w:sz="0" w:space="0" w:color="D3D3D3"/>
              <w:bottom w:val="single" w:sz="0" w:space="0" w:color="D3D3D3"/>
              <w:right w:val="single" w:sz="0" w:space="0" w:color="D3D3D3"/>
            </w:tcBorders>
          </w:tcPr>
          <w:p w14:paraId="3B75E12B" w14:textId="77777777" w:rsidR="00524773" w:rsidRDefault="00524773" w:rsidP="00C670FC">
            <w:pPr>
              <w:keepNext/>
              <w:spacing w:after="60"/>
              <w:rPr>
                <w:ins w:id="1356" w:author="Wittman, Jacob (CDC/DDNID/NCCDPHP/DDT) (CTR)" w:date="2023-08-15T14:04:00Z"/>
              </w:rPr>
            </w:pPr>
            <w:ins w:id="1357" w:author="Wittman, Jacob (CDC/DDNID/NCCDPHP/DDT) (CTR)" w:date="2023-08-15T14:04:00Z">
              <w:r>
                <w:rPr>
                  <w:rFonts w:ascii="Calibri" w:hAnsi="Calibri"/>
                  <w:sz w:val="20"/>
                </w:rPr>
                <w:t>86.3 (3.0)</w:t>
              </w:r>
            </w:ins>
          </w:p>
        </w:tc>
        <w:tc>
          <w:tcPr>
            <w:tcW w:w="0" w:type="auto"/>
            <w:tcBorders>
              <w:top w:val="single" w:sz="0" w:space="0" w:color="D3D3D3"/>
              <w:left w:val="single" w:sz="0" w:space="0" w:color="D3D3D3"/>
              <w:bottom w:val="single" w:sz="0" w:space="0" w:color="D3D3D3"/>
              <w:right w:val="single" w:sz="0" w:space="0" w:color="D3D3D3"/>
            </w:tcBorders>
          </w:tcPr>
          <w:p w14:paraId="344BFEDF" w14:textId="77777777" w:rsidR="00524773" w:rsidRDefault="00524773" w:rsidP="00C670FC">
            <w:pPr>
              <w:keepNext/>
              <w:spacing w:after="60"/>
              <w:rPr>
                <w:ins w:id="1358" w:author="Wittman, Jacob (CDC/DDNID/NCCDPHP/DDT) (CTR)" w:date="2023-08-15T14:04:00Z"/>
              </w:rPr>
            </w:pPr>
            <w:ins w:id="1359" w:author="Wittman, Jacob (CDC/DDNID/NCCDPHP/DDT) (CTR)" w:date="2023-08-15T14:04:00Z">
              <w:r>
                <w:rPr>
                  <w:rFonts w:ascii="Calibri" w:hAnsi="Calibri"/>
                  <w:sz w:val="20"/>
                </w:rPr>
                <w:t>79.9 (5.1)</w:t>
              </w:r>
            </w:ins>
          </w:p>
        </w:tc>
        <w:tc>
          <w:tcPr>
            <w:tcW w:w="0" w:type="auto"/>
            <w:tcBorders>
              <w:top w:val="single" w:sz="0" w:space="0" w:color="D3D3D3"/>
              <w:left w:val="single" w:sz="0" w:space="0" w:color="D3D3D3"/>
              <w:bottom w:val="single" w:sz="0" w:space="0" w:color="D3D3D3"/>
              <w:right w:val="single" w:sz="0" w:space="0" w:color="D3D3D3"/>
            </w:tcBorders>
          </w:tcPr>
          <w:p w14:paraId="627D7917" w14:textId="77777777" w:rsidR="00524773" w:rsidRDefault="00524773" w:rsidP="00C670FC">
            <w:pPr>
              <w:keepNext/>
              <w:spacing w:after="60"/>
              <w:rPr>
                <w:ins w:id="1360" w:author="Wittman, Jacob (CDC/DDNID/NCCDPHP/DDT) (CTR)" w:date="2023-08-15T14:04:00Z"/>
              </w:rPr>
            </w:pPr>
            <w:ins w:id="1361" w:author="Wittman, Jacob (CDC/DDNID/NCCDPHP/DDT) (CTR)" w:date="2023-08-15T14:04:00Z">
              <w:r>
                <w:rPr>
                  <w:rFonts w:ascii="Calibri" w:hAnsi="Calibri"/>
                  <w:sz w:val="20"/>
                </w:rPr>
                <w:t>1.7 (-9.4, 12.8)</w:t>
              </w:r>
            </w:ins>
          </w:p>
        </w:tc>
        <w:tc>
          <w:tcPr>
            <w:tcW w:w="0" w:type="auto"/>
            <w:tcBorders>
              <w:top w:val="single" w:sz="0" w:space="0" w:color="D3D3D3"/>
              <w:left w:val="single" w:sz="0" w:space="0" w:color="D3D3D3"/>
              <w:bottom w:val="single" w:sz="0" w:space="0" w:color="D3D3D3"/>
              <w:right w:val="single" w:sz="0" w:space="0" w:color="D3D3D3"/>
            </w:tcBorders>
          </w:tcPr>
          <w:p w14:paraId="029B5D85" w14:textId="77777777" w:rsidR="00524773" w:rsidRDefault="00524773" w:rsidP="00C670FC">
            <w:pPr>
              <w:keepNext/>
              <w:spacing w:after="60"/>
              <w:rPr>
                <w:ins w:id="13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D5F7BF4" w14:textId="77777777" w:rsidR="00524773" w:rsidRDefault="00524773" w:rsidP="00C670FC">
            <w:pPr>
              <w:keepNext/>
              <w:spacing w:after="60"/>
              <w:rPr>
                <w:ins w:id="1363" w:author="Wittman, Jacob (CDC/DDNID/NCCDPHP/DDT) (CTR)" w:date="2023-08-15T14:04:00Z"/>
              </w:rPr>
            </w:pPr>
            <w:ins w:id="1364" w:author="Wittman, Jacob (CDC/DDNID/NCCDPHP/DDT) (CTR)" w:date="2023-08-15T14:04:00Z">
              <w:r>
                <w:rPr>
                  <w:rFonts w:ascii="Calibri" w:hAnsi="Calibri"/>
                  <w:sz w:val="20"/>
                </w:rPr>
                <w:t>0.1 (-0.7, 0.9)</w:t>
              </w:r>
            </w:ins>
          </w:p>
        </w:tc>
        <w:tc>
          <w:tcPr>
            <w:tcW w:w="0" w:type="auto"/>
            <w:tcBorders>
              <w:top w:val="single" w:sz="0" w:space="0" w:color="D3D3D3"/>
              <w:left w:val="single" w:sz="0" w:space="0" w:color="D3D3D3"/>
              <w:bottom w:val="single" w:sz="0" w:space="0" w:color="D3D3D3"/>
              <w:right w:val="single" w:sz="0" w:space="0" w:color="D3D3D3"/>
            </w:tcBorders>
          </w:tcPr>
          <w:p w14:paraId="732301CD" w14:textId="77777777" w:rsidR="00524773" w:rsidRDefault="00524773" w:rsidP="00C670FC">
            <w:pPr>
              <w:keepNext/>
              <w:spacing w:after="60"/>
              <w:rPr>
                <w:ins w:id="1365" w:author="Wittman, Jacob (CDC/DDNID/NCCDPHP/DDT) (CTR)" w:date="2023-08-15T14:04:00Z"/>
              </w:rPr>
            </w:pPr>
            <w:ins w:id="1366" w:author="Wittman, Jacob (CDC/DDNID/NCCDPHP/DDT) (CTR)" w:date="2023-08-15T14:04:00Z">
              <w:r>
                <w:rPr>
                  <w:rFonts w:ascii="Calibri" w:hAnsi="Calibri"/>
                  <w:sz w:val="20"/>
                </w:rPr>
                <w:t>0.1 (-0.7, 0.9)</w:t>
              </w:r>
            </w:ins>
          </w:p>
        </w:tc>
      </w:tr>
      <w:tr w:rsidR="00524773" w14:paraId="1B985AC5" w14:textId="77777777" w:rsidTr="00C670FC">
        <w:trPr>
          <w:cantSplit/>
          <w:jc w:val="center"/>
          <w:ins w:id="136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80205E" w14:textId="77777777" w:rsidR="00524773" w:rsidRDefault="00524773" w:rsidP="00C670FC">
            <w:pPr>
              <w:keepNext/>
              <w:spacing w:after="60"/>
              <w:rPr>
                <w:ins w:id="1368" w:author="Wittman, Jacob (CDC/DDNID/NCCDPHP/DDT) (CTR)" w:date="2023-08-15T14:04:00Z"/>
              </w:rPr>
            </w:pPr>
            <w:ins w:id="1369"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7266AF3B" w14:textId="77777777" w:rsidR="00524773" w:rsidRDefault="00524773" w:rsidP="00C670FC">
            <w:pPr>
              <w:keepNext/>
              <w:spacing w:after="60"/>
              <w:rPr>
                <w:ins w:id="1370" w:author="Wittman, Jacob (CDC/DDNID/NCCDPHP/DDT) (CTR)" w:date="2023-08-15T14:04:00Z"/>
              </w:rPr>
            </w:pPr>
            <w:ins w:id="1371" w:author="Wittman, Jacob (CDC/DDNID/NCCDPHP/DDT) (CTR)" w:date="2023-08-15T14:04:00Z">
              <w:r>
                <w:rPr>
                  <w:rFonts w:ascii="Calibri" w:hAnsi="Calibri"/>
                  <w:sz w:val="20"/>
                </w:rPr>
                <w:t>83.4 (1.2)</w:t>
              </w:r>
            </w:ins>
          </w:p>
        </w:tc>
        <w:tc>
          <w:tcPr>
            <w:tcW w:w="0" w:type="auto"/>
            <w:tcBorders>
              <w:top w:val="single" w:sz="0" w:space="0" w:color="D3D3D3"/>
              <w:left w:val="single" w:sz="0" w:space="0" w:color="D3D3D3"/>
              <w:bottom w:val="single" w:sz="0" w:space="0" w:color="D3D3D3"/>
              <w:right w:val="single" w:sz="0" w:space="0" w:color="D3D3D3"/>
            </w:tcBorders>
          </w:tcPr>
          <w:p w14:paraId="685D58A7" w14:textId="77777777" w:rsidR="00524773" w:rsidRDefault="00524773" w:rsidP="00C670FC">
            <w:pPr>
              <w:keepNext/>
              <w:spacing w:after="60"/>
              <w:rPr>
                <w:ins w:id="1372" w:author="Wittman, Jacob (CDC/DDNID/NCCDPHP/DDT) (CTR)" w:date="2023-08-15T14:04:00Z"/>
              </w:rPr>
            </w:pPr>
            <w:ins w:id="1373" w:author="Wittman, Jacob (CDC/DDNID/NCCDPHP/DDT) (CTR)" w:date="2023-08-15T14:04:00Z">
              <w:r>
                <w:rPr>
                  <w:rFonts w:ascii="Calibri" w:hAnsi="Calibri"/>
                  <w:sz w:val="20"/>
                </w:rPr>
                <w:t>83.7 (3.3)</w:t>
              </w:r>
            </w:ins>
          </w:p>
        </w:tc>
        <w:tc>
          <w:tcPr>
            <w:tcW w:w="0" w:type="auto"/>
            <w:tcBorders>
              <w:top w:val="single" w:sz="0" w:space="0" w:color="D3D3D3"/>
              <w:left w:val="single" w:sz="0" w:space="0" w:color="D3D3D3"/>
              <w:bottom w:val="single" w:sz="0" w:space="0" w:color="D3D3D3"/>
              <w:right w:val="single" w:sz="0" w:space="0" w:color="D3D3D3"/>
            </w:tcBorders>
          </w:tcPr>
          <w:p w14:paraId="601EE000" w14:textId="77777777" w:rsidR="00524773" w:rsidRDefault="00524773" w:rsidP="00C670FC">
            <w:pPr>
              <w:keepNext/>
              <w:spacing w:after="60"/>
              <w:rPr>
                <w:ins w:id="1374" w:author="Wittman, Jacob (CDC/DDNID/NCCDPHP/DDT) (CTR)" w:date="2023-08-15T14:04:00Z"/>
              </w:rPr>
            </w:pPr>
            <w:ins w:id="1375" w:author="Wittman, Jacob (CDC/DDNID/NCCDPHP/DDT) (CTR)" w:date="2023-08-15T14:04:00Z">
              <w:r>
                <w:rPr>
                  <w:rFonts w:ascii="Calibri" w:hAnsi="Calibri"/>
                  <w:sz w:val="20"/>
                </w:rPr>
                <w:t>83.8 (3.4)</w:t>
              </w:r>
            </w:ins>
          </w:p>
        </w:tc>
        <w:tc>
          <w:tcPr>
            <w:tcW w:w="0" w:type="auto"/>
            <w:tcBorders>
              <w:top w:val="single" w:sz="0" w:space="0" w:color="D3D3D3"/>
              <w:left w:val="single" w:sz="0" w:space="0" w:color="D3D3D3"/>
              <w:bottom w:val="single" w:sz="0" w:space="0" w:color="D3D3D3"/>
              <w:right w:val="single" w:sz="0" w:space="0" w:color="D3D3D3"/>
            </w:tcBorders>
          </w:tcPr>
          <w:p w14:paraId="1B8437F8" w14:textId="77777777" w:rsidR="00524773" w:rsidRDefault="00524773" w:rsidP="00C670FC">
            <w:pPr>
              <w:keepNext/>
              <w:spacing w:after="60"/>
              <w:rPr>
                <w:ins w:id="1376" w:author="Wittman, Jacob (CDC/DDNID/NCCDPHP/DDT) (CTR)" w:date="2023-08-15T14:04:00Z"/>
              </w:rPr>
            </w:pPr>
            <w:ins w:id="1377" w:author="Wittman, Jacob (CDC/DDNID/NCCDPHP/DDT) (CTR)" w:date="2023-08-15T14:04:00Z">
              <w:r>
                <w:rPr>
                  <w:rFonts w:ascii="Calibri" w:hAnsi="Calibri"/>
                  <w:sz w:val="20"/>
                </w:rPr>
                <w:t>88.4 (2.3)</w:t>
              </w:r>
            </w:ins>
          </w:p>
        </w:tc>
        <w:tc>
          <w:tcPr>
            <w:tcW w:w="0" w:type="auto"/>
            <w:tcBorders>
              <w:top w:val="single" w:sz="0" w:space="0" w:color="D3D3D3"/>
              <w:left w:val="single" w:sz="0" w:space="0" w:color="D3D3D3"/>
              <w:bottom w:val="single" w:sz="0" w:space="0" w:color="D3D3D3"/>
              <w:right w:val="single" w:sz="0" w:space="0" w:color="D3D3D3"/>
            </w:tcBorders>
          </w:tcPr>
          <w:p w14:paraId="3A63E203" w14:textId="77777777" w:rsidR="00524773" w:rsidRDefault="00524773" w:rsidP="00C670FC">
            <w:pPr>
              <w:keepNext/>
              <w:spacing w:after="60"/>
              <w:rPr>
                <w:ins w:id="1378" w:author="Wittman, Jacob (CDC/DDNID/NCCDPHP/DDT) (CTR)" w:date="2023-08-15T14:04:00Z"/>
              </w:rPr>
            </w:pPr>
            <w:ins w:id="1379" w:author="Wittman, Jacob (CDC/DDNID/NCCDPHP/DDT) (CTR)" w:date="2023-08-15T14:04:00Z">
              <w:r>
                <w:rPr>
                  <w:rFonts w:ascii="Calibri" w:hAnsi="Calibri"/>
                  <w:sz w:val="20"/>
                </w:rPr>
                <w:t>87.2 (3.1)</w:t>
              </w:r>
            </w:ins>
          </w:p>
        </w:tc>
        <w:tc>
          <w:tcPr>
            <w:tcW w:w="0" w:type="auto"/>
            <w:tcBorders>
              <w:top w:val="single" w:sz="0" w:space="0" w:color="D3D3D3"/>
              <w:left w:val="single" w:sz="0" w:space="0" w:color="D3D3D3"/>
              <w:bottom w:val="single" w:sz="0" w:space="0" w:color="D3D3D3"/>
              <w:right w:val="single" w:sz="0" w:space="0" w:color="D3D3D3"/>
            </w:tcBorders>
          </w:tcPr>
          <w:p w14:paraId="24E25A6B" w14:textId="77777777" w:rsidR="00524773" w:rsidRDefault="00524773" w:rsidP="00C670FC">
            <w:pPr>
              <w:keepNext/>
              <w:spacing w:after="60"/>
              <w:rPr>
                <w:ins w:id="1380" w:author="Wittman, Jacob (CDC/DDNID/NCCDPHP/DDT) (CTR)" w:date="2023-08-15T14:04:00Z"/>
              </w:rPr>
            </w:pPr>
            <w:ins w:id="1381" w:author="Wittman, Jacob (CDC/DDNID/NCCDPHP/DDT) (CTR)" w:date="2023-08-15T14:04:00Z">
              <w:r>
                <w:rPr>
                  <w:rFonts w:ascii="Calibri" w:hAnsi="Calibri"/>
                  <w:sz w:val="20"/>
                </w:rPr>
                <w:t>87.6 (2.2)</w:t>
              </w:r>
            </w:ins>
          </w:p>
        </w:tc>
        <w:tc>
          <w:tcPr>
            <w:tcW w:w="0" w:type="auto"/>
            <w:tcBorders>
              <w:top w:val="single" w:sz="0" w:space="0" w:color="D3D3D3"/>
              <w:left w:val="single" w:sz="0" w:space="0" w:color="D3D3D3"/>
              <w:bottom w:val="single" w:sz="0" w:space="0" w:color="D3D3D3"/>
              <w:right w:val="single" w:sz="0" w:space="0" w:color="D3D3D3"/>
            </w:tcBorders>
          </w:tcPr>
          <w:p w14:paraId="1AB37FBC" w14:textId="77777777" w:rsidR="00524773" w:rsidRDefault="00524773" w:rsidP="00C670FC">
            <w:pPr>
              <w:keepNext/>
              <w:spacing w:after="60"/>
              <w:rPr>
                <w:ins w:id="1382" w:author="Wittman, Jacob (CDC/DDNID/NCCDPHP/DDT) (CTR)" w:date="2023-08-15T14:04:00Z"/>
              </w:rPr>
            </w:pPr>
            <w:ins w:id="1383" w:author="Wittman, Jacob (CDC/DDNID/NCCDPHP/DDT) (CTR)" w:date="2023-08-15T14:04:00Z">
              <w:r>
                <w:rPr>
                  <w:rFonts w:ascii="Calibri" w:hAnsi="Calibri"/>
                  <w:sz w:val="20"/>
                </w:rPr>
                <w:t>77.7 (4.2)</w:t>
              </w:r>
            </w:ins>
          </w:p>
        </w:tc>
        <w:tc>
          <w:tcPr>
            <w:tcW w:w="0" w:type="auto"/>
            <w:tcBorders>
              <w:top w:val="single" w:sz="0" w:space="0" w:color="D3D3D3"/>
              <w:left w:val="single" w:sz="0" w:space="0" w:color="D3D3D3"/>
              <w:bottom w:val="single" w:sz="0" w:space="0" w:color="D3D3D3"/>
              <w:right w:val="single" w:sz="0" w:space="0" w:color="D3D3D3"/>
            </w:tcBorders>
          </w:tcPr>
          <w:p w14:paraId="7337FFFF" w14:textId="77777777" w:rsidR="00524773" w:rsidRDefault="00524773" w:rsidP="00C670FC">
            <w:pPr>
              <w:keepNext/>
              <w:spacing w:after="60"/>
              <w:rPr>
                <w:ins w:id="1384" w:author="Wittman, Jacob (CDC/DDNID/NCCDPHP/DDT) (CTR)" w:date="2023-08-15T14:04:00Z"/>
              </w:rPr>
            </w:pPr>
            <w:ins w:id="1385" w:author="Wittman, Jacob (CDC/DDNID/NCCDPHP/DDT) (CTR)" w:date="2023-08-15T14:04:00Z">
              <w:r>
                <w:rPr>
                  <w:rFonts w:ascii="Calibri" w:hAnsi="Calibri"/>
                  <w:sz w:val="20"/>
                </w:rPr>
                <w:t>81.2 (4.1)</w:t>
              </w:r>
            </w:ins>
          </w:p>
        </w:tc>
        <w:tc>
          <w:tcPr>
            <w:tcW w:w="0" w:type="auto"/>
            <w:tcBorders>
              <w:top w:val="single" w:sz="0" w:space="0" w:color="D3D3D3"/>
              <w:left w:val="single" w:sz="0" w:space="0" w:color="D3D3D3"/>
              <w:bottom w:val="single" w:sz="0" w:space="0" w:color="D3D3D3"/>
              <w:right w:val="single" w:sz="0" w:space="0" w:color="D3D3D3"/>
            </w:tcBorders>
          </w:tcPr>
          <w:p w14:paraId="4664DC63" w14:textId="77777777" w:rsidR="00524773" w:rsidRDefault="00524773" w:rsidP="00C670FC">
            <w:pPr>
              <w:keepNext/>
              <w:spacing w:after="60"/>
              <w:rPr>
                <w:ins w:id="1386" w:author="Wittman, Jacob (CDC/DDNID/NCCDPHP/DDT) (CTR)" w:date="2023-08-15T14:04:00Z"/>
              </w:rPr>
            </w:pPr>
            <w:ins w:id="1387" w:author="Wittman, Jacob (CDC/DDNID/NCCDPHP/DDT) (CTR)" w:date="2023-08-15T14:04:00Z">
              <w:r>
                <w:rPr>
                  <w:rFonts w:ascii="Calibri" w:hAnsi="Calibri"/>
                  <w:sz w:val="20"/>
                </w:rPr>
                <w:t>90.3 (2.3)</w:t>
              </w:r>
            </w:ins>
          </w:p>
        </w:tc>
        <w:tc>
          <w:tcPr>
            <w:tcW w:w="0" w:type="auto"/>
            <w:tcBorders>
              <w:top w:val="single" w:sz="0" w:space="0" w:color="D3D3D3"/>
              <w:left w:val="single" w:sz="0" w:space="0" w:color="D3D3D3"/>
              <w:bottom w:val="single" w:sz="0" w:space="0" w:color="D3D3D3"/>
              <w:right w:val="single" w:sz="0" w:space="0" w:color="D3D3D3"/>
            </w:tcBorders>
          </w:tcPr>
          <w:p w14:paraId="26679A75" w14:textId="77777777" w:rsidR="00524773" w:rsidRDefault="00524773" w:rsidP="00C670FC">
            <w:pPr>
              <w:keepNext/>
              <w:spacing w:after="60"/>
              <w:rPr>
                <w:ins w:id="1388" w:author="Wittman, Jacob (CDC/DDNID/NCCDPHP/DDT) (CTR)" w:date="2023-08-15T14:04:00Z"/>
              </w:rPr>
            </w:pPr>
            <w:ins w:id="1389" w:author="Wittman, Jacob (CDC/DDNID/NCCDPHP/DDT) (CTR)" w:date="2023-08-15T14:04:00Z">
              <w:r>
                <w:rPr>
                  <w:rFonts w:ascii="Calibri" w:hAnsi="Calibri"/>
                  <w:sz w:val="20"/>
                </w:rPr>
                <w:t>81.5 (4.2)</w:t>
              </w:r>
            </w:ins>
          </w:p>
        </w:tc>
        <w:tc>
          <w:tcPr>
            <w:tcW w:w="0" w:type="auto"/>
            <w:tcBorders>
              <w:top w:val="single" w:sz="0" w:space="0" w:color="D3D3D3"/>
              <w:left w:val="single" w:sz="0" w:space="0" w:color="D3D3D3"/>
              <w:bottom w:val="single" w:sz="0" w:space="0" w:color="D3D3D3"/>
              <w:right w:val="single" w:sz="0" w:space="0" w:color="D3D3D3"/>
            </w:tcBorders>
          </w:tcPr>
          <w:p w14:paraId="6F9D41D5" w14:textId="77777777" w:rsidR="00524773" w:rsidRDefault="00524773" w:rsidP="00C670FC">
            <w:pPr>
              <w:keepNext/>
              <w:spacing w:after="60"/>
              <w:rPr>
                <w:ins w:id="1390" w:author="Wittman, Jacob (CDC/DDNID/NCCDPHP/DDT) (CTR)" w:date="2023-08-15T14:04:00Z"/>
              </w:rPr>
            </w:pPr>
            <w:ins w:id="1391" w:author="Wittman, Jacob (CDC/DDNID/NCCDPHP/DDT) (CTR)" w:date="2023-08-15T14:04:00Z">
              <w:r>
                <w:rPr>
                  <w:rFonts w:ascii="Calibri" w:hAnsi="Calibri"/>
                  <w:sz w:val="20"/>
                </w:rPr>
                <w:t>80.2 (3.2)</w:t>
              </w:r>
            </w:ins>
          </w:p>
        </w:tc>
        <w:tc>
          <w:tcPr>
            <w:tcW w:w="0" w:type="auto"/>
            <w:tcBorders>
              <w:top w:val="single" w:sz="0" w:space="0" w:color="D3D3D3"/>
              <w:left w:val="single" w:sz="0" w:space="0" w:color="D3D3D3"/>
              <w:bottom w:val="single" w:sz="0" w:space="0" w:color="D3D3D3"/>
              <w:right w:val="single" w:sz="0" w:space="0" w:color="D3D3D3"/>
            </w:tcBorders>
          </w:tcPr>
          <w:p w14:paraId="7EF38595" w14:textId="77777777" w:rsidR="00524773" w:rsidRDefault="00524773" w:rsidP="00C670FC">
            <w:pPr>
              <w:keepNext/>
              <w:spacing w:after="60"/>
              <w:rPr>
                <w:ins w:id="1392" w:author="Wittman, Jacob (CDC/DDNID/NCCDPHP/DDT) (CTR)" w:date="2023-08-15T14:04:00Z"/>
              </w:rPr>
            </w:pPr>
            <w:ins w:id="1393" w:author="Wittman, Jacob (CDC/DDNID/NCCDPHP/DDT) (CTR)" w:date="2023-08-15T14:04:00Z">
              <w:r>
                <w:rPr>
                  <w:rFonts w:ascii="Calibri" w:hAnsi="Calibri"/>
                  <w:sz w:val="20"/>
                </w:rPr>
                <w:t>83.0 (2.8)</w:t>
              </w:r>
            </w:ins>
          </w:p>
        </w:tc>
        <w:tc>
          <w:tcPr>
            <w:tcW w:w="0" w:type="auto"/>
            <w:tcBorders>
              <w:top w:val="single" w:sz="0" w:space="0" w:color="D3D3D3"/>
              <w:left w:val="single" w:sz="0" w:space="0" w:color="D3D3D3"/>
              <w:bottom w:val="single" w:sz="0" w:space="0" w:color="D3D3D3"/>
              <w:right w:val="single" w:sz="0" w:space="0" w:color="D3D3D3"/>
            </w:tcBorders>
          </w:tcPr>
          <w:p w14:paraId="5F58930C" w14:textId="77777777" w:rsidR="00524773" w:rsidRDefault="00524773" w:rsidP="00C670FC">
            <w:pPr>
              <w:keepNext/>
              <w:spacing w:after="60"/>
              <w:rPr>
                <w:ins w:id="1394" w:author="Wittman, Jacob (CDC/DDNID/NCCDPHP/DDT) (CTR)" w:date="2023-08-15T14:04:00Z"/>
              </w:rPr>
            </w:pPr>
            <w:ins w:id="1395" w:author="Wittman, Jacob (CDC/DDNID/NCCDPHP/DDT) (CTR)" w:date="2023-08-15T14:04:00Z">
              <w:r>
                <w:rPr>
                  <w:rFonts w:ascii="Calibri" w:hAnsi="Calibri"/>
                  <w:sz w:val="20"/>
                </w:rPr>
                <w:t>76.2 (5.0)</w:t>
              </w:r>
            </w:ins>
          </w:p>
        </w:tc>
        <w:tc>
          <w:tcPr>
            <w:tcW w:w="0" w:type="auto"/>
            <w:tcBorders>
              <w:top w:val="single" w:sz="0" w:space="0" w:color="D3D3D3"/>
              <w:left w:val="single" w:sz="0" w:space="0" w:color="D3D3D3"/>
              <w:bottom w:val="single" w:sz="0" w:space="0" w:color="D3D3D3"/>
              <w:right w:val="single" w:sz="0" w:space="0" w:color="D3D3D3"/>
            </w:tcBorders>
          </w:tcPr>
          <w:p w14:paraId="640E1F2E" w14:textId="77777777" w:rsidR="00524773" w:rsidRDefault="00524773" w:rsidP="00C670FC">
            <w:pPr>
              <w:keepNext/>
              <w:spacing w:after="60"/>
              <w:rPr>
                <w:ins w:id="1396" w:author="Wittman, Jacob (CDC/DDNID/NCCDPHP/DDT) (CTR)" w:date="2023-08-15T14:04:00Z"/>
              </w:rPr>
            </w:pPr>
            <w:ins w:id="1397" w:author="Wittman, Jacob (CDC/DDNID/NCCDPHP/DDT) (CTR)" w:date="2023-08-15T14:04:00Z">
              <w:r>
                <w:rPr>
                  <w:rFonts w:ascii="Calibri" w:hAnsi="Calibri"/>
                  <w:sz w:val="20"/>
                </w:rPr>
                <w:t>70.9 (5.3)</w:t>
              </w:r>
            </w:ins>
          </w:p>
        </w:tc>
        <w:tc>
          <w:tcPr>
            <w:tcW w:w="0" w:type="auto"/>
            <w:tcBorders>
              <w:top w:val="single" w:sz="0" w:space="0" w:color="D3D3D3"/>
              <w:left w:val="single" w:sz="0" w:space="0" w:color="D3D3D3"/>
              <w:bottom w:val="single" w:sz="0" w:space="0" w:color="D3D3D3"/>
              <w:right w:val="single" w:sz="0" w:space="0" w:color="D3D3D3"/>
            </w:tcBorders>
          </w:tcPr>
          <w:p w14:paraId="0CCF102A" w14:textId="77777777" w:rsidR="00524773" w:rsidRDefault="00524773" w:rsidP="00C670FC">
            <w:pPr>
              <w:keepNext/>
              <w:spacing w:after="60"/>
              <w:rPr>
                <w:ins w:id="1398" w:author="Wittman, Jacob (CDC/DDNID/NCCDPHP/DDT) (CTR)" w:date="2023-08-15T14:04:00Z"/>
              </w:rPr>
            </w:pPr>
            <w:ins w:id="1399" w:author="Wittman, Jacob (CDC/DDNID/NCCDPHP/DDT) (CTR)" w:date="2023-08-15T14:04:00Z">
              <w:r>
                <w:rPr>
                  <w:rFonts w:ascii="Calibri" w:hAnsi="Calibri"/>
                  <w:sz w:val="20"/>
                </w:rPr>
                <w:t>-8.9 (-22.7, 4.8)</w:t>
              </w:r>
            </w:ins>
          </w:p>
        </w:tc>
        <w:tc>
          <w:tcPr>
            <w:tcW w:w="0" w:type="auto"/>
            <w:tcBorders>
              <w:top w:val="single" w:sz="0" w:space="0" w:color="D3D3D3"/>
              <w:left w:val="single" w:sz="0" w:space="0" w:color="D3D3D3"/>
              <w:bottom w:val="single" w:sz="0" w:space="0" w:color="D3D3D3"/>
              <w:right w:val="single" w:sz="0" w:space="0" w:color="D3D3D3"/>
            </w:tcBorders>
          </w:tcPr>
          <w:p w14:paraId="7EABD6AC" w14:textId="77777777" w:rsidR="00524773" w:rsidRDefault="00524773" w:rsidP="00C670FC">
            <w:pPr>
              <w:keepNext/>
              <w:spacing w:after="60"/>
              <w:rPr>
                <w:ins w:id="140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1578643" w14:textId="77777777" w:rsidR="00524773" w:rsidRDefault="00524773" w:rsidP="00C670FC">
            <w:pPr>
              <w:keepNext/>
              <w:spacing w:after="60"/>
              <w:rPr>
                <w:ins w:id="1401" w:author="Wittman, Jacob (CDC/DDNID/NCCDPHP/DDT) (CTR)" w:date="2023-08-15T14:04:00Z"/>
              </w:rPr>
            </w:pPr>
            <w:ins w:id="1402" w:author="Wittman, Jacob (CDC/DDNID/NCCDPHP/DDT) (CTR)" w:date="2023-08-15T14:04:00Z">
              <w:r>
                <w:rPr>
                  <w:rFonts w:ascii="Calibri" w:hAnsi="Calibri"/>
                  <w:sz w:val="20"/>
                </w:rPr>
                <w:t>-0.7 (-1.6, 0.2)</w:t>
              </w:r>
            </w:ins>
          </w:p>
        </w:tc>
        <w:tc>
          <w:tcPr>
            <w:tcW w:w="0" w:type="auto"/>
            <w:tcBorders>
              <w:top w:val="single" w:sz="0" w:space="0" w:color="D3D3D3"/>
              <w:left w:val="single" w:sz="0" w:space="0" w:color="D3D3D3"/>
              <w:bottom w:val="single" w:sz="0" w:space="0" w:color="D3D3D3"/>
              <w:right w:val="single" w:sz="0" w:space="0" w:color="D3D3D3"/>
            </w:tcBorders>
          </w:tcPr>
          <w:p w14:paraId="35C682E5" w14:textId="77777777" w:rsidR="00524773" w:rsidRDefault="00524773" w:rsidP="00C670FC">
            <w:pPr>
              <w:keepNext/>
              <w:spacing w:after="60"/>
              <w:rPr>
                <w:ins w:id="1403" w:author="Wittman, Jacob (CDC/DDNID/NCCDPHP/DDT) (CTR)" w:date="2023-08-15T14:04:00Z"/>
              </w:rPr>
            </w:pPr>
            <w:ins w:id="1404" w:author="Wittman, Jacob (CDC/DDNID/NCCDPHP/DDT) (CTR)" w:date="2023-08-15T14:04:00Z">
              <w:r>
                <w:rPr>
                  <w:rFonts w:ascii="Calibri" w:hAnsi="Calibri"/>
                  <w:sz w:val="20"/>
                </w:rPr>
                <w:t>-0.7 (-1.6, 0.2)</w:t>
              </w:r>
            </w:ins>
          </w:p>
        </w:tc>
      </w:tr>
      <w:tr w:rsidR="00524773" w14:paraId="40F0016D" w14:textId="77777777" w:rsidTr="00C670FC">
        <w:trPr>
          <w:cantSplit/>
          <w:jc w:val="center"/>
          <w:ins w:id="140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EDEE74C" w14:textId="77777777" w:rsidR="00524773" w:rsidRDefault="00524773" w:rsidP="00C670FC">
            <w:pPr>
              <w:keepNext/>
              <w:spacing w:after="60"/>
              <w:rPr>
                <w:ins w:id="1406" w:author="Wittman, Jacob (CDC/DDNID/NCCDPHP/DDT) (CTR)" w:date="2023-08-15T14:04:00Z"/>
              </w:rPr>
            </w:pPr>
            <w:ins w:id="1407"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085C1D23" w14:textId="77777777" w:rsidR="00524773" w:rsidRDefault="00524773" w:rsidP="00C670FC">
            <w:pPr>
              <w:keepNext/>
              <w:spacing w:after="60"/>
              <w:rPr>
                <w:ins w:id="1408" w:author="Wittman, Jacob (CDC/DDNID/NCCDPHP/DDT) (CTR)" w:date="2023-08-15T14:04:00Z"/>
              </w:rPr>
            </w:pPr>
            <w:ins w:id="1409" w:author="Wittman, Jacob (CDC/DDNID/NCCDPHP/DDT) (CTR)" w:date="2023-08-15T14:04:00Z">
              <w:r>
                <w:rPr>
                  <w:rFonts w:ascii="Calibri" w:hAnsi="Calibri"/>
                  <w:sz w:val="20"/>
                </w:rPr>
                <w:t>83.0 (2.4)</w:t>
              </w:r>
            </w:ins>
          </w:p>
        </w:tc>
        <w:tc>
          <w:tcPr>
            <w:tcW w:w="0" w:type="auto"/>
            <w:tcBorders>
              <w:top w:val="single" w:sz="0" w:space="0" w:color="D3D3D3"/>
              <w:left w:val="single" w:sz="0" w:space="0" w:color="D3D3D3"/>
              <w:bottom w:val="single" w:sz="0" w:space="0" w:color="D3D3D3"/>
              <w:right w:val="single" w:sz="0" w:space="0" w:color="D3D3D3"/>
            </w:tcBorders>
          </w:tcPr>
          <w:p w14:paraId="50D688FA" w14:textId="77777777" w:rsidR="00524773" w:rsidRDefault="00524773" w:rsidP="00C670FC">
            <w:pPr>
              <w:keepNext/>
              <w:spacing w:after="60"/>
              <w:rPr>
                <w:ins w:id="1410" w:author="Wittman, Jacob (CDC/DDNID/NCCDPHP/DDT) (CTR)" w:date="2023-08-15T14:04:00Z"/>
              </w:rPr>
            </w:pPr>
            <w:ins w:id="1411" w:author="Wittman, Jacob (CDC/DDNID/NCCDPHP/DDT) (CTR)" w:date="2023-08-15T14:04:00Z">
              <w:r>
                <w:rPr>
                  <w:rFonts w:ascii="Calibri" w:hAnsi="Calibri"/>
                  <w:sz w:val="20"/>
                </w:rPr>
                <w:t>84.9 (2.8)</w:t>
              </w:r>
            </w:ins>
          </w:p>
        </w:tc>
        <w:tc>
          <w:tcPr>
            <w:tcW w:w="0" w:type="auto"/>
            <w:tcBorders>
              <w:top w:val="single" w:sz="0" w:space="0" w:color="D3D3D3"/>
              <w:left w:val="single" w:sz="0" w:space="0" w:color="D3D3D3"/>
              <w:bottom w:val="single" w:sz="0" w:space="0" w:color="D3D3D3"/>
              <w:right w:val="single" w:sz="0" w:space="0" w:color="D3D3D3"/>
            </w:tcBorders>
          </w:tcPr>
          <w:p w14:paraId="5151C0AD" w14:textId="77777777" w:rsidR="00524773" w:rsidRDefault="00524773" w:rsidP="00C670FC">
            <w:pPr>
              <w:keepNext/>
              <w:spacing w:after="60"/>
              <w:rPr>
                <w:ins w:id="1412" w:author="Wittman, Jacob (CDC/DDNID/NCCDPHP/DDT) (CTR)" w:date="2023-08-15T14:04:00Z"/>
              </w:rPr>
            </w:pPr>
            <w:ins w:id="1413" w:author="Wittman, Jacob (CDC/DDNID/NCCDPHP/DDT) (CTR)" w:date="2023-08-15T14:04:00Z">
              <w:r>
                <w:rPr>
                  <w:rFonts w:ascii="Calibri" w:hAnsi="Calibri"/>
                  <w:sz w:val="20"/>
                </w:rPr>
                <w:t>86.2 (2.9)</w:t>
              </w:r>
            </w:ins>
          </w:p>
        </w:tc>
        <w:tc>
          <w:tcPr>
            <w:tcW w:w="0" w:type="auto"/>
            <w:tcBorders>
              <w:top w:val="single" w:sz="0" w:space="0" w:color="D3D3D3"/>
              <w:left w:val="single" w:sz="0" w:space="0" w:color="D3D3D3"/>
              <w:bottom w:val="single" w:sz="0" w:space="0" w:color="D3D3D3"/>
              <w:right w:val="single" w:sz="0" w:space="0" w:color="D3D3D3"/>
            </w:tcBorders>
          </w:tcPr>
          <w:p w14:paraId="48598F3A" w14:textId="77777777" w:rsidR="00524773" w:rsidRDefault="00524773" w:rsidP="00C670FC">
            <w:pPr>
              <w:keepNext/>
              <w:spacing w:after="60"/>
              <w:rPr>
                <w:ins w:id="1414" w:author="Wittman, Jacob (CDC/DDNID/NCCDPHP/DDT) (CTR)" w:date="2023-08-15T14:04:00Z"/>
              </w:rPr>
            </w:pPr>
            <w:ins w:id="1415" w:author="Wittman, Jacob (CDC/DDNID/NCCDPHP/DDT) (CTR)" w:date="2023-08-15T14:04:00Z">
              <w:r>
                <w:rPr>
                  <w:rFonts w:ascii="Calibri" w:hAnsi="Calibri"/>
                  <w:sz w:val="20"/>
                </w:rPr>
                <w:t>88.0 (2.4)</w:t>
              </w:r>
            </w:ins>
          </w:p>
        </w:tc>
        <w:tc>
          <w:tcPr>
            <w:tcW w:w="0" w:type="auto"/>
            <w:tcBorders>
              <w:top w:val="single" w:sz="0" w:space="0" w:color="D3D3D3"/>
              <w:left w:val="single" w:sz="0" w:space="0" w:color="D3D3D3"/>
              <w:bottom w:val="single" w:sz="0" w:space="0" w:color="D3D3D3"/>
              <w:right w:val="single" w:sz="0" w:space="0" w:color="D3D3D3"/>
            </w:tcBorders>
          </w:tcPr>
          <w:p w14:paraId="2ED890DE" w14:textId="77777777" w:rsidR="00524773" w:rsidRDefault="00524773" w:rsidP="00C670FC">
            <w:pPr>
              <w:keepNext/>
              <w:spacing w:after="60"/>
              <w:rPr>
                <w:ins w:id="1416" w:author="Wittman, Jacob (CDC/DDNID/NCCDPHP/DDT) (CTR)" w:date="2023-08-15T14:04:00Z"/>
              </w:rPr>
            </w:pPr>
            <w:ins w:id="1417" w:author="Wittman, Jacob (CDC/DDNID/NCCDPHP/DDT) (CTR)" w:date="2023-08-15T14:04:00Z">
              <w:r>
                <w:rPr>
                  <w:rFonts w:ascii="Calibri" w:hAnsi="Calibri"/>
                  <w:sz w:val="20"/>
                </w:rPr>
                <w:t>90.5 (2.3)</w:t>
              </w:r>
            </w:ins>
          </w:p>
        </w:tc>
        <w:tc>
          <w:tcPr>
            <w:tcW w:w="0" w:type="auto"/>
            <w:tcBorders>
              <w:top w:val="single" w:sz="0" w:space="0" w:color="D3D3D3"/>
              <w:left w:val="single" w:sz="0" w:space="0" w:color="D3D3D3"/>
              <w:bottom w:val="single" w:sz="0" w:space="0" w:color="D3D3D3"/>
              <w:right w:val="single" w:sz="0" w:space="0" w:color="D3D3D3"/>
            </w:tcBorders>
          </w:tcPr>
          <w:p w14:paraId="453A6499" w14:textId="77777777" w:rsidR="00524773" w:rsidRDefault="00524773" w:rsidP="00C670FC">
            <w:pPr>
              <w:keepNext/>
              <w:spacing w:after="60"/>
              <w:rPr>
                <w:ins w:id="1418" w:author="Wittman, Jacob (CDC/DDNID/NCCDPHP/DDT) (CTR)" w:date="2023-08-15T14:04:00Z"/>
              </w:rPr>
            </w:pPr>
            <w:ins w:id="1419" w:author="Wittman, Jacob (CDC/DDNID/NCCDPHP/DDT) (CTR)" w:date="2023-08-15T14:04:00Z">
              <w:r>
                <w:rPr>
                  <w:rFonts w:ascii="Calibri" w:hAnsi="Calibri"/>
                  <w:sz w:val="20"/>
                </w:rPr>
                <w:t>81.4 (4.1)</w:t>
              </w:r>
            </w:ins>
          </w:p>
        </w:tc>
        <w:tc>
          <w:tcPr>
            <w:tcW w:w="0" w:type="auto"/>
            <w:tcBorders>
              <w:top w:val="single" w:sz="0" w:space="0" w:color="D3D3D3"/>
              <w:left w:val="single" w:sz="0" w:space="0" w:color="D3D3D3"/>
              <w:bottom w:val="single" w:sz="0" w:space="0" w:color="D3D3D3"/>
              <w:right w:val="single" w:sz="0" w:space="0" w:color="D3D3D3"/>
            </w:tcBorders>
          </w:tcPr>
          <w:p w14:paraId="6C321427" w14:textId="77777777" w:rsidR="00524773" w:rsidRDefault="00524773" w:rsidP="00C670FC">
            <w:pPr>
              <w:keepNext/>
              <w:spacing w:after="60"/>
              <w:rPr>
                <w:ins w:id="1420" w:author="Wittman, Jacob (CDC/DDNID/NCCDPHP/DDT) (CTR)" w:date="2023-08-15T14:04:00Z"/>
              </w:rPr>
            </w:pPr>
            <w:ins w:id="1421" w:author="Wittman, Jacob (CDC/DDNID/NCCDPHP/DDT) (CTR)" w:date="2023-08-15T14:04:00Z">
              <w:r>
                <w:rPr>
                  <w:rFonts w:ascii="Calibri" w:hAnsi="Calibri"/>
                  <w:sz w:val="20"/>
                </w:rPr>
                <w:t>91.0 (1.9)</w:t>
              </w:r>
            </w:ins>
          </w:p>
        </w:tc>
        <w:tc>
          <w:tcPr>
            <w:tcW w:w="0" w:type="auto"/>
            <w:tcBorders>
              <w:top w:val="single" w:sz="0" w:space="0" w:color="D3D3D3"/>
              <w:left w:val="single" w:sz="0" w:space="0" w:color="D3D3D3"/>
              <w:bottom w:val="single" w:sz="0" w:space="0" w:color="D3D3D3"/>
              <w:right w:val="single" w:sz="0" w:space="0" w:color="D3D3D3"/>
            </w:tcBorders>
          </w:tcPr>
          <w:p w14:paraId="583BFC73" w14:textId="77777777" w:rsidR="00524773" w:rsidRDefault="00524773" w:rsidP="00C670FC">
            <w:pPr>
              <w:keepNext/>
              <w:spacing w:after="60"/>
              <w:rPr>
                <w:ins w:id="1422" w:author="Wittman, Jacob (CDC/DDNID/NCCDPHP/DDT) (CTR)" w:date="2023-08-15T14:04:00Z"/>
              </w:rPr>
            </w:pPr>
            <w:ins w:id="1423" w:author="Wittman, Jacob (CDC/DDNID/NCCDPHP/DDT) (CTR)" w:date="2023-08-15T14:04:00Z">
              <w:r>
                <w:rPr>
                  <w:rFonts w:ascii="Calibri" w:hAnsi="Calibri"/>
                  <w:sz w:val="20"/>
                </w:rPr>
                <w:t>81.9 (4.4)</w:t>
              </w:r>
            </w:ins>
          </w:p>
        </w:tc>
        <w:tc>
          <w:tcPr>
            <w:tcW w:w="0" w:type="auto"/>
            <w:tcBorders>
              <w:top w:val="single" w:sz="0" w:space="0" w:color="D3D3D3"/>
              <w:left w:val="single" w:sz="0" w:space="0" w:color="D3D3D3"/>
              <w:bottom w:val="single" w:sz="0" w:space="0" w:color="D3D3D3"/>
              <w:right w:val="single" w:sz="0" w:space="0" w:color="D3D3D3"/>
            </w:tcBorders>
          </w:tcPr>
          <w:p w14:paraId="1050B15B" w14:textId="77777777" w:rsidR="00524773" w:rsidRDefault="00524773" w:rsidP="00C670FC">
            <w:pPr>
              <w:keepNext/>
              <w:spacing w:after="60"/>
              <w:rPr>
                <w:ins w:id="1424" w:author="Wittman, Jacob (CDC/DDNID/NCCDPHP/DDT) (CTR)" w:date="2023-08-15T14:04:00Z"/>
              </w:rPr>
            </w:pPr>
            <w:ins w:id="1425" w:author="Wittman, Jacob (CDC/DDNID/NCCDPHP/DDT) (CTR)" w:date="2023-08-15T14:04:00Z">
              <w:r>
                <w:rPr>
                  <w:rFonts w:ascii="Calibri" w:hAnsi="Calibri"/>
                  <w:sz w:val="20"/>
                </w:rPr>
                <w:t>89.8 (3.1)</w:t>
              </w:r>
            </w:ins>
          </w:p>
        </w:tc>
        <w:tc>
          <w:tcPr>
            <w:tcW w:w="0" w:type="auto"/>
            <w:tcBorders>
              <w:top w:val="single" w:sz="0" w:space="0" w:color="D3D3D3"/>
              <w:left w:val="single" w:sz="0" w:space="0" w:color="D3D3D3"/>
              <w:bottom w:val="single" w:sz="0" w:space="0" w:color="D3D3D3"/>
              <w:right w:val="single" w:sz="0" w:space="0" w:color="D3D3D3"/>
            </w:tcBorders>
          </w:tcPr>
          <w:p w14:paraId="02B0A0EA" w14:textId="77777777" w:rsidR="00524773" w:rsidRDefault="00524773" w:rsidP="00C670FC">
            <w:pPr>
              <w:keepNext/>
              <w:spacing w:after="60"/>
              <w:rPr>
                <w:ins w:id="1426" w:author="Wittman, Jacob (CDC/DDNID/NCCDPHP/DDT) (CTR)" w:date="2023-08-15T14:04:00Z"/>
              </w:rPr>
            </w:pPr>
            <w:ins w:id="1427" w:author="Wittman, Jacob (CDC/DDNID/NCCDPHP/DDT) (CTR)" w:date="2023-08-15T14:04:00Z">
              <w:r>
                <w:rPr>
                  <w:rFonts w:ascii="Calibri" w:hAnsi="Calibri"/>
                  <w:sz w:val="20"/>
                </w:rPr>
                <w:t>92.8 (2.0)</w:t>
              </w:r>
            </w:ins>
          </w:p>
        </w:tc>
        <w:tc>
          <w:tcPr>
            <w:tcW w:w="0" w:type="auto"/>
            <w:tcBorders>
              <w:top w:val="single" w:sz="0" w:space="0" w:color="D3D3D3"/>
              <w:left w:val="single" w:sz="0" w:space="0" w:color="D3D3D3"/>
              <w:bottom w:val="single" w:sz="0" w:space="0" w:color="D3D3D3"/>
              <w:right w:val="single" w:sz="0" w:space="0" w:color="D3D3D3"/>
            </w:tcBorders>
          </w:tcPr>
          <w:p w14:paraId="4D19F4F8" w14:textId="77777777" w:rsidR="00524773" w:rsidRDefault="00524773" w:rsidP="00C670FC">
            <w:pPr>
              <w:keepNext/>
              <w:spacing w:after="60"/>
              <w:rPr>
                <w:ins w:id="1428" w:author="Wittman, Jacob (CDC/DDNID/NCCDPHP/DDT) (CTR)" w:date="2023-08-15T14:04:00Z"/>
              </w:rPr>
            </w:pPr>
            <w:ins w:id="1429" w:author="Wittman, Jacob (CDC/DDNID/NCCDPHP/DDT) (CTR)" w:date="2023-08-15T14:04:00Z">
              <w:r>
                <w:rPr>
                  <w:rFonts w:ascii="Calibri" w:hAnsi="Calibri"/>
                  <w:sz w:val="20"/>
                </w:rPr>
                <w:t>69.0 (4.1)</w:t>
              </w:r>
            </w:ins>
          </w:p>
        </w:tc>
        <w:tc>
          <w:tcPr>
            <w:tcW w:w="0" w:type="auto"/>
            <w:tcBorders>
              <w:top w:val="single" w:sz="0" w:space="0" w:color="D3D3D3"/>
              <w:left w:val="single" w:sz="0" w:space="0" w:color="D3D3D3"/>
              <w:bottom w:val="single" w:sz="0" w:space="0" w:color="D3D3D3"/>
              <w:right w:val="single" w:sz="0" w:space="0" w:color="D3D3D3"/>
            </w:tcBorders>
          </w:tcPr>
          <w:p w14:paraId="77D79E44" w14:textId="77777777" w:rsidR="00524773" w:rsidRDefault="00524773" w:rsidP="00C670FC">
            <w:pPr>
              <w:keepNext/>
              <w:spacing w:after="60"/>
              <w:rPr>
                <w:ins w:id="1430" w:author="Wittman, Jacob (CDC/DDNID/NCCDPHP/DDT) (CTR)" w:date="2023-08-15T14:04:00Z"/>
              </w:rPr>
            </w:pPr>
            <w:ins w:id="1431" w:author="Wittman, Jacob (CDC/DDNID/NCCDPHP/DDT) (CTR)" w:date="2023-08-15T14:04:00Z">
              <w:r>
                <w:rPr>
                  <w:rFonts w:ascii="Calibri" w:hAnsi="Calibri"/>
                  <w:sz w:val="20"/>
                </w:rPr>
                <w:t>73.4 (4.1)</w:t>
              </w:r>
            </w:ins>
          </w:p>
        </w:tc>
        <w:tc>
          <w:tcPr>
            <w:tcW w:w="0" w:type="auto"/>
            <w:tcBorders>
              <w:top w:val="single" w:sz="0" w:space="0" w:color="D3D3D3"/>
              <w:left w:val="single" w:sz="0" w:space="0" w:color="D3D3D3"/>
              <w:bottom w:val="single" w:sz="0" w:space="0" w:color="D3D3D3"/>
              <w:right w:val="single" w:sz="0" w:space="0" w:color="D3D3D3"/>
            </w:tcBorders>
          </w:tcPr>
          <w:p w14:paraId="25DF952F" w14:textId="77777777" w:rsidR="00524773" w:rsidRDefault="00524773" w:rsidP="00C670FC">
            <w:pPr>
              <w:keepNext/>
              <w:spacing w:after="60"/>
              <w:rPr>
                <w:ins w:id="1432" w:author="Wittman, Jacob (CDC/DDNID/NCCDPHP/DDT) (CTR)" w:date="2023-08-15T14:04:00Z"/>
              </w:rPr>
            </w:pPr>
            <w:ins w:id="1433" w:author="Wittman, Jacob (CDC/DDNID/NCCDPHP/DDT) (CTR)" w:date="2023-08-15T14:04:00Z">
              <w:r>
                <w:rPr>
                  <w:rFonts w:ascii="Calibri" w:hAnsi="Calibri"/>
                  <w:sz w:val="20"/>
                </w:rPr>
                <w:t>67.5 (6.1)</w:t>
              </w:r>
            </w:ins>
          </w:p>
        </w:tc>
        <w:tc>
          <w:tcPr>
            <w:tcW w:w="0" w:type="auto"/>
            <w:tcBorders>
              <w:top w:val="single" w:sz="0" w:space="0" w:color="D3D3D3"/>
              <w:left w:val="single" w:sz="0" w:space="0" w:color="D3D3D3"/>
              <w:bottom w:val="single" w:sz="0" w:space="0" w:color="D3D3D3"/>
              <w:right w:val="single" w:sz="0" w:space="0" w:color="D3D3D3"/>
            </w:tcBorders>
          </w:tcPr>
          <w:p w14:paraId="0D6AF6EE" w14:textId="77777777" w:rsidR="00524773" w:rsidRDefault="00524773" w:rsidP="00C670FC">
            <w:pPr>
              <w:keepNext/>
              <w:spacing w:after="60"/>
              <w:rPr>
                <w:ins w:id="1434" w:author="Wittman, Jacob (CDC/DDNID/NCCDPHP/DDT) (CTR)" w:date="2023-08-15T14:04:00Z"/>
              </w:rPr>
            </w:pPr>
            <w:ins w:id="1435" w:author="Wittman, Jacob (CDC/DDNID/NCCDPHP/DDT) (CTR)" w:date="2023-08-15T14:04:00Z">
              <w:r>
                <w:rPr>
                  <w:rFonts w:ascii="Calibri" w:hAnsi="Calibri"/>
                  <w:sz w:val="20"/>
                </w:rPr>
                <w:t>60.7 (7.2)</w:t>
              </w:r>
            </w:ins>
          </w:p>
        </w:tc>
        <w:tc>
          <w:tcPr>
            <w:tcW w:w="0" w:type="auto"/>
            <w:tcBorders>
              <w:top w:val="single" w:sz="0" w:space="0" w:color="D3D3D3"/>
              <w:left w:val="single" w:sz="0" w:space="0" w:color="D3D3D3"/>
              <w:bottom w:val="single" w:sz="0" w:space="0" w:color="D3D3D3"/>
              <w:right w:val="single" w:sz="0" w:space="0" w:color="D3D3D3"/>
            </w:tcBorders>
          </w:tcPr>
          <w:p w14:paraId="5B8FCD8B" w14:textId="77777777" w:rsidR="00524773" w:rsidRDefault="00524773" w:rsidP="00C670FC">
            <w:pPr>
              <w:keepNext/>
              <w:spacing w:after="60"/>
              <w:rPr>
                <w:ins w:id="1436" w:author="Wittman, Jacob (CDC/DDNID/NCCDPHP/DDT) (CTR)" w:date="2023-08-15T14:04:00Z"/>
              </w:rPr>
            </w:pPr>
            <w:ins w:id="1437" w:author="Wittman, Jacob (CDC/DDNID/NCCDPHP/DDT) (CTR)" w:date="2023-08-15T14:04:00Z">
              <w:r>
                <w:rPr>
                  <w:rFonts w:ascii="Calibri" w:hAnsi="Calibri"/>
                  <w:sz w:val="20"/>
                </w:rPr>
                <w:t>-20.5 (-35.4, -5.6)</w:t>
              </w:r>
            </w:ins>
          </w:p>
        </w:tc>
        <w:tc>
          <w:tcPr>
            <w:tcW w:w="0" w:type="auto"/>
            <w:tcBorders>
              <w:top w:val="single" w:sz="0" w:space="0" w:color="D3D3D3"/>
              <w:left w:val="single" w:sz="0" w:space="0" w:color="D3D3D3"/>
              <w:bottom w:val="single" w:sz="0" w:space="0" w:color="D3D3D3"/>
              <w:right w:val="single" w:sz="0" w:space="0" w:color="D3D3D3"/>
            </w:tcBorders>
          </w:tcPr>
          <w:p w14:paraId="36CD3978" w14:textId="77777777" w:rsidR="00524773" w:rsidRDefault="00524773" w:rsidP="00C670FC">
            <w:pPr>
              <w:keepNext/>
              <w:spacing w:after="60"/>
              <w:rPr>
                <w:ins w:id="143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22809D" w14:textId="77777777" w:rsidR="00524773" w:rsidRDefault="00524773" w:rsidP="00C670FC">
            <w:pPr>
              <w:keepNext/>
              <w:spacing w:after="60"/>
              <w:rPr>
                <w:ins w:id="1439" w:author="Wittman, Jacob (CDC/DDNID/NCCDPHP/DDT) (CTR)" w:date="2023-08-15T14:04:00Z"/>
              </w:rPr>
            </w:pPr>
            <w:ins w:id="1440" w:author="Wittman, Jacob (CDC/DDNID/NCCDPHP/DDT) (CTR)" w:date="2023-08-15T14:04:00Z">
              <w:r>
                <w:rPr>
                  <w:rFonts w:ascii="Calibri" w:hAnsi="Calibri"/>
                  <w:sz w:val="20"/>
                </w:rPr>
                <w:t>-1.9 (-3.5, -0.2)</w:t>
              </w:r>
            </w:ins>
          </w:p>
        </w:tc>
        <w:tc>
          <w:tcPr>
            <w:tcW w:w="0" w:type="auto"/>
            <w:tcBorders>
              <w:top w:val="single" w:sz="0" w:space="0" w:color="D3D3D3"/>
              <w:left w:val="single" w:sz="0" w:space="0" w:color="D3D3D3"/>
              <w:bottom w:val="single" w:sz="0" w:space="0" w:color="D3D3D3"/>
              <w:right w:val="single" w:sz="0" w:space="0" w:color="D3D3D3"/>
            </w:tcBorders>
          </w:tcPr>
          <w:p w14:paraId="18AD06F1" w14:textId="77777777" w:rsidR="00524773" w:rsidRDefault="00524773" w:rsidP="00C670FC">
            <w:pPr>
              <w:keepNext/>
              <w:spacing w:after="60"/>
              <w:rPr>
                <w:ins w:id="1441" w:author="Wittman, Jacob (CDC/DDNID/NCCDPHP/DDT) (CTR)" w:date="2023-08-15T14:04:00Z"/>
              </w:rPr>
            </w:pPr>
            <w:ins w:id="1442" w:author="Wittman, Jacob (CDC/DDNID/NCCDPHP/DDT) (CTR)" w:date="2023-08-15T14:04:00Z">
              <w:r>
                <w:rPr>
                  <w:rFonts w:ascii="Calibri" w:hAnsi="Calibri"/>
                  <w:sz w:val="20"/>
                </w:rPr>
                <w:t>-1.9 (-3.5, -0.2)</w:t>
              </w:r>
            </w:ins>
          </w:p>
        </w:tc>
      </w:tr>
      <w:tr w:rsidR="00524773" w14:paraId="2FB0DEFB" w14:textId="77777777" w:rsidTr="00C670FC">
        <w:trPr>
          <w:cantSplit/>
          <w:jc w:val="center"/>
          <w:ins w:id="144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737D13" w14:textId="77777777" w:rsidR="00524773" w:rsidRDefault="00524773" w:rsidP="00C670FC">
            <w:pPr>
              <w:keepNext/>
              <w:spacing w:after="60"/>
              <w:rPr>
                <w:ins w:id="1444" w:author="Wittman, Jacob (CDC/DDNID/NCCDPHP/DDT) (CTR)" w:date="2023-08-15T14:04:00Z"/>
              </w:rPr>
            </w:pPr>
            <w:ins w:id="1445"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339230DF" w14:textId="77777777" w:rsidR="00524773" w:rsidRDefault="00524773" w:rsidP="00C670FC">
            <w:pPr>
              <w:keepNext/>
              <w:spacing w:after="60"/>
              <w:rPr>
                <w:ins w:id="1446" w:author="Wittman, Jacob (CDC/DDNID/NCCDPHP/DDT) (CTR)" w:date="2023-08-15T14:04:00Z"/>
              </w:rPr>
            </w:pPr>
            <w:ins w:id="1447" w:author="Wittman, Jacob (CDC/DDNID/NCCDPHP/DDT) (CTR)" w:date="2023-08-15T14:04:00Z">
              <w:r>
                <w:rPr>
                  <w:rFonts w:ascii="Calibri" w:hAnsi="Calibri"/>
                  <w:sz w:val="20"/>
                </w:rPr>
                <w:t>78.9 (2.1)</w:t>
              </w:r>
            </w:ins>
          </w:p>
        </w:tc>
        <w:tc>
          <w:tcPr>
            <w:tcW w:w="0" w:type="auto"/>
            <w:tcBorders>
              <w:top w:val="single" w:sz="0" w:space="0" w:color="D3D3D3"/>
              <w:left w:val="single" w:sz="0" w:space="0" w:color="D3D3D3"/>
              <w:bottom w:val="single" w:sz="0" w:space="0" w:color="D3D3D3"/>
              <w:right w:val="single" w:sz="0" w:space="0" w:color="D3D3D3"/>
            </w:tcBorders>
          </w:tcPr>
          <w:p w14:paraId="0A69B53B" w14:textId="77777777" w:rsidR="00524773" w:rsidRDefault="00524773" w:rsidP="00C670FC">
            <w:pPr>
              <w:keepNext/>
              <w:spacing w:after="60"/>
              <w:rPr>
                <w:ins w:id="1448" w:author="Wittman, Jacob (CDC/DDNID/NCCDPHP/DDT) (CTR)" w:date="2023-08-15T14:04:00Z"/>
              </w:rPr>
            </w:pPr>
            <w:ins w:id="1449" w:author="Wittman, Jacob (CDC/DDNID/NCCDPHP/DDT) (CTR)" w:date="2023-08-15T14:04:00Z">
              <w:r>
                <w:rPr>
                  <w:rFonts w:ascii="Calibri" w:hAnsi="Calibri"/>
                  <w:sz w:val="20"/>
                </w:rPr>
                <w:t>73.2 (5.0)</w:t>
              </w:r>
            </w:ins>
          </w:p>
        </w:tc>
        <w:tc>
          <w:tcPr>
            <w:tcW w:w="0" w:type="auto"/>
            <w:tcBorders>
              <w:top w:val="single" w:sz="0" w:space="0" w:color="D3D3D3"/>
              <w:left w:val="single" w:sz="0" w:space="0" w:color="D3D3D3"/>
              <w:bottom w:val="single" w:sz="0" w:space="0" w:color="D3D3D3"/>
              <w:right w:val="single" w:sz="0" w:space="0" w:color="D3D3D3"/>
            </w:tcBorders>
          </w:tcPr>
          <w:p w14:paraId="145A4039" w14:textId="77777777" w:rsidR="00524773" w:rsidRDefault="00524773" w:rsidP="00C670FC">
            <w:pPr>
              <w:keepNext/>
              <w:spacing w:after="60"/>
              <w:rPr>
                <w:ins w:id="1450" w:author="Wittman, Jacob (CDC/DDNID/NCCDPHP/DDT) (CTR)" w:date="2023-08-15T14:04:00Z"/>
              </w:rPr>
            </w:pPr>
            <w:ins w:id="1451" w:author="Wittman, Jacob (CDC/DDNID/NCCDPHP/DDT) (CTR)" w:date="2023-08-15T14:04:00Z">
              <w:r>
                <w:rPr>
                  <w:rFonts w:ascii="Calibri" w:hAnsi="Calibri"/>
                  <w:sz w:val="20"/>
                </w:rPr>
                <w:t>81.8 (3.1)</w:t>
              </w:r>
            </w:ins>
          </w:p>
        </w:tc>
        <w:tc>
          <w:tcPr>
            <w:tcW w:w="0" w:type="auto"/>
            <w:tcBorders>
              <w:top w:val="single" w:sz="0" w:space="0" w:color="D3D3D3"/>
              <w:left w:val="single" w:sz="0" w:space="0" w:color="D3D3D3"/>
              <w:bottom w:val="single" w:sz="0" w:space="0" w:color="D3D3D3"/>
              <w:right w:val="single" w:sz="0" w:space="0" w:color="D3D3D3"/>
            </w:tcBorders>
          </w:tcPr>
          <w:p w14:paraId="655E8F7D" w14:textId="77777777" w:rsidR="00524773" w:rsidRDefault="00524773" w:rsidP="00C670FC">
            <w:pPr>
              <w:keepNext/>
              <w:spacing w:after="60"/>
              <w:rPr>
                <w:ins w:id="1452" w:author="Wittman, Jacob (CDC/DDNID/NCCDPHP/DDT) (CTR)" w:date="2023-08-15T14:04:00Z"/>
              </w:rPr>
            </w:pPr>
            <w:ins w:id="1453" w:author="Wittman, Jacob (CDC/DDNID/NCCDPHP/DDT) (CTR)" w:date="2023-08-15T14:04:00Z">
              <w:r>
                <w:rPr>
                  <w:rFonts w:ascii="Calibri" w:hAnsi="Calibri"/>
                  <w:sz w:val="20"/>
                </w:rPr>
                <w:t>77.2 (3.8)</w:t>
              </w:r>
            </w:ins>
          </w:p>
        </w:tc>
        <w:tc>
          <w:tcPr>
            <w:tcW w:w="0" w:type="auto"/>
            <w:tcBorders>
              <w:top w:val="single" w:sz="0" w:space="0" w:color="D3D3D3"/>
              <w:left w:val="single" w:sz="0" w:space="0" w:color="D3D3D3"/>
              <w:bottom w:val="single" w:sz="0" w:space="0" w:color="D3D3D3"/>
              <w:right w:val="single" w:sz="0" w:space="0" w:color="D3D3D3"/>
            </w:tcBorders>
          </w:tcPr>
          <w:p w14:paraId="77B3A4DE" w14:textId="77777777" w:rsidR="00524773" w:rsidRDefault="00524773" w:rsidP="00C670FC">
            <w:pPr>
              <w:keepNext/>
              <w:spacing w:after="60"/>
              <w:rPr>
                <w:ins w:id="1454" w:author="Wittman, Jacob (CDC/DDNID/NCCDPHP/DDT) (CTR)" w:date="2023-08-15T14:04:00Z"/>
              </w:rPr>
            </w:pPr>
            <w:ins w:id="1455" w:author="Wittman, Jacob (CDC/DDNID/NCCDPHP/DDT) (CTR)" w:date="2023-08-15T14:04:00Z">
              <w:r>
                <w:rPr>
                  <w:rFonts w:ascii="Calibri" w:hAnsi="Calibri"/>
                  <w:sz w:val="20"/>
                </w:rPr>
                <w:t>84.0 (3.5)</w:t>
              </w:r>
            </w:ins>
          </w:p>
        </w:tc>
        <w:tc>
          <w:tcPr>
            <w:tcW w:w="0" w:type="auto"/>
            <w:tcBorders>
              <w:top w:val="single" w:sz="0" w:space="0" w:color="D3D3D3"/>
              <w:left w:val="single" w:sz="0" w:space="0" w:color="D3D3D3"/>
              <w:bottom w:val="single" w:sz="0" w:space="0" w:color="D3D3D3"/>
              <w:right w:val="single" w:sz="0" w:space="0" w:color="D3D3D3"/>
            </w:tcBorders>
          </w:tcPr>
          <w:p w14:paraId="41C8DF85" w14:textId="77777777" w:rsidR="00524773" w:rsidRDefault="00524773" w:rsidP="00C670FC">
            <w:pPr>
              <w:keepNext/>
              <w:spacing w:after="60"/>
              <w:rPr>
                <w:ins w:id="1456" w:author="Wittman, Jacob (CDC/DDNID/NCCDPHP/DDT) (CTR)" w:date="2023-08-15T14:04:00Z"/>
              </w:rPr>
            </w:pPr>
            <w:ins w:id="1457" w:author="Wittman, Jacob (CDC/DDNID/NCCDPHP/DDT) (CTR)" w:date="2023-08-15T14:04:00Z">
              <w:r>
                <w:rPr>
                  <w:rFonts w:ascii="Calibri" w:hAnsi="Calibri"/>
                  <w:sz w:val="20"/>
                </w:rPr>
                <w:t>80.3 (3.5)</w:t>
              </w:r>
            </w:ins>
          </w:p>
        </w:tc>
        <w:tc>
          <w:tcPr>
            <w:tcW w:w="0" w:type="auto"/>
            <w:tcBorders>
              <w:top w:val="single" w:sz="0" w:space="0" w:color="D3D3D3"/>
              <w:left w:val="single" w:sz="0" w:space="0" w:color="D3D3D3"/>
              <w:bottom w:val="single" w:sz="0" w:space="0" w:color="D3D3D3"/>
              <w:right w:val="single" w:sz="0" w:space="0" w:color="D3D3D3"/>
            </w:tcBorders>
          </w:tcPr>
          <w:p w14:paraId="5233C95B" w14:textId="77777777" w:rsidR="00524773" w:rsidRDefault="00524773" w:rsidP="00C670FC">
            <w:pPr>
              <w:keepNext/>
              <w:spacing w:after="60"/>
              <w:rPr>
                <w:ins w:id="1458" w:author="Wittman, Jacob (CDC/DDNID/NCCDPHP/DDT) (CTR)" w:date="2023-08-15T14:04:00Z"/>
              </w:rPr>
            </w:pPr>
            <w:ins w:id="1459" w:author="Wittman, Jacob (CDC/DDNID/NCCDPHP/DDT) (CTR)" w:date="2023-08-15T14:04:00Z">
              <w:r>
                <w:rPr>
                  <w:rFonts w:ascii="Calibri" w:hAnsi="Calibri"/>
                  <w:sz w:val="20"/>
                </w:rPr>
                <w:t>84.5 (4.1)</w:t>
              </w:r>
            </w:ins>
          </w:p>
        </w:tc>
        <w:tc>
          <w:tcPr>
            <w:tcW w:w="0" w:type="auto"/>
            <w:tcBorders>
              <w:top w:val="single" w:sz="0" w:space="0" w:color="D3D3D3"/>
              <w:left w:val="single" w:sz="0" w:space="0" w:color="D3D3D3"/>
              <w:bottom w:val="single" w:sz="0" w:space="0" w:color="D3D3D3"/>
              <w:right w:val="single" w:sz="0" w:space="0" w:color="D3D3D3"/>
            </w:tcBorders>
          </w:tcPr>
          <w:p w14:paraId="27C0924F" w14:textId="77777777" w:rsidR="00524773" w:rsidRDefault="00524773" w:rsidP="00C670FC">
            <w:pPr>
              <w:keepNext/>
              <w:spacing w:after="60"/>
              <w:rPr>
                <w:ins w:id="1460" w:author="Wittman, Jacob (CDC/DDNID/NCCDPHP/DDT) (CTR)" w:date="2023-08-15T14:04:00Z"/>
              </w:rPr>
            </w:pPr>
            <w:ins w:id="1461" w:author="Wittman, Jacob (CDC/DDNID/NCCDPHP/DDT) (CTR)" w:date="2023-08-15T14:04:00Z">
              <w:r>
                <w:rPr>
                  <w:rFonts w:ascii="Calibri" w:hAnsi="Calibri"/>
                  <w:sz w:val="20"/>
                </w:rPr>
                <w:t>87.9 (3.2)</w:t>
              </w:r>
            </w:ins>
          </w:p>
        </w:tc>
        <w:tc>
          <w:tcPr>
            <w:tcW w:w="0" w:type="auto"/>
            <w:tcBorders>
              <w:top w:val="single" w:sz="0" w:space="0" w:color="D3D3D3"/>
              <w:left w:val="single" w:sz="0" w:space="0" w:color="D3D3D3"/>
              <w:bottom w:val="single" w:sz="0" w:space="0" w:color="D3D3D3"/>
              <w:right w:val="single" w:sz="0" w:space="0" w:color="D3D3D3"/>
            </w:tcBorders>
          </w:tcPr>
          <w:p w14:paraId="21B9A9E8" w14:textId="77777777" w:rsidR="00524773" w:rsidRDefault="00524773" w:rsidP="00C670FC">
            <w:pPr>
              <w:keepNext/>
              <w:spacing w:after="60"/>
              <w:rPr>
                <w:ins w:id="1462" w:author="Wittman, Jacob (CDC/DDNID/NCCDPHP/DDT) (CTR)" w:date="2023-08-15T14:04:00Z"/>
              </w:rPr>
            </w:pPr>
            <w:ins w:id="1463" w:author="Wittman, Jacob (CDC/DDNID/NCCDPHP/DDT) (CTR)" w:date="2023-08-15T14:04:00Z">
              <w:r>
                <w:rPr>
                  <w:rFonts w:ascii="Calibri" w:hAnsi="Calibri"/>
                  <w:sz w:val="20"/>
                </w:rPr>
                <w:t>86.4 (3.2)</w:t>
              </w:r>
            </w:ins>
          </w:p>
        </w:tc>
        <w:tc>
          <w:tcPr>
            <w:tcW w:w="0" w:type="auto"/>
            <w:tcBorders>
              <w:top w:val="single" w:sz="0" w:space="0" w:color="D3D3D3"/>
              <w:left w:val="single" w:sz="0" w:space="0" w:color="D3D3D3"/>
              <w:bottom w:val="single" w:sz="0" w:space="0" w:color="D3D3D3"/>
              <w:right w:val="single" w:sz="0" w:space="0" w:color="D3D3D3"/>
            </w:tcBorders>
          </w:tcPr>
          <w:p w14:paraId="6AB7EE83" w14:textId="77777777" w:rsidR="00524773" w:rsidRDefault="00524773" w:rsidP="00C670FC">
            <w:pPr>
              <w:keepNext/>
              <w:spacing w:after="60"/>
              <w:rPr>
                <w:ins w:id="1464" w:author="Wittman, Jacob (CDC/DDNID/NCCDPHP/DDT) (CTR)" w:date="2023-08-15T14:04:00Z"/>
              </w:rPr>
            </w:pPr>
            <w:ins w:id="1465" w:author="Wittman, Jacob (CDC/DDNID/NCCDPHP/DDT) (CTR)" w:date="2023-08-15T14:04:00Z">
              <w:r>
                <w:rPr>
                  <w:rFonts w:ascii="Calibri" w:hAnsi="Calibri"/>
                  <w:sz w:val="20"/>
                </w:rPr>
                <w:t>84.2 (4.1)</w:t>
              </w:r>
            </w:ins>
          </w:p>
        </w:tc>
        <w:tc>
          <w:tcPr>
            <w:tcW w:w="0" w:type="auto"/>
            <w:tcBorders>
              <w:top w:val="single" w:sz="0" w:space="0" w:color="D3D3D3"/>
              <w:left w:val="single" w:sz="0" w:space="0" w:color="D3D3D3"/>
              <w:bottom w:val="single" w:sz="0" w:space="0" w:color="D3D3D3"/>
              <w:right w:val="single" w:sz="0" w:space="0" w:color="D3D3D3"/>
            </w:tcBorders>
          </w:tcPr>
          <w:p w14:paraId="2D461180" w14:textId="77777777" w:rsidR="00524773" w:rsidRDefault="00524773" w:rsidP="00C670FC">
            <w:pPr>
              <w:keepNext/>
              <w:spacing w:after="60"/>
              <w:rPr>
                <w:ins w:id="1466" w:author="Wittman, Jacob (CDC/DDNID/NCCDPHP/DDT) (CTR)" w:date="2023-08-15T14:04:00Z"/>
              </w:rPr>
            </w:pPr>
            <w:ins w:id="1467" w:author="Wittman, Jacob (CDC/DDNID/NCCDPHP/DDT) (CTR)" w:date="2023-08-15T14:04:00Z">
              <w:r>
                <w:rPr>
                  <w:rFonts w:ascii="Calibri" w:hAnsi="Calibri"/>
                  <w:sz w:val="20"/>
                </w:rPr>
                <w:t>61.6 (4.9)</w:t>
              </w:r>
            </w:ins>
          </w:p>
        </w:tc>
        <w:tc>
          <w:tcPr>
            <w:tcW w:w="0" w:type="auto"/>
            <w:tcBorders>
              <w:top w:val="single" w:sz="0" w:space="0" w:color="D3D3D3"/>
              <w:left w:val="single" w:sz="0" w:space="0" w:color="D3D3D3"/>
              <w:bottom w:val="single" w:sz="0" w:space="0" w:color="D3D3D3"/>
              <w:right w:val="single" w:sz="0" w:space="0" w:color="D3D3D3"/>
            </w:tcBorders>
          </w:tcPr>
          <w:p w14:paraId="741A2347" w14:textId="77777777" w:rsidR="00524773" w:rsidRDefault="00524773" w:rsidP="00C670FC">
            <w:pPr>
              <w:keepNext/>
              <w:spacing w:after="60"/>
              <w:rPr>
                <w:ins w:id="1468" w:author="Wittman, Jacob (CDC/DDNID/NCCDPHP/DDT) (CTR)" w:date="2023-08-15T14:04:00Z"/>
              </w:rPr>
            </w:pPr>
            <w:ins w:id="1469" w:author="Wittman, Jacob (CDC/DDNID/NCCDPHP/DDT) (CTR)" w:date="2023-08-15T14:04:00Z">
              <w:r>
                <w:rPr>
                  <w:rFonts w:ascii="Calibri" w:hAnsi="Calibri"/>
                  <w:sz w:val="20"/>
                </w:rPr>
                <w:t>72.0 (5.5)</w:t>
              </w:r>
            </w:ins>
          </w:p>
        </w:tc>
        <w:tc>
          <w:tcPr>
            <w:tcW w:w="0" w:type="auto"/>
            <w:tcBorders>
              <w:top w:val="single" w:sz="0" w:space="0" w:color="D3D3D3"/>
              <w:left w:val="single" w:sz="0" w:space="0" w:color="D3D3D3"/>
              <w:bottom w:val="single" w:sz="0" w:space="0" w:color="D3D3D3"/>
              <w:right w:val="single" w:sz="0" w:space="0" w:color="D3D3D3"/>
            </w:tcBorders>
          </w:tcPr>
          <w:p w14:paraId="29C85B72" w14:textId="77777777" w:rsidR="00524773" w:rsidRDefault="00524773" w:rsidP="00C670FC">
            <w:pPr>
              <w:keepNext/>
              <w:spacing w:after="60"/>
              <w:rPr>
                <w:ins w:id="1470" w:author="Wittman, Jacob (CDC/DDNID/NCCDPHP/DDT) (CTR)" w:date="2023-08-15T14:04:00Z"/>
              </w:rPr>
            </w:pPr>
            <w:ins w:id="1471" w:author="Wittman, Jacob (CDC/DDNID/NCCDPHP/DDT) (CTR)" w:date="2023-08-15T14:04:00Z">
              <w:r>
                <w:rPr>
                  <w:rFonts w:ascii="Calibri" w:hAnsi="Calibri"/>
                  <w:sz w:val="20"/>
                </w:rPr>
                <w:t>73.3 (4.8)</w:t>
              </w:r>
            </w:ins>
          </w:p>
        </w:tc>
        <w:tc>
          <w:tcPr>
            <w:tcW w:w="0" w:type="auto"/>
            <w:tcBorders>
              <w:top w:val="single" w:sz="0" w:space="0" w:color="D3D3D3"/>
              <w:left w:val="single" w:sz="0" w:space="0" w:color="D3D3D3"/>
              <w:bottom w:val="single" w:sz="0" w:space="0" w:color="D3D3D3"/>
              <w:right w:val="single" w:sz="0" w:space="0" w:color="D3D3D3"/>
            </w:tcBorders>
          </w:tcPr>
          <w:p w14:paraId="0668F99D" w14:textId="77777777" w:rsidR="00524773" w:rsidRDefault="00524773" w:rsidP="00C670FC">
            <w:pPr>
              <w:keepNext/>
              <w:spacing w:after="60"/>
              <w:rPr>
                <w:ins w:id="1472" w:author="Wittman, Jacob (CDC/DDNID/NCCDPHP/DDT) (CTR)" w:date="2023-08-15T14:04:00Z"/>
              </w:rPr>
            </w:pPr>
            <w:ins w:id="1473" w:author="Wittman, Jacob (CDC/DDNID/NCCDPHP/DDT) (CTR)" w:date="2023-08-15T14:04:00Z">
              <w:r>
                <w:rPr>
                  <w:rFonts w:ascii="Calibri" w:hAnsi="Calibri"/>
                  <w:sz w:val="20"/>
                </w:rPr>
                <w:t>64.4 (7.6)</w:t>
              </w:r>
            </w:ins>
          </w:p>
        </w:tc>
        <w:tc>
          <w:tcPr>
            <w:tcW w:w="0" w:type="auto"/>
            <w:tcBorders>
              <w:top w:val="single" w:sz="0" w:space="0" w:color="D3D3D3"/>
              <w:left w:val="single" w:sz="0" w:space="0" w:color="D3D3D3"/>
              <w:bottom w:val="single" w:sz="0" w:space="0" w:color="D3D3D3"/>
              <w:right w:val="single" w:sz="0" w:space="0" w:color="D3D3D3"/>
            </w:tcBorders>
          </w:tcPr>
          <w:p w14:paraId="043C9D4F" w14:textId="77777777" w:rsidR="00524773" w:rsidRDefault="00524773" w:rsidP="00C670FC">
            <w:pPr>
              <w:keepNext/>
              <w:spacing w:after="60"/>
              <w:rPr>
                <w:ins w:id="1474" w:author="Wittman, Jacob (CDC/DDNID/NCCDPHP/DDT) (CTR)" w:date="2023-08-15T14:04:00Z"/>
              </w:rPr>
            </w:pPr>
            <w:ins w:id="1475" w:author="Wittman, Jacob (CDC/DDNID/NCCDPHP/DDT) (CTR)" w:date="2023-08-15T14:04:00Z">
              <w:r>
                <w:rPr>
                  <w:rFonts w:ascii="Calibri" w:hAnsi="Calibri"/>
                  <w:sz w:val="20"/>
                </w:rPr>
                <w:t>0.1 (-18.6, 18.7)</w:t>
              </w:r>
            </w:ins>
          </w:p>
        </w:tc>
        <w:tc>
          <w:tcPr>
            <w:tcW w:w="0" w:type="auto"/>
            <w:tcBorders>
              <w:top w:val="single" w:sz="0" w:space="0" w:color="D3D3D3"/>
              <w:left w:val="single" w:sz="0" w:space="0" w:color="D3D3D3"/>
              <w:bottom w:val="single" w:sz="0" w:space="0" w:color="D3D3D3"/>
              <w:right w:val="single" w:sz="0" w:space="0" w:color="D3D3D3"/>
            </w:tcBorders>
          </w:tcPr>
          <w:p w14:paraId="246B85B1" w14:textId="77777777" w:rsidR="00524773" w:rsidRDefault="00524773" w:rsidP="00C670FC">
            <w:pPr>
              <w:keepNext/>
              <w:spacing w:after="60"/>
              <w:rPr>
                <w:ins w:id="147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F48E4C" w14:textId="77777777" w:rsidR="00524773" w:rsidRDefault="00524773" w:rsidP="00C670FC">
            <w:pPr>
              <w:keepNext/>
              <w:spacing w:after="60"/>
              <w:rPr>
                <w:ins w:id="1477" w:author="Wittman, Jacob (CDC/DDNID/NCCDPHP/DDT) (CTR)" w:date="2023-08-15T14:04:00Z"/>
              </w:rPr>
            </w:pPr>
            <w:ins w:id="1478" w:author="Wittman, Jacob (CDC/DDNID/NCCDPHP/DDT) (CTR)" w:date="2023-08-15T14:04:00Z">
              <w:r>
                <w:rPr>
                  <w:rFonts w:ascii="Calibri" w:hAnsi="Calibri"/>
                  <w:sz w:val="20"/>
                </w:rPr>
                <w:t>-0.9 (-2.7, 1.1)</w:t>
              </w:r>
            </w:ins>
          </w:p>
        </w:tc>
        <w:tc>
          <w:tcPr>
            <w:tcW w:w="0" w:type="auto"/>
            <w:tcBorders>
              <w:top w:val="single" w:sz="0" w:space="0" w:color="D3D3D3"/>
              <w:left w:val="single" w:sz="0" w:space="0" w:color="D3D3D3"/>
              <w:bottom w:val="single" w:sz="0" w:space="0" w:color="D3D3D3"/>
              <w:right w:val="single" w:sz="0" w:space="0" w:color="D3D3D3"/>
            </w:tcBorders>
          </w:tcPr>
          <w:p w14:paraId="0003DFE4" w14:textId="77777777" w:rsidR="00524773" w:rsidRDefault="00524773" w:rsidP="00C670FC">
            <w:pPr>
              <w:keepNext/>
              <w:spacing w:after="60"/>
              <w:rPr>
                <w:ins w:id="1479" w:author="Wittman, Jacob (CDC/DDNID/NCCDPHP/DDT) (CTR)" w:date="2023-08-15T14:04:00Z"/>
              </w:rPr>
            </w:pPr>
            <w:ins w:id="1480" w:author="Wittman, Jacob (CDC/DDNID/NCCDPHP/DDT) (CTR)" w:date="2023-08-15T14:04:00Z">
              <w:r>
                <w:rPr>
                  <w:rFonts w:ascii="Calibri" w:hAnsi="Calibri"/>
                  <w:sz w:val="20"/>
                </w:rPr>
                <w:t>-0.9 (-2.7, 1.1)</w:t>
              </w:r>
            </w:ins>
          </w:p>
        </w:tc>
      </w:tr>
      <w:tr w:rsidR="00524773" w14:paraId="22B74455" w14:textId="77777777" w:rsidTr="00C670FC">
        <w:trPr>
          <w:cantSplit/>
          <w:jc w:val="center"/>
          <w:ins w:id="1481"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F672305" w14:textId="77777777" w:rsidR="00524773" w:rsidRDefault="00524773" w:rsidP="00C670FC">
            <w:pPr>
              <w:keepNext/>
              <w:spacing w:after="60"/>
              <w:rPr>
                <w:ins w:id="1482" w:author="Wittman, Jacob (CDC/DDNID/NCCDPHP/DDT) (CTR)" w:date="2023-08-15T14:04:00Z"/>
              </w:rPr>
            </w:pPr>
            <w:ins w:id="1483" w:author="Wittman, Jacob (CDC/DDNID/NCCDPHP/DDT) (CTR)" w:date="2023-08-15T14:04:00Z">
              <w:r>
                <w:rPr>
                  <w:rFonts w:ascii="Calibri" w:hAnsi="Calibri"/>
                  <w:sz w:val="20"/>
                </w:rPr>
                <w:t>Received influenza vaccine</w:t>
              </w:r>
            </w:ins>
          </w:p>
        </w:tc>
      </w:tr>
      <w:tr w:rsidR="00524773" w14:paraId="755A45E5" w14:textId="77777777" w:rsidTr="00C670FC">
        <w:trPr>
          <w:cantSplit/>
          <w:jc w:val="center"/>
          <w:ins w:id="148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C533FA" w14:textId="77777777" w:rsidR="00524773" w:rsidRDefault="00524773" w:rsidP="00C670FC">
            <w:pPr>
              <w:keepNext/>
              <w:spacing w:after="60"/>
              <w:rPr>
                <w:ins w:id="1485" w:author="Wittman, Jacob (CDC/DDNID/NCCDPHP/DDT) (CTR)" w:date="2023-08-15T14:04:00Z"/>
              </w:rPr>
            </w:pPr>
            <w:ins w:id="1486"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0767DDC5" w14:textId="77777777" w:rsidR="00524773" w:rsidRDefault="00524773" w:rsidP="00C670FC">
            <w:pPr>
              <w:keepNext/>
              <w:spacing w:after="60"/>
              <w:rPr>
                <w:ins w:id="1487" w:author="Wittman, Jacob (CDC/DDNID/NCCDPHP/DDT) (CTR)" w:date="2023-08-15T14:04:00Z"/>
              </w:rPr>
            </w:pPr>
            <w:ins w:id="1488" w:author="Wittman, Jacob (CDC/DDNID/NCCDPHP/DDT) (CTR)" w:date="2023-08-15T14:04:00Z">
              <w:r>
                <w:rPr>
                  <w:rFonts w:ascii="Calibri" w:hAnsi="Calibri"/>
                  <w:sz w:val="20"/>
                </w:rPr>
                <w:t>41.8 (1.1)</w:t>
              </w:r>
            </w:ins>
          </w:p>
        </w:tc>
        <w:tc>
          <w:tcPr>
            <w:tcW w:w="0" w:type="auto"/>
            <w:tcBorders>
              <w:top w:val="single" w:sz="0" w:space="0" w:color="D3D3D3"/>
              <w:left w:val="single" w:sz="0" w:space="0" w:color="D3D3D3"/>
              <w:bottom w:val="single" w:sz="0" w:space="0" w:color="D3D3D3"/>
              <w:right w:val="single" w:sz="0" w:space="0" w:color="D3D3D3"/>
            </w:tcBorders>
          </w:tcPr>
          <w:p w14:paraId="36B385A4" w14:textId="77777777" w:rsidR="00524773" w:rsidRDefault="00524773" w:rsidP="00C670FC">
            <w:pPr>
              <w:keepNext/>
              <w:spacing w:after="60"/>
              <w:rPr>
                <w:ins w:id="1489" w:author="Wittman, Jacob (CDC/DDNID/NCCDPHP/DDT) (CTR)" w:date="2023-08-15T14:04:00Z"/>
              </w:rPr>
            </w:pPr>
            <w:ins w:id="1490" w:author="Wittman, Jacob (CDC/DDNID/NCCDPHP/DDT) (CTR)" w:date="2023-08-15T14:04:00Z">
              <w:r>
                <w:rPr>
                  <w:rFonts w:ascii="Calibri" w:hAnsi="Calibri"/>
                  <w:sz w:val="20"/>
                </w:rPr>
                <w:t>33.6 (1.8)</w:t>
              </w:r>
            </w:ins>
          </w:p>
        </w:tc>
        <w:tc>
          <w:tcPr>
            <w:tcW w:w="0" w:type="auto"/>
            <w:tcBorders>
              <w:top w:val="single" w:sz="0" w:space="0" w:color="D3D3D3"/>
              <w:left w:val="single" w:sz="0" w:space="0" w:color="D3D3D3"/>
              <w:bottom w:val="single" w:sz="0" w:space="0" w:color="D3D3D3"/>
              <w:right w:val="single" w:sz="0" w:space="0" w:color="D3D3D3"/>
            </w:tcBorders>
          </w:tcPr>
          <w:p w14:paraId="201AAB76" w14:textId="77777777" w:rsidR="00524773" w:rsidRDefault="00524773" w:rsidP="00C670FC">
            <w:pPr>
              <w:keepNext/>
              <w:spacing w:after="60"/>
              <w:rPr>
                <w:ins w:id="1491" w:author="Wittman, Jacob (CDC/DDNID/NCCDPHP/DDT) (CTR)" w:date="2023-08-15T14:04:00Z"/>
              </w:rPr>
            </w:pPr>
            <w:ins w:id="1492" w:author="Wittman, Jacob (CDC/DDNID/NCCDPHP/DDT) (CTR)" w:date="2023-08-15T14:04:00Z">
              <w:r>
                <w:rPr>
                  <w:rFonts w:ascii="Calibri" w:hAnsi="Calibri"/>
                  <w:sz w:val="20"/>
                </w:rPr>
                <w:t>36.5 (2.2)</w:t>
              </w:r>
            </w:ins>
          </w:p>
        </w:tc>
        <w:tc>
          <w:tcPr>
            <w:tcW w:w="0" w:type="auto"/>
            <w:tcBorders>
              <w:top w:val="single" w:sz="0" w:space="0" w:color="D3D3D3"/>
              <w:left w:val="single" w:sz="0" w:space="0" w:color="D3D3D3"/>
              <w:bottom w:val="single" w:sz="0" w:space="0" w:color="D3D3D3"/>
              <w:right w:val="single" w:sz="0" w:space="0" w:color="D3D3D3"/>
            </w:tcBorders>
          </w:tcPr>
          <w:p w14:paraId="3A30A143" w14:textId="77777777" w:rsidR="00524773" w:rsidRDefault="00524773" w:rsidP="00C670FC">
            <w:pPr>
              <w:keepNext/>
              <w:spacing w:after="60"/>
              <w:rPr>
                <w:ins w:id="1493" w:author="Wittman, Jacob (CDC/DDNID/NCCDPHP/DDT) (CTR)" w:date="2023-08-15T14:04:00Z"/>
              </w:rPr>
            </w:pPr>
            <w:ins w:id="1494" w:author="Wittman, Jacob (CDC/DDNID/NCCDPHP/DDT) (CTR)" w:date="2023-08-15T14:04:00Z">
              <w:r>
                <w:rPr>
                  <w:rFonts w:ascii="Calibri" w:hAnsi="Calibri"/>
                  <w:sz w:val="20"/>
                </w:rPr>
                <w:t>40.5 (1.9)</w:t>
              </w:r>
            </w:ins>
          </w:p>
        </w:tc>
        <w:tc>
          <w:tcPr>
            <w:tcW w:w="0" w:type="auto"/>
            <w:tcBorders>
              <w:top w:val="single" w:sz="0" w:space="0" w:color="D3D3D3"/>
              <w:left w:val="single" w:sz="0" w:space="0" w:color="D3D3D3"/>
              <w:bottom w:val="single" w:sz="0" w:space="0" w:color="D3D3D3"/>
              <w:right w:val="single" w:sz="0" w:space="0" w:color="D3D3D3"/>
            </w:tcBorders>
          </w:tcPr>
          <w:p w14:paraId="76A7678B" w14:textId="77777777" w:rsidR="00524773" w:rsidRDefault="00524773" w:rsidP="00C670FC">
            <w:pPr>
              <w:keepNext/>
              <w:spacing w:after="60"/>
              <w:rPr>
                <w:ins w:id="1495" w:author="Wittman, Jacob (CDC/DDNID/NCCDPHP/DDT) (CTR)" w:date="2023-08-15T14:04:00Z"/>
              </w:rPr>
            </w:pPr>
            <w:ins w:id="1496" w:author="Wittman, Jacob (CDC/DDNID/NCCDPHP/DDT) (CTR)" w:date="2023-08-15T14:04:00Z">
              <w:r>
                <w:rPr>
                  <w:rFonts w:ascii="Calibri" w:hAnsi="Calibri"/>
                  <w:sz w:val="20"/>
                </w:rPr>
                <w:t>45.4 (2.1)</w:t>
              </w:r>
            </w:ins>
          </w:p>
        </w:tc>
        <w:tc>
          <w:tcPr>
            <w:tcW w:w="0" w:type="auto"/>
            <w:tcBorders>
              <w:top w:val="single" w:sz="0" w:space="0" w:color="D3D3D3"/>
              <w:left w:val="single" w:sz="0" w:space="0" w:color="D3D3D3"/>
              <w:bottom w:val="single" w:sz="0" w:space="0" w:color="D3D3D3"/>
              <w:right w:val="single" w:sz="0" w:space="0" w:color="D3D3D3"/>
            </w:tcBorders>
          </w:tcPr>
          <w:p w14:paraId="0F3C4865" w14:textId="77777777" w:rsidR="00524773" w:rsidRDefault="00524773" w:rsidP="00C670FC">
            <w:pPr>
              <w:keepNext/>
              <w:spacing w:after="60"/>
              <w:rPr>
                <w:ins w:id="1497" w:author="Wittman, Jacob (CDC/DDNID/NCCDPHP/DDT) (CTR)" w:date="2023-08-15T14:04:00Z"/>
              </w:rPr>
            </w:pPr>
            <w:ins w:id="1498" w:author="Wittman, Jacob (CDC/DDNID/NCCDPHP/DDT) (CTR)" w:date="2023-08-15T14:04:00Z">
              <w:r>
                <w:rPr>
                  <w:rFonts w:ascii="Calibri" w:hAnsi="Calibri"/>
                  <w:sz w:val="20"/>
                </w:rPr>
                <w:t>47.6 (2.1)</w:t>
              </w:r>
            </w:ins>
          </w:p>
        </w:tc>
        <w:tc>
          <w:tcPr>
            <w:tcW w:w="0" w:type="auto"/>
            <w:tcBorders>
              <w:top w:val="single" w:sz="0" w:space="0" w:color="D3D3D3"/>
              <w:left w:val="single" w:sz="0" w:space="0" w:color="D3D3D3"/>
              <w:bottom w:val="single" w:sz="0" w:space="0" w:color="D3D3D3"/>
              <w:right w:val="single" w:sz="0" w:space="0" w:color="D3D3D3"/>
            </w:tcBorders>
          </w:tcPr>
          <w:p w14:paraId="16B1F8C6" w14:textId="77777777" w:rsidR="00524773" w:rsidRDefault="00524773" w:rsidP="00C670FC">
            <w:pPr>
              <w:keepNext/>
              <w:spacing w:after="60"/>
              <w:rPr>
                <w:ins w:id="1499" w:author="Wittman, Jacob (CDC/DDNID/NCCDPHP/DDT) (CTR)" w:date="2023-08-15T14:04:00Z"/>
              </w:rPr>
            </w:pPr>
            <w:ins w:id="1500" w:author="Wittman, Jacob (CDC/DDNID/NCCDPHP/DDT) (CTR)" w:date="2023-08-15T14:04:00Z">
              <w:r>
                <w:rPr>
                  <w:rFonts w:ascii="Calibri" w:hAnsi="Calibri"/>
                  <w:sz w:val="20"/>
                </w:rPr>
                <w:t>44.7 (2.4)</w:t>
              </w:r>
            </w:ins>
          </w:p>
        </w:tc>
        <w:tc>
          <w:tcPr>
            <w:tcW w:w="0" w:type="auto"/>
            <w:tcBorders>
              <w:top w:val="single" w:sz="0" w:space="0" w:color="D3D3D3"/>
              <w:left w:val="single" w:sz="0" w:space="0" w:color="D3D3D3"/>
              <w:bottom w:val="single" w:sz="0" w:space="0" w:color="D3D3D3"/>
              <w:right w:val="single" w:sz="0" w:space="0" w:color="D3D3D3"/>
            </w:tcBorders>
          </w:tcPr>
          <w:p w14:paraId="44A1929B" w14:textId="77777777" w:rsidR="00524773" w:rsidRDefault="00524773" w:rsidP="00C670FC">
            <w:pPr>
              <w:keepNext/>
              <w:spacing w:after="60"/>
              <w:rPr>
                <w:ins w:id="1501" w:author="Wittman, Jacob (CDC/DDNID/NCCDPHP/DDT) (CTR)" w:date="2023-08-15T14:04:00Z"/>
              </w:rPr>
            </w:pPr>
            <w:ins w:id="1502" w:author="Wittman, Jacob (CDC/DDNID/NCCDPHP/DDT) (CTR)" w:date="2023-08-15T14:04:00Z">
              <w:r>
                <w:rPr>
                  <w:rFonts w:ascii="Calibri" w:hAnsi="Calibri"/>
                  <w:sz w:val="20"/>
                </w:rPr>
                <w:t>41.0 (2.3)</w:t>
              </w:r>
            </w:ins>
          </w:p>
        </w:tc>
        <w:tc>
          <w:tcPr>
            <w:tcW w:w="0" w:type="auto"/>
            <w:tcBorders>
              <w:top w:val="single" w:sz="0" w:space="0" w:color="D3D3D3"/>
              <w:left w:val="single" w:sz="0" w:space="0" w:color="D3D3D3"/>
              <w:bottom w:val="single" w:sz="0" w:space="0" w:color="D3D3D3"/>
              <w:right w:val="single" w:sz="0" w:space="0" w:color="D3D3D3"/>
            </w:tcBorders>
          </w:tcPr>
          <w:p w14:paraId="05821383" w14:textId="77777777" w:rsidR="00524773" w:rsidRDefault="00524773" w:rsidP="00C670FC">
            <w:pPr>
              <w:keepNext/>
              <w:spacing w:after="60"/>
              <w:rPr>
                <w:ins w:id="1503" w:author="Wittman, Jacob (CDC/DDNID/NCCDPHP/DDT) (CTR)" w:date="2023-08-15T14:04:00Z"/>
              </w:rPr>
            </w:pPr>
            <w:ins w:id="1504" w:author="Wittman, Jacob (CDC/DDNID/NCCDPHP/DDT) (CTR)" w:date="2023-08-15T14:04:00Z">
              <w:r>
                <w:rPr>
                  <w:rFonts w:ascii="Calibri" w:hAnsi="Calibri"/>
                  <w:sz w:val="20"/>
                </w:rPr>
                <w:t>39.4 (2.0)</w:t>
              </w:r>
            </w:ins>
          </w:p>
        </w:tc>
        <w:tc>
          <w:tcPr>
            <w:tcW w:w="0" w:type="auto"/>
            <w:tcBorders>
              <w:top w:val="single" w:sz="0" w:space="0" w:color="D3D3D3"/>
              <w:left w:val="single" w:sz="0" w:space="0" w:color="D3D3D3"/>
              <w:bottom w:val="single" w:sz="0" w:space="0" w:color="D3D3D3"/>
              <w:right w:val="single" w:sz="0" w:space="0" w:color="D3D3D3"/>
            </w:tcBorders>
          </w:tcPr>
          <w:p w14:paraId="6A333BD7" w14:textId="77777777" w:rsidR="00524773" w:rsidRDefault="00524773" w:rsidP="00C670FC">
            <w:pPr>
              <w:keepNext/>
              <w:spacing w:after="60"/>
              <w:rPr>
                <w:ins w:id="1505" w:author="Wittman, Jacob (CDC/DDNID/NCCDPHP/DDT) (CTR)" w:date="2023-08-15T14:04:00Z"/>
              </w:rPr>
            </w:pPr>
            <w:ins w:id="1506" w:author="Wittman, Jacob (CDC/DDNID/NCCDPHP/DDT) (CTR)" w:date="2023-08-15T14:04:00Z">
              <w:r>
                <w:rPr>
                  <w:rFonts w:ascii="Calibri" w:hAnsi="Calibri"/>
                  <w:sz w:val="20"/>
                </w:rPr>
                <w:t>43.4 (2.3)</w:t>
              </w:r>
            </w:ins>
          </w:p>
        </w:tc>
        <w:tc>
          <w:tcPr>
            <w:tcW w:w="0" w:type="auto"/>
            <w:tcBorders>
              <w:top w:val="single" w:sz="0" w:space="0" w:color="D3D3D3"/>
              <w:left w:val="single" w:sz="0" w:space="0" w:color="D3D3D3"/>
              <w:bottom w:val="single" w:sz="0" w:space="0" w:color="D3D3D3"/>
              <w:right w:val="single" w:sz="0" w:space="0" w:color="D3D3D3"/>
            </w:tcBorders>
          </w:tcPr>
          <w:p w14:paraId="4A8B8A3C" w14:textId="77777777" w:rsidR="00524773" w:rsidRDefault="00524773" w:rsidP="00C670FC">
            <w:pPr>
              <w:keepNext/>
              <w:spacing w:after="60"/>
              <w:rPr>
                <w:ins w:id="1507" w:author="Wittman, Jacob (CDC/DDNID/NCCDPHP/DDT) (CTR)" w:date="2023-08-15T14:04:00Z"/>
              </w:rPr>
            </w:pPr>
            <w:ins w:id="1508" w:author="Wittman, Jacob (CDC/DDNID/NCCDPHP/DDT) (CTR)" w:date="2023-08-15T14:04:00Z">
              <w:r>
                <w:rPr>
                  <w:rFonts w:ascii="Calibri" w:hAnsi="Calibri"/>
                  <w:sz w:val="20"/>
                </w:rPr>
                <w:t>42.2 (2.1)</w:t>
              </w:r>
            </w:ins>
          </w:p>
        </w:tc>
        <w:tc>
          <w:tcPr>
            <w:tcW w:w="0" w:type="auto"/>
            <w:tcBorders>
              <w:top w:val="single" w:sz="0" w:space="0" w:color="D3D3D3"/>
              <w:left w:val="single" w:sz="0" w:space="0" w:color="D3D3D3"/>
              <w:bottom w:val="single" w:sz="0" w:space="0" w:color="D3D3D3"/>
              <w:right w:val="single" w:sz="0" w:space="0" w:color="D3D3D3"/>
            </w:tcBorders>
          </w:tcPr>
          <w:p w14:paraId="6643058C" w14:textId="77777777" w:rsidR="00524773" w:rsidRDefault="00524773" w:rsidP="00C670FC">
            <w:pPr>
              <w:keepNext/>
              <w:spacing w:after="60"/>
              <w:rPr>
                <w:ins w:id="1509" w:author="Wittman, Jacob (CDC/DDNID/NCCDPHP/DDT) (CTR)" w:date="2023-08-15T14:04:00Z"/>
              </w:rPr>
            </w:pPr>
            <w:ins w:id="1510" w:author="Wittman, Jacob (CDC/DDNID/NCCDPHP/DDT) (CTR)" w:date="2023-08-15T14:04:00Z">
              <w:r>
                <w:rPr>
                  <w:rFonts w:ascii="Calibri" w:hAnsi="Calibri"/>
                  <w:sz w:val="20"/>
                </w:rPr>
                <w:t>43.1 (2.2)</w:t>
              </w:r>
            </w:ins>
          </w:p>
        </w:tc>
        <w:tc>
          <w:tcPr>
            <w:tcW w:w="0" w:type="auto"/>
            <w:tcBorders>
              <w:top w:val="single" w:sz="0" w:space="0" w:color="D3D3D3"/>
              <w:left w:val="single" w:sz="0" w:space="0" w:color="D3D3D3"/>
              <w:bottom w:val="single" w:sz="0" w:space="0" w:color="D3D3D3"/>
              <w:right w:val="single" w:sz="0" w:space="0" w:color="D3D3D3"/>
            </w:tcBorders>
          </w:tcPr>
          <w:p w14:paraId="3438BF53" w14:textId="77777777" w:rsidR="00524773" w:rsidRDefault="00524773" w:rsidP="00C670FC">
            <w:pPr>
              <w:keepNext/>
              <w:spacing w:after="60"/>
              <w:rPr>
                <w:ins w:id="1511" w:author="Wittman, Jacob (CDC/DDNID/NCCDPHP/DDT) (CTR)" w:date="2023-08-15T14:04:00Z"/>
              </w:rPr>
            </w:pPr>
            <w:ins w:id="1512" w:author="Wittman, Jacob (CDC/DDNID/NCCDPHP/DDT) (CTR)" w:date="2023-08-15T14:04:00Z">
              <w:r>
                <w:rPr>
                  <w:rFonts w:ascii="Calibri" w:hAnsi="Calibri"/>
                  <w:sz w:val="20"/>
                </w:rPr>
                <w:t>44.4 (2.7)</w:t>
              </w:r>
            </w:ins>
          </w:p>
        </w:tc>
        <w:tc>
          <w:tcPr>
            <w:tcW w:w="0" w:type="auto"/>
            <w:tcBorders>
              <w:top w:val="single" w:sz="0" w:space="0" w:color="D3D3D3"/>
              <w:left w:val="single" w:sz="0" w:space="0" w:color="D3D3D3"/>
              <w:bottom w:val="single" w:sz="0" w:space="0" w:color="D3D3D3"/>
              <w:right w:val="single" w:sz="0" w:space="0" w:color="D3D3D3"/>
            </w:tcBorders>
          </w:tcPr>
          <w:p w14:paraId="0010A979" w14:textId="77777777" w:rsidR="00524773" w:rsidRDefault="00524773" w:rsidP="00C670FC">
            <w:pPr>
              <w:keepNext/>
              <w:spacing w:after="60"/>
              <w:rPr>
                <w:ins w:id="1513" w:author="Wittman, Jacob (CDC/DDNID/NCCDPHP/DDT) (CTR)" w:date="2023-08-15T14:04:00Z"/>
              </w:rPr>
            </w:pPr>
            <w:ins w:id="1514" w:author="Wittman, Jacob (CDC/DDNID/NCCDPHP/DDT) (CTR)" w:date="2023-08-15T14:04:00Z">
              <w:r>
                <w:rPr>
                  <w:rFonts w:ascii="Calibri" w:hAnsi="Calibri"/>
                  <w:sz w:val="20"/>
                </w:rPr>
                <w:t>42.5 (2.8)</w:t>
              </w:r>
            </w:ins>
          </w:p>
        </w:tc>
        <w:tc>
          <w:tcPr>
            <w:tcW w:w="0" w:type="auto"/>
            <w:tcBorders>
              <w:top w:val="single" w:sz="0" w:space="0" w:color="D3D3D3"/>
              <w:left w:val="single" w:sz="0" w:space="0" w:color="D3D3D3"/>
              <w:bottom w:val="single" w:sz="0" w:space="0" w:color="D3D3D3"/>
              <w:right w:val="single" w:sz="0" w:space="0" w:color="D3D3D3"/>
            </w:tcBorders>
          </w:tcPr>
          <w:p w14:paraId="1A424407" w14:textId="77777777" w:rsidR="00524773" w:rsidRDefault="00524773" w:rsidP="00C670FC">
            <w:pPr>
              <w:keepNext/>
              <w:spacing w:after="60"/>
              <w:rPr>
                <w:ins w:id="1515" w:author="Wittman, Jacob (CDC/DDNID/NCCDPHP/DDT) (CTR)" w:date="2023-08-15T14:04:00Z"/>
              </w:rPr>
            </w:pPr>
            <w:ins w:id="1516" w:author="Wittman, Jacob (CDC/DDNID/NCCDPHP/DDT) (CTR)" w:date="2023-08-15T14:04:00Z">
              <w:r>
                <w:rPr>
                  <w:rFonts w:ascii="Calibri" w:hAnsi="Calibri"/>
                  <w:sz w:val="20"/>
                </w:rPr>
                <w:t>32.4 (11.3, 53.5)</w:t>
              </w:r>
            </w:ins>
          </w:p>
        </w:tc>
        <w:tc>
          <w:tcPr>
            <w:tcW w:w="0" w:type="auto"/>
            <w:tcBorders>
              <w:top w:val="single" w:sz="0" w:space="0" w:color="D3D3D3"/>
              <w:left w:val="single" w:sz="0" w:space="0" w:color="D3D3D3"/>
              <w:bottom w:val="single" w:sz="0" w:space="0" w:color="D3D3D3"/>
              <w:right w:val="single" w:sz="0" w:space="0" w:color="D3D3D3"/>
            </w:tcBorders>
          </w:tcPr>
          <w:p w14:paraId="7B387571" w14:textId="77777777" w:rsidR="00524773" w:rsidRDefault="00524773" w:rsidP="00C670FC">
            <w:pPr>
              <w:keepNext/>
              <w:spacing w:after="60"/>
              <w:rPr>
                <w:ins w:id="1517" w:author="Wittman, Jacob (CDC/DDNID/NCCDPHP/DDT) (CTR)" w:date="2023-08-15T14:04:00Z"/>
              </w:rPr>
            </w:pPr>
            <w:ins w:id="1518"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3FFE60B0" w14:textId="77777777" w:rsidR="00524773" w:rsidRDefault="00524773" w:rsidP="00C670FC">
            <w:pPr>
              <w:keepNext/>
              <w:spacing w:after="60"/>
              <w:rPr>
                <w:ins w:id="1519" w:author="Wittman, Jacob (CDC/DDNID/NCCDPHP/DDT) (CTR)" w:date="2023-08-15T14:04:00Z"/>
              </w:rPr>
            </w:pPr>
            <w:ins w:id="1520" w:author="Wittman, Jacob (CDC/DDNID/NCCDPHP/DDT) (CTR)" w:date="2023-08-15T14:04:00Z">
              <w:r>
                <w:rPr>
                  <w:rFonts w:ascii="Calibri" w:hAnsi="Calibri"/>
                  <w:sz w:val="20"/>
                </w:rPr>
                <w:t>9.2 (6.9, 11.6), -6.0 (-12.1, 0.6), 2.9 (0.7, 5.1)</w:t>
              </w:r>
            </w:ins>
          </w:p>
        </w:tc>
        <w:tc>
          <w:tcPr>
            <w:tcW w:w="0" w:type="auto"/>
            <w:tcBorders>
              <w:top w:val="single" w:sz="0" w:space="0" w:color="D3D3D3"/>
              <w:left w:val="single" w:sz="0" w:space="0" w:color="D3D3D3"/>
              <w:bottom w:val="single" w:sz="0" w:space="0" w:color="D3D3D3"/>
              <w:right w:val="single" w:sz="0" w:space="0" w:color="D3D3D3"/>
            </w:tcBorders>
          </w:tcPr>
          <w:p w14:paraId="1CD01249" w14:textId="77777777" w:rsidR="00524773" w:rsidRDefault="00524773" w:rsidP="00C670FC">
            <w:pPr>
              <w:keepNext/>
              <w:spacing w:after="60"/>
              <w:rPr>
                <w:ins w:id="1521" w:author="Wittman, Jacob (CDC/DDNID/NCCDPHP/DDT) (CTR)" w:date="2023-08-15T14:04:00Z"/>
              </w:rPr>
            </w:pPr>
            <w:ins w:id="1522" w:author="Wittman, Jacob (CDC/DDNID/NCCDPHP/DDT) (CTR)" w:date="2023-08-15T14:04:00Z">
              <w:r>
                <w:rPr>
                  <w:rFonts w:ascii="Calibri" w:hAnsi="Calibri"/>
                  <w:sz w:val="20"/>
                </w:rPr>
                <w:t>2.6 (1.1, 4.2)</w:t>
              </w:r>
            </w:ins>
          </w:p>
        </w:tc>
      </w:tr>
      <w:tr w:rsidR="00524773" w14:paraId="660094D2" w14:textId="77777777" w:rsidTr="00C670FC">
        <w:trPr>
          <w:cantSplit/>
          <w:jc w:val="center"/>
          <w:ins w:id="152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338580E" w14:textId="77777777" w:rsidR="00524773" w:rsidRDefault="00524773" w:rsidP="00C670FC">
            <w:pPr>
              <w:keepNext/>
              <w:spacing w:after="60"/>
              <w:rPr>
                <w:ins w:id="1524" w:author="Wittman, Jacob (CDC/DDNID/NCCDPHP/DDT) (CTR)" w:date="2023-08-15T14:04:00Z"/>
              </w:rPr>
            </w:pPr>
            <w:ins w:id="1525"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4396E049" w14:textId="77777777" w:rsidR="00524773" w:rsidRDefault="00524773" w:rsidP="00C670FC">
            <w:pPr>
              <w:keepNext/>
              <w:spacing w:after="60"/>
              <w:rPr>
                <w:ins w:id="1526" w:author="Wittman, Jacob (CDC/DDNID/NCCDPHP/DDT) (CTR)" w:date="2023-08-15T14:04:00Z"/>
              </w:rPr>
            </w:pPr>
            <w:ins w:id="1527" w:author="Wittman, Jacob (CDC/DDNID/NCCDPHP/DDT) (CTR)" w:date="2023-08-15T14:04:00Z">
              <w:r>
                <w:rPr>
                  <w:rFonts w:ascii="Calibri" w:hAnsi="Calibri"/>
                  <w:sz w:val="20"/>
                </w:rPr>
                <w:t>34.0 (1.7)</w:t>
              </w:r>
            </w:ins>
          </w:p>
        </w:tc>
        <w:tc>
          <w:tcPr>
            <w:tcW w:w="0" w:type="auto"/>
            <w:tcBorders>
              <w:top w:val="single" w:sz="0" w:space="0" w:color="D3D3D3"/>
              <w:left w:val="single" w:sz="0" w:space="0" w:color="D3D3D3"/>
              <w:bottom w:val="single" w:sz="0" w:space="0" w:color="D3D3D3"/>
              <w:right w:val="single" w:sz="0" w:space="0" w:color="D3D3D3"/>
            </w:tcBorders>
          </w:tcPr>
          <w:p w14:paraId="0E272A23" w14:textId="77777777" w:rsidR="00524773" w:rsidRDefault="00524773" w:rsidP="00C670FC">
            <w:pPr>
              <w:keepNext/>
              <w:spacing w:after="60"/>
              <w:rPr>
                <w:ins w:id="1528" w:author="Wittman, Jacob (CDC/DDNID/NCCDPHP/DDT) (CTR)" w:date="2023-08-15T14:04:00Z"/>
              </w:rPr>
            </w:pPr>
            <w:ins w:id="1529" w:author="Wittman, Jacob (CDC/DDNID/NCCDPHP/DDT) (CTR)" w:date="2023-08-15T14:04:00Z">
              <w:r>
                <w:rPr>
                  <w:rFonts w:ascii="Calibri" w:hAnsi="Calibri"/>
                  <w:sz w:val="20"/>
                </w:rPr>
                <w:t>20.8 (3.0)</w:t>
              </w:r>
            </w:ins>
          </w:p>
        </w:tc>
        <w:tc>
          <w:tcPr>
            <w:tcW w:w="0" w:type="auto"/>
            <w:tcBorders>
              <w:top w:val="single" w:sz="0" w:space="0" w:color="D3D3D3"/>
              <w:left w:val="single" w:sz="0" w:space="0" w:color="D3D3D3"/>
              <w:bottom w:val="single" w:sz="0" w:space="0" w:color="D3D3D3"/>
              <w:right w:val="single" w:sz="0" w:space="0" w:color="D3D3D3"/>
            </w:tcBorders>
          </w:tcPr>
          <w:p w14:paraId="0F883D7C" w14:textId="77777777" w:rsidR="00524773" w:rsidRDefault="00524773" w:rsidP="00C670FC">
            <w:pPr>
              <w:keepNext/>
              <w:spacing w:after="60"/>
              <w:rPr>
                <w:ins w:id="1530" w:author="Wittman, Jacob (CDC/DDNID/NCCDPHP/DDT) (CTR)" w:date="2023-08-15T14:04:00Z"/>
              </w:rPr>
            </w:pPr>
            <w:ins w:id="1531" w:author="Wittman, Jacob (CDC/DDNID/NCCDPHP/DDT) (CTR)" w:date="2023-08-15T14:04:00Z">
              <w:r>
                <w:rPr>
                  <w:rFonts w:ascii="Calibri" w:hAnsi="Calibri"/>
                  <w:sz w:val="20"/>
                </w:rPr>
                <w:t>28.1 (3.8)</w:t>
              </w:r>
            </w:ins>
          </w:p>
        </w:tc>
        <w:tc>
          <w:tcPr>
            <w:tcW w:w="0" w:type="auto"/>
            <w:tcBorders>
              <w:top w:val="single" w:sz="0" w:space="0" w:color="D3D3D3"/>
              <w:left w:val="single" w:sz="0" w:space="0" w:color="D3D3D3"/>
              <w:bottom w:val="single" w:sz="0" w:space="0" w:color="D3D3D3"/>
              <w:right w:val="single" w:sz="0" w:space="0" w:color="D3D3D3"/>
            </w:tcBorders>
          </w:tcPr>
          <w:p w14:paraId="78AB7D6F" w14:textId="77777777" w:rsidR="00524773" w:rsidRDefault="00524773" w:rsidP="00C670FC">
            <w:pPr>
              <w:keepNext/>
              <w:spacing w:after="60"/>
              <w:rPr>
                <w:ins w:id="1532" w:author="Wittman, Jacob (CDC/DDNID/NCCDPHP/DDT) (CTR)" w:date="2023-08-15T14:04:00Z"/>
              </w:rPr>
            </w:pPr>
            <w:ins w:id="1533" w:author="Wittman, Jacob (CDC/DDNID/NCCDPHP/DDT) (CTR)" w:date="2023-08-15T14:04:00Z">
              <w:r>
                <w:rPr>
                  <w:rFonts w:ascii="Calibri" w:hAnsi="Calibri"/>
                  <w:sz w:val="20"/>
                </w:rPr>
                <w:t>32.2 (3.3)</w:t>
              </w:r>
            </w:ins>
          </w:p>
        </w:tc>
        <w:tc>
          <w:tcPr>
            <w:tcW w:w="0" w:type="auto"/>
            <w:tcBorders>
              <w:top w:val="single" w:sz="0" w:space="0" w:color="D3D3D3"/>
              <w:left w:val="single" w:sz="0" w:space="0" w:color="D3D3D3"/>
              <w:bottom w:val="single" w:sz="0" w:space="0" w:color="D3D3D3"/>
              <w:right w:val="single" w:sz="0" w:space="0" w:color="D3D3D3"/>
            </w:tcBorders>
          </w:tcPr>
          <w:p w14:paraId="65F7FEC9" w14:textId="77777777" w:rsidR="00524773" w:rsidRDefault="00524773" w:rsidP="00C670FC">
            <w:pPr>
              <w:keepNext/>
              <w:spacing w:after="60"/>
              <w:rPr>
                <w:ins w:id="1534" w:author="Wittman, Jacob (CDC/DDNID/NCCDPHP/DDT) (CTR)" w:date="2023-08-15T14:04:00Z"/>
              </w:rPr>
            </w:pPr>
            <w:ins w:id="1535" w:author="Wittman, Jacob (CDC/DDNID/NCCDPHP/DDT) (CTR)" w:date="2023-08-15T14:04:00Z">
              <w:r>
                <w:rPr>
                  <w:rFonts w:ascii="Calibri" w:hAnsi="Calibri"/>
                  <w:sz w:val="20"/>
                </w:rPr>
                <w:t>39.2 (3.7)</w:t>
              </w:r>
            </w:ins>
          </w:p>
        </w:tc>
        <w:tc>
          <w:tcPr>
            <w:tcW w:w="0" w:type="auto"/>
            <w:tcBorders>
              <w:top w:val="single" w:sz="0" w:space="0" w:color="D3D3D3"/>
              <w:left w:val="single" w:sz="0" w:space="0" w:color="D3D3D3"/>
              <w:bottom w:val="single" w:sz="0" w:space="0" w:color="D3D3D3"/>
              <w:right w:val="single" w:sz="0" w:space="0" w:color="D3D3D3"/>
            </w:tcBorders>
          </w:tcPr>
          <w:p w14:paraId="75F661C6" w14:textId="77777777" w:rsidR="00524773" w:rsidRDefault="00524773" w:rsidP="00C670FC">
            <w:pPr>
              <w:keepNext/>
              <w:spacing w:after="60"/>
              <w:rPr>
                <w:ins w:id="1536" w:author="Wittman, Jacob (CDC/DDNID/NCCDPHP/DDT) (CTR)" w:date="2023-08-15T14:04:00Z"/>
              </w:rPr>
            </w:pPr>
            <w:ins w:id="1537" w:author="Wittman, Jacob (CDC/DDNID/NCCDPHP/DDT) (CTR)" w:date="2023-08-15T14:04:00Z">
              <w:r>
                <w:rPr>
                  <w:rFonts w:ascii="Calibri" w:hAnsi="Calibri"/>
                  <w:sz w:val="20"/>
                </w:rPr>
                <w:t>43.0 (3.7)</w:t>
              </w:r>
            </w:ins>
          </w:p>
        </w:tc>
        <w:tc>
          <w:tcPr>
            <w:tcW w:w="0" w:type="auto"/>
            <w:tcBorders>
              <w:top w:val="single" w:sz="0" w:space="0" w:color="D3D3D3"/>
              <w:left w:val="single" w:sz="0" w:space="0" w:color="D3D3D3"/>
              <w:bottom w:val="single" w:sz="0" w:space="0" w:color="D3D3D3"/>
              <w:right w:val="single" w:sz="0" w:space="0" w:color="D3D3D3"/>
            </w:tcBorders>
          </w:tcPr>
          <w:p w14:paraId="0811D355" w14:textId="77777777" w:rsidR="00524773" w:rsidRDefault="00524773" w:rsidP="00C670FC">
            <w:pPr>
              <w:keepNext/>
              <w:spacing w:after="60"/>
              <w:rPr>
                <w:ins w:id="1538" w:author="Wittman, Jacob (CDC/DDNID/NCCDPHP/DDT) (CTR)" w:date="2023-08-15T14:04:00Z"/>
              </w:rPr>
            </w:pPr>
            <w:ins w:id="1539" w:author="Wittman, Jacob (CDC/DDNID/NCCDPHP/DDT) (CTR)" w:date="2023-08-15T14:04:00Z">
              <w:r>
                <w:rPr>
                  <w:rFonts w:ascii="Calibri" w:hAnsi="Calibri"/>
                  <w:sz w:val="20"/>
                </w:rPr>
                <w:t>40.2 (4.4)</w:t>
              </w:r>
            </w:ins>
          </w:p>
        </w:tc>
        <w:tc>
          <w:tcPr>
            <w:tcW w:w="0" w:type="auto"/>
            <w:tcBorders>
              <w:top w:val="single" w:sz="0" w:space="0" w:color="D3D3D3"/>
              <w:left w:val="single" w:sz="0" w:space="0" w:color="D3D3D3"/>
              <w:bottom w:val="single" w:sz="0" w:space="0" w:color="D3D3D3"/>
              <w:right w:val="single" w:sz="0" w:space="0" w:color="D3D3D3"/>
            </w:tcBorders>
          </w:tcPr>
          <w:p w14:paraId="2EE514A9" w14:textId="77777777" w:rsidR="00524773" w:rsidRDefault="00524773" w:rsidP="00C670FC">
            <w:pPr>
              <w:keepNext/>
              <w:spacing w:after="60"/>
              <w:rPr>
                <w:ins w:id="1540" w:author="Wittman, Jacob (CDC/DDNID/NCCDPHP/DDT) (CTR)" w:date="2023-08-15T14:04:00Z"/>
              </w:rPr>
            </w:pPr>
            <w:ins w:id="1541" w:author="Wittman, Jacob (CDC/DDNID/NCCDPHP/DDT) (CTR)" w:date="2023-08-15T14:04:00Z">
              <w:r>
                <w:rPr>
                  <w:rFonts w:ascii="Calibri" w:hAnsi="Calibri"/>
                  <w:sz w:val="20"/>
                </w:rPr>
                <w:t>34.1 (4.0)</w:t>
              </w:r>
            </w:ins>
          </w:p>
        </w:tc>
        <w:tc>
          <w:tcPr>
            <w:tcW w:w="0" w:type="auto"/>
            <w:tcBorders>
              <w:top w:val="single" w:sz="0" w:space="0" w:color="D3D3D3"/>
              <w:left w:val="single" w:sz="0" w:space="0" w:color="D3D3D3"/>
              <w:bottom w:val="single" w:sz="0" w:space="0" w:color="D3D3D3"/>
              <w:right w:val="single" w:sz="0" w:space="0" w:color="D3D3D3"/>
            </w:tcBorders>
          </w:tcPr>
          <w:p w14:paraId="25565463" w14:textId="77777777" w:rsidR="00524773" w:rsidRDefault="00524773" w:rsidP="00C670FC">
            <w:pPr>
              <w:keepNext/>
              <w:spacing w:after="60"/>
              <w:rPr>
                <w:ins w:id="1542" w:author="Wittman, Jacob (CDC/DDNID/NCCDPHP/DDT) (CTR)" w:date="2023-08-15T14:04:00Z"/>
              </w:rPr>
            </w:pPr>
            <w:ins w:id="1543" w:author="Wittman, Jacob (CDC/DDNID/NCCDPHP/DDT) (CTR)" w:date="2023-08-15T14:04:00Z">
              <w:r>
                <w:rPr>
                  <w:rFonts w:ascii="Calibri" w:hAnsi="Calibri"/>
                  <w:sz w:val="20"/>
                </w:rPr>
                <w:t>29.7 (3.3)</w:t>
              </w:r>
            </w:ins>
          </w:p>
        </w:tc>
        <w:tc>
          <w:tcPr>
            <w:tcW w:w="0" w:type="auto"/>
            <w:tcBorders>
              <w:top w:val="single" w:sz="0" w:space="0" w:color="D3D3D3"/>
              <w:left w:val="single" w:sz="0" w:space="0" w:color="D3D3D3"/>
              <w:bottom w:val="single" w:sz="0" w:space="0" w:color="D3D3D3"/>
              <w:right w:val="single" w:sz="0" w:space="0" w:color="D3D3D3"/>
            </w:tcBorders>
          </w:tcPr>
          <w:p w14:paraId="7BF02E41" w14:textId="77777777" w:rsidR="00524773" w:rsidRDefault="00524773" w:rsidP="00C670FC">
            <w:pPr>
              <w:keepNext/>
              <w:spacing w:after="60"/>
              <w:rPr>
                <w:ins w:id="1544" w:author="Wittman, Jacob (CDC/DDNID/NCCDPHP/DDT) (CTR)" w:date="2023-08-15T14:04:00Z"/>
              </w:rPr>
            </w:pPr>
            <w:ins w:id="1545" w:author="Wittman, Jacob (CDC/DDNID/NCCDPHP/DDT) (CTR)" w:date="2023-08-15T14:04:00Z">
              <w:r>
                <w:rPr>
                  <w:rFonts w:ascii="Calibri" w:hAnsi="Calibri"/>
                  <w:sz w:val="20"/>
                </w:rPr>
                <w:t>36.8 (3.9)</w:t>
              </w:r>
            </w:ins>
          </w:p>
        </w:tc>
        <w:tc>
          <w:tcPr>
            <w:tcW w:w="0" w:type="auto"/>
            <w:tcBorders>
              <w:top w:val="single" w:sz="0" w:space="0" w:color="D3D3D3"/>
              <w:left w:val="single" w:sz="0" w:space="0" w:color="D3D3D3"/>
              <w:bottom w:val="single" w:sz="0" w:space="0" w:color="D3D3D3"/>
              <w:right w:val="single" w:sz="0" w:space="0" w:color="D3D3D3"/>
            </w:tcBorders>
          </w:tcPr>
          <w:p w14:paraId="482B8114" w14:textId="77777777" w:rsidR="00524773" w:rsidRDefault="00524773" w:rsidP="00C670FC">
            <w:pPr>
              <w:keepNext/>
              <w:spacing w:after="60"/>
              <w:rPr>
                <w:ins w:id="1546" w:author="Wittman, Jacob (CDC/DDNID/NCCDPHP/DDT) (CTR)" w:date="2023-08-15T14:04:00Z"/>
              </w:rPr>
            </w:pPr>
            <w:ins w:id="1547" w:author="Wittman, Jacob (CDC/DDNID/NCCDPHP/DDT) (CTR)" w:date="2023-08-15T14:04:00Z">
              <w:r>
                <w:rPr>
                  <w:rFonts w:ascii="Calibri" w:hAnsi="Calibri"/>
                  <w:sz w:val="20"/>
                </w:rPr>
                <w:t>31.7 (3.8)</w:t>
              </w:r>
            </w:ins>
          </w:p>
        </w:tc>
        <w:tc>
          <w:tcPr>
            <w:tcW w:w="0" w:type="auto"/>
            <w:tcBorders>
              <w:top w:val="single" w:sz="0" w:space="0" w:color="D3D3D3"/>
              <w:left w:val="single" w:sz="0" w:space="0" w:color="D3D3D3"/>
              <w:bottom w:val="single" w:sz="0" w:space="0" w:color="D3D3D3"/>
              <w:right w:val="single" w:sz="0" w:space="0" w:color="D3D3D3"/>
            </w:tcBorders>
          </w:tcPr>
          <w:p w14:paraId="4803B3B5" w14:textId="77777777" w:rsidR="00524773" w:rsidRDefault="00524773" w:rsidP="00C670FC">
            <w:pPr>
              <w:keepNext/>
              <w:spacing w:after="60"/>
              <w:rPr>
                <w:ins w:id="1548" w:author="Wittman, Jacob (CDC/DDNID/NCCDPHP/DDT) (CTR)" w:date="2023-08-15T14:04:00Z"/>
              </w:rPr>
            </w:pPr>
            <w:ins w:id="1549" w:author="Wittman, Jacob (CDC/DDNID/NCCDPHP/DDT) (CTR)" w:date="2023-08-15T14:04:00Z">
              <w:r>
                <w:rPr>
                  <w:rFonts w:ascii="Calibri" w:hAnsi="Calibri"/>
                  <w:sz w:val="20"/>
                </w:rPr>
                <w:t>35.1 (3.9)</w:t>
              </w:r>
            </w:ins>
          </w:p>
        </w:tc>
        <w:tc>
          <w:tcPr>
            <w:tcW w:w="0" w:type="auto"/>
            <w:tcBorders>
              <w:top w:val="single" w:sz="0" w:space="0" w:color="D3D3D3"/>
              <w:left w:val="single" w:sz="0" w:space="0" w:color="D3D3D3"/>
              <w:bottom w:val="single" w:sz="0" w:space="0" w:color="D3D3D3"/>
              <w:right w:val="single" w:sz="0" w:space="0" w:color="D3D3D3"/>
            </w:tcBorders>
          </w:tcPr>
          <w:p w14:paraId="5111FF9E" w14:textId="77777777" w:rsidR="00524773" w:rsidRDefault="00524773" w:rsidP="00C670FC">
            <w:pPr>
              <w:keepNext/>
              <w:spacing w:after="60"/>
              <w:rPr>
                <w:ins w:id="1550" w:author="Wittman, Jacob (CDC/DDNID/NCCDPHP/DDT) (CTR)" w:date="2023-08-15T14:04:00Z"/>
              </w:rPr>
            </w:pPr>
            <w:ins w:id="1551" w:author="Wittman, Jacob (CDC/DDNID/NCCDPHP/DDT) (CTR)" w:date="2023-08-15T14:04:00Z">
              <w:r>
                <w:rPr>
                  <w:rFonts w:ascii="Calibri" w:hAnsi="Calibri"/>
                  <w:sz w:val="20"/>
                </w:rPr>
                <w:t>37.4 (4.9)</w:t>
              </w:r>
            </w:ins>
          </w:p>
        </w:tc>
        <w:tc>
          <w:tcPr>
            <w:tcW w:w="0" w:type="auto"/>
            <w:tcBorders>
              <w:top w:val="single" w:sz="0" w:space="0" w:color="D3D3D3"/>
              <w:left w:val="single" w:sz="0" w:space="0" w:color="D3D3D3"/>
              <w:bottom w:val="single" w:sz="0" w:space="0" w:color="D3D3D3"/>
              <w:right w:val="single" w:sz="0" w:space="0" w:color="D3D3D3"/>
            </w:tcBorders>
          </w:tcPr>
          <w:p w14:paraId="3A883A93" w14:textId="77777777" w:rsidR="00524773" w:rsidRDefault="00524773" w:rsidP="00C670FC">
            <w:pPr>
              <w:keepNext/>
              <w:spacing w:after="60"/>
              <w:rPr>
                <w:ins w:id="1552" w:author="Wittman, Jacob (CDC/DDNID/NCCDPHP/DDT) (CTR)" w:date="2023-08-15T14:04:00Z"/>
              </w:rPr>
            </w:pPr>
            <w:ins w:id="1553" w:author="Wittman, Jacob (CDC/DDNID/NCCDPHP/DDT) (CTR)" w:date="2023-08-15T14:04:00Z">
              <w:r>
                <w:rPr>
                  <w:rFonts w:ascii="Calibri" w:hAnsi="Calibri"/>
                  <w:sz w:val="20"/>
                </w:rPr>
                <w:t>32.1 (4.7)</w:t>
              </w:r>
            </w:ins>
          </w:p>
        </w:tc>
        <w:tc>
          <w:tcPr>
            <w:tcW w:w="0" w:type="auto"/>
            <w:tcBorders>
              <w:top w:val="single" w:sz="0" w:space="0" w:color="D3D3D3"/>
              <w:left w:val="single" w:sz="0" w:space="0" w:color="D3D3D3"/>
              <w:bottom w:val="single" w:sz="0" w:space="0" w:color="D3D3D3"/>
              <w:right w:val="single" w:sz="0" w:space="0" w:color="D3D3D3"/>
            </w:tcBorders>
          </w:tcPr>
          <w:p w14:paraId="173BDBA4" w14:textId="77777777" w:rsidR="00524773" w:rsidRDefault="00524773" w:rsidP="00C670FC">
            <w:pPr>
              <w:keepNext/>
              <w:spacing w:after="60"/>
              <w:rPr>
                <w:ins w:id="1554" w:author="Wittman, Jacob (CDC/DDNID/NCCDPHP/DDT) (CTR)" w:date="2023-08-15T14:04:00Z"/>
              </w:rPr>
            </w:pPr>
            <w:ins w:id="1555" w:author="Wittman, Jacob (CDC/DDNID/NCCDPHP/DDT) (CTR)" w:date="2023-08-15T14:04:00Z">
              <w:r>
                <w:rPr>
                  <w:rFonts w:ascii="Calibri" w:hAnsi="Calibri"/>
                  <w:sz w:val="20"/>
                </w:rPr>
                <w:t>79.8 (11.9, 147.8)</w:t>
              </w:r>
            </w:ins>
          </w:p>
        </w:tc>
        <w:tc>
          <w:tcPr>
            <w:tcW w:w="0" w:type="auto"/>
            <w:tcBorders>
              <w:top w:val="single" w:sz="0" w:space="0" w:color="D3D3D3"/>
              <w:left w:val="single" w:sz="0" w:space="0" w:color="D3D3D3"/>
              <w:bottom w:val="single" w:sz="0" w:space="0" w:color="D3D3D3"/>
              <w:right w:val="single" w:sz="0" w:space="0" w:color="D3D3D3"/>
            </w:tcBorders>
          </w:tcPr>
          <w:p w14:paraId="6E65EBEE" w14:textId="77777777" w:rsidR="00524773" w:rsidRDefault="00524773" w:rsidP="00C670FC">
            <w:pPr>
              <w:keepNext/>
              <w:spacing w:after="60"/>
              <w:rPr>
                <w:ins w:id="1556" w:author="Wittman, Jacob (CDC/DDNID/NCCDPHP/DDT) (CTR)" w:date="2023-08-15T14:04:00Z"/>
              </w:rPr>
            </w:pPr>
            <w:ins w:id="1557"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571902FE" w14:textId="77777777" w:rsidR="00524773" w:rsidRDefault="00524773" w:rsidP="00C670FC">
            <w:pPr>
              <w:keepNext/>
              <w:spacing w:after="60"/>
              <w:rPr>
                <w:ins w:id="1558" w:author="Wittman, Jacob (CDC/DDNID/NCCDPHP/DDT) (CTR)" w:date="2023-08-15T14:04:00Z"/>
              </w:rPr>
            </w:pPr>
            <w:ins w:id="1559" w:author="Wittman, Jacob (CDC/DDNID/NCCDPHP/DDT) (CTR)" w:date="2023-08-15T14:04:00Z">
              <w:r>
                <w:rPr>
                  <w:rFonts w:ascii="Calibri" w:hAnsi="Calibri"/>
                  <w:sz w:val="20"/>
                </w:rPr>
                <w:t>22.1 (1.0, 47.6), -2.1 (-6.1, 2.1)</w:t>
              </w:r>
            </w:ins>
          </w:p>
        </w:tc>
        <w:tc>
          <w:tcPr>
            <w:tcW w:w="0" w:type="auto"/>
            <w:tcBorders>
              <w:top w:val="single" w:sz="0" w:space="0" w:color="D3D3D3"/>
              <w:left w:val="single" w:sz="0" w:space="0" w:color="D3D3D3"/>
              <w:bottom w:val="single" w:sz="0" w:space="0" w:color="D3D3D3"/>
              <w:right w:val="single" w:sz="0" w:space="0" w:color="D3D3D3"/>
            </w:tcBorders>
          </w:tcPr>
          <w:p w14:paraId="7594BC16" w14:textId="77777777" w:rsidR="00524773" w:rsidRDefault="00524773" w:rsidP="00C670FC">
            <w:pPr>
              <w:keepNext/>
              <w:spacing w:after="60"/>
              <w:rPr>
                <w:ins w:id="1560" w:author="Wittman, Jacob (CDC/DDNID/NCCDPHP/DDT) (CTR)" w:date="2023-08-15T14:04:00Z"/>
              </w:rPr>
            </w:pPr>
            <w:ins w:id="1561" w:author="Wittman, Jacob (CDC/DDNID/NCCDPHP/DDT) (CTR)" w:date="2023-08-15T14:04:00Z">
              <w:r>
                <w:rPr>
                  <w:rFonts w:ascii="Calibri" w:hAnsi="Calibri"/>
                  <w:sz w:val="20"/>
                </w:rPr>
                <w:t>4.0 (-1.1, 9.3)</w:t>
              </w:r>
            </w:ins>
          </w:p>
        </w:tc>
      </w:tr>
      <w:tr w:rsidR="00524773" w14:paraId="235BA653" w14:textId="77777777" w:rsidTr="00C670FC">
        <w:trPr>
          <w:cantSplit/>
          <w:jc w:val="center"/>
          <w:ins w:id="156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5A2DCE" w14:textId="77777777" w:rsidR="00524773" w:rsidRDefault="00524773" w:rsidP="00C670FC">
            <w:pPr>
              <w:keepNext/>
              <w:spacing w:after="60"/>
              <w:rPr>
                <w:ins w:id="1563" w:author="Wittman, Jacob (CDC/DDNID/NCCDPHP/DDT) (CTR)" w:date="2023-08-15T14:04:00Z"/>
              </w:rPr>
            </w:pPr>
            <w:ins w:id="1564"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019C18CC" w14:textId="77777777" w:rsidR="00524773" w:rsidRDefault="00524773" w:rsidP="00C670FC">
            <w:pPr>
              <w:keepNext/>
              <w:spacing w:after="60"/>
              <w:rPr>
                <w:ins w:id="1565" w:author="Wittman, Jacob (CDC/DDNID/NCCDPHP/DDT) (CTR)" w:date="2023-08-15T14:04:00Z"/>
              </w:rPr>
            </w:pPr>
            <w:ins w:id="1566" w:author="Wittman, Jacob (CDC/DDNID/NCCDPHP/DDT) (CTR)" w:date="2023-08-15T14:04:00Z">
              <w:r>
                <w:rPr>
                  <w:rFonts w:ascii="Calibri" w:hAnsi="Calibri"/>
                  <w:sz w:val="20"/>
                </w:rPr>
                <w:t>45.2 (0.6)</w:t>
              </w:r>
            </w:ins>
          </w:p>
        </w:tc>
        <w:tc>
          <w:tcPr>
            <w:tcW w:w="0" w:type="auto"/>
            <w:tcBorders>
              <w:top w:val="single" w:sz="0" w:space="0" w:color="D3D3D3"/>
              <w:left w:val="single" w:sz="0" w:space="0" w:color="D3D3D3"/>
              <w:bottom w:val="single" w:sz="0" w:space="0" w:color="D3D3D3"/>
              <w:right w:val="single" w:sz="0" w:space="0" w:color="D3D3D3"/>
            </w:tcBorders>
          </w:tcPr>
          <w:p w14:paraId="5C6FFF3B" w14:textId="77777777" w:rsidR="00524773" w:rsidRDefault="00524773" w:rsidP="00C670FC">
            <w:pPr>
              <w:keepNext/>
              <w:spacing w:after="60"/>
              <w:rPr>
                <w:ins w:id="1567" w:author="Wittman, Jacob (CDC/DDNID/NCCDPHP/DDT) (CTR)" w:date="2023-08-15T14:04:00Z"/>
              </w:rPr>
            </w:pPr>
            <w:ins w:id="1568" w:author="Wittman, Jacob (CDC/DDNID/NCCDPHP/DDT) (CTR)" w:date="2023-08-15T14:04:00Z">
              <w:r>
                <w:rPr>
                  <w:rFonts w:ascii="Calibri" w:hAnsi="Calibri"/>
                  <w:sz w:val="20"/>
                </w:rPr>
                <w:t>42.4 (2.4)</w:t>
              </w:r>
            </w:ins>
          </w:p>
        </w:tc>
        <w:tc>
          <w:tcPr>
            <w:tcW w:w="0" w:type="auto"/>
            <w:tcBorders>
              <w:top w:val="single" w:sz="0" w:space="0" w:color="D3D3D3"/>
              <w:left w:val="single" w:sz="0" w:space="0" w:color="D3D3D3"/>
              <w:bottom w:val="single" w:sz="0" w:space="0" w:color="D3D3D3"/>
              <w:right w:val="single" w:sz="0" w:space="0" w:color="D3D3D3"/>
            </w:tcBorders>
          </w:tcPr>
          <w:p w14:paraId="4F9F7252" w14:textId="77777777" w:rsidR="00524773" w:rsidRDefault="00524773" w:rsidP="00C670FC">
            <w:pPr>
              <w:keepNext/>
              <w:spacing w:after="60"/>
              <w:rPr>
                <w:ins w:id="1569" w:author="Wittman, Jacob (CDC/DDNID/NCCDPHP/DDT) (CTR)" w:date="2023-08-15T14:04:00Z"/>
              </w:rPr>
            </w:pPr>
            <w:ins w:id="1570" w:author="Wittman, Jacob (CDC/DDNID/NCCDPHP/DDT) (CTR)" w:date="2023-08-15T14:04:00Z">
              <w:r>
                <w:rPr>
                  <w:rFonts w:ascii="Calibri" w:hAnsi="Calibri"/>
                  <w:sz w:val="20"/>
                </w:rPr>
                <w:t>41.2 (1.9)</w:t>
              </w:r>
            </w:ins>
          </w:p>
        </w:tc>
        <w:tc>
          <w:tcPr>
            <w:tcW w:w="0" w:type="auto"/>
            <w:tcBorders>
              <w:top w:val="single" w:sz="0" w:space="0" w:color="D3D3D3"/>
              <w:left w:val="single" w:sz="0" w:space="0" w:color="D3D3D3"/>
              <w:bottom w:val="single" w:sz="0" w:space="0" w:color="D3D3D3"/>
              <w:right w:val="single" w:sz="0" w:space="0" w:color="D3D3D3"/>
            </w:tcBorders>
          </w:tcPr>
          <w:p w14:paraId="32F18AB5" w14:textId="77777777" w:rsidR="00524773" w:rsidRDefault="00524773" w:rsidP="00C670FC">
            <w:pPr>
              <w:keepNext/>
              <w:spacing w:after="60"/>
              <w:rPr>
                <w:ins w:id="1571" w:author="Wittman, Jacob (CDC/DDNID/NCCDPHP/DDT) (CTR)" w:date="2023-08-15T14:04:00Z"/>
              </w:rPr>
            </w:pPr>
            <w:ins w:id="1572" w:author="Wittman, Jacob (CDC/DDNID/NCCDPHP/DDT) (CTR)" w:date="2023-08-15T14:04:00Z">
              <w:r>
                <w:rPr>
                  <w:rFonts w:ascii="Calibri" w:hAnsi="Calibri"/>
                  <w:sz w:val="20"/>
                </w:rPr>
                <w:t>44.9 (2.0)</w:t>
              </w:r>
            </w:ins>
          </w:p>
        </w:tc>
        <w:tc>
          <w:tcPr>
            <w:tcW w:w="0" w:type="auto"/>
            <w:tcBorders>
              <w:top w:val="single" w:sz="0" w:space="0" w:color="D3D3D3"/>
              <w:left w:val="single" w:sz="0" w:space="0" w:color="D3D3D3"/>
              <w:bottom w:val="single" w:sz="0" w:space="0" w:color="D3D3D3"/>
              <w:right w:val="single" w:sz="0" w:space="0" w:color="D3D3D3"/>
            </w:tcBorders>
          </w:tcPr>
          <w:p w14:paraId="77631033" w14:textId="77777777" w:rsidR="00524773" w:rsidRDefault="00524773" w:rsidP="00C670FC">
            <w:pPr>
              <w:keepNext/>
              <w:spacing w:after="60"/>
              <w:rPr>
                <w:ins w:id="1573" w:author="Wittman, Jacob (CDC/DDNID/NCCDPHP/DDT) (CTR)" w:date="2023-08-15T14:04:00Z"/>
              </w:rPr>
            </w:pPr>
            <w:ins w:id="1574" w:author="Wittman, Jacob (CDC/DDNID/NCCDPHP/DDT) (CTR)" w:date="2023-08-15T14:04:00Z">
              <w:r>
                <w:rPr>
                  <w:rFonts w:ascii="Calibri" w:hAnsi="Calibri"/>
                  <w:sz w:val="20"/>
                </w:rPr>
                <w:t>47.1 (1.9)</w:t>
              </w:r>
            </w:ins>
          </w:p>
        </w:tc>
        <w:tc>
          <w:tcPr>
            <w:tcW w:w="0" w:type="auto"/>
            <w:tcBorders>
              <w:top w:val="single" w:sz="0" w:space="0" w:color="D3D3D3"/>
              <w:left w:val="single" w:sz="0" w:space="0" w:color="D3D3D3"/>
              <w:bottom w:val="single" w:sz="0" w:space="0" w:color="D3D3D3"/>
              <w:right w:val="single" w:sz="0" w:space="0" w:color="D3D3D3"/>
            </w:tcBorders>
          </w:tcPr>
          <w:p w14:paraId="2E717B8D" w14:textId="77777777" w:rsidR="00524773" w:rsidRDefault="00524773" w:rsidP="00C670FC">
            <w:pPr>
              <w:keepNext/>
              <w:spacing w:after="60"/>
              <w:rPr>
                <w:ins w:id="1575" w:author="Wittman, Jacob (CDC/DDNID/NCCDPHP/DDT) (CTR)" w:date="2023-08-15T14:04:00Z"/>
              </w:rPr>
            </w:pPr>
            <w:ins w:id="1576" w:author="Wittman, Jacob (CDC/DDNID/NCCDPHP/DDT) (CTR)" w:date="2023-08-15T14:04:00Z">
              <w:r>
                <w:rPr>
                  <w:rFonts w:ascii="Calibri" w:hAnsi="Calibri"/>
                  <w:sz w:val="20"/>
                </w:rPr>
                <w:t>45.8 (2.1)</w:t>
              </w:r>
            </w:ins>
          </w:p>
        </w:tc>
        <w:tc>
          <w:tcPr>
            <w:tcW w:w="0" w:type="auto"/>
            <w:tcBorders>
              <w:top w:val="single" w:sz="0" w:space="0" w:color="D3D3D3"/>
              <w:left w:val="single" w:sz="0" w:space="0" w:color="D3D3D3"/>
              <w:bottom w:val="single" w:sz="0" w:space="0" w:color="D3D3D3"/>
              <w:right w:val="single" w:sz="0" w:space="0" w:color="D3D3D3"/>
            </w:tcBorders>
          </w:tcPr>
          <w:p w14:paraId="529D8FFC" w14:textId="77777777" w:rsidR="00524773" w:rsidRDefault="00524773" w:rsidP="00C670FC">
            <w:pPr>
              <w:keepNext/>
              <w:spacing w:after="60"/>
              <w:rPr>
                <w:ins w:id="1577" w:author="Wittman, Jacob (CDC/DDNID/NCCDPHP/DDT) (CTR)" w:date="2023-08-15T14:04:00Z"/>
              </w:rPr>
            </w:pPr>
            <w:ins w:id="1578" w:author="Wittman, Jacob (CDC/DDNID/NCCDPHP/DDT) (CTR)" w:date="2023-08-15T14:04:00Z">
              <w:r>
                <w:rPr>
                  <w:rFonts w:ascii="Calibri" w:hAnsi="Calibri"/>
                  <w:sz w:val="20"/>
                </w:rPr>
                <w:t>44.2 (2.2)</w:t>
              </w:r>
            </w:ins>
          </w:p>
        </w:tc>
        <w:tc>
          <w:tcPr>
            <w:tcW w:w="0" w:type="auto"/>
            <w:tcBorders>
              <w:top w:val="single" w:sz="0" w:space="0" w:color="D3D3D3"/>
              <w:left w:val="single" w:sz="0" w:space="0" w:color="D3D3D3"/>
              <w:bottom w:val="single" w:sz="0" w:space="0" w:color="D3D3D3"/>
              <w:right w:val="single" w:sz="0" w:space="0" w:color="D3D3D3"/>
            </w:tcBorders>
          </w:tcPr>
          <w:p w14:paraId="01A9A67E" w14:textId="77777777" w:rsidR="00524773" w:rsidRDefault="00524773" w:rsidP="00C670FC">
            <w:pPr>
              <w:keepNext/>
              <w:spacing w:after="60"/>
              <w:rPr>
                <w:ins w:id="1579" w:author="Wittman, Jacob (CDC/DDNID/NCCDPHP/DDT) (CTR)" w:date="2023-08-15T14:04:00Z"/>
              </w:rPr>
            </w:pPr>
            <w:ins w:id="1580" w:author="Wittman, Jacob (CDC/DDNID/NCCDPHP/DDT) (CTR)" w:date="2023-08-15T14:04:00Z">
              <w:r>
                <w:rPr>
                  <w:rFonts w:ascii="Calibri" w:hAnsi="Calibri"/>
                  <w:sz w:val="20"/>
                </w:rPr>
                <w:t>44.2 (2.2)</w:t>
              </w:r>
            </w:ins>
          </w:p>
        </w:tc>
        <w:tc>
          <w:tcPr>
            <w:tcW w:w="0" w:type="auto"/>
            <w:tcBorders>
              <w:top w:val="single" w:sz="0" w:space="0" w:color="D3D3D3"/>
              <w:left w:val="single" w:sz="0" w:space="0" w:color="D3D3D3"/>
              <w:bottom w:val="single" w:sz="0" w:space="0" w:color="D3D3D3"/>
              <w:right w:val="single" w:sz="0" w:space="0" w:color="D3D3D3"/>
            </w:tcBorders>
          </w:tcPr>
          <w:p w14:paraId="6464F17C" w14:textId="77777777" w:rsidR="00524773" w:rsidRDefault="00524773" w:rsidP="00C670FC">
            <w:pPr>
              <w:keepNext/>
              <w:spacing w:after="60"/>
              <w:rPr>
                <w:ins w:id="1581" w:author="Wittman, Jacob (CDC/DDNID/NCCDPHP/DDT) (CTR)" w:date="2023-08-15T14:04:00Z"/>
              </w:rPr>
            </w:pPr>
            <w:ins w:id="1582" w:author="Wittman, Jacob (CDC/DDNID/NCCDPHP/DDT) (CTR)" w:date="2023-08-15T14:04:00Z">
              <w:r>
                <w:rPr>
                  <w:rFonts w:ascii="Calibri" w:hAnsi="Calibri"/>
                  <w:sz w:val="20"/>
                </w:rPr>
                <w:t>46.1 (2.1)</w:t>
              </w:r>
            </w:ins>
          </w:p>
        </w:tc>
        <w:tc>
          <w:tcPr>
            <w:tcW w:w="0" w:type="auto"/>
            <w:tcBorders>
              <w:top w:val="single" w:sz="0" w:space="0" w:color="D3D3D3"/>
              <w:left w:val="single" w:sz="0" w:space="0" w:color="D3D3D3"/>
              <w:bottom w:val="single" w:sz="0" w:space="0" w:color="D3D3D3"/>
              <w:right w:val="single" w:sz="0" w:space="0" w:color="D3D3D3"/>
            </w:tcBorders>
          </w:tcPr>
          <w:p w14:paraId="0F91075B" w14:textId="77777777" w:rsidR="00524773" w:rsidRDefault="00524773" w:rsidP="00C670FC">
            <w:pPr>
              <w:keepNext/>
              <w:spacing w:after="60"/>
              <w:rPr>
                <w:ins w:id="1583" w:author="Wittman, Jacob (CDC/DDNID/NCCDPHP/DDT) (CTR)" w:date="2023-08-15T14:04:00Z"/>
              </w:rPr>
            </w:pPr>
            <w:ins w:id="1584" w:author="Wittman, Jacob (CDC/DDNID/NCCDPHP/DDT) (CTR)" w:date="2023-08-15T14:04:00Z">
              <w:r>
                <w:rPr>
                  <w:rFonts w:ascii="Calibri" w:hAnsi="Calibri"/>
                  <w:sz w:val="20"/>
                </w:rPr>
                <w:t>45.3 (2.2)</w:t>
              </w:r>
            </w:ins>
          </w:p>
        </w:tc>
        <w:tc>
          <w:tcPr>
            <w:tcW w:w="0" w:type="auto"/>
            <w:tcBorders>
              <w:top w:val="single" w:sz="0" w:space="0" w:color="D3D3D3"/>
              <w:left w:val="single" w:sz="0" w:space="0" w:color="D3D3D3"/>
              <w:bottom w:val="single" w:sz="0" w:space="0" w:color="D3D3D3"/>
              <w:right w:val="single" w:sz="0" w:space="0" w:color="D3D3D3"/>
            </w:tcBorders>
          </w:tcPr>
          <w:p w14:paraId="49D3DCD0" w14:textId="77777777" w:rsidR="00524773" w:rsidRDefault="00524773" w:rsidP="00C670FC">
            <w:pPr>
              <w:keepNext/>
              <w:spacing w:after="60"/>
              <w:rPr>
                <w:ins w:id="1585" w:author="Wittman, Jacob (CDC/DDNID/NCCDPHP/DDT) (CTR)" w:date="2023-08-15T14:04:00Z"/>
              </w:rPr>
            </w:pPr>
            <w:ins w:id="1586" w:author="Wittman, Jacob (CDC/DDNID/NCCDPHP/DDT) (CTR)" w:date="2023-08-15T14:04:00Z">
              <w:r>
                <w:rPr>
                  <w:rFonts w:ascii="Calibri" w:hAnsi="Calibri"/>
                  <w:sz w:val="20"/>
                </w:rPr>
                <w:t>50.0 (2.0)</w:t>
              </w:r>
            </w:ins>
          </w:p>
        </w:tc>
        <w:tc>
          <w:tcPr>
            <w:tcW w:w="0" w:type="auto"/>
            <w:tcBorders>
              <w:top w:val="single" w:sz="0" w:space="0" w:color="D3D3D3"/>
              <w:left w:val="single" w:sz="0" w:space="0" w:color="D3D3D3"/>
              <w:bottom w:val="single" w:sz="0" w:space="0" w:color="D3D3D3"/>
              <w:right w:val="single" w:sz="0" w:space="0" w:color="D3D3D3"/>
            </w:tcBorders>
          </w:tcPr>
          <w:p w14:paraId="5FCAFE96" w14:textId="77777777" w:rsidR="00524773" w:rsidRDefault="00524773" w:rsidP="00C670FC">
            <w:pPr>
              <w:keepNext/>
              <w:spacing w:after="60"/>
              <w:rPr>
                <w:ins w:id="1587" w:author="Wittman, Jacob (CDC/DDNID/NCCDPHP/DDT) (CTR)" w:date="2023-08-15T14:04:00Z"/>
              </w:rPr>
            </w:pPr>
            <w:ins w:id="1588" w:author="Wittman, Jacob (CDC/DDNID/NCCDPHP/DDT) (CTR)" w:date="2023-08-15T14:04:00Z">
              <w:r>
                <w:rPr>
                  <w:rFonts w:ascii="Calibri" w:hAnsi="Calibri"/>
                  <w:sz w:val="20"/>
                </w:rPr>
                <w:t>46.7 (2.0)</w:t>
              </w:r>
            </w:ins>
          </w:p>
        </w:tc>
        <w:tc>
          <w:tcPr>
            <w:tcW w:w="0" w:type="auto"/>
            <w:tcBorders>
              <w:top w:val="single" w:sz="0" w:space="0" w:color="D3D3D3"/>
              <w:left w:val="single" w:sz="0" w:space="0" w:color="D3D3D3"/>
              <w:bottom w:val="single" w:sz="0" w:space="0" w:color="D3D3D3"/>
              <w:right w:val="single" w:sz="0" w:space="0" w:color="D3D3D3"/>
            </w:tcBorders>
          </w:tcPr>
          <w:p w14:paraId="0995B755" w14:textId="77777777" w:rsidR="00524773" w:rsidRDefault="00524773" w:rsidP="00C670FC">
            <w:pPr>
              <w:keepNext/>
              <w:spacing w:after="60"/>
              <w:rPr>
                <w:ins w:id="1589" w:author="Wittman, Jacob (CDC/DDNID/NCCDPHP/DDT) (CTR)" w:date="2023-08-15T14:04:00Z"/>
              </w:rPr>
            </w:pPr>
            <w:ins w:id="1590" w:author="Wittman, Jacob (CDC/DDNID/NCCDPHP/DDT) (CTR)" w:date="2023-08-15T14:04:00Z">
              <w:r>
                <w:rPr>
                  <w:rFonts w:ascii="Calibri" w:hAnsi="Calibri"/>
                  <w:sz w:val="20"/>
                </w:rPr>
                <w:t>44.6 (2.3)</w:t>
              </w:r>
            </w:ins>
          </w:p>
        </w:tc>
        <w:tc>
          <w:tcPr>
            <w:tcW w:w="0" w:type="auto"/>
            <w:tcBorders>
              <w:top w:val="single" w:sz="0" w:space="0" w:color="D3D3D3"/>
              <w:left w:val="single" w:sz="0" w:space="0" w:color="D3D3D3"/>
              <w:bottom w:val="single" w:sz="0" w:space="0" w:color="D3D3D3"/>
              <w:right w:val="single" w:sz="0" w:space="0" w:color="D3D3D3"/>
            </w:tcBorders>
          </w:tcPr>
          <w:p w14:paraId="4FA6EE80" w14:textId="77777777" w:rsidR="00524773" w:rsidRDefault="00524773" w:rsidP="00C670FC">
            <w:pPr>
              <w:keepNext/>
              <w:spacing w:after="60"/>
              <w:rPr>
                <w:ins w:id="1591" w:author="Wittman, Jacob (CDC/DDNID/NCCDPHP/DDT) (CTR)" w:date="2023-08-15T14:04:00Z"/>
              </w:rPr>
            </w:pPr>
            <w:ins w:id="1592" w:author="Wittman, Jacob (CDC/DDNID/NCCDPHP/DDT) (CTR)" w:date="2023-08-15T14:04:00Z">
              <w:r>
                <w:rPr>
                  <w:rFonts w:ascii="Calibri" w:hAnsi="Calibri"/>
                  <w:sz w:val="20"/>
                </w:rPr>
                <w:t>48.7 (2.8)</w:t>
              </w:r>
            </w:ins>
          </w:p>
        </w:tc>
        <w:tc>
          <w:tcPr>
            <w:tcW w:w="0" w:type="auto"/>
            <w:tcBorders>
              <w:top w:val="single" w:sz="0" w:space="0" w:color="D3D3D3"/>
              <w:left w:val="single" w:sz="0" w:space="0" w:color="D3D3D3"/>
              <w:bottom w:val="single" w:sz="0" w:space="0" w:color="D3D3D3"/>
              <w:right w:val="single" w:sz="0" w:space="0" w:color="D3D3D3"/>
            </w:tcBorders>
          </w:tcPr>
          <w:p w14:paraId="52188E4C" w14:textId="77777777" w:rsidR="00524773" w:rsidRDefault="00524773" w:rsidP="00C670FC">
            <w:pPr>
              <w:keepNext/>
              <w:spacing w:after="60"/>
              <w:rPr>
                <w:ins w:id="1593" w:author="Wittman, Jacob (CDC/DDNID/NCCDPHP/DDT) (CTR)" w:date="2023-08-15T14:04:00Z"/>
              </w:rPr>
            </w:pPr>
            <w:ins w:id="1594" w:author="Wittman, Jacob (CDC/DDNID/NCCDPHP/DDT) (CTR)" w:date="2023-08-15T14:04:00Z">
              <w:r>
                <w:rPr>
                  <w:rFonts w:ascii="Calibri" w:hAnsi="Calibri"/>
                  <w:sz w:val="20"/>
                </w:rPr>
                <w:t>5.4 (-10.5, 21.2)</w:t>
              </w:r>
            </w:ins>
          </w:p>
        </w:tc>
        <w:tc>
          <w:tcPr>
            <w:tcW w:w="0" w:type="auto"/>
            <w:tcBorders>
              <w:top w:val="single" w:sz="0" w:space="0" w:color="D3D3D3"/>
              <w:left w:val="single" w:sz="0" w:space="0" w:color="D3D3D3"/>
              <w:bottom w:val="single" w:sz="0" w:space="0" w:color="D3D3D3"/>
              <w:right w:val="single" w:sz="0" w:space="0" w:color="D3D3D3"/>
            </w:tcBorders>
          </w:tcPr>
          <w:p w14:paraId="1317E5BC" w14:textId="77777777" w:rsidR="00524773" w:rsidRDefault="00524773" w:rsidP="00C670FC">
            <w:pPr>
              <w:keepNext/>
              <w:spacing w:after="60"/>
              <w:rPr>
                <w:ins w:id="15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D514E6" w14:textId="77777777" w:rsidR="00524773" w:rsidRDefault="00524773" w:rsidP="00C670FC">
            <w:pPr>
              <w:keepNext/>
              <w:spacing w:after="60"/>
              <w:rPr>
                <w:ins w:id="1596" w:author="Wittman, Jacob (CDC/DDNID/NCCDPHP/DDT) (CTR)" w:date="2023-08-15T14:04:00Z"/>
              </w:rPr>
            </w:pPr>
            <w:ins w:id="1597" w:author="Wittman, Jacob (CDC/DDNID/NCCDPHP/DDT) (CTR)" w:date="2023-08-15T14:04:00Z">
              <w:r>
                <w:rPr>
                  <w:rFonts w:ascii="Calibri" w:hAnsi="Calibri"/>
                  <w:sz w:val="20"/>
                </w:rPr>
                <w:t>0.8 (0.0, 1.6)</w:t>
              </w:r>
            </w:ins>
          </w:p>
        </w:tc>
        <w:tc>
          <w:tcPr>
            <w:tcW w:w="0" w:type="auto"/>
            <w:tcBorders>
              <w:top w:val="single" w:sz="0" w:space="0" w:color="D3D3D3"/>
              <w:left w:val="single" w:sz="0" w:space="0" w:color="D3D3D3"/>
              <w:bottom w:val="single" w:sz="0" w:space="0" w:color="D3D3D3"/>
              <w:right w:val="single" w:sz="0" w:space="0" w:color="D3D3D3"/>
            </w:tcBorders>
          </w:tcPr>
          <w:p w14:paraId="078F667E" w14:textId="77777777" w:rsidR="00524773" w:rsidRDefault="00524773" w:rsidP="00C670FC">
            <w:pPr>
              <w:keepNext/>
              <w:spacing w:after="60"/>
              <w:rPr>
                <w:ins w:id="1598" w:author="Wittman, Jacob (CDC/DDNID/NCCDPHP/DDT) (CTR)" w:date="2023-08-15T14:04:00Z"/>
              </w:rPr>
            </w:pPr>
            <w:ins w:id="1599" w:author="Wittman, Jacob (CDC/DDNID/NCCDPHP/DDT) (CTR)" w:date="2023-08-15T14:04:00Z">
              <w:r>
                <w:rPr>
                  <w:rFonts w:ascii="Calibri" w:hAnsi="Calibri"/>
                  <w:sz w:val="20"/>
                </w:rPr>
                <w:t>0.8 (0.0, 1.6)</w:t>
              </w:r>
            </w:ins>
          </w:p>
        </w:tc>
      </w:tr>
      <w:tr w:rsidR="00524773" w14:paraId="779E9537" w14:textId="77777777" w:rsidTr="00C670FC">
        <w:trPr>
          <w:cantSplit/>
          <w:jc w:val="center"/>
          <w:ins w:id="16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087A9F" w14:textId="77777777" w:rsidR="00524773" w:rsidRDefault="00524773" w:rsidP="00C670FC">
            <w:pPr>
              <w:keepNext/>
              <w:spacing w:after="60"/>
              <w:rPr>
                <w:ins w:id="1601" w:author="Wittman, Jacob (CDC/DDNID/NCCDPHP/DDT) (CTR)" w:date="2023-08-15T14:04:00Z"/>
              </w:rPr>
            </w:pPr>
            <w:ins w:id="1602" w:author="Wittman, Jacob (CDC/DDNID/NCCDPHP/DDT) (CTR)" w:date="2023-08-15T14:04:00Z">
              <w:r>
                <w:rPr>
                  <w:rFonts w:ascii="Calibri" w:hAnsi="Calibri"/>
                  <w:sz w:val="20"/>
                </w:rPr>
                <w:lastRenderedPageBreak/>
                <w:t>Age: 65 to 74</w:t>
              </w:r>
            </w:ins>
          </w:p>
        </w:tc>
        <w:tc>
          <w:tcPr>
            <w:tcW w:w="0" w:type="auto"/>
            <w:tcBorders>
              <w:top w:val="single" w:sz="0" w:space="0" w:color="D3D3D3"/>
              <w:left w:val="single" w:sz="0" w:space="0" w:color="D3D3D3"/>
              <w:bottom w:val="single" w:sz="0" w:space="0" w:color="D3D3D3"/>
              <w:right w:val="single" w:sz="0" w:space="0" w:color="D3D3D3"/>
            </w:tcBorders>
          </w:tcPr>
          <w:p w14:paraId="7654EFA3" w14:textId="77777777" w:rsidR="00524773" w:rsidRDefault="00524773" w:rsidP="00C670FC">
            <w:pPr>
              <w:keepNext/>
              <w:spacing w:after="60"/>
              <w:rPr>
                <w:ins w:id="1603" w:author="Wittman, Jacob (CDC/DDNID/NCCDPHP/DDT) (CTR)" w:date="2023-08-15T14:04:00Z"/>
              </w:rPr>
            </w:pPr>
            <w:ins w:id="1604" w:author="Wittman, Jacob (CDC/DDNID/NCCDPHP/DDT) (CTR)" w:date="2023-08-15T14:04:00Z">
              <w:r>
                <w:rPr>
                  <w:rFonts w:ascii="Calibri" w:hAnsi="Calibri"/>
                  <w:sz w:val="20"/>
                </w:rPr>
                <w:t>57.8 (0.9)</w:t>
              </w:r>
            </w:ins>
          </w:p>
        </w:tc>
        <w:tc>
          <w:tcPr>
            <w:tcW w:w="0" w:type="auto"/>
            <w:tcBorders>
              <w:top w:val="single" w:sz="0" w:space="0" w:color="D3D3D3"/>
              <w:left w:val="single" w:sz="0" w:space="0" w:color="D3D3D3"/>
              <w:bottom w:val="single" w:sz="0" w:space="0" w:color="D3D3D3"/>
              <w:right w:val="single" w:sz="0" w:space="0" w:color="D3D3D3"/>
            </w:tcBorders>
          </w:tcPr>
          <w:p w14:paraId="337A442A" w14:textId="77777777" w:rsidR="00524773" w:rsidRDefault="00524773" w:rsidP="00C670FC">
            <w:pPr>
              <w:keepNext/>
              <w:spacing w:after="60"/>
              <w:rPr>
                <w:ins w:id="1605" w:author="Wittman, Jacob (CDC/DDNID/NCCDPHP/DDT) (CTR)" w:date="2023-08-15T14:04:00Z"/>
              </w:rPr>
            </w:pPr>
            <w:ins w:id="1606" w:author="Wittman, Jacob (CDC/DDNID/NCCDPHP/DDT) (CTR)" w:date="2023-08-15T14:04:00Z">
              <w:r>
                <w:rPr>
                  <w:rFonts w:ascii="Calibri" w:hAnsi="Calibri"/>
                  <w:sz w:val="20"/>
                </w:rPr>
                <w:t>57.9 (2.9)</w:t>
              </w:r>
            </w:ins>
          </w:p>
        </w:tc>
        <w:tc>
          <w:tcPr>
            <w:tcW w:w="0" w:type="auto"/>
            <w:tcBorders>
              <w:top w:val="single" w:sz="0" w:space="0" w:color="D3D3D3"/>
              <w:left w:val="single" w:sz="0" w:space="0" w:color="D3D3D3"/>
              <w:bottom w:val="single" w:sz="0" w:space="0" w:color="D3D3D3"/>
              <w:right w:val="single" w:sz="0" w:space="0" w:color="D3D3D3"/>
            </w:tcBorders>
          </w:tcPr>
          <w:p w14:paraId="7495D426" w14:textId="77777777" w:rsidR="00524773" w:rsidRDefault="00524773" w:rsidP="00C670FC">
            <w:pPr>
              <w:keepNext/>
              <w:spacing w:after="60"/>
              <w:rPr>
                <w:ins w:id="1607" w:author="Wittman, Jacob (CDC/DDNID/NCCDPHP/DDT) (CTR)" w:date="2023-08-15T14:04:00Z"/>
              </w:rPr>
            </w:pPr>
            <w:ins w:id="1608" w:author="Wittman, Jacob (CDC/DDNID/NCCDPHP/DDT) (CTR)" w:date="2023-08-15T14:04:00Z">
              <w:r>
                <w:rPr>
                  <w:rFonts w:ascii="Calibri" w:hAnsi="Calibri"/>
                  <w:sz w:val="20"/>
                </w:rPr>
                <w:t>53.0 (3.0)</w:t>
              </w:r>
            </w:ins>
          </w:p>
        </w:tc>
        <w:tc>
          <w:tcPr>
            <w:tcW w:w="0" w:type="auto"/>
            <w:tcBorders>
              <w:top w:val="single" w:sz="0" w:space="0" w:color="D3D3D3"/>
              <w:left w:val="single" w:sz="0" w:space="0" w:color="D3D3D3"/>
              <w:bottom w:val="single" w:sz="0" w:space="0" w:color="D3D3D3"/>
              <w:right w:val="single" w:sz="0" w:space="0" w:color="D3D3D3"/>
            </w:tcBorders>
          </w:tcPr>
          <w:p w14:paraId="32F8AE4A" w14:textId="77777777" w:rsidR="00524773" w:rsidRDefault="00524773" w:rsidP="00C670FC">
            <w:pPr>
              <w:keepNext/>
              <w:spacing w:after="60"/>
              <w:rPr>
                <w:ins w:id="1609" w:author="Wittman, Jacob (CDC/DDNID/NCCDPHP/DDT) (CTR)" w:date="2023-08-15T14:04:00Z"/>
              </w:rPr>
            </w:pPr>
            <w:ins w:id="1610" w:author="Wittman, Jacob (CDC/DDNID/NCCDPHP/DDT) (CTR)" w:date="2023-08-15T14:04:00Z">
              <w:r>
                <w:rPr>
                  <w:rFonts w:ascii="Calibri" w:hAnsi="Calibri"/>
                  <w:sz w:val="20"/>
                </w:rPr>
                <w:t>58.3 (3.5)</w:t>
              </w:r>
            </w:ins>
          </w:p>
        </w:tc>
        <w:tc>
          <w:tcPr>
            <w:tcW w:w="0" w:type="auto"/>
            <w:tcBorders>
              <w:top w:val="single" w:sz="0" w:space="0" w:color="D3D3D3"/>
              <w:left w:val="single" w:sz="0" w:space="0" w:color="D3D3D3"/>
              <w:bottom w:val="single" w:sz="0" w:space="0" w:color="D3D3D3"/>
              <w:right w:val="single" w:sz="0" w:space="0" w:color="D3D3D3"/>
            </w:tcBorders>
          </w:tcPr>
          <w:p w14:paraId="094329B9" w14:textId="77777777" w:rsidR="00524773" w:rsidRDefault="00524773" w:rsidP="00C670FC">
            <w:pPr>
              <w:keepNext/>
              <w:spacing w:after="60"/>
              <w:rPr>
                <w:ins w:id="1611" w:author="Wittman, Jacob (CDC/DDNID/NCCDPHP/DDT) (CTR)" w:date="2023-08-15T14:04:00Z"/>
              </w:rPr>
            </w:pPr>
            <w:ins w:id="1612" w:author="Wittman, Jacob (CDC/DDNID/NCCDPHP/DDT) (CTR)" w:date="2023-08-15T14:04:00Z">
              <w:r>
                <w:rPr>
                  <w:rFonts w:ascii="Calibri" w:hAnsi="Calibri"/>
                  <w:sz w:val="20"/>
                </w:rPr>
                <w:t>57.0 (2.9)</w:t>
              </w:r>
            </w:ins>
          </w:p>
        </w:tc>
        <w:tc>
          <w:tcPr>
            <w:tcW w:w="0" w:type="auto"/>
            <w:tcBorders>
              <w:top w:val="single" w:sz="0" w:space="0" w:color="D3D3D3"/>
              <w:left w:val="single" w:sz="0" w:space="0" w:color="D3D3D3"/>
              <w:bottom w:val="single" w:sz="0" w:space="0" w:color="D3D3D3"/>
              <w:right w:val="single" w:sz="0" w:space="0" w:color="D3D3D3"/>
            </w:tcBorders>
          </w:tcPr>
          <w:p w14:paraId="70A453B4" w14:textId="77777777" w:rsidR="00524773" w:rsidRDefault="00524773" w:rsidP="00C670FC">
            <w:pPr>
              <w:keepNext/>
              <w:spacing w:after="60"/>
              <w:rPr>
                <w:ins w:id="1613" w:author="Wittman, Jacob (CDC/DDNID/NCCDPHP/DDT) (CTR)" w:date="2023-08-15T14:04:00Z"/>
              </w:rPr>
            </w:pPr>
            <w:ins w:id="1614" w:author="Wittman, Jacob (CDC/DDNID/NCCDPHP/DDT) (CTR)" w:date="2023-08-15T14:04:00Z">
              <w:r>
                <w:rPr>
                  <w:rFonts w:ascii="Calibri" w:hAnsi="Calibri"/>
                  <w:sz w:val="20"/>
                </w:rPr>
                <w:t>60.7 (2.7)</w:t>
              </w:r>
            </w:ins>
          </w:p>
        </w:tc>
        <w:tc>
          <w:tcPr>
            <w:tcW w:w="0" w:type="auto"/>
            <w:tcBorders>
              <w:top w:val="single" w:sz="0" w:space="0" w:color="D3D3D3"/>
              <w:left w:val="single" w:sz="0" w:space="0" w:color="D3D3D3"/>
              <w:bottom w:val="single" w:sz="0" w:space="0" w:color="D3D3D3"/>
              <w:right w:val="single" w:sz="0" w:space="0" w:color="D3D3D3"/>
            </w:tcBorders>
          </w:tcPr>
          <w:p w14:paraId="6B2C14C1" w14:textId="77777777" w:rsidR="00524773" w:rsidRDefault="00524773" w:rsidP="00C670FC">
            <w:pPr>
              <w:keepNext/>
              <w:spacing w:after="60"/>
              <w:rPr>
                <w:ins w:id="1615" w:author="Wittman, Jacob (CDC/DDNID/NCCDPHP/DDT) (CTR)" w:date="2023-08-15T14:04:00Z"/>
              </w:rPr>
            </w:pPr>
            <w:ins w:id="1616" w:author="Wittman, Jacob (CDC/DDNID/NCCDPHP/DDT) (CTR)" w:date="2023-08-15T14:04:00Z">
              <w:r>
                <w:rPr>
                  <w:rFonts w:ascii="Calibri" w:hAnsi="Calibri"/>
                  <w:sz w:val="20"/>
                </w:rPr>
                <w:t>57.3 (2.8)</w:t>
              </w:r>
            </w:ins>
          </w:p>
        </w:tc>
        <w:tc>
          <w:tcPr>
            <w:tcW w:w="0" w:type="auto"/>
            <w:tcBorders>
              <w:top w:val="single" w:sz="0" w:space="0" w:color="D3D3D3"/>
              <w:left w:val="single" w:sz="0" w:space="0" w:color="D3D3D3"/>
              <w:bottom w:val="single" w:sz="0" w:space="0" w:color="D3D3D3"/>
              <w:right w:val="single" w:sz="0" w:space="0" w:color="D3D3D3"/>
            </w:tcBorders>
          </w:tcPr>
          <w:p w14:paraId="15250D67" w14:textId="77777777" w:rsidR="00524773" w:rsidRDefault="00524773" w:rsidP="00C670FC">
            <w:pPr>
              <w:keepNext/>
              <w:spacing w:after="60"/>
              <w:rPr>
                <w:ins w:id="1617" w:author="Wittman, Jacob (CDC/DDNID/NCCDPHP/DDT) (CTR)" w:date="2023-08-15T14:04:00Z"/>
              </w:rPr>
            </w:pPr>
            <w:ins w:id="1618" w:author="Wittman, Jacob (CDC/DDNID/NCCDPHP/DDT) (CTR)" w:date="2023-08-15T14:04:00Z">
              <w:r>
                <w:rPr>
                  <w:rFonts w:ascii="Calibri" w:hAnsi="Calibri"/>
                  <w:sz w:val="20"/>
                </w:rPr>
                <w:t>58.3 (2.5)</w:t>
              </w:r>
            </w:ins>
          </w:p>
        </w:tc>
        <w:tc>
          <w:tcPr>
            <w:tcW w:w="0" w:type="auto"/>
            <w:tcBorders>
              <w:top w:val="single" w:sz="0" w:space="0" w:color="D3D3D3"/>
              <w:left w:val="single" w:sz="0" w:space="0" w:color="D3D3D3"/>
              <w:bottom w:val="single" w:sz="0" w:space="0" w:color="D3D3D3"/>
              <w:right w:val="single" w:sz="0" w:space="0" w:color="D3D3D3"/>
            </w:tcBorders>
          </w:tcPr>
          <w:p w14:paraId="497FE170" w14:textId="77777777" w:rsidR="00524773" w:rsidRDefault="00524773" w:rsidP="00C670FC">
            <w:pPr>
              <w:keepNext/>
              <w:spacing w:after="60"/>
              <w:rPr>
                <w:ins w:id="1619" w:author="Wittman, Jacob (CDC/DDNID/NCCDPHP/DDT) (CTR)" w:date="2023-08-15T14:04:00Z"/>
              </w:rPr>
            </w:pPr>
            <w:ins w:id="1620" w:author="Wittman, Jacob (CDC/DDNID/NCCDPHP/DDT) (CTR)" w:date="2023-08-15T14:04:00Z">
              <w:r>
                <w:rPr>
                  <w:rFonts w:ascii="Calibri" w:hAnsi="Calibri"/>
                  <w:sz w:val="20"/>
                </w:rPr>
                <w:t>53.0 (2.9)</w:t>
              </w:r>
            </w:ins>
          </w:p>
        </w:tc>
        <w:tc>
          <w:tcPr>
            <w:tcW w:w="0" w:type="auto"/>
            <w:tcBorders>
              <w:top w:val="single" w:sz="0" w:space="0" w:color="D3D3D3"/>
              <w:left w:val="single" w:sz="0" w:space="0" w:color="D3D3D3"/>
              <w:bottom w:val="single" w:sz="0" w:space="0" w:color="D3D3D3"/>
              <w:right w:val="single" w:sz="0" w:space="0" w:color="D3D3D3"/>
            </w:tcBorders>
          </w:tcPr>
          <w:p w14:paraId="49F8684B" w14:textId="77777777" w:rsidR="00524773" w:rsidRDefault="00524773" w:rsidP="00C670FC">
            <w:pPr>
              <w:keepNext/>
              <w:spacing w:after="60"/>
              <w:rPr>
                <w:ins w:id="1621" w:author="Wittman, Jacob (CDC/DDNID/NCCDPHP/DDT) (CTR)" w:date="2023-08-15T14:04:00Z"/>
              </w:rPr>
            </w:pPr>
            <w:ins w:id="1622" w:author="Wittman, Jacob (CDC/DDNID/NCCDPHP/DDT) (CTR)" w:date="2023-08-15T14:04:00Z">
              <w:r>
                <w:rPr>
                  <w:rFonts w:ascii="Calibri" w:hAnsi="Calibri"/>
                  <w:sz w:val="20"/>
                </w:rPr>
                <w:t>55.9 (2.8)</w:t>
              </w:r>
            </w:ins>
          </w:p>
        </w:tc>
        <w:tc>
          <w:tcPr>
            <w:tcW w:w="0" w:type="auto"/>
            <w:tcBorders>
              <w:top w:val="single" w:sz="0" w:space="0" w:color="D3D3D3"/>
              <w:left w:val="single" w:sz="0" w:space="0" w:color="D3D3D3"/>
              <w:bottom w:val="single" w:sz="0" w:space="0" w:color="D3D3D3"/>
              <w:right w:val="single" w:sz="0" w:space="0" w:color="D3D3D3"/>
            </w:tcBorders>
          </w:tcPr>
          <w:p w14:paraId="59C5E095" w14:textId="77777777" w:rsidR="00524773" w:rsidRDefault="00524773" w:rsidP="00C670FC">
            <w:pPr>
              <w:keepNext/>
              <w:spacing w:after="60"/>
              <w:rPr>
                <w:ins w:id="1623" w:author="Wittman, Jacob (CDC/DDNID/NCCDPHP/DDT) (CTR)" w:date="2023-08-15T14:04:00Z"/>
              </w:rPr>
            </w:pPr>
            <w:ins w:id="1624" w:author="Wittman, Jacob (CDC/DDNID/NCCDPHP/DDT) (CTR)" w:date="2023-08-15T14:04:00Z">
              <w:r>
                <w:rPr>
                  <w:rFonts w:ascii="Calibri" w:hAnsi="Calibri"/>
                  <w:sz w:val="20"/>
                </w:rPr>
                <w:t>57.5 (2.5)</w:t>
              </w:r>
            </w:ins>
          </w:p>
        </w:tc>
        <w:tc>
          <w:tcPr>
            <w:tcW w:w="0" w:type="auto"/>
            <w:tcBorders>
              <w:top w:val="single" w:sz="0" w:space="0" w:color="D3D3D3"/>
              <w:left w:val="single" w:sz="0" w:space="0" w:color="D3D3D3"/>
              <w:bottom w:val="single" w:sz="0" w:space="0" w:color="D3D3D3"/>
              <w:right w:val="single" w:sz="0" w:space="0" w:color="D3D3D3"/>
            </w:tcBorders>
          </w:tcPr>
          <w:p w14:paraId="17459E15" w14:textId="77777777" w:rsidR="00524773" w:rsidRDefault="00524773" w:rsidP="00C670FC">
            <w:pPr>
              <w:keepNext/>
              <w:spacing w:after="60"/>
              <w:rPr>
                <w:ins w:id="1625" w:author="Wittman, Jacob (CDC/DDNID/NCCDPHP/DDT) (CTR)" w:date="2023-08-15T14:04:00Z"/>
              </w:rPr>
            </w:pPr>
            <w:ins w:id="1626" w:author="Wittman, Jacob (CDC/DDNID/NCCDPHP/DDT) (CTR)" w:date="2023-08-15T14:04:00Z">
              <w:r>
                <w:rPr>
                  <w:rFonts w:ascii="Calibri" w:hAnsi="Calibri"/>
                  <w:sz w:val="20"/>
                </w:rPr>
                <w:t>58.8 (2.0)</w:t>
              </w:r>
            </w:ins>
          </w:p>
        </w:tc>
        <w:tc>
          <w:tcPr>
            <w:tcW w:w="0" w:type="auto"/>
            <w:tcBorders>
              <w:top w:val="single" w:sz="0" w:space="0" w:color="D3D3D3"/>
              <w:left w:val="single" w:sz="0" w:space="0" w:color="D3D3D3"/>
              <w:bottom w:val="single" w:sz="0" w:space="0" w:color="D3D3D3"/>
              <w:right w:val="single" w:sz="0" w:space="0" w:color="D3D3D3"/>
            </w:tcBorders>
          </w:tcPr>
          <w:p w14:paraId="64CE38F5" w14:textId="77777777" w:rsidR="00524773" w:rsidRDefault="00524773" w:rsidP="00C670FC">
            <w:pPr>
              <w:keepNext/>
              <w:spacing w:after="60"/>
              <w:rPr>
                <w:ins w:id="1627" w:author="Wittman, Jacob (CDC/DDNID/NCCDPHP/DDT) (CTR)" w:date="2023-08-15T14:04:00Z"/>
              </w:rPr>
            </w:pPr>
            <w:ins w:id="1628" w:author="Wittman, Jacob (CDC/DDNID/NCCDPHP/DDT) (CTR)" w:date="2023-08-15T14:04:00Z">
              <w:r>
                <w:rPr>
                  <w:rFonts w:ascii="Calibri" w:hAnsi="Calibri"/>
                  <w:sz w:val="20"/>
                </w:rPr>
                <w:t>65.7 (2.4)</w:t>
              </w:r>
            </w:ins>
          </w:p>
        </w:tc>
        <w:tc>
          <w:tcPr>
            <w:tcW w:w="0" w:type="auto"/>
            <w:tcBorders>
              <w:top w:val="single" w:sz="0" w:space="0" w:color="D3D3D3"/>
              <w:left w:val="single" w:sz="0" w:space="0" w:color="D3D3D3"/>
              <w:bottom w:val="single" w:sz="0" w:space="0" w:color="D3D3D3"/>
              <w:right w:val="single" w:sz="0" w:space="0" w:color="D3D3D3"/>
            </w:tcBorders>
          </w:tcPr>
          <w:p w14:paraId="566C0B16" w14:textId="77777777" w:rsidR="00524773" w:rsidRDefault="00524773" w:rsidP="00C670FC">
            <w:pPr>
              <w:keepNext/>
              <w:spacing w:after="60"/>
              <w:rPr>
                <w:ins w:id="1629" w:author="Wittman, Jacob (CDC/DDNID/NCCDPHP/DDT) (CTR)" w:date="2023-08-15T14:04:00Z"/>
              </w:rPr>
            </w:pPr>
            <w:ins w:id="1630" w:author="Wittman, Jacob (CDC/DDNID/NCCDPHP/DDT) (CTR)" w:date="2023-08-15T14:04:00Z">
              <w:r>
                <w:rPr>
                  <w:rFonts w:ascii="Calibri" w:hAnsi="Calibri"/>
                  <w:sz w:val="20"/>
                </w:rPr>
                <w:t>67.1 (2.6)</w:t>
              </w:r>
            </w:ins>
          </w:p>
        </w:tc>
        <w:tc>
          <w:tcPr>
            <w:tcW w:w="0" w:type="auto"/>
            <w:tcBorders>
              <w:top w:val="single" w:sz="0" w:space="0" w:color="D3D3D3"/>
              <w:left w:val="single" w:sz="0" w:space="0" w:color="D3D3D3"/>
              <w:bottom w:val="single" w:sz="0" w:space="0" w:color="D3D3D3"/>
              <w:right w:val="single" w:sz="0" w:space="0" w:color="D3D3D3"/>
            </w:tcBorders>
          </w:tcPr>
          <w:p w14:paraId="09F21D0B" w14:textId="77777777" w:rsidR="00524773" w:rsidRDefault="00524773" w:rsidP="00C670FC">
            <w:pPr>
              <w:keepNext/>
              <w:spacing w:after="60"/>
              <w:rPr>
                <w:ins w:id="1631" w:author="Wittman, Jacob (CDC/DDNID/NCCDPHP/DDT) (CTR)" w:date="2023-08-15T14:04:00Z"/>
              </w:rPr>
            </w:pPr>
            <w:ins w:id="1632" w:author="Wittman, Jacob (CDC/DDNID/NCCDPHP/DDT) (CTR)" w:date="2023-08-15T14:04:00Z">
              <w:r>
                <w:rPr>
                  <w:rFonts w:ascii="Calibri" w:hAnsi="Calibri"/>
                  <w:sz w:val="20"/>
                </w:rPr>
                <w:t>13.5 (-0.3, 27.3)</w:t>
              </w:r>
            </w:ins>
          </w:p>
        </w:tc>
        <w:tc>
          <w:tcPr>
            <w:tcW w:w="0" w:type="auto"/>
            <w:tcBorders>
              <w:top w:val="single" w:sz="0" w:space="0" w:color="D3D3D3"/>
              <w:left w:val="single" w:sz="0" w:space="0" w:color="D3D3D3"/>
              <w:bottom w:val="single" w:sz="0" w:space="0" w:color="D3D3D3"/>
              <w:right w:val="single" w:sz="0" w:space="0" w:color="D3D3D3"/>
            </w:tcBorders>
          </w:tcPr>
          <w:p w14:paraId="2850DE81" w14:textId="77777777" w:rsidR="00524773" w:rsidRDefault="00524773" w:rsidP="00C670FC">
            <w:pPr>
              <w:keepNext/>
              <w:spacing w:after="60"/>
              <w:rPr>
                <w:ins w:id="16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174B47C" w14:textId="77777777" w:rsidR="00524773" w:rsidRDefault="00524773" w:rsidP="00C670FC">
            <w:pPr>
              <w:keepNext/>
              <w:spacing w:after="60"/>
              <w:rPr>
                <w:ins w:id="1634" w:author="Wittman, Jacob (CDC/DDNID/NCCDPHP/DDT) (CTR)" w:date="2023-08-15T14:04:00Z"/>
              </w:rPr>
            </w:pPr>
            <w:ins w:id="1635" w:author="Wittman, Jacob (CDC/DDNID/NCCDPHP/DDT) (CTR)" w:date="2023-08-15T14:04:00Z">
              <w:r>
                <w:rPr>
                  <w:rFonts w:ascii="Calibri" w:hAnsi="Calibri"/>
                  <w:sz w:val="20"/>
                </w:rPr>
                <w:t>0.6 (-0.4, 1.6)</w:t>
              </w:r>
            </w:ins>
          </w:p>
        </w:tc>
        <w:tc>
          <w:tcPr>
            <w:tcW w:w="0" w:type="auto"/>
            <w:tcBorders>
              <w:top w:val="single" w:sz="0" w:space="0" w:color="D3D3D3"/>
              <w:left w:val="single" w:sz="0" w:space="0" w:color="D3D3D3"/>
              <w:bottom w:val="single" w:sz="0" w:space="0" w:color="D3D3D3"/>
              <w:right w:val="single" w:sz="0" w:space="0" w:color="D3D3D3"/>
            </w:tcBorders>
          </w:tcPr>
          <w:p w14:paraId="353CC6AC" w14:textId="77777777" w:rsidR="00524773" w:rsidRDefault="00524773" w:rsidP="00C670FC">
            <w:pPr>
              <w:keepNext/>
              <w:spacing w:after="60"/>
              <w:rPr>
                <w:ins w:id="1636" w:author="Wittman, Jacob (CDC/DDNID/NCCDPHP/DDT) (CTR)" w:date="2023-08-15T14:04:00Z"/>
              </w:rPr>
            </w:pPr>
            <w:ins w:id="1637" w:author="Wittman, Jacob (CDC/DDNID/NCCDPHP/DDT) (CTR)" w:date="2023-08-15T14:04:00Z">
              <w:r>
                <w:rPr>
                  <w:rFonts w:ascii="Calibri" w:hAnsi="Calibri"/>
                  <w:sz w:val="20"/>
                </w:rPr>
                <w:t>0.6 (-0.4, 1.6)</w:t>
              </w:r>
            </w:ins>
          </w:p>
        </w:tc>
      </w:tr>
      <w:tr w:rsidR="00524773" w14:paraId="138C17A0" w14:textId="77777777" w:rsidTr="00C670FC">
        <w:trPr>
          <w:cantSplit/>
          <w:jc w:val="center"/>
          <w:ins w:id="163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9CF4BEE" w14:textId="77777777" w:rsidR="00524773" w:rsidRDefault="00524773" w:rsidP="00C670FC">
            <w:pPr>
              <w:keepNext/>
              <w:spacing w:after="60"/>
              <w:rPr>
                <w:ins w:id="1639" w:author="Wittman, Jacob (CDC/DDNID/NCCDPHP/DDT) (CTR)" w:date="2023-08-15T14:04:00Z"/>
              </w:rPr>
            </w:pPr>
            <w:ins w:id="1640"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40A0A122" w14:textId="77777777" w:rsidR="00524773" w:rsidRDefault="00524773" w:rsidP="00C670FC">
            <w:pPr>
              <w:keepNext/>
              <w:spacing w:after="60"/>
              <w:rPr>
                <w:ins w:id="1641" w:author="Wittman, Jacob (CDC/DDNID/NCCDPHP/DDT) (CTR)" w:date="2023-08-15T14:04:00Z"/>
              </w:rPr>
            </w:pPr>
            <w:ins w:id="1642" w:author="Wittman, Jacob (CDC/DDNID/NCCDPHP/DDT) (CTR)" w:date="2023-08-15T14:04:00Z">
              <w:r>
                <w:rPr>
                  <w:rFonts w:ascii="Calibri" w:hAnsi="Calibri"/>
                  <w:sz w:val="20"/>
                </w:rPr>
                <w:t>62.8 (1.3)</w:t>
              </w:r>
            </w:ins>
          </w:p>
        </w:tc>
        <w:tc>
          <w:tcPr>
            <w:tcW w:w="0" w:type="auto"/>
            <w:tcBorders>
              <w:top w:val="single" w:sz="0" w:space="0" w:color="D3D3D3"/>
              <w:left w:val="single" w:sz="0" w:space="0" w:color="D3D3D3"/>
              <w:bottom w:val="single" w:sz="0" w:space="0" w:color="D3D3D3"/>
              <w:right w:val="single" w:sz="0" w:space="0" w:color="D3D3D3"/>
            </w:tcBorders>
          </w:tcPr>
          <w:p w14:paraId="6D526D9D" w14:textId="77777777" w:rsidR="00524773" w:rsidRDefault="00524773" w:rsidP="00C670FC">
            <w:pPr>
              <w:keepNext/>
              <w:spacing w:after="60"/>
              <w:rPr>
                <w:ins w:id="1643" w:author="Wittman, Jacob (CDC/DDNID/NCCDPHP/DDT) (CTR)" w:date="2023-08-15T14:04:00Z"/>
              </w:rPr>
            </w:pPr>
            <w:ins w:id="1644" w:author="Wittman, Jacob (CDC/DDNID/NCCDPHP/DDT) (CTR)" w:date="2023-08-15T14:04:00Z">
              <w:r>
                <w:rPr>
                  <w:rFonts w:ascii="Calibri" w:hAnsi="Calibri"/>
                  <w:sz w:val="20"/>
                </w:rPr>
                <w:t>57.7 (3.5)</w:t>
              </w:r>
            </w:ins>
          </w:p>
        </w:tc>
        <w:tc>
          <w:tcPr>
            <w:tcW w:w="0" w:type="auto"/>
            <w:tcBorders>
              <w:top w:val="single" w:sz="0" w:space="0" w:color="D3D3D3"/>
              <w:left w:val="single" w:sz="0" w:space="0" w:color="D3D3D3"/>
              <w:bottom w:val="single" w:sz="0" w:space="0" w:color="D3D3D3"/>
              <w:right w:val="single" w:sz="0" w:space="0" w:color="D3D3D3"/>
            </w:tcBorders>
          </w:tcPr>
          <w:p w14:paraId="0E441F31" w14:textId="77777777" w:rsidR="00524773" w:rsidRDefault="00524773" w:rsidP="00C670FC">
            <w:pPr>
              <w:keepNext/>
              <w:spacing w:after="60"/>
              <w:rPr>
                <w:ins w:id="1645" w:author="Wittman, Jacob (CDC/DDNID/NCCDPHP/DDT) (CTR)" w:date="2023-08-15T14:04:00Z"/>
              </w:rPr>
            </w:pPr>
            <w:ins w:id="1646" w:author="Wittman, Jacob (CDC/DDNID/NCCDPHP/DDT) (CTR)" w:date="2023-08-15T14:04:00Z">
              <w:r>
                <w:rPr>
                  <w:rFonts w:ascii="Calibri" w:hAnsi="Calibri"/>
                  <w:sz w:val="20"/>
                </w:rPr>
                <w:t>55.6 (3.6)</w:t>
              </w:r>
            </w:ins>
          </w:p>
        </w:tc>
        <w:tc>
          <w:tcPr>
            <w:tcW w:w="0" w:type="auto"/>
            <w:tcBorders>
              <w:top w:val="single" w:sz="0" w:space="0" w:color="D3D3D3"/>
              <w:left w:val="single" w:sz="0" w:space="0" w:color="D3D3D3"/>
              <w:bottom w:val="single" w:sz="0" w:space="0" w:color="D3D3D3"/>
              <w:right w:val="single" w:sz="0" w:space="0" w:color="D3D3D3"/>
            </w:tcBorders>
          </w:tcPr>
          <w:p w14:paraId="666D57B7" w14:textId="77777777" w:rsidR="00524773" w:rsidRDefault="00524773" w:rsidP="00C670FC">
            <w:pPr>
              <w:keepNext/>
              <w:spacing w:after="60"/>
              <w:rPr>
                <w:ins w:id="1647" w:author="Wittman, Jacob (CDC/DDNID/NCCDPHP/DDT) (CTR)" w:date="2023-08-15T14:04:00Z"/>
              </w:rPr>
            </w:pPr>
            <w:ins w:id="1648" w:author="Wittman, Jacob (CDC/DDNID/NCCDPHP/DDT) (CTR)" w:date="2023-08-15T14:04:00Z">
              <w:r>
                <w:rPr>
                  <w:rFonts w:ascii="Calibri" w:hAnsi="Calibri"/>
                  <w:sz w:val="20"/>
                </w:rPr>
                <w:t>59.6 (3.3)</w:t>
              </w:r>
            </w:ins>
          </w:p>
        </w:tc>
        <w:tc>
          <w:tcPr>
            <w:tcW w:w="0" w:type="auto"/>
            <w:tcBorders>
              <w:top w:val="single" w:sz="0" w:space="0" w:color="D3D3D3"/>
              <w:left w:val="single" w:sz="0" w:space="0" w:color="D3D3D3"/>
              <w:bottom w:val="single" w:sz="0" w:space="0" w:color="D3D3D3"/>
              <w:right w:val="single" w:sz="0" w:space="0" w:color="D3D3D3"/>
            </w:tcBorders>
          </w:tcPr>
          <w:p w14:paraId="0BCAFB2C" w14:textId="77777777" w:rsidR="00524773" w:rsidRDefault="00524773" w:rsidP="00C670FC">
            <w:pPr>
              <w:keepNext/>
              <w:spacing w:after="60"/>
              <w:rPr>
                <w:ins w:id="1649" w:author="Wittman, Jacob (CDC/DDNID/NCCDPHP/DDT) (CTR)" w:date="2023-08-15T14:04:00Z"/>
              </w:rPr>
            </w:pPr>
            <w:ins w:id="1650" w:author="Wittman, Jacob (CDC/DDNID/NCCDPHP/DDT) (CTR)" w:date="2023-08-15T14:04:00Z">
              <w:r>
                <w:rPr>
                  <w:rFonts w:ascii="Calibri" w:hAnsi="Calibri"/>
                  <w:sz w:val="20"/>
                </w:rPr>
                <w:t>67.4 (3.4)</w:t>
              </w:r>
            </w:ins>
          </w:p>
        </w:tc>
        <w:tc>
          <w:tcPr>
            <w:tcW w:w="0" w:type="auto"/>
            <w:tcBorders>
              <w:top w:val="single" w:sz="0" w:space="0" w:color="D3D3D3"/>
              <w:left w:val="single" w:sz="0" w:space="0" w:color="D3D3D3"/>
              <w:bottom w:val="single" w:sz="0" w:space="0" w:color="D3D3D3"/>
              <w:right w:val="single" w:sz="0" w:space="0" w:color="D3D3D3"/>
            </w:tcBorders>
          </w:tcPr>
          <w:p w14:paraId="05128BD9" w14:textId="77777777" w:rsidR="00524773" w:rsidRDefault="00524773" w:rsidP="00C670FC">
            <w:pPr>
              <w:keepNext/>
              <w:spacing w:after="60"/>
              <w:rPr>
                <w:ins w:id="1651" w:author="Wittman, Jacob (CDC/DDNID/NCCDPHP/DDT) (CTR)" w:date="2023-08-15T14:04:00Z"/>
              </w:rPr>
            </w:pPr>
            <w:ins w:id="1652" w:author="Wittman, Jacob (CDC/DDNID/NCCDPHP/DDT) (CTR)" w:date="2023-08-15T14:04:00Z">
              <w:r>
                <w:rPr>
                  <w:rFonts w:ascii="Calibri" w:hAnsi="Calibri"/>
                  <w:sz w:val="20"/>
                </w:rPr>
                <w:t>69.3 (3.2)</w:t>
              </w:r>
            </w:ins>
          </w:p>
        </w:tc>
        <w:tc>
          <w:tcPr>
            <w:tcW w:w="0" w:type="auto"/>
            <w:tcBorders>
              <w:top w:val="single" w:sz="0" w:space="0" w:color="D3D3D3"/>
              <w:left w:val="single" w:sz="0" w:space="0" w:color="D3D3D3"/>
              <w:bottom w:val="single" w:sz="0" w:space="0" w:color="D3D3D3"/>
              <w:right w:val="single" w:sz="0" w:space="0" w:color="D3D3D3"/>
            </w:tcBorders>
          </w:tcPr>
          <w:p w14:paraId="338BB489" w14:textId="77777777" w:rsidR="00524773" w:rsidRDefault="00524773" w:rsidP="00C670FC">
            <w:pPr>
              <w:keepNext/>
              <w:spacing w:after="60"/>
              <w:rPr>
                <w:ins w:id="1653" w:author="Wittman, Jacob (CDC/DDNID/NCCDPHP/DDT) (CTR)" w:date="2023-08-15T14:04:00Z"/>
              </w:rPr>
            </w:pPr>
            <w:ins w:id="1654" w:author="Wittman, Jacob (CDC/DDNID/NCCDPHP/DDT) (CTR)" w:date="2023-08-15T14:04:00Z">
              <w:r>
                <w:rPr>
                  <w:rFonts w:ascii="Calibri" w:hAnsi="Calibri"/>
                  <w:sz w:val="20"/>
                </w:rPr>
                <w:t>62.2 (3.2)</w:t>
              </w:r>
            </w:ins>
          </w:p>
        </w:tc>
        <w:tc>
          <w:tcPr>
            <w:tcW w:w="0" w:type="auto"/>
            <w:tcBorders>
              <w:top w:val="single" w:sz="0" w:space="0" w:color="D3D3D3"/>
              <w:left w:val="single" w:sz="0" w:space="0" w:color="D3D3D3"/>
              <w:bottom w:val="single" w:sz="0" w:space="0" w:color="D3D3D3"/>
              <w:right w:val="single" w:sz="0" w:space="0" w:color="D3D3D3"/>
            </w:tcBorders>
          </w:tcPr>
          <w:p w14:paraId="1199C829" w14:textId="77777777" w:rsidR="00524773" w:rsidRDefault="00524773" w:rsidP="00C670FC">
            <w:pPr>
              <w:keepNext/>
              <w:spacing w:after="60"/>
              <w:rPr>
                <w:ins w:id="1655" w:author="Wittman, Jacob (CDC/DDNID/NCCDPHP/DDT) (CTR)" w:date="2023-08-15T14:04:00Z"/>
              </w:rPr>
            </w:pPr>
            <w:ins w:id="1656" w:author="Wittman, Jacob (CDC/DDNID/NCCDPHP/DDT) (CTR)" w:date="2023-08-15T14:04:00Z">
              <w:r>
                <w:rPr>
                  <w:rFonts w:ascii="Calibri" w:hAnsi="Calibri"/>
                  <w:sz w:val="20"/>
                </w:rPr>
                <w:t>55.2 (3.6)</w:t>
              </w:r>
            </w:ins>
          </w:p>
        </w:tc>
        <w:tc>
          <w:tcPr>
            <w:tcW w:w="0" w:type="auto"/>
            <w:tcBorders>
              <w:top w:val="single" w:sz="0" w:space="0" w:color="D3D3D3"/>
              <w:left w:val="single" w:sz="0" w:space="0" w:color="D3D3D3"/>
              <w:bottom w:val="single" w:sz="0" w:space="0" w:color="D3D3D3"/>
              <w:right w:val="single" w:sz="0" w:space="0" w:color="D3D3D3"/>
            </w:tcBorders>
          </w:tcPr>
          <w:p w14:paraId="53A07EF2" w14:textId="77777777" w:rsidR="00524773" w:rsidRDefault="00524773" w:rsidP="00C670FC">
            <w:pPr>
              <w:keepNext/>
              <w:spacing w:after="60"/>
              <w:rPr>
                <w:ins w:id="1657" w:author="Wittman, Jacob (CDC/DDNID/NCCDPHP/DDT) (CTR)" w:date="2023-08-15T14:04:00Z"/>
              </w:rPr>
            </w:pPr>
            <w:ins w:id="1658" w:author="Wittman, Jacob (CDC/DDNID/NCCDPHP/DDT) (CTR)" w:date="2023-08-15T14:04:00Z">
              <w:r>
                <w:rPr>
                  <w:rFonts w:ascii="Calibri" w:hAnsi="Calibri"/>
                  <w:sz w:val="20"/>
                </w:rPr>
                <w:t>62.9 (3.3)</w:t>
              </w:r>
            </w:ins>
          </w:p>
        </w:tc>
        <w:tc>
          <w:tcPr>
            <w:tcW w:w="0" w:type="auto"/>
            <w:tcBorders>
              <w:top w:val="single" w:sz="0" w:space="0" w:color="D3D3D3"/>
              <w:left w:val="single" w:sz="0" w:space="0" w:color="D3D3D3"/>
              <w:bottom w:val="single" w:sz="0" w:space="0" w:color="D3D3D3"/>
              <w:right w:val="single" w:sz="0" w:space="0" w:color="D3D3D3"/>
            </w:tcBorders>
          </w:tcPr>
          <w:p w14:paraId="4F32F0A4" w14:textId="77777777" w:rsidR="00524773" w:rsidRDefault="00524773" w:rsidP="00C670FC">
            <w:pPr>
              <w:keepNext/>
              <w:spacing w:after="60"/>
              <w:rPr>
                <w:ins w:id="1659" w:author="Wittman, Jacob (CDC/DDNID/NCCDPHP/DDT) (CTR)" w:date="2023-08-15T14:04:00Z"/>
              </w:rPr>
            </w:pPr>
            <w:ins w:id="1660" w:author="Wittman, Jacob (CDC/DDNID/NCCDPHP/DDT) (CTR)" w:date="2023-08-15T14:04:00Z">
              <w:r>
                <w:rPr>
                  <w:rFonts w:ascii="Calibri" w:hAnsi="Calibri"/>
                  <w:sz w:val="20"/>
                </w:rPr>
                <w:t>66.4 (2.9)</w:t>
              </w:r>
            </w:ins>
          </w:p>
        </w:tc>
        <w:tc>
          <w:tcPr>
            <w:tcW w:w="0" w:type="auto"/>
            <w:tcBorders>
              <w:top w:val="single" w:sz="0" w:space="0" w:color="D3D3D3"/>
              <w:left w:val="single" w:sz="0" w:space="0" w:color="D3D3D3"/>
              <w:bottom w:val="single" w:sz="0" w:space="0" w:color="D3D3D3"/>
              <w:right w:val="single" w:sz="0" w:space="0" w:color="D3D3D3"/>
            </w:tcBorders>
          </w:tcPr>
          <w:p w14:paraId="70469E8A" w14:textId="77777777" w:rsidR="00524773" w:rsidRDefault="00524773" w:rsidP="00C670FC">
            <w:pPr>
              <w:keepNext/>
              <w:spacing w:after="60"/>
              <w:rPr>
                <w:ins w:id="1661" w:author="Wittman, Jacob (CDC/DDNID/NCCDPHP/DDT) (CTR)" w:date="2023-08-15T14:04:00Z"/>
              </w:rPr>
            </w:pPr>
            <w:ins w:id="1662" w:author="Wittman, Jacob (CDC/DDNID/NCCDPHP/DDT) (CTR)" w:date="2023-08-15T14:04:00Z">
              <w:r>
                <w:rPr>
                  <w:rFonts w:ascii="Calibri" w:hAnsi="Calibri"/>
                  <w:sz w:val="20"/>
                </w:rPr>
                <w:t>65.3 (3.0)</w:t>
              </w:r>
            </w:ins>
          </w:p>
        </w:tc>
        <w:tc>
          <w:tcPr>
            <w:tcW w:w="0" w:type="auto"/>
            <w:tcBorders>
              <w:top w:val="single" w:sz="0" w:space="0" w:color="D3D3D3"/>
              <w:left w:val="single" w:sz="0" w:space="0" w:color="D3D3D3"/>
              <w:bottom w:val="single" w:sz="0" w:space="0" w:color="D3D3D3"/>
              <w:right w:val="single" w:sz="0" w:space="0" w:color="D3D3D3"/>
            </w:tcBorders>
          </w:tcPr>
          <w:p w14:paraId="603D019A" w14:textId="77777777" w:rsidR="00524773" w:rsidRDefault="00524773" w:rsidP="00C670FC">
            <w:pPr>
              <w:keepNext/>
              <w:spacing w:after="60"/>
              <w:rPr>
                <w:ins w:id="1663" w:author="Wittman, Jacob (CDC/DDNID/NCCDPHP/DDT) (CTR)" w:date="2023-08-15T14:04:00Z"/>
              </w:rPr>
            </w:pPr>
            <w:ins w:id="1664" w:author="Wittman, Jacob (CDC/DDNID/NCCDPHP/DDT) (CTR)" w:date="2023-08-15T14:04:00Z">
              <w:r>
                <w:rPr>
                  <w:rFonts w:ascii="Calibri" w:hAnsi="Calibri"/>
                  <w:sz w:val="20"/>
                </w:rPr>
                <w:t>65.3 (3.0)</w:t>
              </w:r>
            </w:ins>
          </w:p>
        </w:tc>
        <w:tc>
          <w:tcPr>
            <w:tcW w:w="0" w:type="auto"/>
            <w:tcBorders>
              <w:top w:val="single" w:sz="0" w:space="0" w:color="D3D3D3"/>
              <w:left w:val="single" w:sz="0" w:space="0" w:color="D3D3D3"/>
              <w:bottom w:val="single" w:sz="0" w:space="0" w:color="D3D3D3"/>
              <w:right w:val="single" w:sz="0" w:space="0" w:color="D3D3D3"/>
            </w:tcBorders>
          </w:tcPr>
          <w:p w14:paraId="1F735953" w14:textId="77777777" w:rsidR="00524773" w:rsidRDefault="00524773" w:rsidP="00C670FC">
            <w:pPr>
              <w:keepNext/>
              <w:spacing w:after="60"/>
              <w:rPr>
                <w:ins w:id="1665" w:author="Wittman, Jacob (CDC/DDNID/NCCDPHP/DDT) (CTR)" w:date="2023-08-15T14:04:00Z"/>
              </w:rPr>
            </w:pPr>
            <w:ins w:id="1666" w:author="Wittman, Jacob (CDC/DDNID/NCCDPHP/DDT) (CTR)" w:date="2023-08-15T14:04:00Z">
              <w:r>
                <w:rPr>
                  <w:rFonts w:ascii="Calibri" w:hAnsi="Calibri"/>
                  <w:sz w:val="20"/>
                </w:rPr>
                <w:t>66.1 (2.9)</w:t>
              </w:r>
            </w:ins>
          </w:p>
        </w:tc>
        <w:tc>
          <w:tcPr>
            <w:tcW w:w="0" w:type="auto"/>
            <w:tcBorders>
              <w:top w:val="single" w:sz="0" w:space="0" w:color="D3D3D3"/>
              <w:left w:val="single" w:sz="0" w:space="0" w:color="D3D3D3"/>
              <w:bottom w:val="single" w:sz="0" w:space="0" w:color="D3D3D3"/>
              <w:right w:val="single" w:sz="0" w:space="0" w:color="D3D3D3"/>
            </w:tcBorders>
          </w:tcPr>
          <w:p w14:paraId="2736799B" w14:textId="77777777" w:rsidR="00524773" w:rsidRDefault="00524773" w:rsidP="00C670FC">
            <w:pPr>
              <w:keepNext/>
              <w:spacing w:after="60"/>
              <w:rPr>
                <w:ins w:id="1667" w:author="Wittman, Jacob (CDC/DDNID/NCCDPHP/DDT) (CTR)" w:date="2023-08-15T14:04:00Z"/>
              </w:rPr>
            </w:pPr>
            <w:ins w:id="1668" w:author="Wittman, Jacob (CDC/DDNID/NCCDPHP/DDT) (CTR)" w:date="2023-08-15T14:04:00Z">
              <w:r>
                <w:rPr>
                  <w:rFonts w:ascii="Calibri" w:hAnsi="Calibri"/>
                  <w:sz w:val="20"/>
                </w:rPr>
                <w:t>60.7 (3.6)</w:t>
              </w:r>
            </w:ins>
          </w:p>
        </w:tc>
        <w:tc>
          <w:tcPr>
            <w:tcW w:w="0" w:type="auto"/>
            <w:tcBorders>
              <w:top w:val="single" w:sz="0" w:space="0" w:color="D3D3D3"/>
              <w:left w:val="single" w:sz="0" w:space="0" w:color="D3D3D3"/>
              <w:bottom w:val="single" w:sz="0" w:space="0" w:color="D3D3D3"/>
              <w:right w:val="single" w:sz="0" w:space="0" w:color="D3D3D3"/>
            </w:tcBorders>
          </w:tcPr>
          <w:p w14:paraId="6FE3E87A" w14:textId="77777777" w:rsidR="00524773" w:rsidRDefault="00524773" w:rsidP="00C670FC">
            <w:pPr>
              <w:keepNext/>
              <w:spacing w:after="60"/>
              <w:rPr>
                <w:ins w:id="1669" w:author="Wittman, Jacob (CDC/DDNID/NCCDPHP/DDT) (CTR)" w:date="2023-08-15T14:04:00Z"/>
              </w:rPr>
            </w:pPr>
            <w:ins w:id="1670" w:author="Wittman, Jacob (CDC/DDNID/NCCDPHP/DDT) (CTR)" w:date="2023-08-15T14:04:00Z">
              <w:r>
                <w:rPr>
                  <w:rFonts w:ascii="Calibri" w:hAnsi="Calibri"/>
                  <w:sz w:val="20"/>
                </w:rPr>
                <w:t>14.5 (-2.1, 31.1)</w:t>
              </w:r>
            </w:ins>
          </w:p>
        </w:tc>
        <w:tc>
          <w:tcPr>
            <w:tcW w:w="0" w:type="auto"/>
            <w:tcBorders>
              <w:top w:val="single" w:sz="0" w:space="0" w:color="D3D3D3"/>
              <w:left w:val="single" w:sz="0" w:space="0" w:color="D3D3D3"/>
              <w:bottom w:val="single" w:sz="0" w:space="0" w:color="D3D3D3"/>
              <w:right w:val="single" w:sz="0" w:space="0" w:color="D3D3D3"/>
            </w:tcBorders>
          </w:tcPr>
          <w:p w14:paraId="155A80DE" w14:textId="77777777" w:rsidR="00524773" w:rsidRDefault="00524773" w:rsidP="00C670FC">
            <w:pPr>
              <w:keepNext/>
              <w:spacing w:after="60"/>
              <w:rPr>
                <w:ins w:id="167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0E7188" w14:textId="77777777" w:rsidR="00524773" w:rsidRDefault="00524773" w:rsidP="00C670FC">
            <w:pPr>
              <w:keepNext/>
              <w:spacing w:after="60"/>
              <w:rPr>
                <w:ins w:id="1672" w:author="Wittman, Jacob (CDC/DDNID/NCCDPHP/DDT) (CTR)" w:date="2023-08-15T14:04:00Z"/>
              </w:rPr>
            </w:pPr>
            <w:ins w:id="1673" w:author="Wittman, Jacob (CDC/DDNID/NCCDPHP/DDT) (CTR)" w:date="2023-08-15T14:04:00Z">
              <w:r>
                <w:rPr>
                  <w:rFonts w:ascii="Calibri" w:hAnsi="Calibri"/>
                  <w:sz w:val="20"/>
                </w:rPr>
                <w:t>1.1 (-0.2, 2.4)</w:t>
              </w:r>
            </w:ins>
          </w:p>
        </w:tc>
        <w:tc>
          <w:tcPr>
            <w:tcW w:w="0" w:type="auto"/>
            <w:tcBorders>
              <w:top w:val="single" w:sz="0" w:space="0" w:color="D3D3D3"/>
              <w:left w:val="single" w:sz="0" w:space="0" w:color="D3D3D3"/>
              <w:bottom w:val="single" w:sz="0" w:space="0" w:color="D3D3D3"/>
              <w:right w:val="single" w:sz="0" w:space="0" w:color="D3D3D3"/>
            </w:tcBorders>
          </w:tcPr>
          <w:p w14:paraId="612640AD" w14:textId="77777777" w:rsidR="00524773" w:rsidRDefault="00524773" w:rsidP="00C670FC">
            <w:pPr>
              <w:keepNext/>
              <w:spacing w:after="60"/>
              <w:rPr>
                <w:ins w:id="1674" w:author="Wittman, Jacob (CDC/DDNID/NCCDPHP/DDT) (CTR)" w:date="2023-08-15T14:04:00Z"/>
              </w:rPr>
            </w:pPr>
            <w:ins w:id="1675" w:author="Wittman, Jacob (CDC/DDNID/NCCDPHP/DDT) (CTR)" w:date="2023-08-15T14:04:00Z">
              <w:r>
                <w:rPr>
                  <w:rFonts w:ascii="Calibri" w:hAnsi="Calibri"/>
                  <w:sz w:val="20"/>
                </w:rPr>
                <w:t>1.1 (-0.2, 2.4)</w:t>
              </w:r>
            </w:ins>
          </w:p>
        </w:tc>
      </w:tr>
      <w:tr w:rsidR="00524773" w14:paraId="4774B64A" w14:textId="77777777" w:rsidTr="00C670FC">
        <w:trPr>
          <w:cantSplit/>
          <w:jc w:val="center"/>
          <w:ins w:id="16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730263" w14:textId="77777777" w:rsidR="00524773" w:rsidRDefault="00524773" w:rsidP="00C670FC">
            <w:pPr>
              <w:keepNext/>
              <w:spacing w:after="60"/>
              <w:rPr>
                <w:ins w:id="1677" w:author="Wittman, Jacob (CDC/DDNID/NCCDPHP/DDT) (CTR)" w:date="2023-08-15T14:04:00Z"/>
              </w:rPr>
            </w:pPr>
            <w:ins w:id="1678"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572F385A" w14:textId="77777777" w:rsidR="00524773" w:rsidRDefault="00524773" w:rsidP="00C670FC">
            <w:pPr>
              <w:keepNext/>
              <w:spacing w:after="60"/>
              <w:rPr>
                <w:ins w:id="1679" w:author="Wittman, Jacob (CDC/DDNID/NCCDPHP/DDT) (CTR)" w:date="2023-08-15T14:04:00Z"/>
              </w:rPr>
            </w:pPr>
            <w:ins w:id="1680" w:author="Wittman, Jacob (CDC/DDNID/NCCDPHP/DDT) (CTR)" w:date="2023-08-15T14:04:00Z">
              <w:r>
                <w:rPr>
                  <w:rFonts w:ascii="Calibri" w:hAnsi="Calibri"/>
                  <w:sz w:val="20"/>
                </w:rPr>
                <w:t>36.9 (1.8)</w:t>
              </w:r>
            </w:ins>
          </w:p>
        </w:tc>
        <w:tc>
          <w:tcPr>
            <w:tcW w:w="0" w:type="auto"/>
            <w:tcBorders>
              <w:top w:val="single" w:sz="0" w:space="0" w:color="D3D3D3"/>
              <w:left w:val="single" w:sz="0" w:space="0" w:color="D3D3D3"/>
              <w:bottom w:val="single" w:sz="0" w:space="0" w:color="D3D3D3"/>
              <w:right w:val="single" w:sz="0" w:space="0" w:color="D3D3D3"/>
            </w:tcBorders>
          </w:tcPr>
          <w:p w14:paraId="4991AADD" w14:textId="77777777" w:rsidR="00524773" w:rsidRDefault="00524773" w:rsidP="00C670FC">
            <w:pPr>
              <w:keepNext/>
              <w:spacing w:after="60"/>
              <w:rPr>
                <w:ins w:id="1681" w:author="Wittman, Jacob (CDC/DDNID/NCCDPHP/DDT) (CTR)" w:date="2023-08-15T14:04:00Z"/>
              </w:rPr>
            </w:pPr>
            <w:ins w:id="1682" w:author="Wittman, Jacob (CDC/DDNID/NCCDPHP/DDT) (CTR)" w:date="2023-08-15T14:04:00Z">
              <w:r>
                <w:rPr>
                  <w:rFonts w:ascii="Calibri" w:hAnsi="Calibri"/>
                  <w:sz w:val="20"/>
                </w:rPr>
                <w:t>29.4 (2.9)</w:t>
              </w:r>
            </w:ins>
          </w:p>
        </w:tc>
        <w:tc>
          <w:tcPr>
            <w:tcW w:w="0" w:type="auto"/>
            <w:tcBorders>
              <w:top w:val="single" w:sz="0" w:space="0" w:color="D3D3D3"/>
              <w:left w:val="single" w:sz="0" w:space="0" w:color="D3D3D3"/>
              <w:bottom w:val="single" w:sz="0" w:space="0" w:color="D3D3D3"/>
              <w:right w:val="single" w:sz="0" w:space="0" w:color="D3D3D3"/>
            </w:tcBorders>
          </w:tcPr>
          <w:p w14:paraId="7454C13D" w14:textId="77777777" w:rsidR="00524773" w:rsidRDefault="00524773" w:rsidP="00C670FC">
            <w:pPr>
              <w:keepNext/>
              <w:spacing w:after="60"/>
              <w:rPr>
                <w:ins w:id="1683" w:author="Wittman, Jacob (CDC/DDNID/NCCDPHP/DDT) (CTR)" w:date="2023-08-15T14:04:00Z"/>
              </w:rPr>
            </w:pPr>
            <w:ins w:id="1684" w:author="Wittman, Jacob (CDC/DDNID/NCCDPHP/DDT) (CTR)" w:date="2023-08-15T14:04:00Z">
              <w:r>
                <w:rPr>
                  <w:rFonts w:ascii="Calibri" w:hAnsi="Calibri"/>
                  <w:sz w:val="20"/>
                </w:rPr>
                <w:t>27.2 (2.7)</w:t>
              </w:r>
            </w:ins>
          </w:p>
        </w:tc>
        <w:tc>
          <w:tcPr>
            <w:tcW w:w="0" w:type="auto"/>
            <w:tcBorders>
              <w:top w:val="single" w:sz="0" w:space="0" w:color="D3D3D3"/>
              <w:left w:val="single" w:sz="0" w:space="0" w:color="D3D3D3"/>
              <w:bottom w:val="single" w:sz="0" w:space="0" w:color="D3D3D3"/>
              <w:right w:val="single" w:sz="0" w:space="0" w:color="D3D3D3"/>
            </w:tcBorders>
          </w:tcPr>
          <w:p w14:paraId="72864302" w14:textId="77777777" w:rsidR="00524773" w:rsidRDefault="00524773" w:rsidP="00C670FC">
            <w:pPr>
              <w:keepNext/>
              <w:spacing w:after="60"/>
              <w:rPr>
                <w:ins w:id="1685" w:author="Wittman, Jacob (CDC/DDNID/NCCDPHP/DDT) (CTR)" w:date="2023-08-15T14:04:00Z"/>
              </w:rPr>
            </w:pPr>
            <w:ins w:id="1686" w:author="Wittman, Jacob (CDC/DDNID/NCCDPHP/DDT) (CTR)" w:date="2023-08-15T14:04:00Z">
              <w:r>
                <w:rPr>
                  <w:rFonts w:ascii="Calibri" w:hAnsi="Calibri"/>
                  <w:sz w:val="20"/>
                </w:rPr>
                <w:t>31.5 (3.0)</w:t>
              </w:r>
            </w:ins>
          </w:p>
        </w:tc>
        <w:tc>
          <w:tcPr>
            <w:tcW w:w="0" w:type="auto"/>
            <w:tcBorders>
              <w:top w:val="single" w:sz="0" w:space="0" w:color="D3D3D3"/>
              <w:left w:val="single" w:sz="0" w:space="0" w:color="D3D3D3"/>
              <w:bottom w:val="single" w:sz="0" w:space="0" w:color="D3D3D3"/>
              <w:right w:val="single" w:sz="0" w:space="0" w:color="D3D3D3"/>
            </w:tcBorders>
          </w:tcPr>
          <w:p w14:paraId="23C59BB0" w14:textId="77777777" w:rsidR="00524773" w:rsidRDefault="00524773" w:rsidP="00C670FC">
            <w:pPr>
              <w:keepNext/>
              <w:spacing w:after="60"/>
              <w:rPr>
                <w:ins w:id="1687" w:author="Wittman, Jacob (CDC/DDNID/NCCDPHP/DDT) (CTR)" w:date="2023-08-15T14:04:00Z"/>
              </w:rPr>
            </w:pPr>
            <w:ins w:id="1688" w:author="Wittman, Jacob (CDC/DDNID/NCCDPHP/DDT) (CTR)" w:date="2023-08-15T14:04:00Z">
              <w:r>
                <w:rPr>
                  <w:rFonts w:ascii="Calibri" w:hAnsi="Calibri"/>
                  <w:sz w:val="20"/>
                </w:rPr>
                <w:t>46.3 (3.8)</w:t>
              </w:r>
            </w:ins>
          </w:p>
        </w:tc>
        <w:tc>
          <w:tcPr>
            <w:tcW w:w="0" w:type="auto"/>
            <w:tcBorders>
              <w:top w:val="single" w:sz="0" w:space="0" w:color="D3D3D3"/>
              <w:left w:val="single" w:sz="0" w:space="0" w:color="D3D3D3"/>
              <w:bottom w:val="single" w:sz="0" w:space="0" w:color="D3D3D3"/>
              <w:right w:val="single" w:sz="0" w:space="0" w:color="D3D3D3"/>
            </w:tcBorders>
          </w:tcPr>
          <w:p w14:paraId="6EF2816E" w14:textId="77777777" w:rsidR="00524773" w:rsidRDefault="00524773" w:rsidP="00C670FC">
            <w:pPr>
              <w:keepNext/>
              <w:spacing w:after="60"/>
              <w:rPr>
                <w:ins w:id="1689" w:author="Wittman, Jacob (CDC/DDNID/NCCDPHP/DDT) (CTR)" w:date="2023-08-15T14:04:00Z"/>
              </w:rPr>
            </w:pPr>
            <w:ins w:id="1690" w:author="Wittman, Jacob (CDC/DDNID/NCCDPHP/DDT) (CTR)" w:date="2023-08-15T14:04:00Z">
              <w:r>
                <w:rPr>
                  <w:rFonts w:ascii="Calibri" w:hAnsi="Calibri"/>
                  <w:sz w:val="20"/>
                </w:rPr>
                <w:t>46.9 (5.0)</w:t>
              </w:r>
            </w:ins>
          </w:p>
        </w:tc>
        <w:tc>
          <w:tcPr>
            <w:tcW w:w="0" w:type="auto"/>
            <w:tcBorders>
              <w:top w:val="single" w:sz="0" w:space="0" w:color="D3D3D3"/>
              <w:left w:val="single" w:sz="0" w:space="0" w:color="D3D3D3"/>
              <w:bottom w:val="single" w:sz="0" w:space="0" w:color="D3D3D3"/>
              <w:right w:val="single" w:sz="0" w:space="0" w:color="D3D3D3"/>
            </w:tcBorders>
          </w:tcPr>
          <w:p w14:paraId="685C58A3" w14:textId="77777777" w:rsidR="00524773" w:rsidRDefault="00524773" w:rsidP="00C670FC">
            <w:pPr>
              <w:keepNext/>
              <w:spacing w:after="60"/>
              <w:rPr>
                <w:ins w:id="1691" w:author="Wittman, Jacob (CDC/DDNID/NCCDPHP/DDT) (CTR)" w:date="2023-08-15T14:04:00Z"/>
              </w:rPr>
            </w:pPr>
            <w:ins w:id="1692" w:author="Wittman, Jacob (CDC/DDNID/NCCDPHP/DDT) (CTR)" w:date="2023-08-15T14:04:00Z">
              <w:r>
                <w:rPr>
                  <w:rFonts w:ascii="Calibri" w:hAnsi="Calibri"/>
                  <w:sz w:val="20"/>
                </w:rPr>
                <w:t>40.9 (3.4)</w:t>
              </w:r>
            </w:ins>
          </w:p>
        </w:tc>
        <w:tc>
          <w:tcPr>
            <w:tcW w:w="0" w:type="auto"/>
            <w:tcBorders>
              <w:top w:val="single" w:sz="0" w:space="0" w:color="D3D3D3"/>
              <w:left w:val="single" w:sz="0" w:space="0" w:color="D3D3D3"/>
              <w:bottom w:val="single" w:sz="0" w:space="0" w:color="D3D3D3"/>
              <w:right w:val="single" w:sz="0" w:space="0" w:color="D3D3D3"/>
            </w:tcBorders>
          </w:tcPr>
          <w:p w14:paraId="39C152D6" w14:textId="77777777" w:rsidR="00524773" w:rsidRDefault="00524773" w:rsidP="00C670FC">
            <w:pPr>
              <w:keepNext/>
              <w:spacing w:after="60"/>
              <w:rPr>
                <w:ins w:id="1693" w:author="Wittman, Jacob (CDC/DDNID/NCCDPHP/DDT) (CTR)" w:date="2023-08-15T14:04:00Z"/>
              </w:rPr>
            </w:pPr>
            <w:ins w:id="1694" w:author="Wittman, Jacob (CDC/DDNID/NCCDPHP/DDT) (CTR)" w:date="2023-08-15T14:04:00Z">
              <w:r>
                <w:rPr>
                  <w:rFonts w:ascii="Calibri" w:hAnsi="Calibri"/>
                  <w:sz w:val="20"/>
                </w:rPr>
                <w:t>35.0 (3.3)</w:t>
              </w:r>
            </w:ins>
          </w:p>
        </w:tc>
        <w:tc>
          <w:tcPr>
            <w:tcW w:w="0" w:type="auto"/>
            <w:tcBorders>
              <w:top w:val="single" w:sz="0" w:space="0" w:color="D3D3D3"/>
              <w:left w:val="single" w:sz="0" w:space="0" w:color="D3D3D3"/>
              <w:bottom w:val="single" w:sz="0" w:space="0" w:color="D3D3D3"/>
              <w:right w:val="single" w:sz="0" w:space="0" w:color="D3D3D3"/>
            </w:tcBorders>
          </w:tcPr>
          <w:p w14:paraId="4893AB9E" w14:textId="77777777" w:rsidR="00524773" w:rsidRDefault="00524773" w:rsidP="00C670FC">
            <w:pPr>
              <w:keepNext/>
              <w:spacing w:after="60"/>
              <w:rPr>
                <w:ins w:id="1695" w:author="Wittman, Jacob (CDC/DDNID/NCCDPHP/DDT) (CTR)" w:date="2023-08-15T14:04:00Z"/>
              </w:rPr>
            </w:pPr>
            <w:ins w:id="1696" w:author="Wittman, Jacob (CDC/DDNID/NCCDPHP/DDT) (CTR)" w:date="2023-08-15T14:04:00Z">
              <w:r>
                <w:rPr>
                  <w:rFonts w:ascii="Calibri" w:hAnsi="Calibri"/>
                  <w:sz w:val="20"/>
                </w:rPr>
                <w:t>37.1 (6.4)</w:t>
              </w:r>
            </w:ins>
          </w:p>
        </w:tc>
        <w:tc>
          <w:tcPr>
            <w:tcW w:w="0" w:type="auto"/>
            <w:tcBorders>
              <w:top w:val="single" w:sz="0" w:space="0" w:color="D3D3D3"/>
              <w:left w:val="single" w:sz="0" w:space="0" w:color="D3D3D3"/>
              <w:bottom w:val="single" w:sz="0" w:space="0" w:color="D3D3D3"/>
              <w:right w:val="single" w:sz="0" w:space="0" w:color="D3D3D3"/>
            </w:tcBorders>
          </w:tcPr>
          <w:p w14:paraId="642B9800" w14:textId="77777777" w:rsidR="00524773" w:rsidRDefault="00524773" w:rsidP="00C670FC">
            <w:pPr>
              <w:keepNext/>
              <w:spacing w:after="60"/>
              <w:rPr>
                <w:ins w:id="1697" w:author="Wittman, Jacob (CDC/DDNID/NCCDPHP/DDT) (CTR)" w:date="2023-08-15T14:04:00Z"/>
              </w:rPr>
            </w:pPr>
            <w:ins w:id="1698" w:author="Wittman, Jacob (CDC/DDNID/NCCDPHP/DDT) (CTR)" w:date="2023-08-15T14:04:00Z">
              <w:r>
                <w:rPr>
                  <w:rFonts w:ascii="Calibri" w:hAnsi="Calibri"/>
                  <w:sz w:val="20"/>
                </w:rPr>
                <w:t>41.1 (3.6)</w:t>
              </w:r>
            </w:ins>
          </w:p>
        </w:tc>
        <w:tc>
          <w:tcPr>
            <w:tcW w:w="0" w:type="auto"/>
            <w:tcBorders>
              <w:top w:val="single" w:sz="0" w:space="0" w:color="D3D3D3"/>
              <w:left w:val="single" w:sz="0" w:space="0" w:color="D3D3D3"/>
              <w:bottom w:val="single" w:sz="0" w:space="0" w:color="D3D3D3"/>
              <w:right w:val="single" w:sz="0" w:space="0" w:color="D3D3D3"/>
            </w:tcBorders>
          </w:tcPr>
          <w:p w14:paraId="77731C67" w14:textId="77777777" w:rsidR="00524773" w:rsidRDefault="00524773" w:rsidP="00C670FC">
            <w:pPr>
              <w:keepNext/>
              <w:spacing w:after="60"/>
              <w:rPr>
                <w:ins w:id="1699" w:author="Wittman, Jacob (CDC/DDNID/NCCDPHP/DDT) (CTR)" w:date="2023-08-15T14:04:00Z"/>
              </w:rPr>
            </w:pPr>
            <w:ins w:id="1700" w:author="Wittman, Jacob (CDC/DDNID/NCCDPHP/DDT) (CTR)" w:date="2023-08-15T14:04:00Z">
              <w:r>
                <w:rPr>
                  <w:rFonts w:ascii="Calibri" w:hAnsi="Calibri"/>
                  <w:sz w:val="20"/>
                </w:rPr>
                <w:t>41.8 (4.7)</w:t>
              </w:r>
            </w:ins>
          </w:p>
        </w:tc>
        <w:tc>
          <w:tcPr>
            <w:tcW w:w="0" w:type="auto"/>
            <w:tcBorders>
              <w:top w:val="single" w:sz="0" w:space="0" w:color="D3D3D3"/>
              <w:left w:val="single" w:sz="0" w:space="0" w:color="D3D3D3"/>
              <w:bottom w:val="single" w:sz="0" w:space="0" w:color="D3D3D3"/>
              <w:right w:val="single" w:sz="0" w:space="0" w:color="D3D3D3"/>
            </w:tcBorders>
          </w:tcPr>
          <w:p w14:paraId="1615848C" w14:textId="77777777" w:rsidR="00524773" w:rsidRDefault="00524773" w:rsidP="00C670FC">
            <w:pPr>
              <w:keepNext/>
              <w:spacing w:after="60"/>
              <w:rPr>
                <w:ins w:id="1701" w:author="Wittman, Jacob (CDC/DDNID/NCCDPHP/DDT) (CTR)" w:date="2023-08-15T14:04:00Z"/>
              </w:rPr>
            </w:pPr>
            <w:ins w:id="1702" w:author="Wittman, Jacob (CDC/DDNID/NCCDPHP/DDT) (CTR)" w:date="2023-08-15T14:04:00Z">
              <w:r>
                <w:rPr>
                  <w:rFonts w:ascii="Calibri" w:hAnsi="Calibri"/>
                  <w:sz w:val="20"/>
                </w:rPr>
                <w:t>31.7 (3.8)</w:t>
              </w:r>
            </w:ins>
          </w:p>
        </w:tc>
        <w:tc>
          <w:tcPr>
            <w:tcW w:w="0" w:type="auto"/>
            <w:tcBorders>
              <w:top w:val="single" w:sz="0" w:space="0" w:color="D3D3D3"/>
              <w:left w:val="single" w:sz="0" w:space="0" w:color="D3D3D3"/>
              <w:bottom w:val="single" w:sz="0" w:space="0" w:color="D3D3D3"/>
              <w:right w:val="single" w:sz="0" w:space="0" w:color="D3D3D3"/>
            </w:tcBorders>
          </w:tcPr>
          <w:p w14:paraId="528A9C57" w14:textId="77777777" w:rsidR="00524773" w:rsidRDefault="00524773" w:rsidP="00C670FC">
            <w:pPr>
              <w:keepNext/>
              <w:spacing w:after="60"/>
              <w:rPr>
                <w:ins w:id="1703" w:author="Wittman, Jacob (CDC/DDNID/NCCDPHP/DDT) (CTR)" w:date="2023-08-15T14:04:00Z"/>
              </w:rPr>
            </w:pPr>
            <w:ins w:id="1704" w:author="Wittman, Jacob (CDC/DDNID/NCCDPHP/DDT) (CTR)" w:date="2023-08-15T14:04:00Z">
              <w:r>
                <w:rPr>
                  <w:rFonts w:ascii="Calibri" w:hAnsi="Calibri"/>
                  <w:sz w:val="20"/>
                </w:rPr>
                <w:t>33.2 (4.5)</w:t>
              </w:r>
            </w:ins>
          </w:p>
        </w:tc>
        <w:tc>
          <w:tcPr>
            <w:tcW w:w="0" w:type="auto"/>
            <w:tcBorders>
              <w:top w:val="single" w:sz="0" w:space="0" w:color="D3D3D3"/>
              <w:left w:val="single" w:sz="0" w:space="0" w:color="D3D3D3"/>
              <w:bottom w:val="single" w:sz="0" w:space="0" w:color="D3D3D3"/>
              <w:right w:val="single" w:sz="0" w:space="0" w:color="D3D3D3"/>
            </w:tcBorders>
          </w:tcPr>
          <w:p w14:paraId="2A9C9943" w14:textId="77777777" w:rsidR="00524773" w:rsidRDefault="00524773" w:rsidP="00C670FC">
            <w:pPr>
              <w:keepNext/>
              <w:spacing w:after="60"/>
              <w:rPr>
                <w:ins w:id="1705" w:author="Wittman, Jacob (CDC/DDNID/NCCDPHP/DDT) (CTR)" w:date="2023-08-15T14:04:00Z"/>
              </w:rPr>
            </w:pPr>
            <w:ins w:id="1706" w:author="Wittman, Jacob (CDC/DDNID/NCCDPHP/DDT) (CTR)" w:date="2023-08-15T14:04:00Z">
              <w:r>
                <w:rPr>
                  <w:rFonts w:ascii="Calibri" w:hAnsi="Calibri"/>
                  <w:sz w:val="20"/>
                </w:rPr>
                <w:t>29.3 (4.7)</w:t>
              </w:r>
            </w:ins>
          </w:p>
        </w:tc>
        <w:tc>
          <w:tcPr>
            <w:tcW w:w="0" w:type="auto"/>
            <w:tcBorders>
              <w:top w:val="single" w:sz="0" w:space="0" w:color="D3D3D3"/>
              <w:left w:val="single" w:sz="0" w:space="0" w:color="D3D3D3"/>
              <w:bottom w:val="single" w:sz="0" w:space="0" w:color="D3D3D3"/>
              <w:right w:val="single" w:sz="0" w:space="0" w:color="D3D3D3"/>
            </w:tcBorders>
          </w:tcPr>
          <w:p w14:paraId="54B06925" w14:textId="77777777" w:rsidR="00524773" w:rsidRDefault="00524773" w:rsidP="00C670FC">
            <w:pPr>
              <w:keepNext/>
              <w:spacing w:after="60"/>
              <w:rPr>
                <w:ins w:id="1707" w:author="Wittman, Jacob (CDC/DDNID/NCCDPHP/DDT) (CTR)" w:date="2023-08-15T14:04:00Z"/>
              </w:rPr>
            </w:pPr>
            <w:ins w:id="1708" w:author="Wittman, Jacob (CDC/DDNID/NCCDPHP/DDT) (CTR)" w:date="2023-08-15T14:04:00Z">
              <w:r>
                <w:rPr>
                  <w:rFonts w:ascii="Calibri" w:hAnsi="Calibri"/>
                  <w:sz w:val="20"/>
                </w:rPr>
                <w:t>13.1 (-24.3, 50.4)</w:t>
              </w:r>
            </w:ins>
          </w:p>
        </w:tc>
        <w:tc>
          <w:tcPr>
            <w:tcW w:w="0" w:type="auto"/>
            <w:tcBorders>
              <w:top w:val="single" w:sz="0" w:space="0" w:color="D3D3D3"/>
              <w:left w:val="single" w:sz="0" w:space="0" w:color="D3D3D3"/>
              <w:bottom w:val="single" w:sz="0" w:space="0" w:color="D3D3D3"/>
              <w:right w:val="single" w:sz="0" w:space="0" w:color="D3D3D3"/>
            </w:tcBorders>
          </w:tcPr>
          <w:p w14:paraId="0EBE8710" w14:textId="77777777" w:rsidR="00524773" w:rsidRDefault="00524773" w:rsidP="00C670FC">
            <w:pPr>
              <w:keepNext/>
              <w:spacing w:after="60"/>
              <w:rPr>
                <w:ins w:id="1709" w:author="Wittman, Jacob (CDC/DDNID/NCCDPHP/DDT) (CTR)" w:date="2023-08-15T14:04:00Z"/>
              </w:rPr>
            </w:pPr>
            <w:ins w:id="1710" w:author="Wittman, Jacob (CDC/DDNID/NCCDPHP/DDT) (CTR)" w:date="2023-08-15T14:04:00Z">
              <w:r>
                <w:rPr>
                  <w:rFonts w:ascii="Calibri" w:hAnsi="Calibri"/>
                  <w:sz w:val="20"/>
                </w:rPr>
                <w:t>2012</w:t>
              </w:r>
            </w:ins>
          </w:p>
        </w:tc>
        <w:tc>
          <w:tcPr>
            <w:tcW w:w="0" w:type="auto"/>
            <w:tcBorders>
              <w:top w:val="single" w:sz="0" w:space="0" w:color="D3D3D3"/>
              <w:left w:val="single" w:sz="0" w:space="0" w:color="D3D3D3"/>
              <w:bottom w:val="single" w:sz="0" w:space="0" w:color="D3D3D3"/>
              <w:right w:val="single" w:sz="0" w:space="0" w:color="D3D3D3"/>
            </w:tcBorders>
          </w:tcPr>
          <w:p w14:paraId="3E502364" w14:textId="77777777" w:rsidR="00524773" w:rsidRDefault="00524773" w:rsidP="00C670FC">
            <w:pPr>
              <w:keepNext/>
              <w:spacing w:after="60"/>
              <w:rPr>
                <w:ins w:id="1711" w:author="Wittman, Jacob (CDC/DDNID/NCCDPHP/DDT) (CTR)" w:date="2023-08-15T14:04:00Z"/>
              </w:rPr>
            </w:pPr>
            <w:ins w:id="1712" w:author="Wittman, Jacob (CDC/DDNID/NCCDPHP/DDT) (CTR)" w:date="2023-08-15T14:04:00Z">
              <w:r>
                <w:rPr>
                  <w:rFonts w:ascii="Calibri" w:hAnsi="Calibri"/>
                  <w:sz w:val="20"/>
                </w:rPr>
                <w:t>13.3 (-0.8, 29.4), -4.0 (-9.2, 1.5)</w:t>
              </w:r>
            </w:ins>
          </w:p>
        </w:tc>
        <w:tc>
          <w:tcPr>
            <w:tcW w:w="0" w:type="auto"/>
            <w:tcBorders>
              <w:top w:val="single" w:sz="0" w:space="0" w:color="D3D3D3"/>
              <w:left w:val="single" w:sz="0" w:space="0" w:color="D3D3D3"/>
              <w:bottom w:val="single" w:sz="0" w:space="0" w:color="D3D3D3"/>
              <w:right w:val="single" w:sz="0" w:space="0" w:color="D3D3D3"/>
            </w:tcBorders>
          </w:tcPr>
          <w:p w14:paraId="236A7E1C" w14:textId="77777777" w:rsidR="00524773" w:rsidRDefault="00524773" w:rsidP="00C670FC">
            <w:pPr>
              <w:keepNext/>
              <w:spacing w:after="60"/>
              <w:rPr>
                <w:ins w:id="1713" w:author="Wittman, Jacob (CDC/DDNID/NCCDPHP/DDT) (CTR)" w:date="2023-08-15T14:04:00Z"/>
              </w:rPr>
            </w:pPr>
            <w:ins w:id="1714" w:author="Wittman, Jacob (CDC/DDNID/NCCDPHP/DDT) (CTR)" w:date="2023-08-15T14:04:00Z">
              <w:r>
                <w:rPr>
                  <w:rFonts w:ascii="Calibri" w:hAnsi="Calibri"/>
                  <w:sz w:val="20"/>
                </w:rPr>
                <w:t>2.0 (-3.0, 7.2)</w:t>
              </w:r>
            </w:ins>
          </w:p>
        </w:tc>
      </w:tr>
      <w:tr w:rsidR="00524773" w14:paraId="14BD0950" w14:textId="77777777" w:rsidTr="00C670FC">
        <w:trPr>
          <w:cantSplit/>
          <w:jc w:val="center"/>
          <w:ins w:id="17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81FE9C" w14:textId="77777777" w:rsidR="00524773" w:rsidRDefault="00524773" w:rsidP="00C670FC">
            <w:pPr>
              <w:keepNext/>
              <w:spacing w:after="60"/>
              <w:rPr>
                <w:ins w:id="1716" w:author="Wittman, Jacob (CDC/DDNID/NCCDPHP/DDT) (CTR)" w:date="2023-08-15T14:04:00Z"/>
              </w:rPr>
            </w:pPr>
            <w:ins w:id="1717"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D119CB0" w14:textId="77777777" w:rsidR="00524773" w:rsidRDefault="00524773" w:rsidP="00C670FC">
            <w:pPr>
              <w:keepNext/>
              <w:spacing w:after="60"/>
              <w:rPr>
                <w:ins w:id="1718" w:author="Wittman, Jacob (CDC/DDNID/NCCDPHP/DDT) (CTR)" w:date="2023-08-15T14:04:00Z"/>
              </w:rPr>
            </w:pPr>
            <w:ins w:id="1719" w:author="Wittman, Jacob (CDC/DDNID/NCCDPHP/DDT) (CTR)" w:date="2023-08-15T14:04:00Z">
              <w:r>
                <w:rPr>
                  <w:rFonts w:ascii="Calibri" w:hAnsi="Calibri"/>
                  <w:sz w:val="20"/>
                </w:rPr>
                <w:t>40.1 (0.9)</w:t>
              </w:r>
            </w:ins>
          </w:p>
        </w:tc>
        <w:tc>
          <w:tcPr>
            <w:tcW w:w="0" w:type="auto"/>
            <w:tcBorders>
              <w:top w:val="single" w:sz="0" w:space="0" w:color="D3D3D3"/>
              <w:left w:val="single" w:sz="0" w:space="0" w:color="D3D3D3"/>
              <w:bottom w:val="single" w:sz="0" w:space="0" w:color="D3D3D3"/>
              <w:right w:val="single" w:sz="0" w:space="0" w:color="D3D3D3"/>
            </w:tcBorders>
          </w:tcPr>
          <w:p w14:paraId="77B4C2A2" w14:textId="77777777" w:rsidR="00524773" w:rsidRDefault="00524773" w:rsidP="00C670FC">
            <w:pPr>
              <w:keepNext/>
              <w:spacing w:after="60"/>
              <w:rPr>
                <w:ins w:id="1720" w:author="Wittman, Jacob (CDC/DDNID/NCCDPHP/DDT) (CTR)" w:date="2023-08-15T14:04:00Z"/>
              </w:rPr>
            </w:pPr>
            <w:ins w:id="1721" w:author="Wittman, Jacob (CDC/DDNID/NCCDPHP/DDT) (CTR)" w:date="2023-08-15T14:04:00Z">
              <w:r>
                <w:rPr>
                  <w:rFonts w:ascii="Calibri" w:hAnsi="Calibri"/>
                  <w:sz w:val="20"/>
                </w:rPr>
                <w:t>32.1 (2.6)</w:t>
              </w:r>
            </w:ins>
          </w:p>
        </w:tc>
        <w:tc>
          <w:tcPr>
            <w:tcW w:w="0" w:type="auto"/>
            <w:tcBorders>
              <w:top w:val="single" w:sz="0" w:space="0" w:color="D3D3D3"/>
              <w:left w:val="single" w:sz="0" w:space="0" w:color="D3D3D3"/>
              <w:bottom w:val="single" w:sz="0" w:space="0" w:color="D3D3D3"/>
              <w:right w:val="single" w:sz="0" w:space="0" w:color="D3D3D3"/>
            </w:tcBorders>
          </w:tcPr>
          <w:p w14:paraId="6C9BB19E" w14:textId="77777777" w:rsidR="00524773" w:rsidRDefault="00524773" w:rsidP="00C670FC">
            <w:pPr>
              <w:keepNext/>
              <w:spacing w:after="60"/>
              <w:rPr>
                <w:ins w:id="1722" w:author="Wittman, Jacob (CDC/DDNID/NCCDPHP/DDT) (CTR)" w:date="2023-08-15T14:04:00Z"/>
              </w:rPr>
            </w:pPr>
            <w:ins w:id="1723" w:author="Wittman, Jacob (CDC/DDNID/NCCDPHP/DDT) (CTR)" w:date="2023-08-15T14:04:00Z">
              <w:r>
                <w:rPr>
                  <w:rFonts w:ascii="Calibri" w:hAnsi="Calibri"/>
                  <w:sz w:val="20"/>
                </w:rPr>
                <w:t>40.8 (3.6)</w:t>
              </w:r>
            </w:ins>
          </w:p>
        </w:tc>
        <w:tc>
          <w:tcPr>
            <w:tcW w:w="0" w:type="auto"/>
            <w:tcBorders>
              <w:top w:val="single" w:sz="0" w:space="0" w:color="D3D3D3"/>
              <w:left w:val="single" w:sz="0" w:space="0" w:color="D3D3D3"/>
              <w:bottom w:val="single" w:sz="0" w:space="0" w:color="D3D3D3"/>
              <w:right w:val="single" w:sz="0" w:space="0" w:color="D3D3D3"/>
            </w:tcBorders>
          </w:tcPr>
          <w:p w14:paraId="2BF9E27A" w14:textId="77777777" w:rsidR="00524773" w:rsidRDefault="00524773" w:rsidP="00C670FC">
            <w:pPr>
              <w:keepNext/>
              <w:spacing w:after="60"/>
              <w:rPr>
                <w:ins w:id="1724" w:author="Wittman, Jacob (CDC/DDNID/NCCDPHP/DDT) (CTR)" w:date="2023-08-15T14:04:00Z"/>
              </w:rPr>
            </w:pPr>
            <w:ins w:id="1725" w:author="Wittman, Jacob (CDC/DDNID/NCCDPHP/DDT) (CTR)" w:date="2023-08-15T14:04:00Z">
              <w:r>
                <w:rPr>
                  <w:rFonts w:ascii="Calibri" w:hAnsi="Calibri"/>
                  <w:sz w:val="20"/>
                </w:rPr>
                <w:t>41.6 (3.0)</w:t>
              </w:r>
            </w:ins>
          </w:p>
        </w:tc>
        <w:tc>
          <w:tcPr>
            <w:tcW w:w="0" w:type="auto"/>
            <w:tcBorders>
              <w:top w:val="single" w:sz="0" w:space="0" w:color="D3D3D3"/>
              <w:left w:val="single" w:sz="0" w:space="0" w:color="D3D3D3"/>
              <w:bottom w:val="single" w:sz="0" w:space="0" w:color="D3D3D3"/>
              <w:right w:val="single" w:sz="0" w:space="0" w:color="D3D3D3"/>
            </w:tcBorders>
          </w:tcPr>
          <w:p w14:paraId="2C722156" w14:textId="77777777" w:rsidR="00524773" w:rsidRDefault="00524773" w:rsidP="00C670FC">
            <w:pPr>
              <w:keepNext/>
              <w:spacing w:after="60"/>
              <w:rPr>
                <w:ins w:id="1726" w:author="Wittman, Jacob (CDC/DDNID/NCCDPHP/DDT) (CTR)" w:date="2023-08-15T14:04:00Z"/>
              </w:rPr>
            </w:pPr>
            <w:ins w:id="1727" w:author="Wittman, Jacob (CDC/DDNID/NCCDPHP/DDT) (CTR)" w:date="2023-08-15T14:04:00Z">
              <w:r>
                <w:rPr>
                  <w:rFonts w:ascii="Calibri" w:hAnsi="Calibri"/>
                  <w:sz w:val="20"/>
                </w:rPr>
                <w:t>41.4 (3.1)</w:t>
              </w:r>
            </w:ins>
          </w:p>
        </w:tc>
        <w:tc>
          <w:tcPr>
            <w:tcW w:w="0" w:type="auto"/>
            <w:tcBorders>
              <w:top w:val="single" w:sz="0" w:space="0" w:color="D3D3D3"/>
              <w:left w:val="single" w:sz="0" w:space="0" w:color="D3D3D3"/>
              <w:bottom w:val="single" w:sz="0" w:space="0" w:color="D3D3D3"/>
              <w:right w:val="single" w:sz="0" w:space="0" w:color="D3D3D3"/>
            </w:tcBorders>
          </w:tcPr>
          <w:p w14:paraId="3175B0DE" w14:textId="77777777" w:rsidR="00524773" w:rsidRDefault="00524773" w:rsidP="00C670FC">
            <w:pPr>
              <w:keepNext/>
              <w:spacing w:after="60"/>
              <w:rPr>
                <w:ins w:id="1728" w:author="Wittman, Jacob (CDC/DDNID/NCCDPHP/DDT) (CTR)" w:date="2023-08-15T14:04:00Z"/>
              </w:rPr>
            </w:pPr>
            <w:ins w:id="1729" w:author="Wittman, Jacob (CDC/DDNID/NCCDPHP/DDT) (CTR)" w:date="2023-08-15T14:04:00Z">
              <w:r>
                <w:rPr>
                  <w:rFonts w:ascii="Calibri" w:hAnsi="Calibri"/>
                  <w:sz w:val="20"/>
                </w:rPr>
                <w:t>42.8 (3.7)</w:t>
              </w:r>
            </w:ins>
          </w:p>
        </w:tc>
        <w:tc>
          <w:tcPr>
            <w:tcW w:w="0" w:type="auto"/>
            <w:tcBorders>
              <w:top w:val="single" w:sz="0" w:space="0" w:color="D3D3D3"/>
              <w:left w:val="single" w:sz="0" w:space="0" w:color="D3D3D3"/>
              <w:bottom w:val="single" w:sz="0" w:space="0" w:color="D3D3D3"/>
              <w:right w:val="single" w:sz="0" w:space="0" w:color="D3D3D3"/>
            </w:tcBorders>
          </w:tcPr>
          <w:p w14:paraId="0B0EF936" w14:textId="77777777" w:rsidR="00524773" w:rsidRDefault="00524773" w:rsidP="00C670FC">
            <w:pPr>
              <w:keepNext/>
              <w:spacing w:after="60"/>
              <w:rPr>
                <w:ins w:id="1730" w:author="Wittman, Jacob (CDC/DDNID/NCCDPHP/DDT) (CTR)" w:date="2023-08-15T14:04:00Z"/>
              </w:rPr>
            </w:pPr>
            <w:ins w:id="1731" w:author="Wittman, Jacob (CDC/DDNID/NCCDPHP/DDT) (CTR)" w:date="2023-08-15T14:04:00Z">
              <w:r>
                <w:rPr>
                  <w:rFonts w:ascii="Calibri" w:hAnsi="Calibri"/>
                  <w:sz w:val="20"/>
                </w:rPr>
                <w:t>40.3 (4.1)</w:t>
              </w:r>
            </w:ins>
          </w:p>
        </w:tc>
        <w:tc>
          <w:tcPr>
            <w:tcW w:w="0" w:type="auto"/>
            <w:tcBorders>
              <w:top w:val="single" w:sz="0" w:space="0" w:color="D3D3D3"/>
              <w:left w:val="single" w:sz="0" w:space="0" w:color="D3D3D3"/>
              <w:bottom w:val="single" w:sz="0" w:space="0" w:color="D3D3D3"/>
              <w:right w:val="single" w:sz="0" w:space="0" w:color="D3D3D3"/>
            </w:tcBorders>
          </w:tcPr>
          <w:p w14:paraId="587B47CF" w14:textId="77777777" w:rsidR="00524773" w:rsidRDefault="00524773" w:rsidP="00C670FC">
            <w:pPr>
              <w:keepNext/>
              <w:spacing w:after="60"/>
              <w:rPr>
                <w:ins w:id="1732" w:author="Wittman, Jacob (CDC/DDNID/NCCDPHP/DDT) (CTR)" w:date="2023-08-15T14:04:00Z"/>
              </w:rPr>
            </w:pPr>
            <w:ins w:id="1733" w:author="Wittman, Jacob (CDC/DDNID/NCCDPHP/DDT) (CTR)" w:date="2023-08-15T14:04:00Z">
              <w:r>
                <w:rPr>
                  <w:rFonts w:ascii="Calibri" w:hAnsi="Calibri"/>
                  <w:sz w:val="20"/>
                </w:rPr>
                <w:t>40.4 (3.4)</w:t>
              </w:r>
            </w:ins>
          </w:p>
        </w:tc>
        <w:tc>
          <w:tcPr>
            <w:tcW w:w="0" w:type="auto"/>
            <w:tcBorders>
              <w:top w:val="single" w:sz="0" w:space="0" w:color="D3D3D3"/>
              <w:left w:val="single" w:sz="0" w:space="0" w:color="D3D3D3"/>
              <w:bottom w:val="single" w:sz="0" w:space="0" w:color="D3D3D3"/>
              <w:right w:val="single" w:sz="0" w:space="0" w:color="D3D3D3"/>
            </w:tcBorders>
          </w:tcPr>
          <w:p w14:paraId="0C7EBD13" w14:textId="77777777" w:rsidR="00524773" w:rsidRDefault="00524773" w:rsidP="00C670FC">
            <w:pPr>
              <w:keepNext/>
              <w:spacing w:after="60"/>
              <w:rPr>
                <w:ins w:id="1734" w:author="Wittman, Jacob (CDC/DDNID/NCCDPHP/DDT) (CTR)" w:date="2023-08-15T14:04:00Z"/>
              </w:rPr>
            </w:pPr>
            <w:ins w:id="1735" w:author="Wittman, Jacob (CDC/DDNID/NCCDPHP/DDT) (CTR)" w:date="2023-08-15T14:04:00Z">
              <w:r>
                <w:rPr>
                  <w:rFonts w:ascii="Calibri" w:hAnsi="Calibri"/>
                  <w:sz w:val="20"/>
                </w:rPr>
                <w:t>35.9 (3.7)</w:t>
              </w:r>
            </w:ins>
          </w:p>
        </w:tc>
        <w:tc>
          <w:tcPr>
            <w:tcW w:w="0" w:type="auto"/>
            <w:tcBorders>
              <w:top w:val="single" w:sz="0" w:space="0" w:color="D3D3D3"/>
              <w:left w:val="single" w:sz="0" w:space="0" w:color="D3D3D3"/>
              <w:bottom w:val="single" w:sz="0" w:space="0" w:color="D3D3D3"/>
              <w:right w:val="single" w:sz="0" w:space="0" w:color="D3D3D3"/>
            </w:tcBorders>
          </w:tcPr>
          <w:p w14:paraId="75283274" w14:textId="77777777" w:rsidR="00524773" w:rsidRDefault="00524773" w:rsidP="00C670FC">
            <w:pPr>
              <w:keepNext/>
              <w:spacing w:after="60"/>
              <w:rPr>
                <w:ins w:id="1736" w:author="Wittman, Jacob (CDC/DDNID/NCCDPHP/DDT) (CTR)" w:date="2023-08-15T14:04:00Z"/>
              </w:rPr>
            </w:pPr>
            <w:ins w:id="1737" w:author="Wittman, Jacob (CDC/DDNID/NCCDPHP/DDT) (CTR)" w:date="2023-08-15T14:04:00Z">
              <w:r>
                <w:rPr>
                  <w:rFonts w:ascii="Calibri" w:hAnsi="Calibri"/>
                  <w:sz w:val="20"/>
                </w:rPr>
                <w:t>42.3 (2.8)</w:t>
              </w:r>
            </w:ins>
          </w:p>
        </w:tc>
        <w:tc>
          <w:tcPr>
            <w:tcW w:w="0" w:type="auto"/>
            <w:tcBorders>
              <w:top w:val="single" w:sz="0" w:space="0" w:color="D3D3D3"/>
              <w:left w:val="single" w:sz="0" w:space="0" w:color="D3D3D3"/>
              <w:bottom w:val="single" w:sz="0" w:space="0" w:color="D3D3D3"/>
              <w:right w:val="single" w:sz="0" w:space="0" w:color="D3D3D3"/>
            </w:tcBorders>
          </w:tcPr>
          <w:p w14:paraId="222480F5" w14:textId="77777777" w:rsidR="00524773" w:rsidRDefault="00524773" w:rsidP="00C670FC">
            <w:pPr>
              <w:keepNext/>
              <w:spacing w:after="60"/>
              <w:rPr>
                <w:ins w:id="1738" w:author="Wittman, Jacob (CDC/DDNID/NCCDPHP/DDT) (CTR)" w:date="2023-08-15T14:04:00Z"/>
              </w:rPr>
            </w:pPr>
            <w:ins w:id="1739" w:author="Wittman, Jacob (CDC/DDNID/NCCDPHP/DDT) (CTR)" w:date="2023-08-15T14:04:00Z">
              <w:r>
                <w:rPr>
                  <w:rFonts w:ascii="Calibri" w:hAnsi="Calibri"/>
                  <w:sz w:val="20"/>
                </w:rPr>
                <w:t>39.9 (2.9)</w:t>
              </w:r>
            </w:ins>
          </w:p>
        </w:tc>
        <w:tc>
          <w:tcPr>
            <w:tcW w:w="0" w:type="auto"/>
            <w:tcBorders>
              <w:top w:val="single" w:sz="0" w:space="0" w:color="D3D3D3"/>
              <w:left w:val="single" w:sz="0" w:space="0" w:color="D3D3D3"/>
              <w:bottom w:val="single" w:sz="0" w:space="0" w:color="D3D3D3"/>
              <w:right w:val="single" w:sz="0" w:space="0" w:color="D3D3D3"/>
            </w:tcBorders>
          </w:tcPr>
          <w:p w14:paraId="6D73F15F" w14:textId="77777777" w:rsidR="00524773" w:rsidRDefault="00524773" w:rsidP="00C670FC">
            <w:pPr>
              <w:keepNext/>
              <w:spacing w:after="60"/>
              <w:rPr>
                <w:ins w:id="1740" w:author="Wittman, Jacob (CDC/DDNID/NCCDPHP/DDT) (CTR)" w:date="2023-08-15T14:04:00Z"/>
              </w:rPr>
            </w:pPr>
            <w:ins w:id="1741" w:author="Wittman, Jacob (CDC/DDNID/NCCDPHP/DDT) (CTR)" w:date="2023-08-15T14:04:00Z">
              <w:r>
                <w:rPr>
                  <w:rFonts w:ascii="Calibri" w:hAnsi="Calibri"/>
                  <w:sz w:val="20"/>
                </w:rPr>
                <w:t>40.6 (3.2)</w:t>
              </w:r>
            </w:ins>
          </w:p>
        </w:tc>
        <w:tc>
          <w:tcPr>
            <w:tcW w:w="0" w:type="auto"/>
            <w:tcBorders>
              <w:top w:val="single" w:sz="0" w:space="0" w:color="D3D3D3"/>
              <w:left w:val="single" w:sz="0" w:space="0" w:color="D3D3D3"/>
              <w:bottom w:val="single" w:sz="0" w:space="0" w:color="D3D3D3"/>
              <w:right w:val="single" w:sz="0" w:space="0" w:color="D3D3D3"/>
            </w:tcBorders>
          </w:tcPr>
          <w:p w14:paraId="13FFB676" w14:textId="77777777" w:rsidR="00524773" w:rsidRDefault="00524773" w:rsidP="00C670FC">
            <w:pPr>
              <w:keepNext/>
              <w:spacing w:after="60"/>
              <w:rPr>
                <w:ins w:id="1742" w:author="Wittman, Jacob (CDC/DDNID/NCCDPHP/DDT) (CTR)" w:date="2023-08-15T14:04:00Z"/>
              </w:rPr>
            </w:pPr>
            <w:ins w:id="1743" w:author="Wittman, Jacob (CDC/DDNID/NCCDPHP/DDT) (CTR)" w:date="2023-08-15T14:04:00Z">
              <w:r>
                <w:rPr>
                  <w:rFonts w:ascii="Calibri" w:hAnsi="Calibri"/>
                  <w:sz w:val="20"/>
                </w:rPr>
                <w:t>43.7 (3.8)</w:t>
              </w:r>
            </w:ins>
          </w:p>
        </w:tc>
        <w:tc>
          <w:tcPr>
            <w:tcW w:w="0" w:type="auto"/>
            <w:tcBorders>
              <w:top w:val="single" w:sz="0" w:space="0" w:color="D3D3D3"/>
              <w:left w:val="single" w:sz="0" w:space="0" w:color="D3D3D3"/>
              <w:bottom w:val="single" w:sz="0" w:space="0" w:color="D3D3D3"/>
              <w:right w:val="single" w:sz="0" w:space="0" w:color="D3D3D3"/>
            </w:tcBorders>
          </w:tcPr>
          <w:p w14:paraId="5407848A" w14:textId="77777777" w:rsidR="00524773" w:rsidRDefault="00524773" w:rsidP="00C670FC">
            <w:pPr>
              <w:keepNext/>
              <w:spacing w:after="60"/>
              <w:rPr>
                <w:ins w:id="1744" w:author="Wittman, Jacob (CDC/DDNID/NCCDPHP/DDT) (CTR)" w:date="2023-08-15T14:04:00Z"/>
              </w:rPr>
            </w:pPr>
            <w:ins w:id="1745" w:author="Wittman, Jacob (CDC/DDNID/NCCDPHP/DDT) (CTR)" w:date="2023-08-15T14:04:00Z">
              <w:r>
                <w:rPr>
                  <w:rFonts w:ascii="Calibri" w:hAnsi="Calibri"/>
                  <w:sz w:val="20"/>
                </w:rPr>
                <w:t>36.6 (4.1)</w:t>
              </w:r>
            </w:ins>
          </w:p>
        </w:tc>
        <w:tc>
          <w:tcPr>
            <w:tcW w:w="0" w:type="auto"/>
            <w:tcBorders>
              <w:top w:val="single" w:sz="0" w:space="0" w:color="D3D3D3"/>
              <w:left w:val="single" w:sz="0" w:space="0" w:color="D3D3D3"/>
              <w:bottom w:val="single" w:sz="0" w:space="0" w:color="D3D3D3"/>
              <w:right w:val="single" w:sz="0" w:space="0" w:color="D3D3D3"/>
            </w:tcBorders>
          </w:tcPr>
          <w:p w14:paraId="3F747A66" w14:textId="77777777" w:rsidR="00524773" w:rsidRDefault="00524773" w:rsidP="00C670FC">
            <w:pPr>
              <w:keepNext/>
              <w:spacing w:after="60"/>
              <w:rPr>
                <w:ins w:id="1746" w:author="Wittman, Jacob (CDC/DDNID/NCCDPHP/DDT) (CTR)" w:date="2023-08-15T14:04:00Z"/>
              </w:rPr>
            </w:pPr>
            <w:ins w:id="1747" w:author="Wittman, Jacob (CDC/DDNID/NCCDPHP/DDT) (CTR)" w:date="2023-08-15T14:04:00Z">
              <w:r>
                <w:rPr>
                  <w:rFonts w:ascii="Calibri" w:hAnsi="Calibri"/>
                  <w:sz w:val="20"/>
                </w:rPr>
                <w:t>36.2 (4.6, 67.8)</w:t>
              </w:r>
            </w:ins>
          </w:p>
        </w:tc>
        <w:tc>
          <w:tcPr>
            <w:tcW w:w="0" w:type="auto"/>
            <w:tcBorders>
              <w:top w:val="single" w:sz="0" w:space="0" w:color="D3D3D3"/>
              <w:left w:val="single" w:sz="0" w:space="0" w:color="D3D3D3"/>
              <w:bottom w:val="single" w:sz="0" w:space="0" w:color="D3D3D3"/>
              <w:right w:val="single" w:sz="0" w:space="0" w:color="D3D3D3"/>
            </w:tcBorders>
          </w:tcPr>
          <w:p w14:paraId="728873D8" w14:textId="77777777" w:rsidR="00524773" w:rsidRDefault="00524773" w:rsidP="00C670FC">
            <w:pPr>
              <w:keepNext/>
              <w:spacing w:after="60"/>
              <w:rPr>
                <w:ins w:id="17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D108AC" w14:textId="77777777" w:rsidR="00524773" w:rsidRDefault="00524773" w:rsidP="00C670FC">
            <w:pPr>
              <w:keepNext/>
              <w:spacing w:after="60"/>
              <w:rPr>
                <w:ins w:id="1749" w:author="Wittman, Jacob (CDC/DDNID/NCCDPHP/DDT) (CTR)" w:date="2023-08-15T14:04:00Z"/>
              </w:rPr>
            </w:pPr>
            <w:ins w:id="1750" w:author="Wittman, Jacob (CDC/DDNID/NCCDPHP/DDT) (CTR)" w:date="2023-08-15T14:04:00Z">
              <w:r>
                <w:rPr>
                  <w:rFonts w:ascii="Calibri" w:hAnsi="Calibri"/>
                  <w:sz w:val="20"/>
                </w:rPr>
                <w:t>0.9 (-0.6, 2.5)</w:t>
              </w:r>
            </w:ins>
          </w:p>
        </w:tc>
        <w:tc>
          <w:tcPr>
            <w:tcW w:w="0" w:type="auto"/>
            <w:tcBorders>
              <w:top w:val="single" w:sz="0" w:space="0" w:color="D3D3D3"/>
              <w:left w:val="single" w:sz="0" w:space="0" w:color="D3D3D3"/>
              <w:bottom w:val="single" w:sz="0" w:space="0" w:color="D3D3D3"/>
              <w:right w:val="single" w:sz="0" w:space="0" w:color="D3D3D3"/>
            </w:tcBorders>
          </w:tcPr>
          <w:p w14:paraId="29469B35" w14:textId="77777777" w:rsidR="00524773" w:rsidRDefault="00524773" w:rsidP="00C670FC">
            <w:pPr>
              <w:keepNext/>
              <w:spacing w:after="60"/>
              <w:rPr>
                <w:ins w:id="1751" w:author="Wittman, Jacob (CDC/DDNID/NCCDPHP/DDT) (CTR)" w:date="2023-08-15T14:04:00Z"/>
              </w:rPr>
            </w:pPr>
            <w:ins w:id="1752" w:author="Wittman, Jacob (CDC/DDNID/NCCDPHP/DDT) (CTR)" w:date="2023-08-15T14:04:00Z">
              <w:r>
                <w:rPr>
                  <w:rFonts w:ascii="Calibri" w:hAnsi="Calibri"/>
                  <w:sz w:val="20"/>
                </w:rPr>
                <w:t>0.9 (-0.6, 2.5)</w:t>
              </w:r>
            </w:ins>
          </w:p>
        </w:tc>
      </w:tr>
      <w:tr w:rsidR="00524773" w14:paraId="3231449E" w14:textId="77777777" w:rsidTr="00C670FC">
        <w:trPr>
          <w:cantSplit/>
          <w:jc w:val="center"/>
          <w:ins w:id="17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31AF95C" w14:textId="77777777" w:rsidR="00524773" w:rsidRDefault="00524773" w:rsidP="00C670FC">
            <w:pPr>
              <w:keepNext/>
              <w:spacing w:after="60"/>
              <w:rPr>
                <w:ins w:id="1754" w:author="Wittman, Jacob (CDC/DDNID/NCCDPHP/DDT) (CTR)" w:date="2023-08-15T14:04:00Z"/>
              </w:rPr>
            </w:pPr>
            <w:ins w:id="1755"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2CDD1A36" w14:textId="77777777" w:rsidR="00524773" w:rsidRDefault="00524773" w:rsidP="00C670FC">
            <w:pPr>
              <w:keepNext/>
              <w:spacing w:after="60"/>
              <w:rPr>
                <w:ins w:id="1756" w:author="Wittman, Jacob (CDC/DDNID/NCCDPHP/DDT) (CTR)" w:date="2023-08-15T14:04:00Z"/>
              </w:rPr>
            </w:pPr>
            <w:ins w:id="1757" w:author="Wittman, Jacob (CDC/DDNID/NCCDPHP/DDT) (CTR)" w:date="2023-08-15T14:04:00Z">
              <w:r>
                <w:rPr>
                  <w:rFonts w:ascii="Calibri" w:hAnsi="Calibri"/>
                  <w:sz w:val="20"/>
                </w:rPr>
                <w:t>48.9 (1.7)</w:t>
              </w:r>
            </w:ins>
          </w:p>
        </w:tc>
        <w:tc>
          <w:tcPr>
            <w:tcW w:w="0" w:type="auto"/>
            <w:tcBorders>
              <w:top w:val="single" w:sz="0" w:space="0" w:color="D3D3D3"/>
              <w:left w:val="single" w:sz="0" w:space="0" w:color="D3D3D3"/>
              <w:bottom w:val="single" w:sz="0" w:space="0" w:color="D3D3D3"/>
              <w:right w:val="single" w:sz="0" w:space="0" w:color="D3D3D3"/>
            </w:tcBorders>
          </w:tcPr>
          <w:p w14:paraId="394350A6" w14:textId="77777777" w:rsidR="00524773" w:rsidRDefault="00524773" w:rsidP="00C670FC">
            <w:pPr>
              <w:keepNext/>
              <w:spacing w:after="60"/>
              <w:rPr>
                <w:ins w:id="1758" w:author="Wittman, Jacob (CDC/DDNID/NCCDPHP/DDT) (CTR)" w:date="2023-08-15T14:04:00Z"/>
              </w:rPr>
            </w:pPr>
            <w:ins w:id="1759" w:author="Wittman, Jacob (CDC/DDNID/NCCDPHP/DDT) (CTR)" w:date="2023-08-15T14:04:00Z">
              <w:r>
                <w:rPr>
                  <w:rFonts w:ascii="Calibri" w:hAnsi="Calibri"/>
                  <w:sz w:val="20"/>
                </w:rPr>
                <w:t>40.1 (4.0)</w:t>
              </w:r>
            </w:ins>
          </w:p>
        </w:tc>
        <w:tc>
          <w:tcPr>
            <w:tcW w:w="0" w:type="auto"/>
            <w:tcBorders>
              <w:top w:val="single" w:sz="0" w:space="0" w:color="D3D3D3"/>
              <w:left w:val="single" w:sz="0" w:space="0" w:color="D3D3D3"/>
              <w:bottom w:val="single" w:sz="0" w:space="0" w:color="D3D3D3"/>
              <w:right w:val="single" w:sz="0" w:space="0" w:color="D3D3D3"/>
            </w:tcBorders>
          </w:tcPr>
          <w:p w14:paraId="6679D1A2" w14:textId="77777777" w:rsidR="00524773" w:rsidRDefault="00524773" w:rsidP="00C670FC">
            <w:pPr>
              <w:keepNext/>
              <w:spacing w:after="60"/>
              <w:rPr>
                <w:ins w:id="1760" w:author="Wittman, Jacob (CDC/DDNID/NCCDPHP/DDT) (CTR)" w:date="2023-08-15T14:04:00Z"/>
              </w:rPr>
            </w:pPr>
            <w:ins w:id="1761" w:author="Wittman, Jacob (CDC/DDNID/NCCDPHP/DDT) (CTR)" w:date="2023-08-15T14:04:00Z">
              <w:r>
                <w:rPr>
                  <w:rFonts w:ascii="Calibri" w:hAnsi="Calibri"/>
                  <w:sz w:val="20"/>
                </w:rPr>
                <w:t>37.4 (4.1)</w:t>
              </w:r>
            </w:ins>
          </w:p>
        </w:tc>
        <w:tc>
          <w:tcPr>
            <w:tcW w:w="0" w:type="auto"/>
            <w:tcBorders>
              <w:top w:val="single" w:sz="0" w:space="0" w:color="D3D3D3"/>
              <w:left w:val="single" w:sz="0" w:space="0" w:color="D3D3D3"/>
              <w:bottom w:val="single" w:sz="0" w:space="0" w:color="D3D3D3"/>
              <w:right w:val="single" w:sz="0" w:space="0" w:color="D3D3D3"/>
            </w:tcBorders>
          </w:tcPr>
          <w:p w14:paraId="6A6C322E" w14:textId="77777777" w:rsidR="00524773" w:rsidRDefault="00524773" w:rsidP="00C670FC">
            <w:pPr>
              <w:keepNext/>
              <w:spacing w:after="60"/>
              <w:rPr>
                <w:ins w:id="1762" w:author="Wittman, Jacob (CDC/DDNID/NCCDPHP/DDT) (CTR)" w:date="2023-08-15T14:04:00Z"/>
              </w:rPr>
            </w:pPr>
            <w:ins w:id="1763" w:author="Wittman, Jacob (CDC/DDNID/NCCDPHP/DDT) (CTR)" w:date="2023-08-15T14:04:00Z">
              <w:r>
                <w:rPr>
                  <w:rFonts w:ascii="Calibri" w:hAnsi="Calibri"/>
                  <w:sz w:val="20"/>
                </w:rPr>
                <w:t>45.6 (3.8)</w:t>
              </w:r>
            </w:ins>
          </w:p>
        </w:tc>
        <w:tc>
          <w:tcPr>
            <w:tcW w:w="0" w:type="auto"/>
            <w:tcBorders>
              <w:top w:val="single" w:sz="0" w:space="0" w:color="D3D3D3"/>
              <w:left w:val="single" w:sz="0" w:space="0" w:color="D3D3D3"/>
              <w:bottom w:val="single" w:sz="0" w:space="0" w:color="D3D3D3"/>
              <w:right w:val="single" w:sz="0" w:space="0" w:color="D3D3D3"/>
            </w:tcBorders>
          </w:tcPr>
          <w:p w14:paraId="53CDF1FD" w14:textId="77777777" w:rsidR="00524773" w:rsidRDefault="00524773" w:rsidP="00C670FC">
            <w:pPr>
              <w:keepNext/>
              <w:spacing w:after="60"/>
              <w:rPr>
                <w:ins w:id="1764" w:author="Wittman, Jacob (CDC/DDNID/NCCDPHP/DDT) (CTR)" w:date="2023-08-15T14:04:00Z"/>
              </w:rPr>
            </w:pPr>
            <w:ins w:id="1765" w:author="Wittman, Jacob (CDC/DDNID/NCCDPHP/DDT) (CTR)" w:date="2023-08-15T14:04:00Z">
              <w:r>
                <w:rPr>
                  <w:rFonts w:ascii="Calibri" w:hAnsi="Calibri"/>
                  <w:sz w:val="20"/>
                </w:rPr>
                <w:t>52.0 (4.1)</w:t>
              </w:r>
            </w:ins>
          </w:p>
        </w:tc>
        <w:tc>
          <w:tcPr>
            <w:tcW w:w="0" w:type="auto"/>
            <w:tcBorders>
              <w:top w:val="single" w:sz="0" w:space="0" w:color="D3D3D3"/>
              <w:left w:val="single" w:sz="0" w:space="0" w:color="D3D3D3"/>
              <w:bottom w:val="single" w:sz="0" w:space="0" w:color="D3D3D3"/>
              <w:right w:val="single" w:sz="0" w:space="0" w:color="D3D3D3"/>
            </w:tcBorders>
          </w:tcPr>
          <w:p w14:paraId="1EC96A9A" w14:textId="77777777" w:rsidR="00524773" w:rsidRDefault="00524773" w:rsidP="00C670FC">
            <w:pPr>
              <w:keepNext/>
              <w:spacing w:after="60"/>
              <w:rPr>
                <w:ins w:id="1766" w:author="Wittman, Jacob (CDC/DDNID/NCCDPHP/DDT) (CTR)" w:date="2023-08-15T14:04:00Z"/>
              </w:rPr>
            </w:pPr>
            <w:ins w:id="1767" w:author="Wittman, Jacob (CDC/DDNID/NCCDPHP/DDT) (CTR)" w:date="2023-08-15T14:04:00Z">
              <w:r>
                <w:rPr>
                  <w:rFonts w:ascii="Calibri" w:hAnsi="Calibri"/>
                  <w:sz w:val="20"/>
                </w:rPr>
                <w:t>59.4 (6.3)</w:t>
              </w:r>
            </w:ins>
          </w:p>
        </w:tc>
        <w:tc>
          <w:tcPr>
            <w:tcW w:w="0" w:type="auto"/>
            <w:tcBorders>
              <w:top w:val="single" w:sz="0" w:space="0" w:color="D3D3D3"/>
              <w:left w:val="single" w:sz="0" w:space="0" w:color="D3D3D3"/>
              <w:bottom w:val="single" w:sz="0" w:space="0" w:color="D3D3D3"/>
              <w:right w:val="single" w:sz="0" w:space="0" w:color="D3D3D3"/>
            </w:tcBorders>
          </w:tcPr>
          <w:p w14:paraId="300B5ACE" w14:textId="77777777" w:rsidR="00524773" w:rsidRDefault="00524773" w:rsidP="00C670FC">
            <w:pPr>
              <w:keepNext/>
              <w:spacing w:after="60"/>
              <w:rPr>
                <w:ins w:id="1768" w:author="Wittman, Jacob (CDC/DDNID/NCCDPHP/DDT) (CTR)" w:date="2023-08-15T14:04:00Z"/>
              </w:rPr>
            </w:pPr>
            <w:ins w:id="1769" w:author="Wittman, Jacob (CDC/DDNID/NCCDPHP/DDT) (CTR)" w:date="2023-08-15T14:04:00Z">
              <w:r>
                <w:rPr>
                  <w:rFonts w:ascii="Calibri" w:hAnsi="Calibri"/>
                  <w:sz w:val="20"/>
                </w:rPr>
                <w:t>54.2 (4.4)</w:t>
              </w:r>
            </w:ins>
          </w:p>
        </w:tc>
        <w:tc>
          <w:tcPr>
            <w:tcW w:w="0" w:type="auto"/>
            <w:tcBorders>
              <w:top w:val="single" w:sz="0" w:space="0" w:color="D3D3D3"/>
              <w:left w:val="single" w:sz="0" w:space="0" w:color="D3D3D3"/>
              <w:bottom w:val="single" w:sz="0" w:space="0" w:color="D3D3D3"/>
              <w:right w:val="single" w:sz="0" w:space="0" w:color="D3D3D3"/>
            </w:tcBorders>
          </w:tcPr>
          <w:p w14:paraId="3EA767E7" w14:textId="77777777" w:rsidR="00524773" w:rsidRDefault="00524773" w:rsidP="00C670FC">
            <w:pPr>
              <w:keepNext/>
              <w:spacing w:after="60"/>
              <w:rPr>
                <w:ins w:id="1770" w:author="Wittman, Jacob (CDC/DDNID/NCCDPHP/DDT) (CTR)" w:date="2023-08-15T14:04:00Z"/>
              </w:rPr>
            </w:pPr>
            <w:ins w:id="1771" w:author="Wittman, Jacob (CDC/DDNID/NCCDPHP/DDT) (CTR)" w:date="2023-08-15T14:04:00Z">
              <w:r>
                <w:rPr>
                  <w:rFonts w:ascii="Calibri" w:hAnsi="Calibri"/>
                  <w:sz w:val="20"/>
                </w:rPr>
                <w:t>46.3 (4.3)</w:t>
              </w:r>
            </w:ins>
          </w:p>
        </w:tc>
        <w:tc>
          <w:tcPr>
            <w:tcW w:w="0" w:type="auto"/>
            <w:tcBorders>
              <w:top w:val="single" w:sz="0" w:space="0" w:color="D3D3D3"/>
              <w:left w:val="single" w:sz="0" w:space="0" w:color="D3D3D3"/>
              <w:bottom w:val="single" w:sz="0" w:space="0" w:color="D3D3D3"/>
              <w:right w:val="single" w:sz="0" w:space="0" w:color="D3D3D3"/>
            </w:tcBorders>
          </w:tcPr>
          <w:p w14:paraId="3749E54E" w14:textId="77777777" w:rsidR="00524773" w:rsidRDefault="00524773" w:rsidP="00C670FC">
            <w:pPr>
              <w:keepNext/>
              <w:spacing w:after="60"/>
              <w:rPr>
                <w:ins w:id="1772" w:author="Wittman, Jacob (CDC/DDNID/NCCDPHP/DDT) (CTR)" w:date="2023-08-15T14:04:00Z"/>
              </w:rPr>
            </w:pPr>
            <w:ins w:id="1773" w:author="Wittman, Jacob (CDC/DDNID/NCCDPHP/DDT) (CTR)" w:date="2023-08-15T14:04:00Z">
              <w:r>
                <w:rPr>
                  <w:rFonts w:ascii="Calibri" w:hAnsi="Calibri"/>
                  <w:sz w:val="20"/>
                </w:rPr>
                <w:t>50.2 (7.0)</w:t>
              </w:r>
            </w:ins>
          </w:p>
        </w:tc>
        <w:tc>
          <w:tcPr>
            <w:tcW w:w="0" w:type="auto"/>
            <w:tcBorders>
              <w:top w:val="single" w:sz="0" w:space="0" w:color="D3D3D3"/>
              <w:left w:val="single" w:sz="0" w:space="0" w:color="D3D3D3"/>
              <w:bottom w:val="single" w:sz="0" w:space="0" w:color="D3D3D3"/>
              <w:right w:val="single" w:sz="0" w:space="0" w:color="D3D3D3"/>
            </w:tcBorders>
          </w:tcPr>
          <w:p w14:paraId="28EEB9C1" w14:textId="77777777" w:rsidR="00524773" w:rsidRDefault="00524773" w:rsidP="00C670FC">
            <w:pPr>
              <w:keepNext/>
              <w:spacing w:after="60"/>
              <w:rPr>
                <w:ins w:id="1774" w:author="Wittman, Jacob (CDC/DDNID/NCCDPHP/DDT) (CTR)" w:date="2023-08-15T14:04:00Z"/>
              </w:rPr>
            </w:pPr>
            <w:ins w:id="1775" w:author="Wittman, Jacob (CDC/DDNID/NCCDPHP/DDT) (CTR)" w:date="2023-08-15T14:04:00Z">
              <w:r>
                <w:rPr>
                  <w:rFonts w:ascii="Calibri" w:hAnsi="Calibri"/>
                  <w:sz w:val="20"/>
                </w:rPr>
                <w:t>47.3 (5.1)</w:t>
              </w:r>
            </w:ins>
          </w:p>
        </w:tc>
        <w:tc>
          <w:tcPr>
            <w:tcW w:w="0" w:type="auto"/>
            <w:tcBorders>
              <w:top w:val="single" w:sz="0" w:space="0" w:color="D3D3D3"/>
              <w:left w:val="single" w:sz="0" w:space="0" w:color="D3D3D3"/>
              <w:bottom w:val="single" w:sz="0" w:space="0" w:color="D3D3D3"/>
              <w:right w:val="single" w:sz="0" w:space="0" w:color="D3D3D3"/>
            </w:tcBorders>
          </w:tcPr>
          <w:p w14:paraId="6958E179" w14:textId="77777777" w:rsidR="00524773" w:rsidRDefault="00524773" w:rsidP="00C670FC">
            <w:pPr>
              <w:keepNext/>
              <w:spacing w:after="60"/>
              <w:rPr>
                <w:ins w:id="1776" w:author="Wittman, Jacob (CDC/DDNID/NCCDPHP/DDT) (CTR)" w:date="2023-08-15T14:04:00Z"/>
              </w:rPr>
            </w:pPr>
            <w:ins w:id="1777" w:author="Wittman, Jacob (CDC/DDNID/NCCDPHP/DDT) (CTR)" w:date="2023-08-15T14:04:00Z">
              <w:r>
                <w:rPr>
                  <w:rFonts w:ascii="Calibri" w:hAnsi="Calibri"/>
                  <w:sz w:val="20"/>
                </w:rPr>
                <w:t>46.3 (4.2)</w:t>
              </w:r>
            </w:ins>
          </w:p>
        </w:tc>
        <w:tc>
          <w:tcPr>
            <w:tcW w:w="0" w:type="auto"/>
            <w:tcBorders>
              <w:top w:val="single" w:sz="0" w:space="0" w:color="D3D3D3"/>
              <w:left w:val="single" w:sz="0" w:space="0" w:color="D3D3D3"/>
              <w:bottom w:val="single" w:sz="0" w:space="0" w:color="D3D3D3"/>
              <w:right w:val="single" w:sz="0" w:space="0" w:color="D3D3D3"/>
            </w:tcBorders>
          </w:tcPr>
          <w:p w14:paraId="11CEE049" w14:textId="77777777" w:rsidR="00524773" w:rsidRDefault="00524773" w:rsidP="00C670FC">
            <w:pPr>
              <w:keepNext/>
              <w:spacing w:after="60"/>
              <w:rPr>
                <w:ins w:id="1778" w:author="Wittman, Jacob (CDC/DDNID/NCCDPHP/DDT) (CTR)" w:date="2023-08-15T14:04:00Z"/>
              </w:rPr>
            </w:pPr>
            <w:ins w:id="1779" w:author="Wittman, Jacob (CDC/DDNID/NCCDPHP/DDT) (CTR)" w:date="2023-08-15T14:04:00Z">
              <w:r>
                <w:rPr>
                  <w:rFonts w:ascii="Calibri" w:hAnsi="Calibri"/>
                  <w:sz w:val="20"/>
                </w:rPr>
                <w:t>53.8 (4.1)</w:t>
              </w:r>
            </w:ins>
          </w:p>
        </w:tc>
        <w:tc>
          <w:tcPr>
            <w:tcW w:w="0" w:type="auto"/>
            <w:tcBorders>
              <w:top w:val="single" w:sz="0" w:space="0" w:color="D3D3D3"/>
              <w:left w:val="single" w:sz="0" w:space="0" w:color="D3D3D3"/>
              <w:bottom w:val="single" w:sz="0" w:space="0" w:color="D3D3D3"/>
              <w:right w:val="single" w:sz="0" w:space="0" w:color="D3D3D3"/>
            </w:tcBorders>
          </w:tcPr>
          <w:p w14:paraId="487F17A0" w14:textId="77777777" w:rsidR="00524773" w:rsidRDefault="00524773" w:rsidP="00C670FC">
            <w:pPr>
              <w:keepNext/>
              <w:spacing w:after="60"/>
              <w:rPr>
                <w:ins w:id="1780" w:author="Wittman, Jacob (CDC/DDNID/NCCDPHP/DDT) (CTR)" w:date="2023-08-15T14:04:00Z"/>
              </w:rPr>
            </w:pPr>
            <w:ins w:id="1781" w:author="Wittman, Jacob (CDC/DDNID/NCCDPHP/DDT) (CTR)" w:date="2023-08-15T14:04:00Z">
              <w:r>
                <w:rPr>
                  <w:rFonts w:ascii="Calibri" w:hAnsi="Calibri"/>
                  <w:sz w:val="20"/>
                </w:rPr>
                <w:t>53.8 (4.7)</w:t>
              </w:r>
            </w:ins>
          </w:p>
        </w:tc>
        <w:tc>
          <w:tcPr>
            <w:tcW w:w="0" w:type="auto"/>
            <w:tcBorders>
              <w:top w:val="single" w:sz="0" w:space="0" w:color="D3D3D3"/>
              <w:left w:val="single" w:sz="0" w:space="0" w:color="D3D3D3"/>
              <w:bottom w:val="single" w:sz="0" w:space="0" w:color="D3D3D3"/>
              <w:right w:val="single" w:sz="0" w:space="0" w:color="D3D3D3"/>
            </w:tcBorders>
          </w:tcPr>
          <w:p w14:paraId="4EBA3D6D" w14:textId="77777777" w:rsidR="00524773" w:rsidRDefault="00524773" w:rsidP="00C670FC">
            <w:pPr>
              <w:keepNext/>
              <w:spacing w:after="60"/>
              <w:rPr>
                <w:ins w:id="1782" w:author="Wittman, Jacob (CDC/DDNID/NCCDPHP/DDT) (CTR)" w:date="2023-08-15T14:04:00Z"/>
              </w:rPr>
            </w:pPr>
            <w:ins w:id="1783" w:author="Wittman, Jacob (CDC/DDNID/NCCDPHP/DDT) (CTR)" w:date="2023-08-15T14:04:00Z">
              <w:r>
                <w:rPr>
                  <w:rFonts w:ascii="Calibri" w:hAnsi="Calibri"/>
                  <w:sz w:val="20"/>
                </w:rPr>
                <w:t>58.1 (4.8)</w:t>
              </w:r>
            </w:ins>
          </w:p>
        </w:tc>
        <w:tc>
          <w:tcPr>
            <w:tcW w:w="0" w:type="auto"/>
            <w:tcBorders>
              <w:top w:val="single" w:sz="0" w:space="0" w:color="D3D3D3"/>
              <w:left w:val="single" w:sz="0" w:space="0" w:color="D3D3D3"/>
              <w:bottom w:val="single" w:sz="0" w:space="0" w:color="D3D3D3"/>
              <w:right w:val="single" w:sz="0" w:space="0" w:color="D3D3D3"/>
            </w:tcBorders>
          </w:tcPr>
          <w:p w14:paraId="59D35271" w14:textId="77777777" w:rsidR="00524773" w:rsidRDefault="00524773" w:rsidP="00C670FC">
            <w:pPr>
              <w:keepNext/>
              <w:spacing w:after="60"/>
              <w:rPr>
                <w:ins w:id="1784" w:author="Wittman, Jacob (CDC/DDNID/NCCDPHP/DDT) (CTR)" w:date="2023-08-15T14:04:00Z"/>
              </w:rPr>
            </w:pPr>
            <w:ins w:id="1785" w:author="Wittman, Jacob (CDC/DDNID/NCCDPHP/DDT) (CTR)" w:date="2023-08-15T14:04:00Z">
              <w:r>
                <w:rPr>
                  <w:rFonts w:ascii="Calibri" w:hAnsi="Calibri"/>
                  <w:sz w:val="20"/>
                </w:rPr>
                <w:t>34.0 (-0.8, 68.7)</w:t>
              </w:r>
            </w:ins>
          </w:p>
        </w:tc>
        <w:tc>
          <w:tcPr>
            <w:tcW w:w="0" w:type="auto"/>
            <w:tcBorders>
              <w:top w:val="single" w:sz="0" w:space="0" w:color="D3D3D3"/>
              <w:left w:val="single" w:sz="0" w:space="0" w:color="D3D3D3"/>
              <w:bottom w:val="single" w:sz="0" w:space="0" w:color="D3D3D3"/>
              <w:right w:val="single" w:sz="0" w:space="0" w:color="D3D3D3"/>
            </w:tcBorders>
          </w:tcPr>
          <w:p w14:paraId="1B0E9CB5" w14:textId="77777777" w:rsidR="00524773" w:rsidRDefault="00524773" w:rsidP="00C670FC">
            <w:pPr>
              <w:keepNext/>
              <w:spacing w:after="60"/>
              <w:rPr>
                <w:ins w:id="17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9E9590" w14:textId="77777777" w:rsidR="00524773" w:rsidRDefault="00524773" w:rsidP="00C670FC">
            <w:pPr>
              <w:keepNext/>
              <w:spacing w:after="60"/>
              <w:rPr>
                <w:ins w:id="1787" w:author="Wittman, Jacob (CDC/DDNID/NCCDPHP/DDT) (CTR)" w:date="2023-08-15T14:04:00Z"/>
              </w:rPr>
            </w:pPr>
            <w:ins w:id="1788" w:author="Wittman, Jacob (CDC/DDNID/NCCDPHP/DDT) (CTR)" w:date="2023-08-15T14:04:00Z">
              <w:r>
                <w:rPr>
                  <w:rFonts w:ascii="Calibri" w:hAnsi="Calibri"/>
                  <w:sz w:val="20"/>
                </w:rPr>
                <w:t>1.9 (-0.3, 4.2)</w:t>
              </w:r>
            </w:ins>
          </w:p>
        </w:tc>
        <w:tc>
          <w:tcPr>
            <w:tcW w:w="0" w:type="auto"/>
            <w:tcBorders>
              <w:top w:val="single" w:sz="0" w:space="0" w:color="D3D3D3"/>
              <w:left w:val="single" w:sz="0" w:space="0" w:color="D3D3D3"/>
              <w:bottom w:val="single" w:sz="0" w:space="0" w:color="D3D3D3"/>
              <w:right w:val="single" w:sz="0" w:space="0" w:color="D3D3D3"/>
            </w:tcBorders>
          </w:tcPr>
          <w:p w14:paraId="50DC6591" w14:textId="77777777" w:rsidR="00524773" w:rsidRDefault="00524773" w:rsidP="00C670FC">
            <w:pPr>
              <w:keepNext/>
              <w:spacing w:after="60"/>
              <w:rPr>
                <w:ins w:id="1789" w:author="Wittman, Jacob (CDC/DDNID/NCCDPHP/DDT) (CTR)" w:date="2023-08-15T14:04:00Z"/>
              </w:rPr>
            </w:pPr>
            <w:ins w:id="1790" w:author="Wittman, Jacob (CDC/DDNID/NCCDPHP/DDT) (CTR)" w:date="2023-08-15T14:04:00Z">
              <w:r>
                <w:rPr>
                  <w:rFonts w:ascii="Calibri" w:hAnsi="Calibri"/>
                  <w:sz w:val="20"/>
                </w:rPr>
                <w:t>1.9 (-0.3, 4.2)</w:t>
              </w:r>
            </w:ins>
          </w:p>
        </w:tc>
      </w:tr>
      <w:tr w:rsidR="00524773" w14:paraId="0AD64116" w14:textId="77777777" w:rsidTr="00C670FC">
        <w:trPr>
          <w:cantSplit/>
          <w:jc w:val="center"/>
          <w:ins w:id="17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7222C2E" w14:textId="77777777" w:rsidR="00524773" w:rsidRDefault="00524773" w:rsidP="00C670FC">
            <w:pPr>
              <w:keepNext/>
              <w:spacing w:after="60"/>
              <w:rPr>
                <w:ins w:id="1792" w:author="Wittman, Jacob (CDC/DDNID/NCCDPHP/DDT) (CTR)" w:date="2023-08-15T14:04:00Z"/>
              </w:rPr>
            </w:pPr>
            <w:ins w:id="1793"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65059ED3" w14:textId="77777777" w:rsidR="00524773" w:rsidRDefault="00524773" w:rsidP="00C670FC">
            <w:pPr>
              <w:keepNext/>
              <w:spacing w:after="60"/>
              <w:rPr>
                <w:ins w:id="1794" w:author="Wittman, Jacob (CDC/DDNID/NCCDPHP/DDT) (CTR)" w:date="2023-08-15T14:04:00Z"/>
              </w:rPr>
            </w:pPr>
            <w:ins w:id="1795" w:author="Wittman, Jacob (CDC/DDNID/NCCDPHP/DDT) (CTR)" w:date="2023-08-15T14:04:00Z">
              <w:r>
                <w:rPr>
                  <w:rFonts w:ascii="Calibri" w:hAnsi="Calibri"/>
                  <w:sz w:val="20"/>
                </w:rPr>
                <w:t>33.4 (1.9)</w:t>
              </w:r>
            </w:ins>
          </w:p>
        </w:tc>
        <w:tc>
          <w:tcPr>
            <w:tcW w:w="0" w:type="auto"/>
            <w:tcBorders>
              <w:top w:val="single" w:sz="0" w:space="0" w:color="D3D3D3"/>
              <w:left w:val="single" w:sz="0" w:space="0" w:color="D3D3D3"/>
              <w:bottom w:val="single" w:sz="0" w:space="0" w:color="D3D3D3"/>
              <w:right w:val="single" w:sz="0" w:space="0" w:color="D3D3D3"/>
            </w:tcBorders>
          </w:tcPr>
          <w:p w14:paraId="23AAF4BF" w14:textId="77777777" w:rsidR="00524773" w:rsidRDefault="00524773" w:rsidP="00C670FC">
            <w:pPr>
              <w:keepNext/>
              <w:spacing w:after="60"/>
              <w:rPr>
                <w:ins w:id="1796" w:author="Wittman, Jacob (CDC/DDNID/NCCDPHP/DDT) (CTR)" w:date="2023-08-15T14:04:00Z"/>
              </w:rPr>
            </w:pPr>
            <w:ins w:id="1797" w:author="Wittman, Jacob (CDC/DDNID/NCCDPHP/DDT) (CTR)" w:date="2023-08-15T14:04:00Z">
              <w:r>
                <w:rPr>
                  <w:rFonts w:ascii="Calibri" w:hAnsi="Calibri"/>
                  <w:sz w:val="20"/>
                </w:rPr>
                <w:t>23.9 (9.8)</w:t>
              </w:r>
            </w:ins>
          </w:p>
        </w:tc>
        <w:tc>
          <w:tcPr>
            <w:tcW w:w="0" w:type="auto"/>
            <w:tcBorders>
              <w:top w:val="single" w:sz="0" w:space="0" w:color="D3D3D3"/>
              <w:left w:val="single" w:sz="0" w:space="0" w:color="D3D3D3"/>
              <w:bottom w:val="single" w:sz="0" w:space="0" w:color="D3D3D3"/>
              <w:right w:val="single" w:sz="0" w:space="0" w:color="D3D3D3"/>
            </w:tcBorders>
          </w:tcPr>
          <w:p w14:paraId="707C1308" w14:textId="77777777" w:rsidR="00524773" w:rsidRDefault="00524773" w:rsidP="00C670FC">
            <w:pPr>
              <w:keepNext/>
              <w:spacing w:after="60"/>
              <w:rPr>
                <w:ins w:id="1798" w:author="Wittman, Jacob (CDC/DDNID/NCCDPHP/DDT) (CTR)" w:date="2023-08-15T14:04:00Z"/>
              </w:rPr>
            </w:pPr>
            <w:ins w:id="1799" w:author="Wittman, Jacob (CDC/DDNID/NCCDPHP/DDT) (CTR)" w:date="2023-08-15T14:04:00Z">
              <w:r>
                <w:rPr>
                  <w:rFonts w:ascii="Calibri" w:hAnsi="Calibri"/>
                  <w:sz w:val="20"/>
                </w:rPr>
                <w:t>19.8 (9.5)</w:t>
              </w:r>
            </w:ins>
          </w:p>
        </w:tc>
        <w:tc>
          <w:tcPr>
            <w:tcW w:w="0" w:type="auto"/>
            <w:tcBorders>
              <w:top w:val="single" w:sz="0" w:space="0" w:color="D3D3D3"/>
              <w:left w:val="single" w:sz="0" w:space="0" w:color="D3D3D3"/>
              <w:bottom w:val="single" w:sz="0" w:space="0" w:color="D3D3D3"/>
              <w:right w:val="single" w:sz="0" w:space="0" w:color="D3D3D3"/>
            </w:tcBorders>
          </w:tcPr>
          <w:p w14:paraId="62F31D54" w14:textId="77777777" w:rsidR="00524773" w:rsidRDefault="00524773" w:rsidP="00C670FC">
            <w:pPr>
              <w:keepNext/>
              <w:spacing w:after="60"/>
              <w:rPr>
                <w:ins w:id="1800" w:author="Wittman, Jacob (CDC/DDNID/NCCDPHP/DDT) (CTR)" w:date="2023-08-15T14:04:00Z"/>
              </w:rPr>
            </w:pPr>
            <w:ins w:id="1801" w:author="Wittman, Jacob (CDC/DDNID/NCCDPHP/DDT) (CTR)" w:date="2023-08-15T14:04:00Z">
              <w:r>
                <w:rPr>
                  <w:rFonts w:ascii="Calibri" w:hAnsi="Calibri"/>
                  <w:sz w:val="20"/>
                </w:rPr>
                <w:t>28.9 (14.6)</w:t>
              </w:r>
            </w:ins>
          </w:p>
        </w:tc>
        <w:tc>
          <w:tcPr>
            <w:tcW w:w="0" w:type="auto"/>
            <w:tcBorders>
              <w:top w:val="single" w:sz="0" w:space="0" w:color="D3D3D3"/>
              <w:left w:val="single" w:sz="0" w:space="0" w:color="D3D3D3"/>
              <w:bottom w:val="single" w:sz="0" w:space="0" w:color="D3D3D3"/>
              <w:right w:val="single" w:sz="0" w:space="0" w:color="D3D3D3"/>
            </w:tcBorders>
          </w:tcPr>
          <w:p w14:paraId="23B9106F" w14:textId="77777777" w:rsidR="00524773" w:rsidRDefault="00524773" w:rsidP="00C670FC">
            <w:pPr>
              <w:keepNext/>
              <w:spacing w:after="60"/>
              <w:rPr>
                <w:ins w:id="1802" w:author="Wittman, Jacob (CDC/DDNID/NCCDPHP/DDT) (CTR)" w:date="2023-08-15T14:04:00Z"/>
              </w:rPr>
            </w:pPr>
            <w:ins w:id="1803" w:author="Wittman, Jacob (CDC/DDNID/NCCDPHP/DDT) (CTR)" w:date="2023-08-15T14:04:00Z">
              <w:r>
                <w:rPr>
                  <w:rFonts w:ascii="Calibri" w:hAnsi="Calibri"/>
                  <w:sz w:val="20"/>
                </w:rPr>
                <w:t>47.5 (18.5)</w:t>
              </w:r>
            </w:ins>
          </w:p>
        </w:tc>
        <w:tc>
          <w:tcPr>
            <w:tcW w:w="0" w:type="auto"/>
            <w:tcBorders>
              <w:top w:val="single" w:sz="0" w:space="0" w:color="D3D3D3"/>
              <w:left w:val="single" w:sz="0" w:space="0" w:color="D3D3D3"/>
              <w:bottom w:val="single" w:sz="0" w:space="0" w:color="D3D3D3"/>
              <w:right w:val="single" w:sz="0" w:space="0" w:color="D3D3D3"/>
            </w:tcBorders>
          </w:tcPr>
          <w:p w14:paraId="0DB841E7" w14:textId="77777777" w:rsidR="00524773" w:rsidRDefault="00524773" w:rsidP="00C670FC">
            <w:pPr>
              <w:keepNext/>
              <w:spacing w:after="60"/>
              <w:rPr>
                <w:ins w:id="1804" w:author="Wittman, Jacob (CDC/DDNID/NCCDPHP/DDT) (CTR)" w:date="2023-08-15T14:04:00Z"/>
              </w:rPr>
            </w:pPr>
            <w:ins w:id="1805" w:author="Wittman, Jacob (CDC/DDNID/NCCDPHP/DDT) (CTR)" w:date="2023-08-15T14:04:00Z">
              <w:r>
                <w:rPr>
                  <w:rFonts w:ascii="Calibri" w:hAnsi="Calibri"/>
                  <w:sz w:val="20"/>
                </w:rPr>
                <w:t>35.4 (3.4)</w:t>
              </w:r>
            </w:ins>
          </w:p>
        </w:tc>
        <w:tc>
          <w:tcPr>
            <w:tcW w:w="0" w:type="auto"/>
            <w:tcBorders>
              <w:top w:val="single" w:sz="0" w:space="0" w:color="D3D3D3"/>
              <w:left w:val="single" w:sz="0" w:space="0" w:color="D3D3D3"/>
              <w:bottom w:val="single" w:sz="0" w:space="0" w:color="D3D3D3"/>
              <w:right w:val="single" w:sz="0" w:space="0" w:color="D3D3D3"/>
            </w:tcBorders>
          </w:tcPr>
          <w:p w14:paraId="70C4EAA5" w14:textId="77777777" w:rsidR="00524773" w:rsidRDefault="00524773" w:rsidP="00C670FC">
            <w:pPr>
              <w:keepNext/>
              <w:spacing w:after="60"/>
              <w:rPr>
                <w:ins w:id="1806" w:author="Wittman, Jacob (CDC/DDNID/NCCDPHP/DDT) (CTR)" w:date="2023-08-15T14:04:00Z"/>
              </w:rPr>
            </w:pPr>
            <w:ins w:id="1807" w:author="Wittman, Jacob (CDC/DDNID/NCCDPHP/DDT) (CTR)" w:date="2023-08-15T14:04:00Z">
              <w:r>
                <w:rPr>
                  <w:rFonts w:ascii="Calibri" w:hAnsi="Calibri"/>
                  <w:sz w:val="20"/>
                </w:rPr>
                <w:t>34.8 (3.5)</w:t>
              </w:r>
            </w:ins>
          </w:p>
        </w:tc>
        <w:tc>
          <w:tcPr>
            <w:tcW w:w="0" w:type="auto"/>
            <w:tcBorders>
              <w:top w:val="single" w:sz="0" w:space="0" w:color="D3D3D3"/>
              <w:left w:val="single" w:sz="0" w:space="0" w:color="D3D3D3"/>
              <w:bottom w:val="single" w:sz="0" w:space="0" w:color="D3D3D3"/>
              <w:right w:val="single" w:sz="0" w:space="0" w:color="D3D3D3"/>
            </w:tcBorders>
          </w:tcPr>
          <w:p w14:paraId="4D6AB0D4" w14:textId="77777777" w:rsidR="00524773" w:rsidRDefault="00524773" w:rsidP="00C670FC">
            <w:pPr>
              <w:keepNext/>
              <w:spacing w:after="60"/>
              <w:rPr>
                <w:ins w:id="1808" w:author="Wittman, Jacob (CDC/DDNID/NCCDPHP/DDT) (CTR)" w:date="2023-08-15T14:04:00Z"/>
              </w:rPr>
            </w:pPr>
            <w:ins w:id="1809" w:author="Wittman, Jacob (CDC/DDNID/NCCDPHP/DDT) (CTR)" w:date="2023-08-15T14:04:00Z">
              <w:r>
                <w:rPr>
                  <w:rFonts w:ascii="Calibri" w:hAnsi="Calibri"/>
                  <w:sz w:val="20"/>
                </w:rPr>
                <w:t>32.9 (4.7)</w:t>
              </w:r>
            </w:ins>
          </w:p>
        </w:tc>
        <w:tc>
          <w:tcPr>
            <w:tcW w:w="0" w:type="auto"/>
            <w:tcBorders>
              <w:top w:val="single" w:sz="0" w:space="0" w:color="D3D3D3"/>
              <w:left w:val="single" w:sz="0" w:space="0" w:color="D3D3D3"/>
              <w:bottom w:val="single" w:sz="0" w:space="0" w:color="D3D3D3"/>
              <w:right w:val="single" w:sz="0" w:space="0" w:color="D3D3D3"/>
            </w:tcBorders>
          </w:tcPr>
          <w:p w14:paraId="110E9CA5" w14:textId="77777777" w:rsidR="00524773" w:rsidRDefault="00524773" w:rsidP="00C670FC">
            <w:pPr>
              <w:keepNext/>
              <w:spacing w:after="60"/>
              <w:rPr>
                <w:ins w:id="1810" w:author="Wittman, Jacob (CDC/DDNID/NCCDPHP/DDT) (CTR)" w:date="2023-08-15T14:04:00Z"/>
              </w:rPr>
            </w:pPr>
            <w:ins w:id="1811" w:author="Wittman, Jacob (CDC/DDNID/NCCDPHP/DDT) (CTR)" w:date="2023-08-15T14:04:00Z">
              <w:r>
                <w:rPr>
                  <w:rFonts w:ascii="Calibri" w:hAnsi="Calibri"/>
                  <w:sz w:val="20"/>
                </w:rPr>
                <w:t>35.1 (3.6)</w:t>
              </w:r>
            </w:ins>
          </w:p>
        </w:tc>
        <w:tc>
          <w:tcPr>
            <w:tcW w:w="0" w:type="auto"/>
            <w:tcBorders>
              <w:top w:val="single" w:sz="0" w:space="0" w:color="D3D3D3"/>
              <w:left w:val="single" w:sz="0" w:space="0" w:color="D3D3D3"/>
              <w:bottom w:val="single" w:sz="0" w:space="0" w:color="D3D3D3"/>
              <w:right w:val="single" w:sz="0" w:space="0" w:color="D3D3D3"/>
            </w:tcBorders>
          </w:tcPr>
          <w:p w14:paraId="789C216E" w14:textId="77777777" w:rsidR="00524773" w:rsidRDefault="00524773" w:rsidP="00C670FC">
            <w:pPr>
              <w:keepNext/>
              <w:spacing w:after="60"/>
              <w:rPr>
                <w:ins w:id="1812" w:author="Wittman, Jacob (CDC/DDNID/NCCDPHP/DDT) (CTR)" w:date="2023-08-15T14:04:00Z"/>
              </w:rPr>
            </w:pPr>
            <w:ins w:id="1813" w:author="Wittman, Jacob (CDC/DDNID/NCCDPHP/DDT) (CTR)" w:date="2023-08-15T14:04:00Z">
              <w:r>
                <w:rPr>
                  <w:rFonts w:ascii="Calibri" w:hAnsi="Calibri"/>
                  <w:sz w:val="20"/>
                </w:rPr>
                <w:t>35.2 (3.3)</w:t>
              </w:r>
            </w:ins>
          </w:p>
        </w:tc>
        <w:tc>
          <w:tcPr>
            <w:tcW w:w="0" w:type="auto"/>
            <w:tcBorders>
              <w:top w:val="single" w:sz="0" w:space="0" w:color="D3D3D3"/>
              <w:left w:val="single" w:sz="0" w:space="0" w:color="D3D3D3"/>
              <w:bottom w:val="single" w:sz="0" w:space="0" w:color="D3D3D3"/>
              <w:right w:val="single" w:sz="0" w:space="0" w:color="D3D3D3"/>
            </w:tcBorders>
          </w:tcPr>
          <w:p w14:paraId="18BB81B5" w14:textId="77777777" w:rsidR="00524773" w:rsidRDefault="00524773" w:rsidP="00C670FC">
            <w:pPr>
              <w:keepNext/>
              <w:spacing w:after="60"/>
              <w:rPr>
                <w:ins w:id="1814" w:author="Wittman, Jacob (CDC/DDNID/NCCDPHP/DDT) (CTR)" w:date="2023-08-15T14:04:00Z"/>
              </w:rPr>
            </w:pPr>
            <w:ins w:id="1815" w:author="Wittman, Jacob (CDC/DDNID/NCCDPHP/DDT) (CTR)" w:date="2023-08-15T14:04:00Z">
              <w:r>
                <w:rPr>
                  <w:rFonts w:ascii="Calibri" w:hAnsi="Calibri"/>
                  <w:sz w:val="20"/>
                </w:rPr>
                <w:t>35.2 (3.7)</w:t>
              </w:r>
            </w:ins>
          </w:p>
        </w:tc>
        <w:tc>
          <w:tcPr>
            <w:tcW w:w="0" w:type="auto"/>
            <w:tcBorders>
              <w:top w:val="single" w:sz="0" w:space="0" w:color="D3D3D3"/>
              <w:left w:val="single" w:sz="0" w:space="0" w:color="D3D3D3"/>
              <w:bottom w:val="single" w:sz="0" w:space="0" w:color="D3D3D3"/>
              <w:right w:val="single" w:sz="0" w:space="0" w:color="D3D3D3"/>
            </w:tcBorders>
          </w:tcPr>
          <w:p w14:paraId="6C6BC342" w14:textId="77777777" w:rsidR="00524773" w:rsidRDefault="00524773" w:rsidP="00C670FC">
            <w:pPr>
              <w:keepNext/>
              <w:spacing w:after="60"/>
              <w:rPr>
                <w:ins w:id="1816" w:author="Wittman, Jacob (CDC/DDNID/NCCDPHP/DDT) (CTR)" w:date="2023-08-15T14:04:00Z"/>
              </w:rPr>
            </w:pPr>
            <w:ins w:id="1817" w:author="Wittman, Jacob (CDC/DDNID/NCCDPHP/DDT) (CTR)" w:date="2023-08-15T14:04:00Z">
              <w:r>
                <w:rPr>
                  <w:rFonts w:ascii="Calibri" w:hAnsi="Calibri"/>
                  <w:sz w:val="20"/>
                </w:rPr>
                <w:t>34.5 (3.7)</w:t>
              </w:r>
            </w:ins>
          </w:p>
        </w:tc>
        <w:tc>
          <w:tcPr>
            <w:tcW w:w="0" w:type="auto"/>
            <w:tcBorders>
              <w:top w:val="single" w:sz="0" w:space="0" w:color="D3D3D3"/>
              <w:left w:val="single" w:sz="0" w:space="0" w:color="D3D3D3"/>
              <w:bottom w:val="single" w:sz="0" w:space="0" w:color="D3D3D3"/>
              <w:right w:val="single" w:sz="0" w:space="0" w:color="D3D3D3"/>
            </w:tcBorders>
          </w:tcPr>
          <w:p w14:paraId="7D2EB841" w14:textId="77777777" w:rsidR="00524773" w:rsidRDefault="00524773" w:rsidP="00C670FC">
            <w:pPr>
              <w:keepNext/>
              <w:spacing w:after="60"/>
              <w:rPr>
                <w:ins w:id="1818" w:author="Wittman, Jacob (CDC/DDNID/NCCDPHP/DDT) (CTR)" w:date="2023-08-15T14:04:00Z"/>
              </w:rPr>
            </w:pPr>
            <w:ins w:id="1819" w:author="Wittman, Jacob (CDC/DDNID/NCCDPHP/DDT) (CTR)" w:date="2023-08-15T14:04:00Z">
              <w:r>
                <w:rPr>
                  <w:rFonts w:ascii="Calibri" w:hAnsi="Calibri"/>
                  <w:sz w:val="20"/>
                </w:rPr>
                <w:t>38.0 (5.5)</w:t>
              </w:r>
            </w:ins>
          </w:p>
        </w:tc>
        <w:tc>
          <w:tcPr>
            <w:tcW w:w="0" w:type="auto"/>
            <w:tcBorders>
              <w:top w:val="single" w:sz="0" w:space="0" w:color="D3D3D3"/>
              <w:left w:val="single" w:sz="0" w:space="0" w:color="D3D3D3"/>
              <w:bottom w:val="single" w:sz="0" w:space="0" w:color="D3D3D3"/>
              <w:right w:val="single" w:sz="0" w:space="0" w:color="D3D3D3"/>
            </w:tcBorders>
          </w:tcPr>
          <w:p w14:paraId="045F8A6E" w14:textId="77777777" w:rsidR="00524773" w:rsidRDefault="00524773" w:rsidP="00C670FC">
            <w:pPr>
              <w:keepNext/>
              <w:spacing w:after="60"/>
              <w:rPr>
                <w:ins w:id="1820" w:author="Wittman, Jacob (CDC/DDNID/NCCDPHP/DDT) (CTR)" w:date="2023-08-15T14:04:00Z"/>
              </w:rPr>
            </w:pPr>
            <w:ins w:id="1821" w:author="Wittman, Jacob (CDC/DDNID/NCCDPHP/DDT) (CTR)" w:date="2023-08-15T14:04:00Z">
              <w:r>
                <w:rPr>
                  <w:rFonts w:ascii="Calibri" w:hAnsi="Calibri"/>
                  <w:sz w:val="20"/>
                </w:rPr>
                <w:t>26.8 (5.0)</w:t>
              </w:r>
            </w:ins>
          </w:p>
        </w:tc>
        <w:tc>
          <w:tcPr>
            <w:tcW w:w="0" w:type="auto"/>
            <w:tcBorders>
              <w:top w:val="single" w:sz="0" w:space="0" w:color="D3D3D3"/>
              <w:left w:val="single" w:sz="0" w:space="0" w:color="D3D3D3"/>
              <w:bottom w:val="single" w:sz="0" w:space="0" w:color="D3D3D3"/>
              <w:right w:val="single" w:sz="0" w:space="0" w:color="D3D3D3"/>
            </w:tcBorders>
          </w:tcPr>
          <w:p w14:paraId="604E5854" w14:textId="77777777" w:rsidR="00524773" w:rsidRDefault="00524773" w:rsidP="00C670FC">
            <w:pPr>
              <w:keepNext/>
              <w:spacing w:after="60"/>
              <w:rPr>
                <w:ins w:id="1822" w:author="Wittman, Jacob (CDC/DDNID/NCCDPHP/DDT) (CTR)" w:date="2023-08-15T14:04:00Z"/>
              </w:rPr>
            </w:pPr>
            <w:ins w:id="1823" w:author="Wittman, Jacob (CDC/DDNID/NCCDPHP/DDT) (CTR)" w:date="2023-08-15T14:04:00Z">
              <w:r>
                <w:rPr>
                  <w:rFonts w:ascii="Calibri" w:hAnsi="Calibri"/>
                  <w:sz w:val="20"/>
                </w:rPr>
                <w:t>59.2 (-76.9, 195.4)</w:t>
              </w:r>
            </w:ins>
          </w:p>
        </w:tc>
        <w:tc>
          <w:tcPr>
            <w:tcW w:w="0" w:type="auto"/>
            <w:tcBorders>
              <w:top w:val="single" w:sz="0" w:space="0" w:color="D3D3D3"/>
              <w:left w:val="single" w:sz="0" w:space="0" w:color="D3D3D3"/>
              <w:bottom w:val="single" w:sz="0" w:space="0" w:color="D3D3D3"/>
              <w:right w:val="single" w:sz="0" w:space="0" w:color="D3D3D3"/>
            </w:tcBorders>
          </w:tcPr>
          <w:p w14:paraId="389F7B76" w14:textId="77777777" w:rsidR="00524773" w:rsidRDefault="00524773" w:rsidP="00C670FC">
            <w:pPr>
              <w:keepNext/>
              <w:spacing w:after="60"/>
              <w:rPr>
                <w:ins w:id="182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503BC0" w14:textId="77777777" w:rsidR="00524773" w:rsidRDefault="00524773" w:rsidP="00C670FC">
            <w:pPr>
              <w:keepNext/>
              <w:spacing w:after="60"/>
              <w:rPr>
                <w:ins w:id="1825" w:author="Wittman, Jacob (CDC/DDNID/NCCDPHP/DDT) (CTR)" w:date="2023-08-15T14:04:00Z"/>
              </w:rPr>
            </w:pPr>
            <w:ins w:id="1826" w:author="Wittman, Jacob (CDC/DDNID/NCCDPHP/DDT) (CTR)" w:date="2023-08-15T14:04:00Z">
              <w:r>
                <w:rPr>
                  <w:rFonts w:ascii="Calibri" w:hAnsi="Calibri"/>
                  <w:sz w:val="20"/>
                </w:rPr>
                <w:t>3.5 (-0.2, 7.4)</w:t>
              </w:r>
            </w:ins>
          </w:p>
        </w:tc>
        <w:tc>
          <w:tcPr>
            <w:tcW w:w="0" w:type="auto"/>
            <w:tcBorders>
              <w:top w:val="single" w:sz="0" w:space="0" w:color="D3D3D3"/>
              <w:left w:val="single" w:sz="0" w:space="0" w:color="D3D3D3"/>
              <w:bottom w:val="single" w:sz="0" w:space="0" w:color="D3D3D3"/>
              <w:right w:val="single" w:sz="0" w:space="0" w:color="D3D3D3"/>
            </w:tcBorders>
          </w:tcPr>
          <w:p w14:paraId="76112570" w14:textId="77777777" w:rsidR="00524773" w:rsidRDefault="00524773" w:rsidP="00C670FC">
            <w:pPr>
              <w:keepNext/>
              <w:spacing w:after="60"/>
              <w:rPr>
                <w:ins w:id="1827" w:author="Wittman, Jacob (CDC/DDNID/NCCDPHP/DDT) (CTR)" w:date="2023-08-15T14:04:00Z"/>
              </w:rPr>
            </w:pPr>
            <w:ins w:id="1828" w:author="Wittman, Jacob (CDC/DDNID/NCCDPHP/DDT) (CTR)" w:date="2023-08-15T14:04:00Z">
              <w:r>
                <w:rPr>
                  <w:rFonts w:ascii="Calibri" w:hAnsi="Calibri"/>
                  <w:sz w:val="20"/>
                </w:rPr>
                <w:t>3.5 (-0.2, 7.4)</w:t>
              </w:r>
            </w:ins>
          </w:p>
        </w:tc>
      </w:tr>
      <w:tr w:rsidR="00524773" w14:paraId="78BFC0DE" w14:textId="77777777" w:rsidTr="00C670FC">
        <w:trPr>
          <w:cantSplit/>
          <w:jc w:val="center"/>
          <w:ins w:id="182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88BA529" w14:textId="77777777" w:rsidR="00524773" w:rsidRDefault="00524773" w:rsidP="00C670FC">
            <w:pPr>
              <w:keepNext/>
              <w:spacing w:after="60"/>
              <w:rPr>
                <w:ins w:id="1830" w:author="Wittman, Jacob (CDC/DDNID/NCCDPHP/DDT) (CTR)" w:date="2023-08-15T14:04:00Z"/>
              </w:rPr>
            </w:pPr>
            <w:ins w:id="1831"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004BEA45" w14:textId="77777777" w:rsidR="00524773" w:rsidRDefault="00524773" w:rsidP="00C670FC">
            <w:pPr>
              <w:keepNext/>
              <w:spacing w:after="60"/>
              <w:rPr>
                <w:ins w:id="1832" w:author="Wittman, Jacob (CDC/DDNID/NCCDPHP/DDT) (CTR)" w:date="2023-08-15T14:04:00Z"/>
              </w:rPr>
            </w:pPr>
            <w:ins w:id="1833" w:author="Wittman, Jacob (CDC/DDNID/NCCDPHP/DDT) (CTR)" w:date="2023-08-15T14:04:00Z">
              <w:r>
                <w:rPr>
                  <w:rFonts w:ascii="Calibri" w:hAnsi="Calibri"/>
                  <w:sz w:val="20"/>
                </w:rPr>
                <w:t>31.2 (1.2)</w:t>
              </w:r>
            </w:ins>
          </w:p>
        </w:tc>
        <w:tc>
          <w:tcPr>
            <w:tcW w:w="0" w:type="auto"/>
            <w:tcBorders>
              <w:top w:val="single" w:sz="0" w:space="0" w:color="D3D3D3"/>
              <w:left w:val="single" w:sz="0" w:space="0" w:color="D3D3D3"/>
              <w:bottom w:val="single" w:sz="0" w:space="0" w:color="D3D3D3"/>
              <w:right w:val="single" w:sz="0" w:space="0" w:color="D3D3D3"/>
            </w:tcBorders>
          </w:tcPr>
          <w:p w14:paraId="7B66FA68" w14:textId="77777777" w:rsidR="00524773" w:rsidRDefault="00524773" w:rsidP="00C670FC">
            <w:pPr>
              <w:keepNext/>
              <w:spacing w:after="60"/>
              <w:rPr>
                <w:ins w:id="1834" w:author="Wittman, Jacob (CDC/DDNID/NCCDPHP/DDT) (CTR)" w:date="2023-08-15T14:04:00Z"/>
              </w:rPr>
            </w:pPr>
            <w:ins w:id="1835" w:author="Wittman, Jacob (CDC/DDNID/NCCDPHP/DDT) (CTR)" w:date="2023-08-15T14:04:00Z">
              <w:r>
                <w:rPr>
                  <w:rFonts w:ascii="Calibri" w:hAnsi="Calibri"/>
                  <w:sz w:val="20"/>
                </w:rPr>
                <w:t>24.4 (3.4)</w:t>
              </w:r>
            </w:ins>
          </w:p>
        </w:tc>
        <w:tc>
          <w:tcPr>
            <w:tcW w:w="0" w:type="auto"/>
            <w:tcBorders>
              <w:top w:val="single" w:sz="0" w:space="0" w:color="D3D3D3"/>
              <w:left w:val="single" w:sz="0" w:space="0" w:color="D3D3D3"/>
              <w:bottom w:val="single" w:sz="0" w:space="0" w:color="D3D3D3"/>
              <w:right w:val="single" w:sz="0" w:space="0" w:color="D3D3D3"/>
            </w:tcBorders>
          </w:tcPr>
          <w:p w14:paraId="38A16178" w14:textId="77777777" w:rsidR="00524773" w:rsidRDefault="00524773" w:rsidP="00C670FC">
            <w:pPr>
              <w:keepNext/>
              <w:spacing w:after="60"/>
              <w:rPr>
                <w:ins w:id="1836" w:author="Wittman, Jacob (CDC/DDNID/NCCDPHP/DDT) (CTR)" w:date="2023-08-15T14:04:00Z"/>
              </w:rPr>
            </w:pPr>
            <w:ins w:id="1837" w:author="Wittman, Jacob (CDC/DDNID/NCCDPHP/DDT) (CTR)" w:date="2023-08-15T14:04:00Z">
              <w:r>
                <w:rPr>
                  <w:rFonts w:ascii="Calibri" w:hAnsi="Calibri"/>
                  <w:sz w:val="20"/>
                </w:rPr>
                <w:t>29.0 (3.9)</w:t>
              </w:r>
            </w:ins>
          </w:p>
        </w:tc>
        <w:tc>
          <w:tcPr>
            <w:tcW w:w="0" w:type="auto"/>
            <w:tcBorders>
              <w:top w:val="single" w:sz="0" w:space="0" w:color="D3D3D3"/>
              <w:left w:val="single" w:sz="0" w:space="0" w:color="D3D3D3"/>
              <w:bottom w:val="single" w:sz="0" w:space="0" w:color="D3D3D3"/>
              <w:right w:val="single" w:sz="0" w:space="0" w:color="D3D3D3"/>
            </w:tcBorders>
          </w:tcPr>
          <w:p w14:paraId="2224F9DC" w14:textId="77777777" w:rsidR="00524773" w:rsidRDefault="00524773" w:rsidP="00C670FC">
            <w:pPr>
              <w:keepNext/>
              <w:spacing w:after="60"/>
              <w:rPr>
                <w:ins w:id="1838" w:author="Wittman, Jacob (CDC/DDNID/NCCDPHP/DDT) (CTR)" w:date="2023-08-15T14:04:00Z"/>
              </w:rPr>
            </w:pPr>
            <w:ins w:id="1839" w:author="Wittman, Jacob (CDC/DDNID/NCCDPHP/DDT) (CTR)" w:date="2023-08-15T14:04:00Z">
              <w:r>
                <w:rPr>
                  <w:rFonts w:ascii="Calibri" w:hAnsi="Calibri"/>
                  <w:sz w:val="20"/>
                </w:rPr>
                <w:t>32.9 (3.7)</w:t>
              </w:r>
            </w:ins>
          </w:p>
        </w:tc>
        <w:tc>
          <w:tcPr>
            <w:tcW w:w="0" w:type="auto"/>
            <w:tcBorders>
              <w:top w:val="single" w:sz="0" w:space="0" w:color="D3D3D3"/>
              <w:left w:val="single" w:sz="0" w:space="0" w:color="D3D3D3"/>
              <w:bottom w:val="single" w:sz="0" w:space="0" w:color="D3D3D3"/>
              <w:right w:val="single" w:sz="0" w:space="0" w:color="D3D3D3"/>
            </w:tcBorders>
          </w:tcPr>
          <w:p w14:paraId="7F922869" w14:textId="77777777" w:rsidR="00524773" w:rsidRDefault="00524773" w:rsidP="00C670FC">
            <w:pPr>
              <w:keepNext/>
              <w:spacing w:after="60"/>
              <w:rPr>
                <w:ins w:id="1840" w:author="Wittman, Jacob (CDC/DDNID/NCCDPHP/DDT) (CTR)" w:date="2023-08-15T14:04:00Z"/>
              </w:rPr>
            </w:pPr>
            <w:ins w:id="1841" w:author="Wittman, Jacob (CDC/DDNID/NCCDPHP/DDT) (CTR)" w:date="2023-08-15T14:04:00Z">
              <w:r>
                <w:rPr>
                  <w:rFonts w:ascii="Calibri" w:hAnsi="Calibri"/>
                  <w:sz w:val="20"/>
                </w:rPr>
                <w:t>37.8 (3.7)</w:t>
              </w:r>
            </w:ins>
          </w:p>
        </w:tc>
        <w:tc>
          <w:tcPr>
            <w:tcW w:w="0" w:type="auto"/>
            <w:tcBorders>
              <w:top w:val="single" w:sz="0" w:space="0" w:color="D3D3D3"/>
              <w:left w:val="single" w:sz="0" w:space="0" w:color="D3D3D3"/>
              <w:bottom w:val="single" w:sz="0" w:space="0" w:color="D3D3D3"/>
              <w:right w:val="single" w:sz="0" w:space="0" w:color="D3D3D3"/>
            </w:tcBorders>
          </w:tcPr>
          <w:p w14:paraId="25254CE4" w14:textId="77777777" w:rsidR="00524773" w:rsidRDefault="00524773" w:rsidP="00C670FC">
            <w:pPr>
              <w:keepNext/>
              <w:spacing w:after="60"/>
              <w:rPr>
                <w:ins w:id="1842" w:author="Wittman, Jacob (CDC/DDNID/NCCDPHP/DDT) (CTR)" w:date="2023-08-15T14:04:00Z"/>
              </w:rPr>
            </w:pPr>
            <w:ins w:id="1843" w:author="Wittman, Jacob (CDC/DDNID/NCCDPHP/DDT) (CTR)" w:date="2023-08-15T14:04:00Z">
              <w:r>
                <w:rPr>
                  <w:rFonts w:ascii="Calibri" w:hAnsi="Calibri"/>
                  <w:sz w:val="20"/>
                </w:rPr>
                <w:t>33.3 (3.7)</w:t>
              </w:r>
            </w:ins>
          </w:p>
        </w:tc>
        <w:tc>
          <w:tcPr>
            <w:tcW w:w="0" w:type="auto"/>
            <w:tcBorders>
              <w:top w:val="single" w:sz="0" w:space="0" w:color="D3D3D3"/>
              <w:left w:val="single" w:sz="0" w:space="0" w:color="D3D3D3"/>
              <w:bottom w:val="single" w:sz="0" w:space="0" w:color="D3D3D3"/>
              <w:right w:val="single" w:sz="0" w:space="0" w:color="D3D3D3"/>
            </w:tcBorders>
          </w:tcPr>
          <w:p w14:paraId="23038D56" w14:textId="77777777" w:rsidR="00524773" w:rsidRDefault="00524773" w:rsidP="00C670FC">
            <w:pPr>
              <w:keepNext/>
              <w:spacing w:after="60"/>
              <w:rPr>
                <w:ins w:id="1844" w:author="Wittman, Jacob (CDC/DDNID/NCCDPHP/DDT) (CTR)" w:date="2023-08-15T14:04:00Z"/>
              </w:rPr>
            </w:pPr>
            <w:ins w:id="1845" w:author="Wittman, Jacob (CDC/DDNID/NCCDPHP/DDT) (CTR)" w:date="2023-08-15T14:04:00Z">
              <w:r>
                <w:rPr>
                  <w:rFonts w:ascii="Calibri" w:hAnsi="Calibri"/>
                  <w:sz w:val="20"/>
                </w:rPr>
                <w:t>29.6 (3.4)</w:t>
              </w:r>
            </w:ins>
          </w:p>
        </w:tc>
        <w:tc>
          <w:tcPr>
            <w:tcW w:w="0" w:type="auto"/>
            <w:tcBorders>
              <w:top w:val="single" w:sz="0" w:space="0" w:color="D3D3D3"/>
              <w:left w:val="single" w:sz="0" w:space="0" w:color="D3D3D3"/>
              <w:bottom w:val="single" w:sz="0" w:space="0" w:color="D3D3D3"/>
              <w:right w:val="single" w:sz="0" w:space="0" w:color="D3D3D3"/>
            </w:tcBorders>
          </w:tcPr>
          <w:p w14:paraId="5A51F328" w14:textId="77777777" w:rsidR="00524773" w:rsidRDefault="00524773" w:rsidP="00C670FC">
            <w:pPr>
              <w:keepNext/>
              <w:spacing w:after="60"/>
              <w:rPr>
                <w:ins w:id="1846" w:author="Wittman, Jacob (CDC/DDNID/NCCDPHP/DDT) (CTR)" w:date="2023-08-15T14:04:00Z"/>
              </w:rPr>
            </w:pPr>
            <w:ins w:id="1847" w:author="Wittman, Jacob (CDC/DDNID/NCCDPHP/DDT) (CTR)" w:date="2023-08-15T14:04:00Z">
              <w:r>
                <w:rPr>
                  <w:rFonts w:ascii="Calibri" w:hAnsi="Calibri"/>
                  <w:sz w:val="20"/>
                </w:rPr>
                <w:t>27.8 (3.5)</w:t>
              </w:r>
            </w:ins>
          </w:p>
        </w:tc>
        <w:tc>
          <w:tcPr>
            <w:tcW w:w="0" w:type="auto"/>
            <w:tcBorders>
              <w:top w:val="single" w:sz="0" w:space="0" w:color="D3D3D3"/>
              <w:left w:val="single" w:sz="0" w:space="0" w:color="D3D3D3"/>
              <w:bottom w:val="single" w:sz="0" w:space="0" w:color="D3D3D3"/>
              <w:right w:val="single" w:sz="0" w:space="0" w:color="D3D3D3"/>
            </w:tcBorders>
          </w:tcPr>
          <w:p w14:paraId="14EA3A59" w14:textId="77777777" w:rsidR="00524773" w:rsidRDefault="00524773" w:rsidP="00C670FC">
            <w:pPr>
              <w:keepNext/>
              <w:spacing w:after="60"/>
              <w:rPr>
                <w:ins w:id="1848" w:author="Wittman, Jacob (CDC/DDNID/NCCDPHP/DDT) (CTR)" w:date="2023-08-15T14:04:00Z"/>
              </w:rPr>
            </w:pPr>
            <w:ins w:id="1849" w:author="Wittman, Jacob (CDC/DDNID/NCCDPHP/DDT) (CTR)" w:date="2023-08-15T14:04:00Z">
              <w:r>
                <w:rPr>
                  <w:rFonts w:ascii="Calibri" w:hAnsi="Calibri"/>
                  <w:sz w:val="20"/>
                </w:rPr>
                <w:t>30.1 (3.1)</w:t>
              </w:r>
            </w:ins>
          </w:p>
        </w:tc>
        <w:tc>
          <w:tcPr>
            <w:tcW w:w="0" w:type="auto"/>
            <w:tcBorders>
              <w:top w:val="single" w:sz="0" w:space="0" w:color="D3D3D3"/>
              <w:left w:val="single" w:sz="0" w:space="0" w:color="D3D3D3"/>
              <w:bottom w:val="single" w:sz="0" w:space="0" w:color="D3D3D3"/>
              <w:right w:val="single" w:sz="0" w:space="0" w:color="D3D3D3"/>
            </w:tcBorders>
          </w:tcPr>
          <w:p w14:paraId="78CD22A0" w14:textId="77777777" w:rsidR="00524773" w:rsidRDefault="00524773" w:rsidP="00C670FC">
            <w:pPr>
              <w:keepNext/>
              <w:spacing w:after="60"/>
              <w:rPr>
                <w:ins w:id="1850" w:author="Wittman, Jacob (CDC/DDNID/NCCDPHP/DDT) (CTR)" w:date="2023-08-15T14:04:00Z"/>
              </w:rPr>
            </w:pPr>
            <w:ins w:id="1851" w:author="Wittman, Jacob (CDC/DDNID/NCCDPHP/DDT) (CTR)" w:date="2023-08-15T14:04:00Z">
              <w:r>
                <w:rPr>
                  <w:rFonts w:ascii="Calibri" w:hAnsi="Calibri"/>
                  <w:sz w:val="20"/>
                </w:rPr>
                <w:t>27.3 (3.4)</w:t>
              </w:r>
            </w:ins>
          </w:p>
        </w:tc>
        <w:tc>
          <w:tcPr>
            <w:tcW w:w="0" w:type="auto"/>
            <w:tcBorders>
              <w:top w:val="single" w:sz="0" w:space="0" w:color="D3D3D3"/>
              <w:left w:val="single" w:sz="0" w:space="0" w:color="D3D3D3"/>
              <w:bottom w:val="single" w:sz="0" w:space="0" w:color="D3D3D3"/>
              <w:right w:val="single" w:sz="0" w:space="0" w:color="D3D3D3"/>
            </w:tcBorders>
          </w:tcPr>
          <w:p w14:paraId="70B63A1A" w14:textId="77777777" w:rsidR="00524773" w:rsidRDefault="00524773" w:rsidP="00C670FC">
            <w:pPr>
              <w:keepNext/>
              <w:spacing w:after="60"/>
              <w:rPr>
                <w:ins w:id="1852" w:author="Wittman, Jacob (CDC/DDNID/NCCDPHP/DDT) (CTR)" w:date="2023-08-15T14:04:00Z"/>
              </w:rPr>
            </w:pPr>
            <w:ins w:id="1853" w:author="Wittman, Jacob (CDC/DDNID/NCCDPHP/DDT) (CTR)" w:date="2023-08-15T14:04:00Z">
              <w:r>
                <w:rPr>
                  <w:rFonts w:ascii="Calibri" w:hAnsi="Calibri"/>
                  <w:sz w:val="20"/>
                </w:rPr>
                <w:t>29.6 (3.6)</w:t>
              </w:r>
            </w:ins>
          </w:p>
        </w:tc>
        <w:tc>
          <w:tcPr>
            <w:tcW w:w="0" w:type="auto"/>
            <w:tcBorders>
              <w:top w:val="single" w:sz="0" w:space="0" w:color="D3D3D3"/>
              <w:left w:val="single" w:sz="0" w:space="0" w:color="D3D3D3"/>
              <w:bottom w:val="single" w:sz="0" w:space="0" w:color="D3D3D3"/>
              <w:right w:val="single" w:sz="0" w:space="0" w:color="D3D3D3"/>
            </w:tcBorders>
          </w:tcPr>
          <w:p w14:paraId="19DFD987" w14:textId="77777777" w:rsidR="00524773" w:rsidRDefault="00524773" w:rsidP="00C670FC">
            <w:pPr>
              <w:keepNext/>
              <w:spacing w:after="60"/>
              <w:rPr>
                <w:ins w:id="1854" w:author="Wittman, Jacob (CDC/DDNID/NCCDPHP/DDT) (CTR)" w:date="2023-08-15T14:04:00Z"/>
              </w:rPr>
            </w:pPr>
            <w:ins w:id="1855" w:author="Wittman, Jacob (CDC/DDNID/NCCDPHP/DDT) (CTR)" w:date="2023-08-15T14:04:00Z">
              <w:r>
                <w:rPr>
                  <w:rFonts w:ascii="Calibri" w:hAnsi="Calibri"/>
                  <w:sz w:val="20"/>
                </w:rPr>
                <w:t>40.3 (5.9)</w:t>
              </w:r>
            </w:ins>
          </w:p>
        </w:tc>
        <w:tc>
          <w:tcPr>
            <w:tcW w:w="0" w:type="auto"/>
            <w:tcBorders>
              <w:top w:val="single" w:sz="0" w:space="0" w:color="D3D3D3"/>
              <w:left w:val="single" w:sz="0" w:space="0" w:color="D3D3D3"/>
              <w:bottom w:val="single" w:sz="0" w:space="0" w:color="D3D3D3"/>
              <w:right w:val="single" w:sz="0" w:space="0" w:color="D3D3D3"/>
            </w:tcBorders>
          </w:tcPr>
          <w:p w14:paraId="3BA8E10B" w14:textId="77777777" w:rsidR="00524773" w:rsidRDefault="00524773" w:rsidP="00C670FC">
            <w:pPr>
              <w:keepNext/>
              <w:spacing w:after="60"/>
              <w:rPr>
                <w:ins w:id="1856" w:author="Wittman, Jacob (CDC/DDNID/NCCDPHP/DDT) (CTR)" w:date="2023-08-15T14:04:00Z"/>
              </w:rPr>
            </w:pPr>
            <w:ins w:id="1857" w:author="Wittman, Jacob (CDC/DDNID/NCCDPHP/DDT) (CTR)" w:date="2023-08-15T14:04:00Z">
              <w:r>
                <w:rPr>
                  <w:rFonts w:ascii="Calibri" w:hAnsi="Calibri"/>
                  <w:sz w:val="20"/>
                </w:rPr>
                <w:t>32.2 (5.1)</w:t>
              </w:r>
            </w:ins>
          </w:p>
        </w:tc>
        <w:tc>
          <w:tcPr>
            <w:tcW w:w="0" w:type="auto"/>
            <w:tcBorders>
              <w:top w:val="single" w:sz="0" w:space="0" w:color="D3D3D3"/>
              <w:left w:val="single" w:sz="0" w:space="0" w:color="D3D3D3"/>
              <w:bottom w:val="single" w:sz="0" w:space="0" w:color="D3D3D3"/>
              <w:right w:val="single" w:sz="0" w:space="0" w:color="D3D3D3"/>
            </w:tcBorders>
          </w:tcPr>
          <w:p w14:paraId="58CE2408" w14:textId="77777777" w:rsidR="00524773" w:rsidRDefault="00524773" w:rsidP="00C670FC">
            <w:pPr>
              <w:keepNext/>
              <w:spacing w:after="60"/>
              <w:rPr>
                <w:ins w:id="1858" w:author="Wittman, Jacob (CDC/DDNID/NCCDPHP/DDT) (CTR)" w:date="2023-08-15T14:04:00Z"/>
              </w:rPr>
            </w:pPr>
            <w:ins w:id="1859" w:author="Wittman, Jacob (CDC/DDNID/NCCDPHP/DDT) (CTR)" w:date="2023-08-15T14:04:00Z">
              <w:r>
                <w:rPr>
                  <w:rFonts w:ascii="Calibri" w:hAnsi="Calibri"/>
                  <w:sz w:val="20"/>
                </w:rPr>
                <w:t>37.9 (7.9)</w:t>
              </w:r>
            </w:ins>
          </w:p>
        </w:tc>
        <w:tc>
          <w:tcPr>
            <w:tcW w:w="0" w:type="auto"/>
            <w:tcBorders>
              <w:top w:val="single" w:sz="0" w:space="0" w:color="D3D3D3"/>
              <w:left w:val="single" w:sz="0" w:space="0" w:color="D3D3D3"/>
              <w:bottom w:val="single" w:sz="0" w:space="0" w:color="D3D3D3"/>
              <w:right w:val="single" w:sz="0" w:space="0" w:color="D3D3D3"/>
            </w:tcBorders>
          </w:tcPr>
          <w:p w14:paraId="77493A38" w14:textId="77777777" w:rsidR="00524773" w:rsidRDefault="00524773" w:rsidP="00C670FC">
            <w:pPr>
              <w:keepNext/>
              <w:spacing w:after="60"/>
              <w:rPr>
                <w:ins w:id="1860" w:author="Wittman, Jacob (CDC/DDNID/NCCDPHP/DDT) (CTR)" w:date="2023-08-15T14:04:00Z"/>
              </w:rPr>
            </w:pPr>
            <w:ins w:id="1861" w:author="Wittman, Jacob (CDC/DDNID/NCCDPHP/DDT) (CTR)" w:date="2023-08-15T14:04:00Z">
              <w:r>
                <w:rPr>
                  <w:rFonts w:ascii="Calibri" w:hAnsi="Calibri"/>
                  <w:sz w:val="20"/>
                </w:rPr>
                <w:t>32.2 (-22.6, 87.0)</w:t>
              </w:r>
            </w:ins>
          </w:p>
        </w:tc>
        <w:tc>
          <w:tcPr>
            <w:tcW w:w="0" w:type="auto"/>
            <w:tcBorders>
              <w:top w:val="single" w:sz="0" w:space="0" w:color="D3D3D3"/>
              <w:left w:val="single" w:sz="0" w:space="0" w:color="D3D3D3"/>
              <w:bottom w:val="single" w:sz="0" w:space="0" w:color="D3D3D3"/>
              <w:right w:val="single" w:sz="0" w:space="0" w:color="D3D3D3"/>
            </w:tcBorders>
          </w:tcPr>
          <w:p w14:paraId="4F4B6516" w14:textId="77777777" w:rsidR="00524773" w:rsidRDefault="00524773" w:rsidP="00C670FC">
            <w:pPr>
              <w:keepNext/>
              <w:spacing w:after="60"/>
              <w:rPr>
                <w:ins w:id="18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71E8D1" w14:textId="77777777" w:rsidR="00524773" w:rsidRDefault="00524773" w:rsidP="00C670FC">
            <w:pPr>
              <w:keepNext/>
              <w:spacing w:after="60"/>
              <w:rPr>
                <w:ins w:id="1863" w:author="Wittman, Jacob (CDC/DDNID/NCCDPHP/DDT) (CTR)" w:date="2023-08-15T14:04:00Z"/>
              </w:rPr>
            </w:pPr>
            <w:ins w:id="1864" w:author="Wittman, Jacob (CDC/DDNID/NCCDPHP/DDT) (CTR)" w:date="2023-08-15T14:04:00Z">
              <w:r>
                <w:rPr>
                  <w:rFonts w:ascii="Calibri" w:hAnsi="Calibri"/>
                  <w:sz w:val="20"/>
                </w:rPr>
                <w:t>1.2 (-1.4, 3.8)</w:t>
              </w:r>
            </w:ins>
          </w:p>
        </w:tc>
        <w:tc>
          <w:tcPr>
            <w:tcW w:w="0" w:type="auto"/>
            <w:tcBorders>
              <w:top w:val="single" w:sz="0" w:space="0" w:color="D3D3D3"/>
              <w:left w:val="single" w:sz="0" w:space="0" w:color="D3D3D3"/>
              <w:bottom w:val="single" w:sz="0" w:space="0" w:color="D3D3D3"/>
              <w:right w:val="single" w:sz="0" w:space="0" w:color="D3D3D3"/>
            </w:tcBorders>
          </w:tcPr>
          <w:p w14:paraId="1EFD5C04" w14:textId="77777777" w:rsidR="00524773" w:rsidRDefault="00524773" w:rsidP="00C670FC">
            <w:pPr>
              <w:keepNext/>
              <w:spacing w:after="60"/>
              <w:rPr>
                <w:ins w:id="1865" w:author="Wittman, Jacob (CDC/DDNID/NCCDPHP/DDT) (CTR)" w:date="2023-08-15T14:04:00Z"/>
              </w:rPr>
            </w:pPr>
            <w:ins w:id="1866" w:author="Wittman, Jacob (CDC/DDNID/NCCDPHP/DDT) (CTR)" w:date="2023-08-15T14:04:00Z">
              <w:r>
                <w:rPr>
                  <w:rFonts w:ascii="Calibri" w:hAnsi="Calibri"/>
                  <w:sz w:val="20"/>
                </w:rPr>
                <w:t>1.2 (-1.4, 3.8)</w:t>
              </w:r>
            </w:ins>
          </w:p>
        </w:tc>
      </w:tr>
      <w:tr w:rsidR="00524773" w14:paraId="6EF1EFE3" w14:textId="77777777" w:rsidTr="00C670FC">
        <w:trPr>
          <w:cantSplit/>
          <w:jc w:val="center"/>
          <w:ins w:id="186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F57066C" w14:textId="77777777" w:rsidR="00524773" w:rsidRDefault="00524773" w:rsidP="00C670FC">
            <w:pPr>
              <w:keepNext/>
              <w:spacing w:after="60"/>
              <w:rPr>
                <w:ins w:id="1868" w:author="Wittman, Jacob (CDC/DDNID/NCCDPHP/DDT) (CTR)" w:date="2023-08-15T14:04:00Z"/>
              </w:rPr>
            </w:pPr>
            <w:ins w:id="1869"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789E4E26" w14:textId="77777777" w:rsidR="00524773" w:rsidRDefault="00524773" w:rsidP="00C670FC">
            <w:pPr>
              <w:keepNext/>
              <w:spacing w:after="60"/>
              <w:rPr>
                <w:ins w:id="1870" w:author="Wittman, Jacob (CDC/DDNID/NCCDPHP/DDT) (CTR)" w:date="2023-08-15T14:04:00Z"/>
              </w:rPr>
            </w:pPr>
            <w:ins w:id="1871" w:author="Wittman, Jacob (CDC/DDNID/NCCDPHP/DDT) (CTR)" w:date="2023-08-15T14:04:00Z">
              <w:r>
                <w:rPr>
                  <w:rFonts w:ascii="Calibri" w:hAnsi="Calibri"/>
                  <w:sz w:val="20"/>
                </w:rPr>
                <w:t>40.2 (2.1)</w:t>
              </w:r>
            </w:ins>
          </w:p>
        </w:tc>
        <w:tc>
          <w:tcPr>
            <w:tcW w:w="0" w:type="auto"/>
            <w:tcBorders>
              <w:top w:val="single" w:sz="0" w:space="0" w:color="D3D3D3"/>
              <w:left w:val="single" w:sz="0" w:space="0" w:color="D3D3D3"/>
              <w:bottom w:val="single" w:sz="0" w:space="0" w:color="D3D3D3"/>
              <w:right w:val="single" w:sz="0" w:space="0" w:color="D3D3D3"/>
            </w:tcBorders>
          </w:tcPr>
          <w:p w14:paraId="6C28FDD0" w14:textId="77777777" w:rsidR="00524773" w:rsidRDefault="00524773" w:rsidP="00C670FC">
            <w:pPr>
              <w:keepNext/>
              <w:spacing w:after="60"/>
              <w:rPr>
                <w:ins w:id="1872" w:author="Wittman, Jacob (CDC/DDNID/NCCDPHP/DDT) (CTR)" w:date="2023-08-15T14:04:00Z"/>
              </w:rPr>
            </w:pPr>
            <w:ins w:id="1873" w:author="Wittman, Jacob (CDC/DDNID/NCCDPHP/DDT) (CTR)" w:date="2023-08-15T14:04:00Z">
              <w:r>
                <w:rPr>
                  <w:rFonts w:ascii="Calibri" w:hAnsi="Calibri"/>
                  <w:sz w:val="20"/>
                </w:rPr>
                <w:t>30.6 (6.9)</w:t>
              </w:r>
            </w:ins>
          </w:p>
        </w:tc>
        <w:tc>
          <w:tcPr>
            <w:tcW w:w="0" w:type="auto"/>
            <w:tcBorders>
              <w:top w:val="single" w:sz="0" w:space="0" w:color="D3D3D3"/>
              <w:left w:val="single" w:sz="0" w:space="0" w:color="D3D3D3"/>
              <w:bottom w:val="single" w:sz="0" w:space="0" w:color="D3D3D3"/>
              <w:right w:val="single" w:sz="0" w:space="0" w:color="D3D3D3"/>
            </w:tcBorders>
          </w:tcPr>
          <w:p w14:paraId="7B9E180F" w14:textId="77777777" w:rsidR="00524773" w:rsidRDefault="00524773" w:rsidP="00C670FC">
            <w:pPr>
              <w:keepNext/>
              <w:spacing w:after="60"/>
              <w:rPr>
                <w:ins w:id="1874" w:author="Wittman, Jacob (CDC/DDNID/NCCDPHP/DDT) (CTR)" w:date="2023-08-15T14:04:00Z"/>
              </w:rPr>
            </w:pPr>
            <w:ins w:id="1875" w:author="Wittman, Jacob (CDC/DDNID/NCCDPHP/DDT) (CTR)" w:date="2023-08-15T14:04:00Z">
              <w:r>
                <w:rPr>
                  <w:rFonts w:ascii="Calibri" w:hAnsi="Calibri"/>
                  <w:sz w:val="20"/>
                </w:rPr>
                <w:t>30.2 (5.9)</w:t>
              </w:r>
            </w:ins>
          </w:p>
        </w:tc>
        <w:tc>
          <w:tcPr>
            <w:tcW w:w="0" w:type="auto"/>
            <w:tcBorders>
              <w:top w:val="single" w:sz="0" w:space="0" w:color="D3D3D3"/>
              <w:left w:val="single" w:sz="0" w:space="0" w:color="D3D3D3"/>
              <w:bottom w:val="single" w:sz="0" w:space="0" w:color="D3D3D3"/>
              <w:right w:val="single" w:sz="0" w:space="0" w:color="D3D3D3"/>
            </w:tcBorders>
          </w:tcPr>
          <w:p w14:paraId="7B0DEF42" w14:textId="77777777" w:rsidR="00524773" w:rsidRDefault="00524773" w:rsidP="00C670FC">
            <w:pPr>
              <w:keepNext/>
              <w:spacing w:after="60"/>
              <w:rPr>
                <w:ins w:id="1876" w:author="Wittman, Jacob (CDC/DDNID/NCCDPHP/DDT) (CTR)" w:date="2023-08-15T14:04:00Z"/>
              </w:rPr>
            </w:pPr>
            <w:ins w:id="1877" w:author="Wittman, Jacob (CDC/DDNID/NCCDPHP/DDT) (CTR)" w:date="2023-08-15T14:04:00Z">
              <w:r>
                <w:rPr>
                  <w:rFonts w:ascii="Calibri" w:hAnsi="Calibri"/>
                  <w:sz w:val="20"/>
                </w:rPr>
                <w:t>36.6 (7.2)</w:t>
              </w:r>
            </w:ins>
          </w:p>
        </w:tc>
        <w:tc>
          <w:tcPr>
            <w:tcW w:w="0" w:type="auto"/>
            <w:tcBorders>
              <w:top w:val="single" w:sz="0" w:space="0" w:color="D3D3D3"/>
              <w:left w:val="single" w:sz="0" w:space="0" w:color="D3D3D3"/>
              <w:bottom w:val="single" w:sz="0" w:space="0" w:color="D3D3D3"/>
              <w:right w:val="single" w:sz="0" w:space="0" w:color="D3D3D3"/>
            </w:tcBorders>
          </w:tcPr>
          <w:p w14:paraId="60A0A1E6" w14:textId="77777777" w:rsidR="00524773" w:rsidRDefault="00524773" w:rsidP="00C670FC">
            <w:pPr>
              <w:keepNext/>
              <w:spacing w:after="60"/>
              <w:rPr>
                <w:ins w:id="1878" w:author="Wittman, Jacob (CDC/DDNID/NCCDPHP/DDT) (CTR)" w:date="2023-08-15T14:04:00Z"/>
              </w:rPr>
            </w:pPr>
            <w:ins w:id="1879" w:author="Wittman, Jacob (CDC/DDNID/NCCDPHP/DDT) (CTR)" w:date="2023-08-15T14:04:00Z">
              <w:r>
                <w:rPr>
                  <w:rFonts w:ascii="Calibri" w:hAnsi="Calibri"/>
                  <w:sz w:val="20"/>
                </w:rPr>
                <w:t>40.3 (8.1)</w:t>
              </w:r>
            </w:ins>
          </w:p>
        </w:tc>
        <w:tc>
          <w:tcPr>
            <w:tcW w:w="0" w:type="auto"/>
            <w:tcBorders>
              <w:top w:val="single" w:sz="0" w:space="0" w:color="D3D3D3"/>
              <w:left w:val="single" w:sz="0" w:space="0" w:color="D3D3D3"/>
              <w:bottom w:val="single" w:sz="0" w:space="0" w:color="D3D3D3"/>
              <w:right w:val="single" w:sz="0" w:space="0" w:color="D3D3D3"/>
            </w:tcBorders>
          </w:tcPr>
          <w:p w14:paraId="0D6FD631" w14:textId="77777777" w:rsidR="00524773" w:rsidRDefault="00524773" w:rsidP="00C670FC">
            <w:pPr>
              <w:keepNext/>
              <w:spacing w:after="60"/>
              <w:rPr>
                <w:ins w:id="1880" w:author="Wittman, Jacob (CDC/DDNID/NCCDPHP/DDT) (CTR)" w:date="2023-08-15T14:04:00Z"/>
              </w:rPr>
            </w:pPr>
            <w:ins w:id="1881" w:author="Wittman, Jacob (CDC/DDNID/NCCDPHP/DDT) (CTR)" w:date="2023-08-15T14:04:00Z">
              <w:r>
                <w:rPr>
                  <w:rFonts w:ascii="Calibri" w:hAnsi="Calibri"/>
                  <w:sz w:val="20"/>
                </w:rPr>
                <w:t>43.5 (8.6)</w:t>
              </w:r>
            </w:ins>
          </w:p>
        </w:tc>
        <w:tc>
          <w:tcPr>
            <w:tcW w:w="0" w:type="auto"/>
            <w:tcBorders>
              <w:top w:val="single" w:sz="0" w:space="0" w:color="D3D3D3"/>
              <w:left w:val="single" w:sz="0" w:space="0" w:color="D3D3D3"/>
              <w:bottom w:val="single" w:sz="0" w:space="0" w:color="D3D3D3"/>
              <w:right w:val="single" w:sz="0" w:space="0" w:color="D3D3D3"/>
            </w:tcBorders>
          </w:tcPr>
          <w:p w14:paraId="1678BCEB" w14:textId="77777777" w:rsidR="00524773" w:rsidRDefault="00524773" w:rsidP="00C670FC">
            <w:pPr>
              <w:keepNext/>
              <w:spacing w:after="60"/>
              <w:rPr>
                <w:ins w:id="1882" w:author="Wittman, Jacob (CDC/DDNID/NCCDPHP/DDT) (CTR)" w:date="2023-08-15T14:04:00Z"/>
              </w:rPr>
            </w:pPr>
            <w:ins w:id="1883" w:author="Wittman, Jacob (CDC/DDNID/NCCDPHP/DDT) (CTR)" w:date="2023-08-15T14:04:00Z">
              <w:r>
                <w:rPr>
                  <w:rFonts w:ascii="Calibri" w:hAnsi="Calibri"/>
                  <w:sz w:val="20"/>
                </w:rPr>
                <w:t>42.5 (6.4)</w:t>
              </w:r>
            </w:ins>
          </w:p>
        </w:tc>
        <w:tc>
          <w:tcPr>
            <w:tcW w:w="0" w:type="auto"/>
            <w:tcBorders>
              <w:top w:val="single" w:sz="0" w:space="0" w:color="D3D3D3"/>
              <w:left w:val="single" w:sz="0" w:space="0" w:color="D3D3D3"/>
              <w:bottom w:val="single" w:sz="0" w:space="0" w:color="D3D3D3"/>
              <w:right w:val="single" w:sz="0" w:space="0" w:color="D3D3D3"/>
            </w:tcBorders>
          </w:tcPr>
          <w:p w14:paraId="30F42FCE" w14:textId="77777777" w:rsidR="00524773" w:rsidRDefault="00524773" w:rsidP="00C670FC">
            <w:pPr>
              <w:keepNext/>
              <w:spacing w:after="60"/>
              <w:rPr>
                <w:ins w:id="1884" w:author="Wittman, Jacob (CDC/DDNID/NCCDPHP/DDT) (CTR)" w:date="2023-08-15T14:04:00Z"/>
              </w:rPr>
            </w:pPr>
            <w:ins w:id="1885" w:author="Wittman, Jacob (CDC/DDNID/NCCDPHP/DDT) (CTR)" w:date="2023-08-15T14:04:00Z">
              <w:r>
                <w:rPr>
                  <w:rFonts w:ascii="Calibri" w:hAnsi="Calibri"/>
                  <w:sz w:val="20"/>
                </w:rPr>
                <w:t>43.4 (7.6)</w:t>
              </w:r>
            </w:ins>
          </w:p>
        </w:tc>
        <w:tc>
          <w:tcPr>
            <w:tcW w:w="0" w:type="auto"/>
            <w:tcBorders>
              <w:top w:val="single" w:sz="0" w:space="0" w:color="D3D3D3"/>
              <w:left w:val="single" w:sz="0" w:space="0" w:color="D3D3D3"/>
              <w:bottom w:val="single" w:sz="0" w:space="0" w:color="D3D3D3"/>
              <w:right w:val="single" w:sz="0" w:space="0" w:color="D3D3D3"/>
            </w:tcBorders>
          </w:tcPr>
          <w:p w14:paraId="22DAC0AA" w14:textId="77777777" w:rsidR="00524773" w:rsidRDefault="00524773" w:rsidP="00C670FC">
            <w:pPr>
              <w:keepNext/>
              <w:spacing w:after="60"/>
              <w:rPr>
                <w:ins w:id="1886" w:author="Wittman, Jacob (CDC/DDNID/NCCDPHP/DDT) (CTR)" w:date="2023-08-15T14:04:00Z"/>
              </w:rPr>
            </w:pPr>
            <w:ins w:id="1887" w:author="Wittman, Jacob (CDC/DDNID/NCCDPHP/DDT) (CTR)" w:date="2023-08-15T14:04:00Z">
              <w:r>
                <w:rPr>
                  <w:rFonts w:ascii="Calibri" w:hAnsi="Calibri"/>
                  <w:sz w:val="20"/>
                </w:rPr>
                <w:t>30.3 (6.4)</w:t>
              </w:r>
            </w:ins>
          </w:p>
        </w:tc>
        <w:tc>
          <w:tcPr>
            <w:tcW w:w="0" w:type="auto"/>
            <w:tcBorders>
              <w:top w:val="single" w:sz="0" w:space="0" w:color="D3D3D3"/>
              <w:left w:val="single" w:sz="0" w:space="0" w:color="D3D3D3"/>
              <w:bottom w:val="single" w:sz="0" w:space="0" w:color="D3D3D3"/>
              <w:right w:val="single" w:sz="0" w:space="0" w:color="D3D3D3"/>
            </w:tcBorders>
          </w:tcPr>
          <w:p w14:paraId="3D1DF088" w14:textId="77777777" w:rsidR="00524773" w:rsidRDefault="00524773" w:rsidP="00C670FC">
            <w:pPr>
              <w:keepNext/>
              <w:spacing w:after="60"/>
              <w:rPr>
                <w:ins w:id="1888" w:author="Wittman, Jacob (CDC/DDNID/NCCDPHP/DDT) (CTR)" w:date="2023-08-15T14:04:00Z"/>
              </w:rPr>
            </w:pPr>
            <w:ins w:id="1889" w:author="Wittman, Jacob (CDC/DDNID/NCCDPHP/DDT) (CTR)" w:date="2023-08-15T14:04:00Z">
              <w:r>
                <w:rPr>
                  <w:rFonts w:ascii="Calibri" w:hAnsi="Calibri"/>
                  <w:sz w:val="20"/>
                </w:rPr>
                <w:t>56.2 (8.3)</w:t>
              </w:r>
            </w:ins>
          </w:p>
        </w:tc>
        <w:tc>
          <w:tcPr>
            <w:tcW w:w="0" w:type="auto"/>
            <w:tcBorders>
              <w:top w:val="single" w:sz="0" w:space="0" w:color="D3D3D3"/>
              <w:left w:val="single" w:sz="0" w:space="0" w:color="D3D3D3"/>
              <w:bottom w:val="single" w:sz="0" w:space="0" w:color="D3D3D3"/>
              <w:right w:val="single" w:sz="0" w:space="0" w:color="D3D3D3"/>
            </w:tcBorders>
          </w:tcPr>
          <w:p w14:paraId="40A162C7" w14:textId="77777777" w:rsidR="00524773" w:rsidRDefault="00524773" w:rsidP="00C670FC">
            <w:pPr>
              <w:keepNext/>
              <w:spacing w:after="60"/>
              <w:rPr>
                <w:ins w:id="1890" w:author="Wittman, Jacob (CDC/DDNID/NCCDPHP/DDT) (CTR)" w:date="2023-08-15T14:04:00Z"/>
              </w:rPr>
            </w:pPr>
            <w:ins w:id="1891" w:author="Wittman, Jacob (CDC/DDNID/NCCDPHP/DDT) (CTR)" w:date="2023-08-15T14:04:00Z">
              <w:r>
                <w:rPr>
                  <w:rFonts w:ascii="Calibri" w:hAnsi="Calibri"/>
                  <w:sz w:val="20"/>
                </w:rPr>
                <w:t>37.4 (8.3)</w:t>
              </w:r>
            </w:ins>
          </w:p>
        </w:tc>
        <w:tc>
          <w:tcPr>
            <w:tcW w:w="0" w:type="auto"/>
            <w:tcBorders>
              <w:top w:val="single" w:sz="0" w:space="0" w:color="D3D3D3"/>
              <w:left w:val="single" w:sz="0" w:space="0" w:color="D3D3D3"/>
              <w:bottom w:val="single" w:sz="0" w:space="0" w:color="D3D3D3"/>
              <w:right w:val="single" w:sz="0" w:space="0" w:color="D3D3D3"/>
            </w:tcBorders>
          </w:tcPr>
          <w:p w14:paraId="0A57502D" w14:textId="77777777" w:rsidR="00524773" w:rsidRDefault="00524773" w:rsidP="00C670FC">
            <w:pPr>
              <w:keepNext/>
              <w:spacing w:after="60"/>
              <w:rPr>
                <w:ins w:id="1892" w:author="Wittman, Jacob (CDC/DDNID/NCCDPHP/DDT) (CTR)" w:date="2023-08-15T14:04:00Z"/>
              </w:rPr>
            </w:pPr>
            <w:ins w:id="1893" w:author="Wittman, Jacob (CDC/DDNID/NCCDPHP/DDT) (CTR)" w:date="2023-08-15T14:04:00Z">
              <w:r>
                <w:rPr>
                  <w:rFonts w:ascii="Calibri" w:hAnsi="Calibri"/>
                  <w:sz w:val="20"/>
                </w:rPr>
                <w:t>47.0 (11.8)</w:t>
              </w:r>
            </w:ins>
          </w:p>
        </w:tc>
        <w:tc>
          <w:tcPr>
            <w:tcW w:w="0" w:type="auto"/>
            <w:tcBorders>
              <w:top w:val="single" w:sz="0" w:space="0" w:color="D3D3D3"/>
              <w:left w:val="single" w:sz="0" w:space="0" w:color="D3D3D3"/>
              <w:bottom w:val="single" w:sz="0" w:space="0" w:color="D3D3D3"/>
              <w:right w:val="single" w:sz="0" w:space="0" w:color="D3D3D3"/>
            </w:tcBorders>
          </w:tcPr>
          <w:p w14:paraId="52AB86B1" w14:textId="77777777" w:rsidR="00524773" w:rsidRDefault="00524773" w:rsidP="00C670FC">
            <w:pPr>
              <w:keepNext/>
              <w:spacing w:after="60"/>
              <w:rPr>
                <w:ins w:id="1894" w:author="Wittman, Jacob (CDC/DDNID/NCCDPHP/DDT) (CTR)" w:date="2023-08-15T14:04:00Z"/>
              </w:rPr>
            </w:pPr>
            <w:ins w:id="1895" w:author="Wittman, Jacob (CDC/DDNID/NCCDPHP/DDT) (CTR)" w:date="2023-08-15T14:04:00Z">
              <w:r>
                <w:rPr>
                  <w:rFonts w:ascii="Calibri" w:hAnsi="Calibri"/>
                  <w:sz w:val="20"/>
                </w:rPr>
                <w:t>44.7 (13.6)</w:t>
              </w:r>
            </w:ins>
          </w:p>
        </w:tc>
        <w:tc>
          <w:tcPr>
            <w:tcW w:w="0" w:type="auto"/>
            <w:tcBorders>
              <w:top w:val="single" w:sz="0" w:space="0" w:color="D3D3D3"/>
              <w:left w:val="single" w:sz="0" w:space="0" w:color="D3D3D3"/>
              <w:bottom w:val="single" w:sz="0" w:space="0" w:color="D3D3D3"/>
              <w:right w:val="single" w:sz="0" w:space="0" w:color="D3D3D3"/>
            </w:tcBorders>
          </w:tcPr>
          <w:p w14:paraId="195B24EC" w14:textId="77777777" w:rsidR="00524773" w:rsidRDefault="00524773" w:rsidP="00C670FC">
            <w:pPr>
              <w:keepNext/>
              <w:spacing w:after="60"/>
              <w:rPr>
                <w:ins w:id="1896" w:author="Wittman, Jacob (CDC/DDNID/NCCDPHP/DDT) (CTR)" w:date="2023-08-15T14:04:00Z"/>
              </w:rPr>
            </w:pPr>
            <w:ins w:id="1897" w:author="Wittman, Jacob (CDC/DDNID/NCCDPHP/DDT) (CTR)" w:date="2023-08-15T14:04:00Z">
              <w:r>
                <w:rPr>
                  <w:rFonts w:ascii="Calibri" w:hAnsi="Calibri"/>
                  <w:sz w:val="20"/>
                </w:rPr>
                <w:t>59.1 (14.0)</w:t>
              </w:r>
            </w:ins>
          </w:p>
        </w:tc>
        <w:tc>
          <w:tcPr>
            <w:tcW w:w="0" w:type="auto"/>
            <w:tcBorders>
              <w:top w:val="single" w:sz="0" w:space="0" w:color="D3D3D3"/>
              <w:left w:val="single" w:sz="0" w:space="0" w:color="D3D3D3"/>
              <w:bottom w:val="single" w:sz="0" w:space="0" w:color="D3D3D3"/>
              <w:right w:val="single" w:sz="0" w:space="0" w:color="D3D3D3"/>
            </w:tcBorders>
          </w:tcPr>
          <w:p w14:paraId="58A4256F" w14:textId="77777777" w:rsidR="00524773" w:rsidRDefault="00524773" w:rsidP="00C670FC">
            <w:pPr>
              <w:keepNext/>
              <w:spacing w:after="60"/>
              <w:rPr>
                <w:ins w:id="1898" w:author="Wittman, Jacob (CDC/DDNID/NCCDPHP/DDT) (CTR)" w:date="2023-08-15T14:04:00Z"/>
              </w:rPr>
            </w:pPr>
            <w:ins w:id="1899" w:author="Wittman, Jacob (CDC/DDNID/NCCDPHP/DDT) (CTR)" w:date="2023-08-15T14:04:00Z">
              <w:r>
                <w:rPr>
                  <w:rFonts w:ascii="Calibri" w:hAnsi="Calibri"/>
                  <w:sz w:val="20"/>
                </w:rPr>
                <w:t>46.0 (-62.3, 154.3)</w:t>
              </w:r>
            </w:ins>
          </w:p>
        </w:tc>
        <w:tc>
          <w:tcPr>
            <w:tcW w:w="0" w:type="auto"/>
            <w:tcBorders>
              <w:top w:val="single" w:sz="0" w:space="0" w:color="D3D3D3"/>
              <w:left w:val="single" w:sz="0" w:space="0" w:color="D3D3D3"/>
              <w:bottom w:val="single" w:sz="0" w:space="0" w:color="D3D3D3"/>
              <w:right w:val="single" w:sz="0" w:space="0" w:color="D3D3D3"/>
            </w:tcBorders>
          </w:tcPr>
          <w:p w14:paraId="2C3CF9E7" w14:textId="77777777" w:rsidR="00524773" w:rsidRDefault="00524773" w:rsidP="00C670FC">
            <w:pPr>
              <w:keepNext/>
              <w:spacing w:after="60"/>
              <w:rPr>
                <w:ins w:id="190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4BDFF2" w14:textId="77777777" w:rsidR="00524773" w:rsidRDefault="00524773" w:rsidP="00C670FC">
            <w:pPr>
              <w:keepNext/>
              <w:spacing w:after="60"/>
              <w:rPr>
                <w:ins w:id="1901" w:author="Wittman, Jacob (CDC/DDNID/NCCDPHP/DDT) (CTR)" w:date="2023-08-15T14:04:00Z"/>
              </w:rPr>
            </w:pPr>
            <w:ins w:id="1902" w:author="Wittman, Jacob (CDC/DDNID/NCCDPHP/DDT) (CTR)" w:date="2023-08-15T14:04:00Z">
              <w:r>
                <w:rPr>
                  <w:rFonts w:ascii="Calibri" w:hAnsi="Calibri"/>
                  <w:sz w:val="20"/>
                </w:rPr>
                <w:t>3.2 (0.0, 6.4)</w:t>
              </w:r>
            </w:ins>
          </w:p>
        </w:tc>
        <w:tc>
          <w:tcPr>
            <w:tcW w:w="0" w:type="auto"/>
            <w:tcBorders>
              <w:top w:val="single" w:sz="0" w:space="0" w:color="D3D3D3"/>
              <w:left w:val="single" w:sz="0" w:space="0" w:color="D3D3D3"/>
              <w:bottom w:val="single" w:sz="0" w:space="0" w:color="D3D3D3"/>
              <w:right w:val="single" w:sz="0" w:space="0" w:color="D3D3D3"/>
            </w:tcBorders>
          </w:tcPr>
          <w:p w14:paraId="0BDB1644" w14:textId="77777777" w:rsidR="00524773" w:rsidRDefault="00524773" w:rsidP="00C670FC">
            <w:pPr>
              <w:keepNext/>
              <w:spacing w:after="60"/>
              <w:rPr>
                <w:ins w:id="1903" w:author="Wittman, Jacob (CDC/DDNID/NCCDPHP/DDT) (CTR)" w:date="2023-08-15T14:04:00Z"/>
              </w:rPr>
            </w:pPr>
            <w:ins w:id="1904" w:author="Wittman, Jacob (CDC/DDNID/NCCDPHP/DDT) (CTR)" w:date="2023-08-15T14:04:00Z">
              <w:r>
                <w:rPr>
                  <w:rFonts w:ascii="Calibri" w:hAnsi="Calibri"/>
                  <w:sz w:val="20"/>
                </w:rPr>
                <w:t>3.2 (0.0, 6.4)</w:t>
              </w:r>
            </w:ins>
          </w:p>
        </w:tc>
      </w:tr>
      <w:tr w:rsidR="00524773" w14:paraId="6ABE608A" w14:textId="77777777" w:rsidTr="00C670FC">
        <w:trPr>
          <w:cantSplit/>
          <w:jc w:val="center"/>
          <w:ins w:id="190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8CD8B7" w14:textId="77777777" w:rsidR="00524773" w:rsidRDefault="00524773" w:rsidP="00C670FC">
            <w:pPr>
              <w:keepNext/>
              <w:spacing w:after="60"/>
              <w:rPr>
                <w:ins w:id="1906" w:author="Wittman, Jacob (CDC/DDNID/NCCDPHP/DDT) (CTR)" w:date="2023-08-15T14:04:00Z"/>
              </w:rPr>
            </w:pPr>
            <w:ins w:id="1907" w:author="Wittman, Jacob (CDC/DDNID/NCCDPHP/DDT) (CTR)" w:date="2023-08-15T14:04:00Z">
              <w:r>
                <w:rPr>
                  <w:rFonts w:ascii="Calibri" w:hAnsi="Calibri"/>
                  <w:sz w:val="20"/>
                </w:rPr>
                <w:lastRenderedPageBreak/>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062CB10" w14:textId="77777777" w:rsidR="00524773" w:rsidRDefault="00524773" w:rsidP="00C670FC">
            <w:pPr>
              <w:keepNext/>
              <w:spacing w:after="60"/>
              <w:rPr>
                <w:ins w:id="1908" w:author="Wittman, Jacob (CDC/DDNID/NCCDPHP/DDT) (CTR)" w:date="2023-08-15T14:04:00Z"/>
              </w:rPr>
            </w:pPr>
            <w:ins w:id="1909" w:author="Wittman, Jacob (CDC/DDNID/NCCDPHP/DDT) (CTR)" w:date="2023-08-15T14:04:00Z">
              <w:r>
                <w:rPr>
                  <w:rFonts w:ascii="Calibri" w:hAnsi="Calibri"/>
                  <w:sz w:val="20"/>
                </w:rPr>
                <w:t>47.3 (1.7)</w:t>
              </w:r>
            </w:ins>
          </w:p>
        </w:tc>
        <w:tc>
          <w:tcPr>
            <w:tcW w:w="0" w:type="auto"/>
            <w:tcBorders>
              <w:top w:val="single" w:sz="0" w:space="0" w:color="D3D3D3"/>
              <w:left w:val="single" w:sz="0" w:space="0" w:color="D3D3D3"/>
              <w:bottom w:val="single" w:sz="0" w:space="0" w:color="D3D3D3"/>
              <w:right w:val="single" w:sz="0" w:space="0" w:color="D3D3D3"/>
            </w:tcBorders>
          </w:tcPr>
          <w:p w14:paraId="6914CB79" w14:textId="77777777" w:rsidR="00524773" w:rsidRDefault="00524773" w:rsidP="00C670FC">
            <w:pPr>
              <w:keepNext/>
              <w:spacing w:after="60"/>
              <w:rPr>
                <w:ins w:id="1910" w:author="Wittman, Jacob (CDC/DDNID/NCCDPHP/DDT) (CTR)" w:date="2023-08-15T14:04:00Z"/>
              </w:rPr>
            </w:pPr>
            <w:ins w:id="1911" w:author="Wittman, Jacob (CDC/DDNID/NCCDPHP/DDT) (CTR)" w:date="2023-08-15T14:04:00Z">
              <w:r>
                <w:rPr>
                  <w:rFonts w:ascii="Calibri" w:hAnsi="Calibri"/>
                  <w:sz w:val="20"/>
                </w:rPr>
                <w:t>35.4 (2.3)</w:t>
              </w:r>
            </w:ins>
          </w:p>
        </w:tc>
        <w:tc>
          <w:tcPr>
            <w:tcW w:w="0" w:type="auto"/>
            <w:tcBorders>
              <w:top w:val="single" w:sz="0" w:space="0" w:color="D3D3D3"/>
              <w:left w:val="single" w:sz="0" w:space="0" w:color="D3D3D3"/>
              <w:bottom w:val="single" w:sz="0" w:space="0" w:color="D3D3D3"/>
              <w:right w:val="single" w:sz="0" w:space="0" w:color="D3D3D3"/>
            </w:tcBorders>
          </w:tcPr>
          <w:p w14:paraId="5DCED6AB" w14:textId="77777777" w:rsidR="00524773" w:rsidRDefault="00524773" w:rsidP="00C670FC">
            <w:pPr>
              <w:keepNext/>
              <w:spacing w:after="60"/>
              <w:rPr>
                <w:ins w:id="1912" w:author="Wittman, Jacob (CDC/DDNID/NCCDPHP/DDT) (CTR)" w:date="2023-08-15T14:04:00Z"/>
              </w:rPr>
            </w:pPr>
            <w:ins w:id="1913" w:author="Wittman, Jacob (CDC/DDNID/NCCDPHP/DDT) (CTR)" w:date="2023-08-15T14:04:00Z">
              <w:r>
                <w:rPr>
                  <w:rFonts w:ascii="Calibri" w:hAnsi="Calibri"/>
                  <w:sz w:val="20"/>
                </w:rPr>
                <w:t>39.0 (2.8)</w:t>
              </w:r>
            </w:ins>
          </w:p>
        </w:tc>
        <w:tc>
          <w:tcPr>
            <w:tcW w:w="0" w:type="auto"/>
            <w:tcBorders>
              <w:top w:val="single" w:sz="0" w:space="0" w:color="D3D3D3"/>
              <w:left w:val="single" w:sz="0" w:space="0" w:color="D3D3D3"/>
              <w:bottom w:val="single" w:sz="0" w:space="0" w:color="D3D3D3"/>
              <w:right w:val="single" w:sz="0" w:space="0" w:color="D3D3D3"/>
            </w:tcBorders>
          </w:tcPr>
          <w:p w14:paraId="630E540E" w14:textId="77777777" w:rsidR="00524773" w:rsidRDefault="00524773" w:rsidP="00C670FC">
            <w:pPr>
              <w:keepNext/>
              <w:spacing w:after="60"/>
              <w:rPr>
                <w:ins w:id="1914" w:author="Wittman, Jacob (CDC/DDNID/NCCDPHP/DDT) (CTR)" w:date="2023-08-15T14:04:00Z"/>
              </w:rPr>
            </w:pPr>
            <w:ins w:id="1915" w:author="Wittman, Jacob (CDC/DDNID/NCCDPHP/DDT) (CTR)" w:date="2023-08-15T14:04:00Z">
              <w:r>
                <w:rPr>
                  <w:rFonts w:ascii="Calibri" w:hAnsi="Calibri"/>
                  <w:sz w:val="20"/>
                </w:rPr>
                <w:t>42.4 (2.4)</w:t>
              </w:r>
            </w:ins>
          </w:p>
        </w:tc>
        <w:tc>
          <w:tcPr>
            <w:tcW w:w="0" w:type="auto"/>
            <w:tcBorders>
              <w:top w:val="single" w:sz="0" w:space="0" w:color="D3D3D3"/>
              <w:left w:val="single" w:sz="0" w:space="0" w:color="D3D3D3"/>
              <w:bottom w:val="single" w:sz="0" w:space="0" w:color="D3D3D3"/>
              <w:right w:val="single" w:sz="0" w:space="0" w:color="D3D3D3"/>
            </w:tcBorders>
          </w:tcPr>
          <w:p w14:paraId="37BB998B" w14:textId="77777777" w:rsidR="00524773" w:rsidRDefault="00524773" w:rsidP="00C670FC">
            <w:pPr>
              <w:keepNext/>
              <w:spacing w:after="60"/>
              <w:rPr>
                <w:ins w:id="1916" w:author="Wittman, Jacob (CDC/DDNID/NCCDPHP/DDT) (CTR)" w:date="2023-08-15T14:04:00Z"/>
              </w:rPr>
            </w:pPr>
            <w:ins w:id="1917" w:author="Wittman, Jacob (CDC/DDNID/NCCDPHP/DDT) (CTR)" w:date="2023-08-15T14:04:00Z">
              <w:r>
                <w:rPr>
                  <w:rFonts w:ascii="Calibri" w:hAnsi="Calibri"/>
                  <w:sz w:val="20"/>
                </w:rPr>
                <w:t>47.6 (2.7)</w:t>
              </w:r>
            </w:ins>
          </w:p>
        </w:tc>
        <w:tc>
          <w:tcPr>
            <w:tcW w:w="0" w:type="auto"/>
            <w:tcBorders>
              <w:top w:val="single" w:sz="0" w:space="0" w:color="D3D3D3"/>
              <w:left w:val="single" w:sz="0" w:space="0" w:color="D3D3D3"/>
              <w:bottom w:val="single" w:sz="0" w:space="0" w:color="D3D3D3"/>
              <w:right w:val="single" w:sz="0" w:space="0" w:color="D3D3D3"/>
            </w:tcBorders>
          </w:tcPr>
          <w:p w14:paraId="32FE3806" w14:textId="77777777" w:rsidR="00524773" w:rsidRDefault="00524773" w:rsidP="00C670FC">
            <w:pPr>
              <w:keepNext/>
              <w:spacing w:after="60"/>
              <w:rPr>
                <w:ins w:id="1918" w:author="Wittman, Jacob (CDC/DDNID/NCCDPHP/DDT) (CTR)" w:date="2023-08-15T14:04:00Z"/>
              </w:rPr>
            </w:pPr>
            <w:ins w:id="1919" w:author="Wittman, Jacob (CDC/DDNID/NCCDPHP/DDT) (CTR)" w:date="2023-08-15T14:04:00Z">
              <w:r>
                <w:rPr>
                  <w:rFonts w:ascii="Calibri" w:hAnsi="Calibri"/>
                  <w:sz w:val="20"/>
                </w:rPr>
                <w:t>56.9 (3.0)</w:t>
              </w:r>
            </w:ins>
          </w:p>
        </w:tc>
        <w:tc>
          <w:tcPr>
            <w:tcW w:w="0" w:type="auto"/>
            <w:tcBorders>
              <w:top w:val="single" w:sz="0" w:space="0" w:color="D3D3D3"/>
              <w:left w:val="single" w:sz="0" w:space="0" w:color="D3D3D3"/>
              <w:bottom w:val="single" w:sz="0" w:space="0" w:color="D3D3D3"/>
              <w:right w:val="single" w:sz="0" w:space="0" w:color="D3D3D3"/>
            </w:tcBorders>
          </w:tcPr>
          <w:p w14:paraId="5DB7FF71" w14:textId="77777777" w:rsidR="00524773" w:rsidRDefault="00524773" w:rsidP="00C670FC">
            <w:pPr>
              <w:keepNext/>
              <w:spacing w:after="60"/>
              <w:rPr>
                <w:ins w:id="1920" w:author="Wittman, Jacob (CDC/DDNID/NCCDPHP/DDT) (CTR)" w:date="2023-08-15T14:04:00Z"/>
              </w:rPr>
            </w:pPr>
            <w:ins w:id="1921" w:author="Wittman, Jacob (CDC/DDNID/NCCDPHP/DDT) (CTR)" w:date="2023-08-15T14:04:00Z">
              <w:r>
                <w:rPr>
                  <w:rFonts w:ascii="Calibri" w:hAnsi="Calibri"/>
                  <w:sz w:val="20"/>
                </w:rPr>
                <w:t>53.4 (3.4)</w:t>
              </w:r>
            </w:ins>
          </w:p>
        </w:tc>
        <w:tc>
          <w:tcPr>
            <w:tcW w:w="0" w:type="auto"/>
            <w:tcBorders>
              <w:top w:val="single" w:sz="0" w:space="0" w:color="D3D3D3"/>
              <w:left w:val="single" w:sz="0" w:space="0" w:color="D3D3D3"/>
              <w:bottom w:val="single" w:sz="0" w:space="0" w:color="D3D3D3"/>
              <w:right w:val="single" w:sz="0" w:space="0" w:color="D3D3D3"/>
            </w:tcBorders>
          </w:tcPr>
          <w:p w14:paraId="76CF73E7" w14:textId="77777777" w:rsidR="00524773" w:rsidRDefault="00524773" w:rsidP="00C670FC">
            <w:pPr>
              <w:keepNext/>
              <w:spacing w:after="60"/>
              <w:rPr>
                <w:ins w:id="1922" w:author="Wittman, Jacob (CDC/DDNID/NCCDPHP/DDT) (CTR)" w:date="2023-08-15T14:04:00Z"/>
              </w:rPr>
            </w:pPr>
            <w:ins w:id="1923" w:author="Wittman, Jacob (CDC/DDNID/NCCDPHP/DDT) (CTR)" w:date="2023-08-15T14:04:00Z">
              <w:r>
                <w:rPr>
                  <w:rFonts w:ascii="Calibri" w:hAnsi="Calibri"/>
                  <w:sz w:val="20"/>
                </w:rPr>
                <w:t>46.8 (3.3)</w:t>
              </w:r>
            </w:ins>
          </w:p>
        </w:tc>
        <w:tc>
          <w:tcPr>
            <w:tcW w:w="0" w:type="auto"/>
            <w:tcBorders>
              <w:top w:val="single" w:sz="0" w:space="0" w:color="D3D3D3"/>
              <w:left w:val="single" w:sz="0" w:space="0" w:color="D3D3D3"/>
              <w:bottom w:val="single" w:sz="0" w:space="0" w:color="D3D3D3"/>
              <w:right w:val="single" w:sz="0" w:space="0" w:color="D3D3D3"/>
            </w:tcBorders>
          </w:tcPr>
          <w:p w14:paraId="0F9E6DAA" w14:textId="77777777" w:rsidR="00524773" w:rsidRDefault="00524773" w:rsidP="00C670FC">
            <w:pPr>
              <w:keepNext/>
              <w:spacing w:after="60"/>
              <w:rPr>
                <w:ins w:id="1924" w:author="Wittman, Jacob (CDC/DDNID/NCCDPHP/DDT) (CTR)" w:date="2023-08-15T14:04:00Z"/>
              </w:rPr>
            </w:pPr>
            <w:ins w:id="1925" w:author="Wittman, Jacob (CDC/DDNID/NCCDPHP/DDT) (CTR)" w:date="2023-08-15T14:04:00Z">
              <w:r>
                <w:rPr>
                  <w:rFonts w:ascii="Calibri" w:hAnsi="Calibri"/>
                  <w:sz w:val="20"/>
                </w:rPr>
                <w:t>45.3 (3.0)</w:t>
              </w:r>
            </w:ins>
          </w:p>
        </w:tc>
        <w:tc>
          <w:tcPr>
            <w:tcW w:w="0" w:type="auto"/>
            <w:tcBorders>
              <w:top w:val="single" w:sz="0" w:space="0" w:color="D3D3D3"/>
              <w:left w:val="single" w:sz="0" w:space="0" w:color="D3D3D3"/>
              <w:bottom w:val="single" w:sz="0" w:space="0" w:color="D3D3D3"/>
              <w:right w:val="single" w:sz="0" w:space="0" w:color="D3D3D3"/>
            </w:tcBorders>
          </w:tcPr>
          <w:p w14:paraId="4BE1D944" w14:textId="77777777" w:rsidR="00524773" w:rsidRDefault="00524773" w:rsidP="00C670FC">
            <w:pPr>
              <w:keepNext/>
              <w:spacing w:after="60"/>
              <w:rPr>
                <w:ins w:id="1926" w:author="Wittman, Jacob (CDC/DDNID/NCCDPHP/DDT) (CTR)" w:date="2023-08-15T14:04:00Z"/>
              </w:rPr>
            </w:pPr>
            <w:ins w:id="1927" w:author="Wittman, Jacob (CDC/DDNID/NCCDPHP/DDT) (CTR)" w:date="2023-08-15T14:04:00Z">
              <w:r>
                <w:rPr>
                  <w:rFonts w:ascii="Calibri" w:hAnsi="Calibri"/>
                  <w:sz w:val="20"/>
                </w:rPr>
                <w:t>50.1 (3.3)</w:t>
              </w:r>
            </w:ins>
          </w:p>
        </w:tc>
        <w:tc>
          <w:tcPr>
            <w:tcW w:w="0" w:type="auto"/>
            <w:tcBorders>
              <w:top w:val="single" w:sz="0" w:space="0" w:color="D3D3D3"/>
              <w:left w:val="single" w:sz="0" w:space="0" w:color="D3D3D3"/>
              <w:bottom w:val="single" w:sz="0" w:space="0" w:color="D3D3D3"/>
              <w:right w:val="single" w:sz="0" w:space="0" w:color="D3D3D3"/>
            </w:tcBorders>
          </w:tcPr>
          <w:p w14:paraId="3258DC9F" w14:textId="77777777" w:rsidR="00524773" w:rsidRDefault="00524773" w:rsidP="00C670FC">
            <w:pPr>
              <w:keepNext/>
              <w:spacing w:after="60"/>
              <w:rPr>
                <w:ins w:id="1928" w:author="Wittman, Jacob (CDC/DDNID/NCCDPHP/DDT) (CTR)" w:date="2023-08-15T14:04:00Z"/>
              </w:rPr>
            </w:pPr>
            <w:ins w:id="1929" w:author="Wittman, Jacob (CDC/DDNID/NCCDPHP/DDT) (CTR)" w:date="2023-08-15T14:04:00Z">
              <w:r>
                <w:rPr>
                  <w:rFonts w:ascii="Calibri" w:hAnsi="Calibri"/>
                  <w:sz w:val="20"/>
                </w:rPr>
                <w:t>50.1 (3.4)</w:t>
              </w:r>
            </w:ins>
          </w:p>
        </w:tc>
        <w:tc>
          <w:tcPr>
            <w:tcW w:w="0" w:type="auto"/>
            <w:tcBorders>
              <w:top w:val="single" w:sz="0" w:space="0" w:color="D3D3D3"/>
              <w:left w:val="single" w:sz="0" w:space="0" w:color="D3D3D3"/>
              <w:bottom w:val="single" w:sz="0" w:space="0" w:color="D3D3D3"/>
              <w:right w:val="single" w:sz="0" w:space="0" w:color="D3D3D3"/>
            </w:tcBorders>
          </w:tcPr>
          <w:p w14:paraId="16148E37" w14:textId="77777777" w:rsidR="00524773" w:rsidRDefault="00524773" w:rsidP="00C670FC">
            <w:pPr>
              <w:keepNext/>
              <w:spacing w:after="60"/>
              <w:rPr>
                <w:ins w:id="1930" w:author="Wittman, Jacob (CDC/DDNID/NCCDPHP/DDT) (CTR)" w:date="2023-08-15T14:04:00Z"/>
              </w:rPr>
            </w:pPr>
            <w:ins w:id="1931" w:author="Wittman, Jacob (CDC/DDNID/NCCDPHP/DDT) (CTR)" w:date="2023-08-15T14:04:00Z">
              <w:r>
                <w:rPr>
                  <w:rFonts w:ascii="Calibri" w:hAnsi="Calibri"/>
                  <w:sz w:val="20"/>
                </w:rPr>
                <w:t>48.3 (2.6)</w:t>
              </w:r>
            </w:ins>
          </w:p>
        </w:tc>
        <w:tc>
          <w:tcPr>
            <w:tcW w:w="0" w:type="auto"/>
            <w:tcBorders>
              <w:top w:val="single" w:sz="0" w:space="0" w:color="D3D3D3"/>
              <w:left w:val="single" w:sz="0" w:space="0" w:color="D3D3D3"/>
              <w:bottom w:val="single" w:sz="0" w:space="0" w:color="D3D3D3"/>
              <w:right w:val="single" w:sz="0" w:space="0" w:color="D3D3D3"/>
            </w:tcBorders>
          </w:tcPr>
          <w:p w14:paraId="2DA08E47" w14:textId="77777777" w:rsidR="00524773" w:rsidRDefault="00524773" w:rsidP="00C670FC">
            <w:pPr>
              <w:keepNext/>
              <w:spacing w:after="60"/>
              <w:rPr>
                <w:ins w:id="1932" w:author="Wittman, Jacob (CDC/DDNID/NCCDPHP/DDT) (CTR)" w:date="2023-08-15T14:04:00Z"/>
              </w:rPr>
            </w:pPr>
            <w:ins w:id="1933" w:author="Wittman, Jacob (CDC/DDNID/NCCDPHP/DDT) (CTR)" w:date="2023-08-15T14:04:00Z">
              <w:r>
                <w:rPr>
                  <w:rFonts w:ascii="Calibri" w:hAnsi="Calibri"/>
                  <w:sz w:val="20"/>
                </w:rPr>
                <w:t>51.7 (3.6)</w:t>
              </w:r>
            </w:ins>
          </w:p>
        </w:tc>
        <w:tc>
          <w:tcPr>
            <w:tcW w:w="0" w:type="auto"/>
            <w:tcBorders>
              <w:top w:val="single" w:sz="0" w:space="0" w:color="D3D3D3"/>
              <w:left w:val="single" w:sz="0" w:space="0" w:color="D3D3D3"/>
              <w:bottom w:val="single" w:sz="0" w:space="0" w:color="D3D3D3"/>
              <w:right w:val="single" w:sz="0" w:space="0" w:color="D3D3D3"/>
            </w:tcBorders>
          </w:tcPr>
          <w:p w14:paraId="037EF969" w14:textId="77777777" w:rsidR="00524773" w:rsidRDefault="00524773" w:rsidP="00C670FC">
            <w:pPr>
              <w:keepNext/>
              <w:spacing w:after="60"/>
              <w:rPr>
                <w:ins w:id="1934" w:author="Wittman, Jacob (CDC/DDNID/NCCDPHP/DDT) (CTR)" w:date="2023-08-15T14:04:00Z"/>
              </w:rPr>
            </w:pPr>
            <w:ins w:id="1935" w:author="Wittman, Jacob (CDC/DDNID/NCCDPHP/DDT) (CTR)" w:date="2023-08-15T14:04:00Z">
              <w:r>
                <w:rPr>
                  <w:rFonts w:ascii="Calibri" w:hAnsi="Calibri"/>
                  <w:sz w:val="20"/>
                </w:rPr>
                <w:t>48.1 (3.7)</w:t>
              </w:r>
            </w:ins>
          </w:p>
        </w:tc>
        <w:tc>
          <w:tcPr>
            <w:tcW w:w="0" w:type="auto"/>
            <w:tcBorders>
              <w:top w:val="single" w:sz="0" w:space="0" w:color="D3D3D3"/>
              <w:left w:val="single" w:sz="0" w:space="0" w:color="D3D3D3"/>
              <w:bottom w:val="single" w:sz="0" w:space="0" w:color="D3D3D3"/>
              <w:right w:val="single" w:sz="0" w:space="0" w:color="D3D3D3"/>
            </w:tcBorders>
          </w:tcPr>
          <w:p w14:paraId="3932ECCA" w14:textId="77777777" w:rsidR="00524773" w:rsidRDefault="00524773" w:rsidP="00C670FC">
            <w:pPr>
              <w:keepNext/>
              <w:spacing w:after="60"/>
              <w:rPr>
                <w:ins w:id="1936" w:author="Wittman, Jacob (CDC/DDNID/NCCDPHP/DDT) (CTR)" w:date="2023-08-15T14:04:00Z"/>
              </w:rPr>
            </w:pPr>
            <w:ins w:id="1937" w:author="Wittman, Jacob (CDC/DDNID/NCCDPHP/DDT) (CTR)" w:date="2023-08-15T14:04:00Z">
              <w:r>
                <w:rPr>
                  <w:rFonts w:ascii="Calibri" w:hAnsi="Calibri"/>
                  <w:sz w:val="20"/>
                </w:rPr>
                <w:t>45.9 (18.6, 73.2)</w:t>
              </w:r>
            </w:ins>
          </w:p>
        </w:tc>
        <w:tc>
          <w:tcPr>
            <w:tcW w:w="0" w:type="auto"/>
            <w:tcBorders>
              <w:top w:val="single" w:sz="0" w:space="0" w:color="D3D3D3"/>
              <w:left w:val="single" w:sz="0" w:space="0" w:color="D3D3D3"/>
              <w:bottom w:val="single" w:sz="0" w:space="0" w:color="D3D3D3"/>
              <w:right w:val="single" w:sz="0" w:space="0" w:color="D3D3D3"/>
            </w:tcBorders>
          </w:tcPr>
          <w:p w14:paraId="71B2CB56" w14:textId="77777777" w:rsidR="00524773" w:rsidRDefault="00524773" w:rsidP="00C670FC">
            <w:pPr>
              <w:keepNext/>
              <w:spacing w:after="60"/>
              <w:rPr>
                <w:ins w:id="1938" w:author="Wittman, Jacob (CDC/DDNID/NCCDPHP/DDT) (CTR)" w:date="2023-08-15T14:04:00Z"/>
              </w:rPr>
            </w:pPr>
            <w:ins w:id="1939"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732F86CB" w14:textId="77777777" w:rsidR="00524773" w:rsidRDefault="00524773" w:rsidP="00C670FC">
            <w:pPr>
              <w:keepNext/>
              <w:spacing w:after="60"/>
              <w:rPr>
                <w:ins w:id="1940" w:author="Wittman, Jacob (CDC/DDNID/NCCDPHP/DDT) (CTR)" w:date="2023-08-15T14:04:00Z"/>
              </w:rPr>
            </w:pPr>
            <w:ins w:id="1941" w:author="Wittman, Jacob (CDC/DDNID/NCCDPHP/DDT) (CTR)" w:date="2023-08-15T14:04:00Z">
              <w:r>
                <w:rPr>
                  <w:rFonts w:ascii="Calibri" w:hAnsi="Calibri"/>
                  <w:sz w:val="20"/>
                </w:rPr>
                <w:t>12.2 (8.9, 15.7), -5.6 (-14.3, 3.9), 2.7 (-0.4, 5.9)</w:t>
              </w:r>
            </w:ins>
          </w:p>
        </w:tc>
        <w:tc>
          <w:tcPr>
            <w:tcW w:w="0" w:type="auto"/>
            <w:tcBorders>
              <w:top w:val="single" w:sz="0" w:space="0" w:color="D3D3D3"/>
              <w:left w:val="single" w:sz="0" w:space="0" w:color="D3D3D3"/>
              <w:bottom w:val="single" w:sz="0" w:space="0" w:color="D3D3D3"/>
              <w:right w:val="single" w:sz="0" w:space="0" w:color="D3D3D3"/>
            </w:tcBorders>
          </w:tcPr>
          <w:p w14:paraId="015310F6" w14:textId="77777777" w:rsidR="00524773" w:rsidRDefault="00524773" w:rsidP="00C670FC">
            <w:pPr>
              <w:keepNext/>
              <w:spacing w:after="60"/>
              <w:rPr>
                <w:ins w:id="1942" w:author="Wittman, Jacob (CDC/DDNID/NCCDPHP/DDT) (CTR)" w:date="2023-08-15T14:04:00Z"/>
              </w:rPr>
            </w:pPr>
            <w:ins w:id="1943" w:author="Wittman, Jacob (CDC/DDNID/NCCDPHP/DDT) (CTR)" w:date="2023-08-15T14:04:00Z">
              <w:r>
                <w:rPr>
                  <w:rFonts w:ascii="Calibri" w:hAnsi="Calibri"/>
                  <w:sz w:val="20"/>
                </w:rPr>
                <w:t>3.7 (1.5, 5.9)</w:t>
              </w:r>
            </w:ins>
          </w:p>
        </w:tc>
      </w:tr>
      <w:tr w:rsidR="00524773" w14:paraId="0E8E6D45" w14:textId="77777777" w:rsidTr="00C670FC">
        <w:trPr>
          <w:cantSplit/>
          <w:jc w:val="center"/>
          <w:ins w:id="194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48A90A9" w14:textId="77777777" w:rsidR="00524773" w:rsidRDefault="00524773" w:rsidP="00C670FC">
            <w:pPr>
              <w:keepNext/>
              <w:spacing w:after="60"/>
              <w:rPr>
                <w:ins w:id="1945" w:author="Wittman, Jacob (CDC/DDNID/NCCDPHP/DDT) (CTR)" w:date="2023-08-15T14:04:00Z"/>
              </w:rPr>
            </w:pPr>
            <w:ins w:id="1946"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72DC725E" w14:textId="77777777" w:rsidR="00524773" w:rsidRDefault="00524773" w:rsidP="00C670FC">
            <w:pPr>
              <w:keepNext/>
              <w:spacing w:after="60"/>
              <w:rPr>
                <w:ins w:id="1947" w:author="Wittman, Jacob (CDC/DDNID/NCCDPHP/DDT) (CTR)" w:date="2023-08-15T14:04:00Z"/>
              </w:rPr>
            </w:pPr>
            <w:ins w:id="1948" w:author="Wittman, Jacob (CDC/DDNID/NCCDPHP/DDT) (CTR)" w:date="2023-08-15T14:04:00Z">
              <w:r>
                <w:rPr>
                  <w:rFonts w:ascii="Calibri" w:hAnsi="Calibri"/>
                  <w:sz w:val="20"/>
                </w:rPr>
                <w:t>41.9 (1.1)</w:t>
              </w:r>
            </w:ins>
          </w:p>
        </w:tc>
        <w:tc>
          <w:tcPr>
            <w:tcW w:w="0" w:type="auto"/>
            <w:tcBorders>
              <w:top w:val="single" w:sz="0" w:space="0" w:color="D3D3D3"/>
              <w:left w:val="single" w:sz="0" w:space="0" w:color="D3D3D3"/>
              <w:bottom w:val="single" w:sz="0" w:space="0" w:color="D3D3D3"/>
              <w:right w:val="single" w:sz="0" w:space="0" w:color="D3D3D3"/>
            </w:tcBorders>
          </w:tcPr>
          <w:p w14:paraId="0E1C6B39" w14:textId="77777777" w:rsidR="00524773" w:rsidRDefault="00524773" w:rsidP="00C670FC">
            <w:pPr>
              <w:keepNext/>
              <w:spacing w:after="60"/>
              <w:rPr>
                <w:ins w:id="1949" w:author="Wittman, Jacob (CDC/DDNID/NCCDPHP/DDT) (CTR)" w:date="2023-08-15T14:04:00Z"/>
              </w:rPr>
            </w:pPr>
            <w:ins w:id="1950" w:author="Wittman, Jacob (CDC/DDNID/NCCDPHP/DDT) (CTR)" w:date="2023-08-15T14:04:00Z">
              <w:r>
                <w:rPr>
                  <w:rFonts w:ascii="Calibri" w:hAnsi="Calibri"/>
                  <w:sz w:val="20"/>
                </w:rPr>
                <w:t>33.7 (2.9)</w:t>
              </w:r>
            </w:ins>
          </w:p>
        </w:tc>
        <w:tc>
          <w:tcPr>
            <w:tcW w:w="0" w:type="auto"/>
            <w:tcBorders>
              <w:top w:val="single" w:sz="0" w:space="0" w:color="D3D3D3"/>
              <w:left w:val="single" w:sz="0" w:space="0" w:color="D3D3D3"/>
              <w:bottom w:val="single" w:sz="0" w:space="0" w:color="D3D3D3"/>
              <w:right w:val="single" w:sz="0" w:space="0" w:color="D3D3D3"/>
            </w:tcBorders>
          </w:tcPr>
          <w:p w14:paraId="734A32E9" w14:textId="77777777" w:rsidR="00524773" w:rsidRDefault="00524773" w:rsidP="00C670FC">
            <w:pPr>
              <w:keepNext/>
              <w:spacing w:after="60"/>
              <w:rPr>
                <w:ins w:id="1951" w:author="Wittman, Jacob (CDC/DDNID/NCCDPHP/DDT) (CTR)" w:date="2023-08-15T14:04:00Z"/>
              </w:rPr>
            </w:pPr>
            <w:ins w:id="1952" w:author="Wittman, Jacob (CDC/DDNID/NCCDPHP/DDT) (CTR)" w:date="2023-08-15T14:04:00Z">
              <w:r>
                <w:rPr>
                  <w:rFonts w:ascii="Calibri" w:hAnsi="Calibri"/>
                  <w:sz w:val="20"/>
                </w:rPr>
                <w:t>37.4 (2.7)</w:t>
              </w:r>
            </w:ins>
          </w:p>
        </w:tc>
        <w:tc>
          <w:tcPr>
            <w:tcW w:w="0" w:type="auto"/>
            <w:tcBorders>
              <w:top w:val="single" w:sz="0" w:space="0" w:color="D3D3D3"/>
              <w:left w:val="single" w:sz="0" w:space="0" w:color="D3D3D3"/>
              <w:bottom w:val="single" w:sz="0" w:space="0" w:color="D3D3D3"/>
              <w:right w:val="single" w:sz="0" w:space="0" w:color="D3D3D3"/>
            </w:tcBorders>
          </w:tcPr>
          <w:p w14:paraId="0090003F" w14:textId="77777777" w:rsidR="00524773" w:rsidRDefault="00524773" w:rsidP="00C670FC">
            <w:pPr>
              <w:keepNext/>
              <w:spacing w:after="60"/>
              <w:rPr>
                <w:ins w:id="1953" w:author="Wittman, Jacob (CDC/DDNID/NCCDPHP/DDT) (CTR)" w:date="2023-08-15T14:04:00Z"/>
              </w:rPr>
            </w:pPr>
            <w:ins w:id="1954" w:author="Wittman, Jacob (CDC/DDNID/NCCDPHP/DDT) (CTR)" w:date="2023-08-15T14:04:00Z">
              <w:r>
                <w:rPr>
                  <w:rFonts w:ascii="Calibri" w:hAnsi="Calibri"/>
                  <w:sz w:val="20"/>
                </w:rPr>
                <w:t>42.5 (2.9)</w:t>
              </w:r>
            </w:ins>
          </w:p>
        </w:tc>
        <w:tc>
          <w:tcPr>
            <w:tcW w:w="0" w:type="auto"/>
            <w:tcBorders>
              <w:top w:val="single" w:sz="0" w:space="0" w:color="D3D3D3"/>
              <w:left w:val="single" w:sz="0" w:space="0" w:color="D3D3D3"/>
              <w:bottom w:val="single" w:sz="0" w:space="0" w:color="D3D3D3"/>
              <w:right w:val="single" w:sz="0" w:space="0" w:color="D3D3D3"/>
            </w:tcBorders>
          </w:tcPr>
          <w:p w14:paraId="2F661E12" w14:textId="77777777" w:rsidR="00524773" w:rsidRDefault="00524773" w:rsidP="00C670FC">
            <w:pPr>
              <w:keepNext/>
              <w:spacing w:after="60"/>
              <w:rPr>
                <w:ins w:id="1955" w:author="Wittman, Jacob (CDC/DDNID/NCCDPHP/DDT) (CTR)" w:date="2023-08-15T14:04:00Z"/>
              </w:rPr>
            </w:pPr>
            <w:ins w:id="1956" w:author="Wittman, Jacob (CDC/DDNID/NCCDPHP/DDT) (CTR)" w:date="2023-08-15T14:04:00Z">
              <w:r>
                <w:rPr>
                  <w:rFonts w:ascii="Calibri" w:hAnsi="Calibri"/>
                  <w:sz w:val="20"/>
                </w:rPr>
                <w:t>46.9 (3.0)</w:t>
              </w:r>
            </w:ins>
          </w:p>
        </w:tc>
        <w:tc>
          <w:tcPr>
            <w:tcW w:w="0" w:type="auto"/>
            <w:tcBorders>
              <w:top w:val="single" w:sz="0" w:space="0" w:color="D3D3D3"/>
              <w:left w:val="single" w:sz="0" w:space="0" w:color="D3D3D3"/>
              <w:bottom w:val="single" w:sz="0" w:space="0" w:color="D3D3D3"/>
              <w:right w:val="single" w:sz="0" w:space="0" w:color="D3D3D3"/>
            </w:tcBorders>
          </w:tcPr>
          <w:p w14:paraId="7B9C6051" w14:textId="77777777" w:rsidR="00524773" w:rsidRDefault="00524773" w:rsidP="00C670FC">
            <w:pPr>
              <w:keepNext/>
              <w:spacing w:after="60"/>
              <w:rPr>
                <w:ins w:id="1957" w:author="Wittman, Jacob (CDC/DDNID/NCCDPHP/DDT) (CTR)" w:date="2023-08-15T14:04:00Z"/>
              </w:rPr>
            </w:pPr>
            <w:ins w:id="1958" w:author="Wittman, Jacob (CDC/DDNID/NCCDPHP/DDT) (CTR)" w:date="2023-08-15T14:04:00Z">
              <w:r>
                <w:rPr>
                  <w:rFonts w:ascii="Calibri" w:hAnsi="Calibri"/>
                  <w:sz w:val="20"/>
                </w:rPr>
                <w:t>47.6 (3.0)</w:t>
              </w:r>
            </w:ins>
          </w:p>
        </w:tc>
        <w:tc>
          <w:tcPr>
            <w:tcW w:w="0" w:type="auto"/>
            <w:tcBorders>
              <w:top w:val="single" w:sz="0" w:space="0" w:color="D3D3D3"/>
              <w:left w:val="single" w:sz="0" w:space="0" w:color="D3D3D3"/>
              <w:bottom w:val="single" w:sz="0" w:space="0" w:color="D3D3D3"/>
              <w:right w:val="single" w:sz="0" w:space="0" w:color="D3D3D3"/>
            </w:tcBorders>
          </w:tcPr>
          <w:p w14:paraId="39280F94" w14:textId="77777777" w:rsidR="00524773" w:rsidRDefault="00524773" w:rsidP="00C670FC">
            <w:pPr>
              <w:keepNext/>
              <w:spacing w:after="60"/>
              <w:rPr>
                <w:ins w:id="1959" w:author="Wittman, Jacob (CDC/DDNID/NCCDPHP/DDT) (CTR)" w:date="2023-08-15T14:04:00Z"/>
              </w:rPr>
            </w:pPr>
            <w:ins w:id="1960" w:author="Wittman, Jacob (CDC/DDNID/NCCDPHP/DDT) (CTR)" w:date="2023-08-15T14:04:00Z">
              <w:r>
                <w:rPr>
                  <w:rFonts w:ascii="Calibri" w:hAnsi="Calibri"/>
                  <w:sz w:val="20"/>
                </w:rPr>
                <w:t>45.7 (3.4)</w:t>
              </w:r>
            </w:ins>
          </w:p>
        </w:tc>
        <w:tc>
          <w:tcPr>
            <w:tcW w:w="0" w:type="auto"/>
            <w:tcBorders>
              <w:top w:val="single" w:sz="0" w:space="0" w:color="D3D3D3"/>
              <w:left w:val="single" w:sz="0" w:space="0" w:color="D3D3D3"/>
              <w:bottom w:val="single" w:sz="0" w:space="0" w:color="D3D3D3"/>
              <w:right w:val="single" w:sz="0" w:space="0" w:color="D3D3D3"/>
            </w:tcBorders>
          </w:tcPr>
          <w:p w14:paraId="50EA84A5" w14:textId="77777777" w:rsidR="00524773" w:rsidRDefault="00524773" w:rsidP="00C670FC">
            <w:pPr>
              <w:keepNext/>
              <w:spacing w:after="60"/>
              <w:rPr>
                <w:ins w:id="1961" w:author="Wittman, Jacob (CDC/DDNID/NCCDPHP/DDT) (CTR)" w:date="2023-08-15T14:04:00Z"/>
              </w:rPr>
            </w:pPr>
            <w:ins w:id="1962" w:author="Wittman, Jacob (CDC/DDNID/NCCDPHP/DDT) (CTR)" w:date="2023-08-15T14:04:00Z">
              <w:r>
                <w:rPr>
                  <w:rFonts w:ascii="Calibri" w:hAnsi="Calibri"/>
                  <w:sz w:val="20"/>
                </w:rPr>
                <w:t>43.0 (3.3)</w:t>
              </w:r>
            </w:ins>
          </w:p>
        </w:tc>
        <w:tc>
          <w:tcPr>
            <w:tcW w:w="0" w:type="auto"/>
            <w:tcBorders>
              <w:top w:val="single" w:sz="0" w:space="0" w:color="D3D3D3"/>
              <w:left w:val="single" w:sz="0" w:space="0" w:color="D3D3D3"/>
              <w:bottom w:val="single" w:sz="0" w:space="0" w:color="D3D3D3"/>
              <w:right w:val="single" w:sz="0" w:space="0" w:color="D3D3D3"/>
            </w:tcBorders>
          </w:tcPr>
          <w:p w14:paraId="4FEF8CA6" w14:textId="77777777" w:rsidR="00524773" w:rsidRDefault="00524773" w:rsidP="00C670FC">
            <w:pPr>
              <w:keepNext/>
              <w:spacing w:after="60"/>
              <w:rPr>
                <w:ins w:id="1963" w:author="Wittman, Jacob (CDC/DDNID/NCCDPHP/DDT) (CTR)" w:date="2023-08-15T14:04:00Z"/>
              </w:rPr>
            </w:pPr>
            <w:ins w:id="1964" w:author="Wittman, Jacob (CDC/DDNID/NCCDPHP/DDT) (CTR)" w:date="2023-08-15T14:04:00Z">
              <w:r>
                <w:rPr>
                  <w:rFonts w:ascii="Calibri" w:hAnsi="Calibri"/>
                  <w:sz w:val="20"/>
                </w:rPr>
                <w:t>38.9 (2.9)</w:t>
              </w:r>
            </w:ins>
          </w:p>
        </w:tc>
        <w:tc>
          <w:tcPr>
            <w:tcW w:w="0" w:type="auto"/>
            <w:tcBorders>
              <w:top w:val="single" w:sz="0" w:space="0" w:color="D3D3D3"/>
              <w:left w:val="single" w:sz="0" w:space="0" w:color="D3D3D3"/>
              <w:bottom w:val="single" w:sz="0" w:space="0" w:color="D3D3D3"/>
              <w:right w:val="single" w:sz="0" w:space="0" w:color="D3D3D3"/>
            </w:tcBorders>
          </w:tcPr>
          <w:p w14:paraId="33F3ACEC" w14:textId="77777777" w:rsidR="00524773" w:rsidRDefault="00524773" w:rsidP="00C670FC">
            <w:pPr>
              <w:keepNext/>
              <w:spacing w:after="60"/>
              <w:rPr>
                <w:ins w:id="1965" w:author="Wittman, Jacob (CDC/DDNID/NCCDPHP/DDT) (CTR)" w:date="2023-08-15T14:04:00Z"/>
              </w:rPr>
            </w:pPr>
            <w:ins w:id="1966" w:author="Wittman, Jacob (CDC/DDNID/NCCDPHP/DDT) (CTR)" w:date="2023-08-15T14:04:00Z">
              <w:r>
                <w:rPr>
                  <w:rFonts w:ascii="Calibri" w:hAnsi="Calibri"/>
                  <w:sz w:val="20"/>
                </w:rPr>
                <w:t>41.8 (3.1)</w:t>
              </w:r>
            </w:ins>
          </w:p>
        </w:tc>
        <w:tc>
          <w:tcPr>
            <w:tcW w:w="0" w:type="auto"/>
            <w:tcBorders>
              <w:top w:val="single" w:sz="0" w:space="0" w:color="D3D3D3"/>
              <w:left w:val="single" w:sz="0" w:space="0" w:color="D3D3D3"/>
              <w:bottom w:val="single" w:sz="0" w:space="0" w:color="D3D3D3"/>
              <w:right w:val="single" w:sz="0" w:space="0" w:color="D3D3D3"/>
            </w:tcBorders>
          </w:tcPr>
          <w:p w14:paraId="263DB3CD" w14:textId="77777777" w:rsidR="00524773" w:rsidRDefault="00524773" w:rsidP="00C670FC">
            <w:pPr>
              <w:keepNext/>
              <w:spacing w:after="60"/>
              <w:rPr>
                <w:ins w:id="1967" w:author="Wittman, Jacob (CDC/DDNID/NCCDPHP/DDT) (CTR)" w:date="2023-08-15T14:04:00Z"/>
              </w:rPr>
            </w:pPr>
            <w:ins w:id="1968" w:author="Wittman, Jacob (CDC/DDNID/NCCDPHP/DDT) (CTR)" w:date="2023-08-15T14:04:00Z">
              <w:r>
                <w:rPr>
                  <w:rFonts w:ascii="Calibri" w:hAnsi="Calibri"/>
                  <w:sz w:val="20"/>
                </w:rPr>
                <w:t>39.2 (2.7)</w:t>
              </w:r>
            </w:ins>
          </w:p>
        </w:tc>
        <w:tc>
          <w:tcPr>
            <w:tcW w:w="0" w:type="auto"/>
            <w:tcBorders>
              <w:top w:val="single" w:sz="0" w:space="0" w:color="D3D3D3"/>
              <w:left w:val="single" w:sz="0" w:space="0" w:color="D3D3D3"/>
              <w:bottom w:val="single" w:sz="0" w:space="0" w:color="D3D3D3"/>
              <w:right w:val="single" w:sz="0" w:space="0" w:color="D3D3D3"/>
            </w:tcBorders>
          </w:tcPr>
          <w:p w14:paraId="28277FB0" w14:textId="77777777" w:rsidR="00524773" w:rsidRDefault="00524773" w:rsidP="00C670FC">
            <w:pPr>
              <w:keepNext/>
              <w:spacing w:after="60"/>
              <w:rPr>
                <w:ins w:id="1969" w:author="Wittman, Jacob (CDC/DDNID/NCCDPHP/DDT) (CTR)" w:date="2023-08-15T14:04:00Z"/>
              </w:rPr>
            </w:pPr>
            <w:ins w:id="1970" w:author="Wittman, Jacob (CDC/DDNID/NCCDPHP/DDT) (CTR)" w:date="2023-08-15T14:04:00Z">
              <w:r>
                <w:rPr>
                  <w:rFonts w:ascii="Calibri" w:hAnsi="Calibri"/>
                  <w:sz w:val="20"/>
                </w:rPr>
                <w:t>43.7 (3.3)</w:t>
              </w:r>
            </w:ins>
          </w:p>
        </w:tc>
        <w:tc>
          <w:tcPr>
            <w:tcW w:w="0" w:type="auto"/>
            <w:tcBorders>
              <w:top w:val="single" w:sz="0" w:space="0" w:color="D3D3D3"/>
              <w:left w:val="single" w:sz="0" w:space="0" w:color="D3D3D3"/>
              <w:bottom w:val="single" w:sz="0" w:space="0" w:color="D3D3D3"/>
              <w:right w:val="single" w:sz="0" w:space="0" w:color="D3D3D3"/>
            </w:tcBorders>
          </w:tcPr>
          <w:p w14:paraId="0E5A4FF8" w14:textId="77777777" w:rsidR="00524773" w:rsidRDefault="00524773" w:rsidP="00C670FC">
            <w:pPr>
              <w:keepNext/>
              <w:spacing w:after="60"/>
              <w:rPr>
                <w:ins w:id="1971" w:author="Wittman, Jacob (CDC/DDNID/NCCDPHP/DDT) (CTR)" w:date="2023-08-15T14:04:00Z"/>
              </w:rPr>
            </w:pPr>
            <w:ins w:id="1972" w:author="Wittman, Jacob (CDC/DDNID/NCCDPHP/DDT) (CTR)" w:date="2023-08-15T14:04:00Z">
              <w:r>
                <w:rPr>
                  <w:rFonts w:ascii="Calibri" w:hAnsi="Calibri"/>
                  <w:sz w:val="20"/>
                </w:rPr>
                <w:t>42.4 (3.6)</w:t>
              </w:r>
            </w:ins>
          </w:p>
        </w:tc>
        <w:tc>
          <w:tcPr>
            <w:tcW w:w="0" w:type="auto"/>
            <w:tcBorders>
              <w:top w:val="single" w:sz="0" w:space="0" w:color="D3D3D3"/>
              <w:left w:val="single" w:sz="0" w:space="0" w:color="D3D3D3"/>
              <w:bottom w:val="single" w:sz="0" w:space="0" w:color="D3D3D3"/>
              <w:right w:val="single" w:sz="0" w:space="0" w:color="D3D3D3"/>
            </w:tcBorders>
          </w:tcPr>
          <w:p w14:paraId="39BA8615" w14:textId="77777777" w:rsidR="00524773" w:rsidRDefault="00524773" w:rsidP="00C670FC">
            <w:pPr>
              <w:keepNext/>
              <w:spacing w:after="60"/>
              <w:rPr>
                <w:ins w:id="1973" w:author="Wittman, Jacob (CDC/DDNID/NCCDPHP/DDT) (CTR)" w:date="2023-08-15T14:04:00Z"/>
              </w:rPr>
            </w:pPr>
            <w:ins w:id="1974" w:author="Wittman, Jacob (CDC/DDNID/NCCDPHP/DDT) (CTR)" w:date="2023-08-15T14:04:00Z">
              <w:r>
                <w:rPr>
                  <w:rFonts w:ascii="Calibri" w:hAnsi="Calibri"/>
                  <w:sz w:val="20"/>
                </w:rPr>
                <w:t>41.8 (3.7)</w:t>
              </w:r>
            </w:ins>
          </w:p>
        </w:tc>
        <w:tc>
          <w:tcPr>
            <w:tcW w:w="0" w:type="auto"/>
            <w:tcBorders>
              <w:top w:val="single" w:sz="0" w:space="0" w:color="D3D3D3"/>
              <w:left w:val="single" w:sz="0" w:space="0" w:color="D3D3D3"/>
              <w:bottom w:val="single" w:sz="0" w:space="0" w:color="D3D3D3"/>
              <w:right w:val="single" w:sz="0" w:space="0" w:color="D3D3D3"/>
            </w:tcBorders>
          </w:tcPr>
          <w:p w14:paraId="43B694D1" w14:textId="77777777" w:rsidR="00524773" w:rsidRDefault="00524773" w:rsidP="00C670FC">
            <w:pPr>
              <w:keepNext/>
              <w:spacing w:after="60"/>
              <w:rPr>
                <w:ins w:id="1975" w:author="Wittman, Jacob (CDC/DDNID/NCCDPHP/DDT) (CTR)" w:date="2023-08-15T14:04:00Z"/>
              </w:rPr>
            </w:pPr>
            <w:ins w:id="1976" w:author="Wittman, Jacob (CDC/DDNID/NCCDPHP/DDT) (CTR)" w:date="2023-08-15T14:04:00Z">
              <w:r>
                <w:rPr>
                  <w:rFonts w:ascii="Calibri" w:hAnsi="Calibri"/>
                  <w:sz w:val="20"/>
                </w:rPr>
                <w:t>25.8 (-4.0, 55.7)</w:t>
              </w:r>
            </w:ins>
          </w:p>
        </w:tc>
        <w:tc>
          <w:tcPr>
            <w:tcW w:w="0" w:type="auto"/>
            <w:tcBorders>
              <w:top w:val="single" w:sz="0" w:space="0" w:color="D3D3D3"/>
              <w:left w:val="single" w:sz="0" w:space="0" w:color="D3D3D3"/>
              <w:bottom w:val="single" w:sz="0" w:space="0" w:color="D3D3D3"/>
              <w:right w:val="single" w:sz="0" w:space="0" w:color="D3D3D3"/>
            </w:tcBorders>
          </w:tcPr>
          <w:p w14:paraId="4E77F0D0" w14:textId="77777777" w:rsidR="00524773" w:rsidRDefault="00524773" w:rsidP="00C670FC">
            <w:pPr>
              <w:keepNext/>
              <w:spacing w:after="60"/>
              <w:rPr>
                <w:ins w:id="1977" w:author="Wittman, Jacob (CDC/DDNID/NCCDPHP/DDT) (CTR)" w:date="2023-08-15T14:04:00Z"/>
              </w:rPr>
            </w:pPr>
            <w:ins w:id="1978"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6A5E4210" w14:textId="77777777" w:rsidR="00524773" w:rsidRDefault="00524773" w:rsidP="00C670FC">
            <w:pPr>
              <w:keepNext/>
              <w:spacing w:after="60"/>
              <w:rPr>
                <w:ins w:id="1979" w:author="Wittman, Jacob (CDC/DDNID/NCCDPHP/DDT) (CTR)" w:date="2023-08-15T14:04:00Z"/>
              </w:rPr>
            </w:pPr>
            <w:ins w:id="1980" w:author="Wittman, Jacob (CDC/DDNID/NCCDPHP/DDT) (CTR)" w:date="2023-08-15T14:04:00Z">
              <w:r>
                <w:rPr>
                  <w:rFonts w:ascii="Calibri" w:hAnsi="Calibri"/>
                  <w:sz w:val="20"/>
                </w:rPr>
                <w:t>11.0 (0.6, 22.5), -1.7 (-3.8, 0.4)</w:t>
              </w:r>
            </w:ins>
          </w:p>
        </w:tc>
        <w:tc>
          <w:tcPr>
            <w:tcW w:w="0" w:type="auto"/>
            <w:tcBorders>
              <w:top w:val="single" w:sz="0" w:space="0" w:color="D3D3D3"/>
              <w:left w:val="single" w:sz="0" w:space="0" w:color="D3D3D3"/>
              <w:bottom w:val="single" w:sz="0" w:space="0" w:color="D3D3D3"/>
              <w:right w:val="single" w:sz="0" w:space="0" w:color="D3D3D3"/>
            </w:tcBorders>
          </w:tcPr>
          <w:p w14:paraId="3D194C3C" w14:textId="77777777" w:rsidR="00524773" w:rsidRDefault="00524773" w:rsidP="00C670FC">
            <w:pPr>
              <w:keepNext/>
              <w:spacing w:after="60"/>
              <w:rPr>
                <w:ins w:id="1981" w:author="Wittman, Jacob (CDC/DDNID/NCCDPHP/DDT) (CTR)" w:date="2023-08-15T14:04:00Z"/>
              </w:rPr>
            </w:pPr>
            <w:ins w:id="1982" w:author="Wittman, Jacob (CDC/DDNID/NCCDPHP/DDT) (CTR)" w:date="2023-08-15T14:04:00Z">
              <w:r>
                <w:rPr>
                  <w:rFonts w:ascii="Calibri" w:hAnsi="Calibri"/>
                  <w:sz w:val="20"/>
                </w:rPr>
                <w:t>1.6 (-1.0, 4.3)</w:t>
              </w:r>
            </w:ins>
          </w:p>
        </w:tc>
      </w:tr>
      <w:tr w:rsidR="00524773" w14:paraId="495B5DCC" w14:textId="77777777" w:rsidTr="00C670FC">
        <w:trPr>
          <w:cantSplit/>
          <w:jc w:val="center"/>
          <w:ins w:id="19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902B0E2" w14:textId="77777777" w:rsidR="00524773" w:rsidRDefault="00524773" w:rsidP="00C670FC">
            <w:pPr>
              <w:keepNext/>
              <w:spacing w:after="60"/>
              <w:rPr>
                <w:ins w:id="1984" w:author="Wittman, Jacob (CDC/DDNID/NCCDPHP/DDT) (CTR)" w:date="2023-08-15T14:04:00Z"/>
              </w:rPr>
            </w:pPr>
            <w:ins w:id="1985"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47488626" w14:textId="77777777" w:rsidR="00524773" w:rsidRDefault="00524773" w:rsidP="00C670FC">
            <w:pPr>
              <w:keepNext/>
              <w:spacing w:after="60"/>
              <w:rPr>
                <w:ins w:id="1986" w:author="Wittman, Jacob (CDC/DDNID/NCCDPHP/DDT) (CTR)" w:date="2023-08-15T14:04:00Z"/>
              </w:rPr>
            </w:pPr>
            <w:ins w:id="1987" w:author="Wittman, Jacob (CDC/DDNID/NCCDPHP/DDT) (CTR)" w:date="2023-08-15T14:04:00Z">
              <w:r>
                <w:rPr>
                  <w:rFonts w:ascii="Calibri" w:hAnsi="Calibri"/>
                  <w:sz w:val="20"/>
                </w:rPr>
                <w:t>41.7 (1.2)</w:t>
              </w:r>
            </w:ins>
          </w:p>
        </w:tc>
        <w:tc>
          <w:tcPr>
            <w:tcW w:w="0" w:type="auto"/>
            <w:tcBorders>
              <w:top w:val="single" w:sz="0" w:space="0" w:color="D3D3D3"/>
              <w:left w:val="single" w:sz="0" w:space="0" w:color="D3D3D3"/>
              <w:bottom w:val="single" w:sz="0" w:space="0" w:color="D3D3D3"/>
              <w:right w:val="single" w:sz="0" w:space="0" w:color="D3D3D3"/>
            </w:tcBorders>
          </w:tcPr>
          <w:p w14:paraId="444F348C" w14:textId="77777777" w:rsidR="00524773" w:rsidRDefault="00524773" w:rsidP="00C670FC">
            <w:pPr>
              <w:keepNext/>
              <w:spacing w:after="60"/>
              <w:rPr>
                <w:ins w:id="1988" w:author="Wittman, Jacob (CDC/DDNID/NCCDPHP/DDT) (CTR)" w:date="2023-08-15T14:04:00Z"/>
              </w:rPr>
            </w:pPr>
            <w:ins w:id="1989" w:author="Wittman, Jacob (CDC/DDNID/NCCDPHP/DDT) (CTR)" w:date="2023-08-15T14:04:00Z">
              <w:r>
                <w:rPr>
                  <w:rFonts w:ascii="Calibri" w:hAnsi="Calibri"/>
                  <w:sz w:val="20"/>
                </w:rPr>
                <w:t>33.4 (2.3)</w:t>
              </w:r>
            </w:ins>
          </w:p>
        </w:tc>
        <w:tc>
          <w:tcPr>
            <w:tcW w:w="0" w:type="auto"/>
            <w:tcBorders>
              <w:top w:val="single" w:sz="0" w:space="0" w:color="D3D3D3"/>
              <w:left w:val="single" w:sz="0" w:space="0" w:color="D3D3D3"/>
              <w:bottom w:val="single" w:sz="0" w:space="0" w:color="D3D3D3"/>
              <w:right w:val="single" w:sz="0" w:space="0" w:color="D3D3D3"/>
            </w:tcBorders>
          </w:tcPr>
          <w:p w14:paraId="2D9FC969" w14:textId="77777777" w:rsidR="00524773" w:rsidRDefault="00524773" w:rsidP="00C670FC">
            <w:pPr>
              <w:keepNext/>
              <w:spacing w:after="60"/>
              <w:rPr>
                <w:ins w:id="1990" w:author="Wittman, Jacob (CDC/DDNID/NCCDPHP/DDT) (CTR)" w:date="2023-08-15T14:04:00Z"/>
              </w:rPr>
            </w:pPr>
            <w:ins w:id="1991" w:author="Wittman, Jacob (CDC/DDNID/NCCDPHP/DDT) (CTR)" w:date="2023-08-15T14:04:00Z">
              <w:r>
                <w:rPr>
                  <w:rFonts w:ascii="Calibri" w:hAnsi="Calibri"/>
                  <w:sz w:val="20"/>
                </w:rPr>
                <w:t>35.6 (3.1)</w:t>
              </w:r>
            </w:ins>
          </w:p>
        </w:tc>
        <w:tc>
          <w:tcPr>
            <w:tcW w:w="0" w:type="auto"/>
            <w:tcBorders>
              <w:top w:val="single" w:sz="0" w:space="0" w:color="D3D3D3"/>
              <w:left w:val="single" w:sz="0" w:space="0" w:color="D3D3D3"/>
              <w:bottom w:val="single" w:sz="0" w:space="0" w:color="D3D3D3"/>
              <w:right w:val="single" w:sz="0" w:space="0" w:color="D3D3D3"/>
            </w:tcBorders>
          </w:tcPr>
          <w:p w14:paraId="65FE7FDC" w14:textId="77777777" w:rsidR="00524773" w:rsidRDefault="00524773" w:rsidP="00C670FC">
            <w:pPr>
              <w:keepNext/>
              <w:spacing w:after="60"/>
              <w:rPr>
                <w:ins w:id="1992" w:author="Wittman, Jacob (CDC/DDNID/NCCDPHP/DDT) (CTR)" w:date="2023-08-15T14:04:00Z"/>
              </w:rPr>
            </w:pPr>
            <w:ins w:id="1993" w:author="Wittman, Jacob (CDC/DDNID/NCCDPHP/DDT) (CTR)" w:date="2023-08-15T14:04:00Z">
              <w:r>
                <w:rPr>
                  <w:rFonts w:ascii="Calibri" w:hAnsi="Calibri"/>
                  <w:sz w:val="20"/>
                </w:rPr>
                <w:t>38.7 (2.5)</w:t>
              </w:r>
            </w:ins>
          </w:p>
        </w:tc>
        <w:tc>
          <w:tcPr>
            <w:tcW w:w="0" w:type="auto"/>
            <w:tcBorders>
              <w:top w:val="single" w:sz="0" w:space="0" w:color="D3D3D3"/>
              <w:left w:val="single" w:sz="0" w:space="0" w:color="D3D3D3"/>
              <w:bottom w:val="single" w:sz="0" w:space="0" w:color="D3D3D3"/>
              <w:right w:val="single" w:sz="0" w:space="0" w:color="D3D3D3"/>
            </w:tcBorders>
          </w:tcPr>
          <w:p w14:paraId="6F7BF608" w14:textId="77777777" w:rsidR="00524773" w:rsidRDefault="00524773" w:rsidP="00C670FC">
            <w:pPr>
              <w:keepNext/>
              <w:spacing w:after="60"/>
              <w:rPr>
                <w:ins w:id="1994" w:author="Wittman, Jacob (CDC/DDNID/NCCDPHP/DDT) (CTR)" w:date="2023-08-15T14:04:00Z"/>
              </w:rPr>
            </w:pPr>
            <w:ins w:id="1995" w:author="Wittman, Jacob (CDC/DDNID/NCCDPHP/DDT) (CTR)" w:date="2023-08-15T14:04:00Z">
              <w:r>
                <w:rPr>
                  <w:rFonts w:ascii="Calibri" w:hAnsi="Calibri"/>
                  <w:sz w:val="20"/>
                </w:rPr>
                <w:t>43.9 (2.9)</w:t>
              </w:r>
            </w:ins>
          </w:p>
        </w:tc>
        <w:tc>
          <w:tcPr>
            <w:tcW w:w="0" w:type="auto"/>
            <w:tcBorders>
              <w:top w:val="single" w:sz="0" w:space="0" w:color="D3D3D3"/>
              <w:left w:val="single" w:sz="0" w:space="0" w:color="D3D3D3"/>
              <w:bottom w:val="single" w:sz="0" w:space="0" w:color="D3D3D3"/>
              <w:right w:val="single" w:sz="0" w:space="0" w:color="D3D3D3"/>
            </w:tcBorders>
          </w:tcPr>
          <w:p w14:paraId="019A8C51" w14:textId="77777777" w:rsidR="00524773" w:rsidRDefault="00524773" w:rsidP="00C670FC">
            <w:pPr>
              <w:keepNext/>
              <w:spacing w:after="60"/>
              <w:rPr>
                <w:ins w:id="1996" w:author="Wittman, Jacob (CDC/DDNID/NCCDPHP/DDT) (CTR)" w:date="2023-08-15T14:04:00Z"/>
              </w:rPr>
            </w:pPr>
            <w:ins w:id="1997" w:author="Wittman, Jacob (CDC/DDNID/NCCDPHP/DDT) (CTR)" w:date="2023-08-15T14:04:00Z">
              <w:r>
                <w:rPr>
                  <w:rFonts w:ascii="Calibri" w:hAnsi="Calibri"/>
                  <w:sz w:val="20"/>
                </w:rPr>
                <w:t>47.5 (2.6)</w:t>
              </w:r>
            </w:ins>
          </w:p>
        </w:tc>
        <w:tc>
          <w:tcPr>
            <w:tcW w:w="0" w:type="auto"/>
            <w:tcBorders>
              <w:top w:val="single" w:sz="0" w:space="0" w:color="D3D3D3"/>
              <w:left w:val="single" w:sz="0" w:space="0" w:color="D3D3D3"/>
              <w:bottom w:val="single" w:sz="0" w:space="0" w:color="D3D3D3"/>
              <w:right w:val="single" w:sz="0" w:space="0" w:color="D3D3D3"/>
            </w:tcBorders>
          </w:tcPr>
          <w:p w14:paraId="2105B933" w14:textId="77777777" w:rsidR="00524773" w:rsidRDefault="00524773" w:rsidP="00C670FC">
            <w:pPr>
              <w:keepNext/>
              <w:spacing w:after="60"/>
              <w:rPr>
                <w:ins w:id="1998" w:author="Wittman, Jacob (CDC/DDNID/NCCDPHP/DDT) (CTR)" w:date="2023-08-15T14:04:00Z"/>
              </w:rPr>
            </w:pPr>
            <w:ins w:id="1999" w:author="Wittman, Jacob (CDC/DDNID/NCCDPHP/DDT) (CTR)" w:date="2023-08-15T14:04:00Z">
              <w:r>
                <w:rPr>
                  <w:rFonts w:ascii="Calibri" w:hAnsi="Calibri"/>
                  <w:sz w:val="20"/>
                </w:rPr>
                <w:t>43.7 (3.2)</w:t>
              </w:r>
            </w:ins>
          </w:p>
        </w:tc>
        <w:tc>
          <w:tcPr>
            <w:tcW w:w="0" w:type="auto"/>
            <w:tcBorders>
              <w:top w:val="single" w:sz="0" w:space="0" w:color="D3D3D3"/>
              <w:left w:val="single" w:sz="0" w:space="0" w:color="D3D3D3"/>
              <w:bottom w:val="single" w:sz="0" w:space="0" w:color="D3D3D3"/>
              <w:right w:val="single" w:sz="0" w:space="0" w:color="D3D3D3"/>
            </w:tcBorders>
          </w:tcPr>
          <w:p w14:paraId="739E8EBA" w14:textId="77777777" w:rsidR="00524773" w:rsidRDefault="00524773" w:rsidP="00C670FC">
            <w:pPr>
              <w:keepNext/>
              <w:spacing w:after="60"/>
              <w:rPr>
                <w:ins w:id="2000" w:author="Wittman, Jacob (CDC/DDNID/NCCDPHP/DDT) (CTR)" w:date="2023-08-15T14:04:00Z"/>
              </w:rPr>
            </w:pPr>
            <w:ins w:id="2001" w:author="Wittman, Jacob (CDC/DDNID/NCCDPHP/DDT) (CTR)" w:date="2023-08-15T14:04:00Z">
              <w:r>
                <w:rPr>
                  <w:rFonts w:ascii="Calibri" w:hAnsi="Calibri"/>
                  <w:sz w:val="20"/>
                </w:rPr>
                <w:t>39.2 (2.7)</w:t>
              </w:r>
            </w:ins>
          </w:p>
        </w:tc>
        <w:tc>
          <w:tcPr>
            <w:tcW w:w="0" w:type="auto"/>
            <w:tcBorders>
              <w:top w:val="single" w:sz="0" w:space="0" w:color="D3D3D3"/>
              <w:left w:val="single" w:sz="0" w:space="0" w:color="D3D3D3"/>
              <w:bottom w:val="single" w:sz="0" w:space="0" w:color="D3D3D3"/>
              <w:right w:val="single" w:sz="0" w:space="0" w:color="D3D3D3"/>
            </w:tcBorders>
          </w:tcPr>
          <w:p w14:paraId="24D65990" w14:textId="77777777" w:rsidR="00524773" w:rsidRDefault="00524773" w:rsidP="00C670FC">
            <w:pPr>
              <w:keepNext/>
              <w:spacing w:after="60"/>
              <w:rPr>
                <w:ins w:id="2002" w:author="Wittman, Jacob (CDC/DDNID/NCCDPHP/DDT) (CTR)" w:date="2023-08-15T14:04:00Z"/>
              </w:rPr>
            </w:pPr>
            <w:ins w:id="2003" w:author="Wittman, Jacob (CDC/DDNID/NCCDPHP/DDT) (CTR)" w:date="2023-08-15T14:04:00Z">
              <w:r>
                <w:rPr>
                  <w:rFonts w:ascii="Calibri" w:hAnsi="Calibri"/>
                  <w:sz w:val="20"/>
                </w:rPr>
                <w:t>39.7 (2.9)</w:t>
              </w:r>
            </w:ins>
          </w:p>
        </w:tc>
        <w:tc>
          <w:tcPr>
            <w:tcW w:w="0" w:type="auto"/>
            <w:tcBorders>
              <w:top w:val="single" w:sz="0" w:space="0" w:color="D3D3D3"/>
              <w:left w:val="single" w:sz="0" w:space="0" w:color="D3D3D3"/>
              <w:bottom w:val="single" w:sz="0" w:space="0" w:color="D3D3D3"/>
              <w:right w:val="single" w:sz="0" w:space="0" w:color="D3D3D3"/>
            </w:tcBorders>
          </w:tcPr>
          <w:p w14:paraId="4E36BF68" w14:textId="77777777" w:rsidR="00524773" w:rsidRDefault="00524773" w:rsidP="00C670FC">
            <w:pPr>
              <w:keepNext/>
              <w:spacing w:after="60"/>
              <w:rPr>
                <w:ins w:id="2004" w:author="Wittman, Jacob (CDC/DDNID/NCCDPHP/DDT) (CTR)" w:date="2023-08-15T14:04:00Z"/>
              </w:rPr>
            </w:pPr>
            <w:ins w:id="2005" w:author="Wittman, Jacob (CDC/DDNID/NCCDPHP/DDT) (CTR)" w:date="2023-08-15T14:04:00Z">
              <w:r>
                <w:rPr>
                  <w:rFonts w:ascii="Calibri" w:hAnsi="Calibri"/>
                  <w:sz w:val="20"/>
                </w:rPr>
                <w:t>44.9 (3.1)</w:t>
              </w:r>
            </w:ins>
          </w:p>
        </w:tc>
        <w:tc>
          <w:tcPr>
            <w:tcW w:w="0" w:type="auto"/>
            <w:tcBorders>
              <w:top w:val="single" w:sz="0" w:space="0" w:color="D3D3D3"/>
              <w:left w:val="single" w:sz="0" w:space="0" w:color="D3D3D3"/>
              <w:bottom w:val="single" w:sz="0" w:space="0" w:color="D3D3D3"/>
              <w:right w:val="single" w:sz="0" w:space="0" w:color="D3D3D3"/>
            </w:tcBorders>
          </w:tcPr>
          <w:p w14:paraId="2559C74F" w14:textId="77777777" w:rsidR="00524773" w:rsidRDefault="00524773" w:rsidP="00C670FC">
            <w:pPr>
              <w:keepNext/>
              <w:spacing w:after="60"/>
              <w:rPr>
                <w:ins w:id="2006" w:author="Wittman, Jacob (CDC/DDNID/NCCDPHP/DDT) (CTR)" w:date="2023-08-15T14:04:00Z"/>
              </w:rPr>
            </w:pPr>
            <w:ins w:id="2007" w:author="Wittman, Jacob (CDC/DDNID/NCCDPHP/DDT) (CTR)" w:date="2023-08-15T14:04:00Z">
              <w:r>
                <w:rPr>
                  <w:rFonts w:ascii="Calibri" w:hAnsi="Calibri"/>
                  <w:sz w:val="20"/>
                </w:rPr>
                <w:t>45.0 (3.0)</w:t>
              </w:r>
            </w:ins>
          </w:p>
        </w:tc>
        <w:tc>
          <w:tcPr>
            <w:tcW w:w="0" w:type="auto"/>
            <w:tcBorders>
              <w:top w:val="single" w:sz="0" w:space="0" w:color="D3D3D3"/>
              <w:left w:val="single" w:sz="0" w:space="0" w:color="D3D3D3"/>
              <w:bottom w:val="single" w:sz="0" w:space="0" w:color="D3D3D3"/>
              <w:right w:val="single" w:sz="0" w:space="0" w:color="D3D3D3"/>
            </w:tcBorders>
          </w:tcPr>
          <w:p w14:paraId="003FE2F7" w14:textId="77777777" w:rsidR="00524773" w:rsidRDefault="00524773" w:rsidP="00C670FC">
            <w:pPr>
              <w:keepNext/>
              <w:spacing w:after="60"/>
              <w:rPr>
                <w:ins w:id="2008" w:author="Wittman, Jacob (CDC/DDNID/NCCDPHP/DDT) (CTR)" w:date="2023-08-15T14:04:00Z"/>
              </w:rPr>
            </w:pPr>
            <w:ins w:id="2009" w:author="Wittman, Jacob (CDC/DDNID/NCCDPHP/DDT) (CTR)" w:date="2023-08-15T14:04:00Z">
              <w:r>
                <w:rPr>
                  <w:rFonts w:ascii="Calibri" w:hAnsi="Calibri"/>
                  <w:sz w:val="20"/>
                </w:rPr>
                <w:t>42.5 (2.7)</w:t>
              </w:r>
            </w:ins>
          </w:p>
        </w:tc>
        <w:tc>
          <w:tcPr>
            <w:tcW w:w="0" w:type="auto"/>
            <w:tcBorders>
              <w:top w:val="single" w:sz="0" w:space="0" w:color="D3D3D3"/>
              <w:left w:val="single" w:sz="0" w:space="0" w:color="D3D3D3"/>
              <w:bottom w:val="single" w:sz="0" w:space="0" w:color="D3D3D3"/>
              <w:right w:val="single" w:sz="0" w:space="0" w:color="D3D3D3"/>
            </w:tcBorders>
          </w:tcPr>
          <w:p w14:paraId="2DF2D93A" w14:textId="77777777" w:rsidR="00524773" w:rsidRDefault="00524773" w:rsidP="00C670FC">
            <w:pPr>
              <w:keepNext/>
              <w:spacing w:after="60"/>
              <w:rPr>
                <w:ins w:id="2010" w:author="Wittman, Jacob (CDC/DDNID/NCCDPHP/DDT) (CTR)" w:date="2023-08-15T14:04:00Z"/>
              </w:rPr>
            </w:pPr>
            <w:ins w:id="2011" w:author="Wittman, Jacob (CDC/DDNID/NCCDPHP/DDT) (CTR)" w:date="2023-08-15T14:04:00Z">
              <w:r>
                <w:rPr>
                  <w:rFonts w:ascii="Calibri" w:hAnsi="Calibri"/>
                  <w:sz w:val="20"/>
                </w:rPr>
                <w:t>46.6 (3.3)</w:t>
              </w:r>
            </w:ins>
          </w:p>
        </w:tc>
        <w:tc>
          <w:tcPr>
            <w:tcW w:w="0" w:type="auto"/>
            <w:tcBorders>
              <w:top w:val="single" w:sz="0" w:space="0" w:color="D3D3D3"/>
              <w:left w:val="single" w:sz="0" w:space="0" w:color="D3D3D3"/>
              <w:bottom w:val="single" w:sz="0" w:space="0" w:color="D3D3D3"/>
              <w:right w:val="single" w:sz="0" w:space="0" w:color="D3D3D3"/>
            </w:tcBorders>
          </w:tcPr>
          <w:p w14:paraId="58844217" w14:textId="77777777" w:rsidR="00524773" w:rsidRDefault="00524773" w:rsidP="00C670FC">
            <w:pPr>
              <w:keepNext/>
              <w:spacing w:after="60"/>
              <w:rPr>
                <w:ins w:id="2012" w:author="Wittman, Jacob (CDC/DDNID/NCCDPHP/DDT) (CTR)" w:date="2023-08-15T14:04:00Z"/>
              </w:rPr>
            </w:pPr>
            <w:ins w:id="2013" w:author="Wittman, Jacob (CDC/DDNID/NCCDPHP/DDT) (CTR)" w:date="2023-08-15T14:04:00Z">
              <w:r>
                <w:rPr>
                  <w:rFonts w:ascii="Calibri" w:hAnsi="Calibri"/>
                  <w:sz w:val="20"/>
                </w:rPr>
                <w:t>43.2 (3.9)</w:t>
              </w:r>
            </w:ins>
          </w:p>
        </w:tc>
        <w:tc>
          <w:tcPr>
            <w:tcW w:w="0" w:type="auto"/>
            <w:tcBorders>
              <w:top w:val="single" w:sz="0" w:space="0" w:color="D3D3D3"/>
              <w:left w:val="single" w:sz="0" w:space="0" w:color="D3D3D3"/>
              <w:bottom w:val="single" w:sz="0" w:space="0" w:color="D3D3D3"/>
              <w:right w:val="single" w:sz="0" w:space="0" w:color="D3D3D3"/>
            </w:tcBorders>
          </w:tcPr>
          <w:p w14:paraId="64E8412C" w14:textId="77777777" w:rsidR="00524773" w:rsidRDefault="00524773" w:rsidP="00C670FC">
            <w:pPr>
              <w:keepNext/>
              <w:spacing w:after="60"/>
              <w:rPr>
                <w:ins w:id="2014" w:author="Wittman, Jacob (CDC/DDNID/NCCDPHP/DDT) (CTR)" w:date="2023-08-15T14:04:00Z"/>
              </w:rPr>
            </w:pPr>
            <w:ins w:id="2015" w:author="Wittman, Jacob (CDC/DDNID/NCCDPHP/DDT) (CTR)" w:date="2023-08-15T14:04:00Z">
              <w:r>
                <w:rPr>
                  <w:rFonts w:ascii="Calibri" w:hAnsi="Calibri"/>
                  <w:sz w:val="20"/>
                </w:rPr>
                <w:t>39.3 (12.2, 66.5)</w:t>
              </w:r>
            </w:ins>
          </w:p>
        </w:tc>
        <w:tc>
          <w:tcPr>
            <w:tcW w:w="0" w:type="auto"/>
            <w:tcBorders>
              <w:top w:val="single" w:sz="0" w:space="0" w:color="D3D3D3"/>
              <w:left w:val="single" w:sz="0" w:space="0" w:color="D3D3D3"/>
              <w:bottom w:val="single" w:sz="0" w:space="0" w:color="D3D3D3"/>
              <w:right w:val="single" w:sz="0" w:space="0" w:color="D3D3D3"/>
            </w:tcBorders>
          </w:tcPr>
          <w:p w14:paraId="3D192680" w14:textId="77777777" w:rsidR="00524773" w:rsidRDefault="00524773" w:rsidP="00C670FC">
            <w:pPr>
              <w:keepNext/>
              <w:spacing w:after="60"/>
              <w:rPr>
                <w:ins w:id="20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E6DD76" w14:textId="77777777" w:rsidR="00524773" w:rsidRDefault="00524773" w:rsidP="00C670FC">
            <w:pPr>
              <w:keepNext/>
              <w:spacing w:after="60"/>
              <w:rPr>
                <w:ins w:id="2017" w:author="Wittman, Jacob (CDC/DDNID/NCCDPHP/DDT) (CTR)" w:date="2023-08-15T14:04:00Z"/>
              </w:rPr>
            </w:pPr>
            <w:ins w:id="2018" w:author="Wittman, Jacob (CDC/DDNID/NCCDPHP/DDT) (CTR)" w:date="2023-08-15T14:04:00Z">
              <w:r>
                <w:rPr>
                  <w:rFonts w:ascii="Calibri" w:hAnsi="Calibri"/>
                  <w:sz w:val="20"/>
                </w:rPr>
                <w:t>2.0 (0.4, 3.7)</w:t>
              </w:r>
            </w:ins>
          </w:p>
        </w:tc>
        <w:tc>
          <w:tcPr>
            <w:tcW w:w="0" w:type="auto"/>
            <w:tcBorders>
              <w:top w:val="single" w:sz="0" w:space="0" w:color="D3D3D3"/>
              <w:left w:val="single" w:sz="0" w:space="0" w:color="D3D3D3"/>
              <w:bottom w:val="single" w:sz="0" w:space="0" w:color="D3D3D3"/>
              <w:right w:val="single" w:sz="0" w:space="0" w:color="D3D3D3"/>
            </w:tcBorders>
          </w:tcPr>
          <w:p w14:paraId="1BCAACFE" w14:textId="77777777" w:rsidR="00524773" w:rsidRDefault="00524773" w:rsidP="00C670FC">
            <w:pPr>
              <w:keepNext/>
              <w:spacing w:after="60"/>
              <w:rPr>
                <w:ins w:id="2019" w:author="Wittman, Jacob (CDC/DDNID/NCCDPHP/DDT) (CTR)" w:date="2023-08-15T14:04:00Z"/>
              </w:rPr>
            </w:pPr>
            <w:ins w:id="2020" w:author="Wittman, Jacob (CDC/DDNID/NCCDPHP/DDT) (CTR)" w:date="2023-08-15T14:04:00Z">
              <w:r>
                <w:rPr>
                  <w:rFonts w:ascii="Calibri" w:hAnsi="Calibri"/>
                  <w:sz w:val="20"/>
                </w:rPr>
                <w:t>2.0 (0.4, 3.7)</w:t>
              </w:r>
            </w:ins>
          </w:p>
        </w:tc>
      </w:tr>
      <w:tr w:rsidR="00524773" w14:paraId="5559771B" w14:textId="77777777" w:rsidTr="00C670FC">
        <w:trPr>
          <w:cantSplit/>
          <w:jc w:val="center"/>
          <w:ins w:id="20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12A2690" w14:textId="77777777" w:rsidR="00524773" w:rsidRDefault="00524773" w:rsidP="00C670FC">
            <w:pPr>
              <w:keepNext/>
              <w:spacing w:after="60"/>
              <w:rPr>
                <w:ins w:id="2022" w:author="Wittman, Jacob (CDC/DDNID/NCCDPHP/DDT) (CTR)" w:date="2023-08-15T14:04:00Z"/>
              </w:rPr>
            </w:pPr>
            <w:ins w:id="2023"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591638C7" w14:textId="77777777" w:rsidR="00524773" w:rsidRDefault="00524773" w:rsidP="00C670FC">
            <w:pPr>
              <w:keepNext/>
              <w:spacing w:after="60"/>
              <w:rPr>
                <w:ins w:id="2024" w:author="Wittman, Jacob (CDC/DDNID/NCCDPHP/DDT) (CTR)" w:date="2023-08-15T14:04:00Z"/>
              </w:rPr>
            </w:pPr>
            <w:ins w:id="2025" w:author="Wittman, Jacob (CDC/DDNID/NCCDPHP/DDT) (CTR)" w:date="2023-08-15T14:04:00Z">
              <w:r>
                <w:rPr>
                  <w:rFonts w:ascii="Calibri" w:hAnsi="Calibri"/>
                  <w:sz w:val="20"/>
                </w:rPr>
                <w:t>43.5 (1.6)</w:t>
              </w:r>
            </w:ins>
          </w:p>
        </w:tc>
        <w:tc>
          <w:tcPr>
            <w:tcW w:w="0" w:type="auto"/>
            <w:tcBorders>
              <w:top w:val="single" w:sz="0" w:space="0" w:color="D3D3D3"/>
              <w:left w:val="single" w:sz="0" w:space="0" w:color="D3D3D3"/>
              <w:bottom w:val="single" w:sz="0" w:space="0" w:color="D3D3D3"/>
              <w:right w:val="single" w:sz="0" w:space="0" w:color="D3D3D3"/>
            </w:tcBorders>
          </w:tcPr>
          <w:p w14:paraId="448D1BA9" w14:textId="77777777" w:rsidR="00524773" w:rsidRDefault="00524773" w:rsidP="00C670FC">
            <w:pPr>
              <w:keepNext/>
              <w:spacing w:after="60"/>
              <w:rPr>
                <w:ins w:id="2026" w:author="Wittman, Jacob (CDC/DDNID/NCCDPHP/DDT) (CTR)" w:date="2023-08-15T14:04:00Z"/>
              </w:rPr>
            </w:pPr>
            <w:ins w:id="2027" w:author="Wittman, Jacob (CDC/DDNID/NCCDPHP/DDT) (CTR)" w:date="2023-08-15T14:04:00Z">
              <w:r>
                <w:rPr>
                  <w:rFonts w:ascii="Calibri" w:hAnsi="Calibri"/>
                  <w:sz w:val="20"/>
                </w:rPr>
                <w:t>30.5 (2.7)</w:t>
              </w:r>
            </w:ins>
          </w:p>
        </w:tc>
        <w:tc>
          <w:tcPr>
            <w:tcW w:w="0" w:type="auto"/>
            <w:tcBorders>
              <w:top w:val="single" w:sz="0" w:space="0" w:color="D3D3D3"/>
              <w:left w:val="single" w:sz="0" w:space="0" w:color="D3D3D3"/>
              <w:bottom w:val="single" w:sz="0" w:space="0" w:color="D3D3D3"/>
              <w:right w:val="single" w:sz="0" w:space="0" w:color="D3D3D3"/>
            </w:tcBorders>
          </w:tcPr>
          <w:p w14:paraId="746AF56A" w14:textId="77777777" w:rsidR="00524773" w:rsidRDefault="00524773" w:rsidP="00C670FC">
            <w:pPr>
              <w:keepNext/>
              <w:spacing w:after="60"/>
              <w:rPr>
                <w:ins w:id="2028" w:author="Wittman, Jacob (CDC/DDNID/NCCDPHP/DDT) (CTR)" w:date="2023-08-15T14:04:00Z"/>
              </w:rPr>
            </w:pPr>
            <w:ins w:id="2029" w:author="Wittman, Jacob (CDC/DDNID/NCCDPHP/DDT) (CTR)" w:date="2023-08-15T14:04:00Z">
              <w:r>
                <w:rPr>
                  <w:rFonts w:ascii="Calibri" w:hAnsi="Calibri"/>
                  <w:sz w:val="20"/>
                </w:rPr>
                <w:t>38.7 (3.8)</w:t>
              </w:r>
            </w:ins>
          </w:p>
        </w:tc>
        <w:tc>
          <w:tcPr>
            <w:tcW w:w="0" w:type="auto"/>
            <w:tcBorders>
              <w:top w:val="single" w:sz="0" w:space="0" w:color="D3D3D3"/>
              <w:left w:val="single" w:sz="0" w:space="0" w:color="D3D3D3"/>
              <w:bottom w:val="single" w:sz="0" w:space="0" w:color="D3D3D3"/>
              <w:right w:val="single" w:sz="0" w:space="0" w:color="D3D3D3"/>
            </w:tcBorders>
          </w:tcPr>
          <w:p w14:paraId="4655C73D" w14:textId="77777777" w:rsidR="00524773" w:rsidRDefault="00524773" w:rsidP="00C670FC">
            <w:pPr>
              <w:keepNext/>
              <w:spacing w:after="60"/>
              <w:rPr>
                <w:ins w:id="2030" w:author="Wittman, Jacob (CDC/DDNID/NCCDPHP/DDT) (CTR)" w:date="2023-08-15T14:04:00Z"/>
              </w:rPr>
            </w:pPr>
            <w:ins w:id="2031" w:author="Wittman, Jacob (CDC/DDNID/NCCDPHP/DDT) (CTR)" w:date="2023-08-15T14:04:00Z">
              <w:r>
                <w:rPr>
                  <w:rFonts w:ascii="Calibri" w:hAnsi="Calibri"/>
                  <w:sz w:val="20"/>
                </w:rPr>
                <w:t>44.4 (3.3)</w:t>
              </w:r>
            </w:ins>
          </w:p>
        </w:tc>
        <w:tc>
          <w:tcPr>
            <w:tcW w:w="0" w:type="auto"/>
            <w:tcBorders>
              <w:top w:val="single" w:sz="0" w:space="0" w:color="D3D3D3"/>
              <w:left w:val="single" w:sz="0" w:space="0" w:color="D3D3D3"/>
              <w:bottom w:val="single" w:sz="0" w:space="0" w:color="D3D3D3"/>
              <w:right w:val="single" w:sz="0" w:space="0" w:color="D3D3D3"/>
            </w:tcBorders>
          </w:tcPr>
          <w:p w14:paraId="63C94002" w14:textId="77777777" w:rsidR="00524773" w:rsidRDefault="00524773" w:rsidP="00C670FC">
            <w:pPr>
              <w:keepNext/>
              <w:spacing w:after="60"/>
              <w:rPr>
                <w:ins w:id="2032" w:author="Wittman, Jacob (CDC/DDNID/NCCDPHP/DDT) (CTR)" w:date="2023-08-15T14:04:00Z"/>
              </w:rPr>
            </w:pPr>
            <w:ins w:id="2033" w:author="Wittman, Jacob (CDC/DDNID/NCCDPHP/DDT) (CTR)" w:date="2023-08-15T14:04:00Z">
              <w:r>
                <w:rPr>
                  <w:rFonts w:ascii="Calibri" w:hAnsi="Calibri"/>
                  <w:sz w:val="20"/>
                </w:rPr>
                <w:t>44.9 (3.4)</w:t>
              </w:r>
            </w:ins>
          </w:p>
        </w:tc>
        <w:tc>
          <w:tcPr>
            <w:tcW w:w="0" w:type="auto"/>
            <w:tcBorders>
              <w:top w:val="single" w:sz="0" w:space="0" w:color="D3D3D3"/>
              <w:left w:val="single" w:sz="0" w:space="0" w:color="D3D3D3"/>
              <w:bottom w:val="single" w:sz="0" w:space="0" w:color="D3D3D3"/>
              <w:right w:val="single" w:sz="0" w:space="0" w:color="D3D3D3"/>
            </w:tcBorders>
          </w:tcPr>
          <w:p w14:paraId="3AA96631" w14:textId="77777777" w:rsidR="00524773" w:rsidRDefault="00524773" w:rsidP="00C670FC">
            <w:pPr>
              <w:keepNext/>
              <w:spacing w:after="60"/>
              <w:rPr>
                <w:ins w:id="2034" w:author="Wittman, Jacob (CDC/DDNID/NCCDPHP/DDT) (CTR)" w:date="2023-08-15T14:04:00Z"/>
              </w:rPr>
            </w:pPr>
            <w:ins w:id="2035" w:author="Wittman, Jacob (CDC/DDNID/NCCDPHP/DDT) (CTR)" w:date="2023-08-15T14:04:00Z">
              <w:r>
                <w:rPr>
                  <w:rFonts w:ascii="Calibri" w:hAnsi="Calibri"/>
                  <w:sz w:val="20"/>
                </w:rPr>
                <w:t>51.8 (3.6)</w:t>
              </w:r>
            </w:ins>
          </w:p>
        </w:tc>
        <w:tc>
          <w:tcPr>
            <w:tcW w:w="0" w:type="auto"/>
            <w:tcBorders>
              <w:top w:val="single" w:sz="0" w:space="0" w:color="D3D3D3"/>
              <w:left w:val="single" w:sz="0" w:space="0" w:color="D3D3D3"/>
              <w:bottom w:val="single" w:sz="0" w:space="0" w:color="D3D3D3"/>
              <w:right w:val="single" w:sz="0" w:space="0" w:color="D3D3D3"/>
            </w:tcBorders>
          </w:tcPr>
          <w:p w14:paraId="0FC23AFF" w14:textId="77777777" w:rsidR="00524773" w:rsidRDefault="00524773" w:rsidP="00C670FC">
            <w:pPr>
              <w:keepNext/>
              <w:spacing w:after="60"/>
              <w:rPr>
                <w:ins w:id="2036" w:author="Wittman, Jacob (CDC/DDNID/NCCDPHP/DDT) (CTR)" w:date="2023-08-15T14:04:00Z"/>
              </w:rPr>
            </w:pPr>
            <w:ins w:id="2037" w:author="Wittman, Jacob (CDC/DDNID/NCCDPHP/DDT) (CTR)" w:date="2023-08-15T14:04:00Z">
              <w:r>
                <w:rPr>
                  <w:rFonts w:ascii="Calibri" w:hAnsi="Calibri"/>
                  <w:sz w:val="20"/>
                </w:rPr>
                <w:t>49.2 (4.1)</w:t>
              </w:r>
            </w:ins>
          </w:p>
        </w:tc>
        <w:tc>
          <w:tcPr>
            <w:tcW w:w="0" w:type="auto"/>
            <w:tcBorders>
              <w:top w:val="single" w:sz="0" w:space="0" w:color="D3D3D3"/>
              <w:left w:val="single" w:sz="0" w:space="0" w:color="D3D3D3"/>
              <w:bottom w:val="single" w:sz="0" w:space="0" w:color="D3D3D3"/>
              <w:right w:val="single" w:sz="0" w:space="0" w:color="D3D3D3"/>
            </w:tcBorders>
          </w:tcPr>
          <w:p w14:paraId="295E1045" w14:textId="77777777" w:rsidR="00524773" w:rsidRDefault="00524773" w:rsidP="00C670FC">
            <w:pPr>
              <w:keepNext/>
              <w:spacing w:after="60"/>
              <w:rPr>
                <w:ins w:id="2038" w:author="Wittman, Jacob (CDC/DDNID/NCCDPHP/DDT) (CTR)" w:date="2023-08-15T14:04:00Z"/>
              </w:rPr>
            </w:pPr>
            <w:ins w:id="2039" w:author="Wittman, Jacob (CDC/DDNID/NCCDPHP/DDT) (CTR)" w:date="2023-08-15T14:04:00Z">
              <w:r>
                <w:rPr>
                  <w:rFonts w:ascii="Calibri" w:hAnsi="Calibri"/>
                  <w:sz w:val="20"/>
                </w:rPr>
                <w:t>43.4 (4.0)</w:t>
              </w:r>
            </w:ins>
          </w:p>
        </w:tc>
        <w:tc>
          <w:tcPr>
            <w:tcW w:w="0" w:type="auto"/>
            <w:tcBorders>
              <w:top w:val="single" w:sz="0" w:space="0" w:color="D3D3D3"/>
              <w:left w:val="single" w:sz="0" w:space="0" w:color="D3D3D3"/>
              <w:bottom w:val="single" w:sz="0" w:space="0" w:color="D3D3D3"/>
              <w:right w:val="single" w:sz="0" w:space="0" w:color="D3D3D3"/>
            </w:tcBorders>
          </w:tcPr>
          <w:p w14:paraId="18A2F36C" w14:textId="77777777" w:rsidR="00524773" w:rsidRDefault="00524773" w:rsidP="00C670FC">
            <w:pPr>
              <w:keepNext/>
              <w:spacing w:after="60"/>
              <w:rPr>
                <w:ins w:id="2040" w:author="Wittman, Jacob (CDC/DDNID/NCCDPHP/DDT) (CTR)" w:date="2023-08-15T14:04:00Z"/>
              </w:rPr>
            </w:pPr>
            <w:ins w:id="2041" w:author="Wittman, Jacob (CDC/DDNID/NCCDPHP/DDT) (CTR)" w:date="2023-08-15T14:04:00Z">
              <w:r>
                <w:rPr>
                  <w:rFonts w:ascii="Calibri" w:hAnsi="Calibri"/>
                  <w:sz w:val="20"/>
                </w:rPr>
                <w:t>39.0 (3.1)</w:t>
              </w:r>
            </w:ins>
          </w:p>
        </w:tc>
        <w:tc>
          <w:tcPr>
            <w:tcW w:w="0" w:type="auto"/>
            <w:tcBorders>
              <w:top w:val="single" w:sz="0" w:space="0" w:color="D3D3D3"/>
              <w:left w:val="single" w:sz="0" w:space="0" w:color="D3D3D3"/>
              <w:bottom w:val="single" w:sz="0" w:space="0" w:color="D3D3D3"/>
              <w:right w:val="single" w:sz="0" w:space="0" w:color="D3D3D3"/>
            </w:tcBorders>
          </w:tcPr>
          <w:p w14:paraId="3E612D3B" w14:textId="77777777" w:rsidR="00524773" w:rsidRDefault="00524773" w:rsidP="00C670FC">
            <w:pPr>
              <w:keepNext/>
              <w:spacing w:after="60"/>
              <w:rPr>
                <w:ins w:id="2042" w:author="Wittman, Jacob (CDC/DDNID/NCCDPHP/DDT) (CTR)" w:date="2023-08-15T14:04:00Z"/>
              </w:rPr>
            </w:pPr>
            <w:ins w:id="2043" w:author="Wittman, Jacob (CDC/DDNID/NCCDPHP/DDT) (CTR)" w:date="2023-08-15T14:04:00Z">
              <w:r>
                <w:rPr>
                  <w:rFonts w:ascii="Calibri" w:hAnsi="Calibri"/>
                  <w:sz w:val="20"/>
                </w:rPr>
                <w:t>43.0 (3.6)</w:t>
              </w:r>
            </w:ins>
          </w:p>
        </w:tc>
        <w:tc>
          <w:tcPr>
            <w:tcW w:w="0" w:type="auto"/>
            <w:tcBorders>
              <w:top w:val="single" w:sz="0" w:space="0" w:color="D3D3D3"/>
              <w:left w:val="single" w:sz="0" w:space="0" w:color="D3D3D3"/>
              <w:bottom w:val="single" w:sz="0" w:space="0" w:color="D3D3D3"/>
              <w:right w:val="single" w:sz="0" w:space="0" w:color="D3D3D3"/>
            </w:tcBorders>
          </w:tcPr>
          <w:p w14:paraId="311116B6" w14:textId="77777777" w:rsidR="00524773" w:rsidRDefault="00524773" w:rsidP="00C670FC">
            <w:pPr>
              <w:keepNext/>
              <w:spacing w:after="60"/>
              <w:rPr>
                <w:ins w:id="2044" w:author="Wittman, Jacob (CDC/DDNID/NCCDPHP/DDT) (CTR)" w:date="2023-08-15T14:04:00Z"/>
              </w:rPr>
            </w:pPr>
            <w:ins w:id="2045" w:author="Wittman, Jacob (CDC/DDNID/NCCDPHP/DDT) (CTR)" w:date="2023-08-15T14:04:00Z">
              <w:r>
                <w:rPr>
                  <w:rFonts w:ascii="Calibri" w:hAnsi="Calibri"/>
                  <w:sz w:val="20"/>
                </w:rPr>
                <w:t>44.2 (3.4)</w:t>
              </w:r>
            </w:ins>
          </w:p>
        </w:tc>
        <w:tc>
          <w:tcPr>
            <w:tcW w:w="0" w:type="auto"/>
            <w:tcBorders>
              <w:top w:val="single" w:sz="0" w:space="0" w:color="D3D3D3"/>
              <w:left w:val="single" w:sz="0" w:space="0" w:color="D3D3D3"/>
              <w:bottom w:val="single" w:sz="0" w:space="0" w:color="D3D3D3"/>
              <w:right w:val="single" w:sz="0" w:space="0" w:color="D3D3D3"/>
            </w:tcBorders>
          </w:tcPr>
          <w:p w14:paraId="77A11BA1" w14:textId="77777777" w:rsidR="00524773" w:rsidRDefault="00524773" w:rsidP="00C670FC">
            <w:pPr>
              <w:keepNext/>
              <w:spacing w:after="60"/>
              <w:rPr>
                <w:ins w:id="2046" w:author="Wittman, Jacob (CDC/DDNID/NCCDPHP/DDT) (CTR)" w:date="2023-08-15T14:04:00Z"/>
              </w:rPr>
            </w:pPr>
            <w:ins w:id="2047" w:author="Wittman, Jacob (CDC/DDNID/NCCDPHP/DDT) (CTR)" w:date="2023-08-15T14:04:00Z">
              <w:r>
                <w:rPr>
                  <w:rFonts w:ascii="Calibri" w:hAnsi="Calibri"/>
                  <w:sz w:val="20"/>
                </w:rPr>
                <w:t>44.1 (3.4)</w:t>
              </w:r>
            </w:ins>
          </w:p>
        </w:tc>
        <w:tc>
          <w:tcPr>
            <w:tcW w:w="0" w:type="auto"/>
            <w:tcBorders>
              <w:top w:val="single" w:sz="0" w:space="0" w:color="D3D3D3"/>
              <w:left w:val="single" w:sz="0" w:space="0" w:color="D3D3D3"/>
              <w:bottom w:val="single" w:sz="0" w:space="0" w:color="D3D3D3"/>
              <w:right w:val="single" w:sz="0" w:space="0" w:color="D3D3D3"/>
            </w:tcBorders>
          </w:tcPr>
          <w:p w14:paraId="7AADF5AE" w14:textId="77777777" w:rsidR="00524773" w:rsidRDefault="00524773" w:rsidP="00C670FC">
            <w:pPr>
              <w:keepNext/>
              <w:spacing w:after="60"/>
              <w:rPr>
                <w:ins w:id="2048" w:author="Wittman, Jacob (CDC/DDNID/NCCDPHP/DDT) (CTR)" w:date="2023-08-15T14:04:00Z"/>
              </w:rPr>
            </w:pPr>
            <w:ins w:id="2049" w:author="Wittman, Jacob (CDC/DDNID/NCCDPHP/DDT) (CTR)" w:date="2023-08-15T14:04:00Z">
              <w:r>
                <w:rPr>
                  <w:rFonts w:ascii="Calibri" w:hAnsi="Calibri"/>
                  <w:sz w:val="20"/>
                </w:rPr>
                <w:t>49.0 (4.3)</w:t>
              </w:r>
            </w:ins>
          </w:p>
        </w:tc>
        <w:tc>
          <w:tcPr>
            <w:tcW w:w="0" w:type="auto"/>
            <w:tcBorders>
              <w:top w:val="single" w:sz="0" w:space="0" w:color="D3D3D3"/>
              <w:left w:val="single" w:sz="0" w:space="0" w:color="D3D3D3"/>
              <w:bottom w:val="single" w:sz="0" w:space="0" w:color="D3D3D3"/>
              <w:right w:val="single" w:sz="0" w:space="0" w:color="D3D3D3"/>
            </w:tcBorders>
          </w:tcPr>
          <w:p w14:paraId="7EB720B3" w14:textId="77777777" w:rsidR="00524773" w:rsidRDefault="00524773" w:rsidP="00C670FC">
            <w:pPr>
              <w:keepNext/>
              <w:spacing w:after="60"/>
              <w:rPr>
                <w:ins w:id="2050" w:author="Wittman, Jacob (CDC/DDNID/NCCDPHP/DDT) (CTR)" w:date="2023-08-15T14:04:00Z"/>
              </w:rPr>
            </w:pPr>
            <w:ins w:id="2051" w:author="Wittman, Jacob (CDC/DDNID/NCCDPHP/DDT) (CTR)" w:date="2023-08-15T14:04:00Z">
              <w:r>
                <w:rPr>
                  <w:rFonts w:ascii="Calibri" w:hAnsi="Calibri"/>
                  <w:sz w:val="20"/>
                </w:rPr>
                <w:t>44.7 (4.1)</w:t>
              </w:r>
            </w:ins>
          </w:p>
        </w:tc>
        <w:tc>
          <w:tcPr>
            <w:tcW w:w="0" w:type="auto"/>
            <w:tcBorders>
              <w:top w:val="single" w:sz="0" w:space="0" w:color="D3D3D3"/>
              <w:left w:val="single" w:sz="0" w:space="0" w:color="D3D3D3"/>
              <w:bottom w:val="single" w:sz="0" w:space="0" w:color="D3D3D3"/>
              <w:right w:val="single" w:sz="0" w:space="0" w:color="D3D3D3"/>
            </w:tcBorders>
          </w:tcPr>
          <w:p w14:paraId="526E630B" w14:textId="77777777" w:rsidR="00524773" w:rsidRDefault="00524773" w:rsidP="00C670FC">
            <w:pPr>
              <w:keepNext/>
              <w:spacing w:after="60"/>
              <w:rPr>
                <w:ins w:id="2052" w:author="Wittman, Jacob (CDC/DDNID/NCCDPHP/DDT) (CTR)" w:date="2023-08-15T14:04:00Z"/>
              </w:rPr>
            </w:pPr>
            <w:ins w:id="2053" w:author="Wittman, Jacob (CDC/DDNID/NCCDPHP/DDT) (CTR)" w:date="2023-08-15T14:04:00Z">
              <w:r>
                <w:rPr>
                  <w:rFonts w:ascii="Calibri" w:hAnsi="Calibri"/>
                  <w:sz w:val="20"/>
                </w:rPr>
                <w:t>60.6 (21.8, 99.5)</w:t>
              </w:r>
            </w:ins>
          </w:p>
        </w:tc>
        <w:tc>
          <w:tcPr>
            <w:tcW w:w="0" w:type="auto"/>
            <w:tcBorders>
              <w:top w:val="single" w:sz="0" w:space="0" w:color="D3D3D3"/>
              <w:left w:val="single" w:sz="0" w:space="0" w:color="D3D3D3"/>
              <w:bottom w:val="single" w:sz="0" w:space="0" w:color="D3D3D3"/>
              <w:right w:val="single" w:sz="0" w:space="0" w:color="D3D3D3"/>
            </w:tcBorders>
          </w:tcPr>
          <w:p w14:paraId="6FDA8C1D" w14:textId="77777777" w:rsidR="00524773" w:rsidRDefault="00524773" w:rsidP="00C670FC">
            <w:pPr>
              <w:keepNext/>
              <w:spacing w:after="60"/>
              <w:rPr>
                <w:ins w:id="2054" w:author="Wittman, Jacob (CDC/DDNID/NCCDPHP/DDT) (CTR)" w:date="2023-08-15T14:04:00Z"/>
              </w:rPr>
            </w:pPr>
            <w:ins w:id="2055"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2E3E1CB0" w14:textId="77777777" w:rsidR="00524773" w:rsidRDefault="00524773" w:rsidP="00C670FC">
            <w:pPr>
              <w:keepNext/>
              <w:spacing w:after="60"/>
              <w:rPr>
                <w:ins w:id="2056" w:author="Wittman, Jacob (CDC/DDNID/NCCDPHP/DDT) (CTR)" w:date="2023-08-15T14:04:00Z"/>
              </w:rPr>
            </w:pPr>
            <w:ins w:id="2057" w:author="Wittman, Jacob (CDC/DDNID/NCCDPHP/DDT) (CTR)" w:date="2023-08-15T14:04:00Z">
              <w:r>
                <w:rPr>
                  <w:rFonts w:ascii="Calibri" w:hAnsi="Calibri"/>
                  <w:sz w:val="20"/>
                </w:rPr>
                <w:t>13.1 (4.7, 22.1), -9.2 (-28.8, 15.8), 4.9 (-2.9, 13.3)</w:t>
              </w:r>
            </w:ins>
          </w:p>
        </w:tc>
        <w:tc>
          <w:tcPr>
            <w:tcW w:w="0" w:type="auto"/>
            <w:tcBorders>
              <w:top w:val="single" w:sz="0" w:space="0" w:color="D3D3D3"/>
              <w:left w:val="single" w:sz="0" w:space="0" w:color="D3D3D3"/>
              <w:bottom w:val="single" w:sz="0" w:space="0" w:color="D3D3D3"/>
              <w:right w:val="single" w:sz="0" w:space="0" w:color="D3D3D3"/>
            </w:tcBorders>
          </w:tcPr>
          <w:p w14:paraId="1FDF51FF" w14:textId="77777777" w:rsidR="00524773" w:rsidRDefault="00524773" w:rsidP="00C670FC">
            <w:pPr>
              <w:keepNext/>
              <w:spacing w:after="60"/>
              <w:rPr>
                <w:ins w:id="2058" w:author="Wittman, Jacob (CDC/DDNID/NCCDPHP/DDT) (CTR)" w:date="2023-08-15T14:04:00Z"/>
              </w:rPr>
            </w:pPr>
            <w:ins w:id="2059" w:author="Wittman, Jacob (CDC/DDNID/NCCDPHP/DDT) (CTR)" w:date="2023-08-15T14:04:00Z">
              <w:r>
                <w:rPr>
                  <w:rFonts w:ascii="Calibri" w:hAnsi="Calibri"/>
                  <w:sz w:val="20"/>
                </w:rPr>
                <w:t>3.7 (-1.8, 9.5)</w:t>
              </w:r>
            </w:ins>
          </w:p>
        </w:tc>
      </w:tr>
      <w:tr w:rsidR="00524773" w14:paraId="6D6201C8" w14:textId="77777777" w:rsidTr="00C670FC">
        <w:trPr>
          <w:cantSplit/>
          <w:jc w:val="center"/>
          <w:ins w:id="206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3B2DFC" w14:textId="77777777" w:rsidR="00524773" w:rsidRDefault="00524773" w:rsidP="00C670FC">
            <w:pPr>
              <w:keepNext/>
              <w:spacing w:after="60"/>
              <w:rPr>
                <w:ins w:id="2061" w:author="Wittman, Jacob (CDC/DDNID/NCCDPHP/DDT) (CTR)" w:date="2023-08-15T14:04:00Z"/>
              </w:rPr>
            </w:pPr>
            <w:ins w:id="2062"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4D5FFAF5" w14:textId="77777777" w:rsidR="00524773" w:rsidRDefault="00524773" w:rsidP="00C670FC">
            <w:pPr>
              <w:keepNext/>
              <w:spacing w:after="60"/>
              <w:rPr>
                <w:ins w:id="2063" w:author="Wittman, Jacob (CDC/DDNID/NCCDPHP/DDT) (CTR)" w:date="2023-08-15T14:04:00Z"/>
              </w:rPr>
            </w:pPr>
            <w:ins w:id="2064" w:author="Wittman, Jacob (CDC/DDNID/NCCDPHP/DDT) (CTR)" w:date="2023-08-15T14:04:00Z">
              <w:r>
                <w:rPr>
                  <w:rFonts w:ascii="Calibri" w:hAnsi="Calibri"/>
                  <w:sz w:val="20"/>
                </w:rPr>
                <w:t>35.0 (1.4)</w:t>
              </w:r>
            </w:ins>
          </w:p>
        </w:tc>
        <w:tc>
          <w:tcPr>
            <w:tcW w:w="0" w:type="auto"/>
            <w:tcBorders>
              <w:top w:val="single" w:sz="0" w:space="0" w:color="D3D3D3"/>
              <w:left w:val="single" w:sz="0" w:space="0" w:color="D3D3D3"/>
              <w:bottom w:val="single" w:sz="0" w:space="0" w:color="D3D3D3"/>
              <w:right w:val="single" w:sz="0" w:space="0" w:color="D3D3D3"/>
            </w:tcBorders>
          </w:tcPr>
          <w:p w14:paraId="762B5DBF" w14:textId="77777777" w:rsidR="00524773" w:rsidRDefault="00524773" w:rsidP="00C670FC">
            <w:pPr>
              <w:keepNext/>
              <w:spacing w:after="60"/>
              <w:rPr>
                <w:ins w:id="2065" w:author="Wittman, Jacob (CDC/DDNID/NCCDPHP/DDT) (CTR)" w:date="2023-08-15T14:04:00Z"/>
              </w:rPr>
            </w:pPr>
            <w:ins w:id="2066" w:author="Wittman, Jacob (CDC/DDNID/NCCDPHP/DDT) (CTR)" w:date="2023-08-15T14:04:00Z">
              <w:r>
                <w:rPr>
                  <w:rFonts w:ascii="Calibri" w:hAnsi="Calibri"/>
                  <w:sz w:val="20"/>
                </w:rPr>
                <w:t>34.9 (3.8)</w:t>
              </w:r>
            </w:ins>
          </w:p>
        </w:tc>
        <w:tc>
          <w:tcPr>
            <w:tcW w:w="0" w:type="auto"/>
            <w:tcBorders>
              <w:top w:val="single" w:sz="0" w:space="0" w:color="D3D3D3"/>
              <w:left w:val="single" w:sz="0" w:space="0" w:color="D3D3D3"/>
              <w:bottom w:val="single" w:sz="0" w:space="0" w:color="D3D3D3"/>
              <w:right w:val="single" w:sz="0" w:space="0" w:color="D3D3D3"/>
            </w:tcBorders>
          </w:tcPr>
          <w:p w14:paraId="78B852EE" w14:textId="77777777" w:rsidR="00524773" w:rsidRDefault="00524773" w:rsidP="00C670FC">
            <w:pPr>
              <w:keepNext/>
              <w:spacing w:after="60"/>
              <w:rPr>
                <w:ins w:id="2067" w:author="Wittman, Jacob (CDC/DDNID/NCCDPHP/DDT) (CTR)" w:date="2023-08-15T14:04:00Z"/>
              </w:rPr>
            </w:pPr>
            <w:ins w:id="2068" w:author="Wittman, Jacob (CDC/DDNID/NCCDPHP/DDT) (CTR)" w:date="2023-08-15T14:04:00Z">
              <w:r>
                <w:rPr>
                  <w:rFonts w:ascii="Calibri" w:hAnsi="Calibri"/>
                  <w:sz w:val="20"/>
                </w:rPr>
                <w:t>28.0 (3.7)</w:t>
              </w:r>
            </w:ins>
          </w:p>
        </w:tc>
        <w:tc>
          <w:tcPr>
            <w:tcW w:w="0" w:type="auto"/>
            <w:tcBorders>
              <w:top w:val="single" w:sz="0" w:space="0" w:color="D3D3D3"/>
              <w:left w:val="single" w:sz="0" w:space="0" w:color="D3D3D3"/>
              <w:bottom w:val="single" w:sz="0" w:space="0" w:color="D3D3D3"/>
              <w:right w:val="single" w:sz="0" w:space="0" w:color="D3D3D3"/>
            </w:tcBorders>
          </w:tcPr>
          <w:p w14:paraId="5252800D" w14:textId="77777777" w:rsidR="00524773" w:rsidRDefault="00524773" w:rsidP="00C670FC">
            <w:pPr>
              <w:keepNext/>
              <w:spacing w:after="60"/>
              <w:rPr>
                <w:ins w:id="2069" w:author="Wittman, Jacob (CDC/DDNID/NCCDPHP/DDT) (CTR)" w:date="2023-08-15T14:04:00Z"/>
              </w:rPr>
            </w:pPr>
            <w:ins w:id="2070" w:author="Wittman, Jacob (CDC/DDNID/NCCDPHP/DDT) (CTR)" w:date="2023-08-15T14:04:00Z">
              <w:r>
                <w:rPr>
                  <w:rFonts w:ascii="Calibri" w:hAnsi="Calibri"/>
                  <w:sz w:val="20"/>
                </w:rPr>
                <w:t>30.5 (4.0)</w:t>
              </w:r>
            </w:ins>
          </w:p>
        </w:tc>
        <w:tc>
          <w:tcPr>
            <w:tcW w:w="0" w:type="auto"/>
            <w:tcBorders>
              <w:top w:val="single" w:sz="0" w:space="0" w:color="D3D3D3"/>
              <w:left w:val="single" w:sz="0" w:space="0" w:color="D3D3D3"/>
              <w:bottom w:val="single" w:sz="0" w:space="0" w:color="D3D3D3"/>
              <w:right w:val="single" w:sz="0" w:space="0" w:color="D3D3D3"/>
            </w:tcBorders>
          </w:tcPr>
          <w:p w14:paraId="42075BD9" w14:textId="77777777" w:rsidR="00524773" w:rsidRDefault="00524773" w:rsidP="00C670FC">
            <w:pPr>
              <w:keepNext/>
              <w:spacing w:after="60"/>
              <w:rPr>
                <w:ins w:id="2071" w:author="Wittman, Jacob (CDC/DDNID/NCCDPHP/DDT) (CTR)" w:date="2023-08-15T14:04:00Z"/>
              </w:rPr>
            </w:pPr>
            <w:ins w:id="2072" w:author="Wittman, Jacob (CDC/DDNID/NCCDPHP/DDT) (CTR)" w:date="2023-08-15T14:04:00Z">
              <w:r>
                <w:rPr>
                  <w:rFonts w:ascii="Calibri" w:hAnsi="Calibri"/>
                  <w:sz w:val="20"/>
                </w:rPr>
                <w:t>46.6 (4.7)</w:t>
              </w:r>
            </w:ins>
          </w:p>
        </w:tc>
        <w:tc>
          <w:tcPr>
            <w:tcW w:w="0" w:type="auto"/>
            <w:tcBorders>
              <w:top w:val="single" w:sz="0" w:space="0" w:color="D3D3D3"/>
              <w:left w:val="single" w:sz="0" w:space="0" w:color="D3D3D3"/>
              <w:bottom w:val="single" w:sz="0" w:space="0" w:color="D3D3D3"/>
              <w:right w:val="single" w:sz="0" w:space="0" w:color="D3D3D3"/>
            </w:tcBorders>
          </w:tcPr>
          <w:p w14:paraId="2F5B679A" w14:textId="77777777" w:rsidR="00524773" w:rsidRDefault="00524773" w:rsidP="00C670FC">
            <w:pPr>
              <w:keepNext/>
              <w:spacing w:after="60"/>
              <w:rPr>
                <w:ins w:id="2073" w:author="Wittman, Jacob (CDC/DDNID/NCCDPHP/DDT) (CTR)" w:date="2023-08-15T14:04:00Z"/>
              </w:rPr>
            </w:pPr>
            <w:ins w:id="2074" w:author="Wittman, Jacob (CDC/DDNID/NCCDPHP/DDT) (CTR)" w:date="2023-08-15T14:04:00Z">
              <w:r>
                <w:rPr>
                  <w:rFonts w:ascii="Calibri" w:hAnsi="Calibri"/>
                  <w:sz w:val="20"/>
                </w:rPr>
                <w:t>37.8 (4.4)</w:t>
              </w:r>
            </w:ins>
          </w:p>
        </w:tc>
        <w:tc>
          <w:tcPr>
            <w:tcW w:w="0" w:type="auto"/>
            <w:tcBorders>
              <w:top w:val="single" w:sz="0" w:space="0" w:color="D3D3D3"/>
              <w:left w:val="single" w:sz="0" w:space="0" w:color="D3D3D3"/>
              <w:bottom w:val="single" w:sz="0" w:space="0" w:color="D3D3D3"/>
              <w:right w:val="single" w:sz="0" w:space="0" w:color="D3D3D3"/>
            </w:tcBorders>
          </w:tcPr>
          <w:p w14:paraId="60A25BA1" w14:textId="77777777" w:rsidR="00524773" w:rsidRDefault="00524773" w:rsidP="00C670FC">
            <w:pPr>
              <w:keepNext/>
              <w:spacing w:after="60"/>
              <w:rPr>
                <w:ins w:id="2075" w:author="Wittman, Jacob (CDC/DDNID/NCCDPHP/DDT) (CTR)" w:date="2023-08-15T14:04:00Z"/>
              </w:rPr>
            </w:pPr>
            <w:ins w:id="2076" w:author="Wittman, Jacob (CDC/DDNID/NCCDPHP/DDT) (CTR)" w:date="2023-08-15T14:04:00Z">
              <w:r>
                <w:rPr>
                  <w:rFonts w:ascii="Calibri" w:hAnsi="Calibri"/>
                  <w:sz w:val="20"/>
                </w:rPr>
                <w:t>37.3 (4.6)</w:t>
              </w:r>
            </w:ins>
          </w:p>
        </w:tc>
        <w:tc>
          <w:tcPr>
            <w:tcW w:w="0" w:type="auto"/>
            <w:tcBorders>
              <w:top w:val="single" w:sz="0" w:space="0" w:color="D3D3D3"/>
              <w:left w:val="single" w:sz="0" w:space="0" w:color="D3D3D3"/>
              <w:bottom w:val="single" w:sz="0" w:space="0" w:color="D3D3D3"/>
              <w:right w:val="single" w:sz="0" w:space="0" w:color="D3D3D3"/>
            </w:tcBorders>
          </w:tcPr>
          <w:p w14:paraId="4FA223C7" w14:textId="77777777" w:rsidR="00524773" w:rsidRDefault="00524773" w:rsidP="00C670FC">
            <w:pPr>
              <w:keepNext/>
              <w:spacing w:after="60"/>
              <w:rPr>
                <w:ins w:id="2077" w:author="Wittman, Jacob (CDC/DDNID/NCCDPHP/DDT) (CTR)" w:date="2023-08-15T14:04:00Z"/>
              </w:rPr>
            </w:pPr>
            <w:ins w:id="2078" w:author="Wittman, Jacob (CDC/DDNID/NCCDPHP/DDT) (CTR)" w:date="2023-08-15T14:04:00Z">
              <w:r>
                <w:rPr>
                  <w:rFonts w:ascii="Calibri" w:hAnsi="Calibri"/>
                  <w:sz w:val="20"/>
                </w:rPr>
                <w:t>32.9 (3.9)</w:t>
              </w:r>
            </w:ins>
          </w:p>
        </w:tc>
        <w:tc>
          <w:tcPr>
            <w:tcW w:w="0" w:type="auto"/>
            <w:tcBorders>
              <w:top w:val="single" w:sz="0" w:space="0" w:color="D3D3D3"/>
              <w:left w:val="single" w:sz="0" w:space="0" w:color="D3D3D3"/>
              <w:bottom w:val="single" w:sz="0" w:space="0" w:color="D3D3D3"/>
              <w:right w:val="single" w:sz="0" w:space="0" w:color="D3D3D3"/>
            </w:tcBorders>
          </w:tcPr>
          <w:p w14:paraId="1A435F8A" w14:textId="77777777" w:rsidR="00524773" w:rsidRDefault="00524773" w:rsidP="00C670FC">
            <w:pPr>
              <w:keepNext/>
              <w:spacing w:after="60"/>
              <w:rPr>
                <w:ins w:id="2079" w:author="Wittman, Jacob (CDC/DDNID/NCCDPHP/DDT) (CTR)" w:date="2023-08-15T14:04:00Z"/>
              </w:rPr>
            </w:pPr>
            <w:ins w:id="2080" w:author="Wittman, Jacob (CDC/DDNID/NCCDPHP/DDT) (CTR)" w:date="2023-08-15T14:04:00Z">
              <w:r>
                <w:rPr>
                  <w:rFonts w:ascii="Calibri" w:hAnsi="Calibri"/>
                  <w:sz w:val="20"/>
                </w:rPr>
                <w:t>33.0 (3.9)</w:t>
              </w:r>
            </w:ins>
          </w:p>
        </w:tc>
        <w:tc>
          <w:tcPr>
            <w:tcW w:w="0" w:type="auto"/>
            <w:tcBorders>
              <w:top w:val="single" w:sz="0" w:space="0" w:color="D3D3D3"/>
              <w:left w:val="single" w:sz="0" w:space="0" w:color="D3D3D3"/>
              <w:bottom w:val="single" w:sz="0" w:space="0" w:color="D3D3D3"/>
              <w:right w:val="single" w:sz="0" w:space="0" w:color="D3D3D3"/>
            </w:tcBorders>
          </w:tcPr>
          <w:p w14:paraId="25B4E73C" w14:textId="77777777" w:rsidR="00524773" w:rsidRDefault="00524773" w:rsidP="00C670FC">
            <w:pPr>
              <w:keepNext/>
              <w:spacing w:after="60"/>
              <w:rPr>
                <w:ins w:id="2081" w:author="Wittman, Jacob (CDC/DDNID/NCCDPHP/DDT) (CTR)" w:date="2023-08-15T14:04:00Z"/>
              </w:rPr>
            </w:pPr>
            <w:ins w:id="2082" w:author="Wittman, Jacob (CDC/DDNID/NCCDPHP/DDT) (CTR)" w:date="2023-08-15T14:04:00Z">
              <w:r>
                <w:rPr>
                  <w:rFonts w:ascii="Calibri" w:hAnsi="Calibri"/>
                  <w:sz w:val="20"/>
                </w:rPr>
                <w:t>39.7 (4.8)</w:t>
              </w:r>
            </w:ins>
          </w:p>
        </w:tc>
        <w:tc>
          <w:tcPr>
            <w:tcW w:w="0" w:type="auto"/>
            <w:tcBorders>
              <w:top w:val="single" w:sz="0" w:space="0" w:color="D3D3D3"/>
              <w:left w:val="single" w:sz="0" w:space="0" w:color="D3D3D3"/>
              <w:bottom w:val="single" w:sz="0" w:space="0" w:color="D3D3D3"/>
              <w:right w:val="single" w:sz="0" w:space="0" w:color="D3D3D3"/>
            </w:tcBorders>
          </w:tcPr>
          <w:p w14:paraId="2817A1D2" w14:textId="77777777" w:rsidR="00524773" w:rsidRDefault="00524773" w:rsidP="00C670FC">
            <w:pPr>
              <w:keepNext/>
              <w:spacing w:after="60"/>
              <w:rPr>
                <w:ins w:id="2083" w:author="Wittman, Jacob (CDC/DDNID/NCCDPHP/DDT) (CTR)" w:date="2023-08-15T14:04:00Z"/>
              </w:rPr>
            </w:pPr>
            <w:ins w:id="2084" w:author="Wittman, Jacob (CDC/DDNID/NCCDPHP/DDT) (CTR)" w:date="2023-08-15T14:04:00Z">
              <w:r>
                <w:rPr>
                  <w:rFonts w:ascii="Calibri" w:hAnsi="Calibri"/>
                  <w:sz w:val="20"/>
                </w:rPr>
                <w:t>34.8 (4.0)</w:t>
              </w:r>
            </w:ins>
          </w:p>
        </w:tc>
        <w:tc>
          <w:tcPr>
            <w:tcW w:w="0" w:type="auto"/>
            <w:tcBorders>
              <w:top w:val="single" w:sz="0" w:space="0" w:color="D3D3D3"/>
              <w:left w:val="single" w:sz="0" w:space="0" w:color="D3D3D3"/>
              <w:bottom w:val="single" w:sz="0" w:space="0" w:color="D3D3D3"/>
              <w:right w:val="single" w:sz="0" w:space="0" w:color="D3D3D3"/>
            </w:tcBorders>
          </w:tcPr>
          <w:p w14:paraId="2DA7B188" w14:textId="77777777" w:rsidR="00524773" w:rsidRDefault="00524773" w:rsidP="00C670FC">
            <w:pPr>
              <w:keepNext/>
              <w:spacing w:after="60"/>
              <w:rPr>
                <w:ins w:id="2085" w:author="Wittman, Jacob (CDC/DDNID/NCCDPHP/DDT) (CTR)" w:date="2023-08-15T14:04:00Z"/>
              </w:rPr>
            </w:pPr>
            <w:ins w:id="2086" w:author="Wittman, Jacob (CDC/DDNID/NCCDPHP/DDT) (CTR)" w:date="2023-08-15T14:04:00Z">
              <w:r>
                <w:rPr>
                  <w:rFonts w:ascii="Calibri" w:hAnsi="Calibri"/>
                  <w:sz w:val="20"/>
                </w:rPr>
                <w:t>34.6 (4.0)</w:t>
              </w:r>
            </w:ins>
          </w:p>
        </w:tc>
        <w:tc>
          <w:tcPr>
            <w:tcW w:w="0" w:type="auto"/>
            <w:tcBorders>
              <w:top w:val="single" w:sz="0" w:space="0" w:color="D3D3D3"/>
              <w:left w:val="single" w:sz="0" w:space="0" w:color="D3D3D3"/>
              <w:bottom w:val="single" w:sz="0" w:space="0" w:color="D3D3D3"/>
              <w:right w:val="single" w:sz="0" w:space="0" w:color="D3D3D3"/>
            </w:tcBorders>
          </w:tcPr>
          <w:p w14:paraId="155289BF" w14:textId="77777777" w:rsidR="00524773" w:rsidRDefault="00524773" w:rsidP="00C670FC">
            <w:pPr>
              <w:keepNext/>
              <w:spacing w:after="60"/>
              <w:rPr>
                <w:ins w:id="2087" w:author="Wittman, Jacob (CDC/DDNID/NCCDPHP/DDT) (CTR)" w:date="2023-08-15T14:04:00Z"/>
              </w:rPr>
            </w:pPr>
            <w:ins w:id="2088" w:author="Wittman, Jacob (CDC/DDNID/NCCDPHP/DDT) (CTR)" w:date="2023-08-15T14:04:00Z">
              <w:r>
                <w:rPr>
                  <w:rFonts w:ascii="Calibri" w:hAnsi="Calibri"/>
                  <w:sz w:val="20"/>
                </w:rPr>
                <w:t>30.1 (4.5)</w:t>
              </w:r>
            </w:ins>
          </w:p>
        </w:tc>
        <w:tc>
          <w:tcPr>
            <w:tcW w:w="0" w:type="auto"/>
            <w:tcBorders>
              <w:top w:val="single" w:sz="0" w:space="0" w:color="D3D3D3"/>
              <w:left w:val="single" w:sz="0" w:space="0" w:color="D3D3D3"/>
              <w:bottom w:val="single" w:sz="0" w:space="0" w:color="D3D3D3"/>
              <w:right w:val="single" w:sz="0" w:space="0" w:color="D3D3D3"/>
            </w:tcBorders>
          </w:tcPr>
          <w:p w14:paraId="1A7B27FA" w14:textId="77777777" w:rsidR="00524773" w:rsidRDefault="00524773" w:rsidP="00C670FC">
            <w:pPr>
              <w:keepNext/>
              <w:spacing w:after="60"/>
              <w:rPr>
                <w:ins w:id="2089" w:author="Wittman, Jacob (CDC/DDNID/NCCDPHP/DDT) (CTR)" w:date="2023-08-15T14:04:00Z"/>
              </w:rPr>
            </w:pPr>
            <w:ins w:id="2090" w:author="Wittman, Jacob (CDC/DDNID/NCCDPHP/DDT) (CTR)" w:date="2023-08-15T14:04:00Z">
              <w:r>
                <w:rPr>
                  <w:rFonts w:ascii="Calibri" w:hAnsi="Calibri"/>
                  <w:sz w:val="20"/>
                </w:rPr>
                <w:t>29.4 (4.3)</w:t>
              </w:r>
            </w:ins>
          </w:p>
        </w:tc>
        <w:tc>
          <w:tcPr>
            <w:tcW w:w="0" w:type="auto"/>
            <w:tcBorders>
              <w:top w:val="single" w:sz="0" w:space="0" w:color="D3D3D3"/>
              <w:left w:val="single" w:sz="0" w:space="0" w:color="D3D3D3"/>
              <w:bottom w:val="single" w:sz="0" w:space="0" w:color="D3D3D3"/>
              <w:right w:val="single" w:sz="0" w:space="0" w:color="D3D3D3"/>
            </w:tcBorders>
          </w:tcPr>
          <w:p w14:paraId="01B94F28" w14:textId="77777777" w:rsidR="00524773" w:rsidRDefault="00524773" w:rsidP="00C670FC">
            <w:pPr>
              <w:keepNext/>
              <w:spacing w:after="60"/>
              <w:rPr>
                <w:ins w:id="2091" w:author="Wittman, Jacob (CDC/DDNID/NCCDPHP/DDT) (CTR)" w:date="2023-08-15T14:04:00Z"/>
              </w:rPr>
            </w:pPr>
            <w:ins w:id="2092" w:author="Wittman, Jacob (CDC/DDNID/NCCDPHP/DDT) (CTR)" w:date="2023-08-15T14:04:00Z">
              <w:r>
                <w:rPr>
                  <w:rFonts w:ascii="Calibri" w:hAnsi="Calibri"/>
                  <w:sz w:val="20"/>
                </w:rPr>
                <w:t>-13.8 (-45.0, 17.5)</w:t>
              </w:r>
            </w:ins>
          </w:p>
        </w:tc>
        <w:tc>
          <w:tcPr>
            <w:tcW w:w="0" w:type="auto"/>
            <w:tcBorders>
              <w:top w:val="single" w:sz="0" w:space="0" w:color="D3D3D3"/>
              <w:left w:val="single" w:sz="0" w:space="0" w:color="D3D3D3"/>
              <w:bottom w:val="single" w:sz="0" w:space="0" w:color="D3D3D3"/>
              <w:right w:val="single" w:sz="0" w:space="0" w:color="D3D3D3"/>
            </w:tcBorders>
          </w:tcPr>
          <w:p w14:paraId="3D1E60E3" w14:textId="77777777" w:rsidR="00524773" w:rsidRDefault="00524773" w:rsidP="00C670FC">
            <w:pPr>
              <w:keepNext/>
              <w:spacing w:after="60"/>
              <w:rPr>
                <w:ins w:id="209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177B683" w14:textId="77777777" w:rsidR="00524773" w:rsidRDefault="00524773" w:rsidP="00C670FC">
            <w:pPr>
              <w:keepNext/>
              <w:spacing w:after="60"/>
              <w:rPr>
                <w:ins w:id="2094" w:author="Wittman, Jacob (CDC/DDNID/NCCDPHP/DDT) (CTR)" w:date="2023-08-15T14:04:00Z"/>
              </w:rPr>
            </w:pPr>
            <w:ins w:id="2095" w:author="Wittman, Jacob (CDC/DDNID/NCCDPHP/DDT) (CTR)" w:date="2023-08-15T14:04:00Z">
              <w:r>
                <w:rPr>
                  <w:rFonts w:ascii="Calibri" w:hAnsi="Calibri"/>
                  <w:sz w:val="20"/>
                </w:rPr>
                <w:t>-0.1 (-2.7, 2.7)</w:t>
              </w:r>
            </w:ins>
          </w:p>
        </w:tc>
        <w:tc>
          <w:tcPr>
            <w:tcW w:w="0" w:type="auto"/>
            <w:tcBorders>
              <w:top w:val="single" w:sz="0" w:space="0" w:color="D3D3D3"/>
              <w:left w:val="single" w:sz="0" w:space="0" w:color="D3D3D3"/>
              <w:bottom w:val="single" w:sz="0" w:space="0" w:color="D3D3D3"/>
              <w:right w:val="single" w:sz="0" w:space="0" w:color="D3D3D3"/>
            </w:tcBorders>
          </w:tcPr>
          <w:p w14:paraId="78A1AC75" w14:textId="77777777" w:rsidR="00524773" w:rsidRDefault="00524773" w:rsidP="00C670FC">
            <w:pPr>
              <w:keepNext/>
              <w:spacing w:after="60"/>
              <w:rPr>
                <w:ins w:id="2096" w:author="Wittman, Jacob (CDC/DDNID/NCCDPHP/DDT) (CTR)" w:date="2023-08-15T14:04:00Z"/>
              </w:rPr>
            </w:pPr>
            <w:ins w:id="2097" w:author="Wittman, Jacob (CDC/DDNID/NCCDPHP/DDT) (CTR)" w:date="2023-08-15T14:04:00Z">
              <w:r>
                <w:rPr>
                  <w:rFonts w:ascii="Calibri" w:hAnsi="Calibri"/>
                  <w:sz w:val="20"/>
                </w:rPr>
                <w:t>-0.1 (-2.7, 2.7)</w:t>
              </w:r>
            </w:ins>
          </w:p>
        </w:tc>
      </w:tr>
      <w:tr w:rsidR="00524773" w14:paraId="198519A2" w14:textId="77777777" w:rsidTr="00C670FC">
        <w:trPr>
          <w:cantSplit/>
          <w:jc w:val="center"/>
          <w:ins w:id="209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EB4A78" w14:textId="77777777" w:rsidR="00524773" w:rsidRDefault="00524773" w:rsidP="00C670FC">
            <w:pPr>
              <w:keepNext/>
              <w:spacing w:after="60"/>
              <w:rPr>
                <w:ins w:id="2099" w:author="Wittman, Jacob (CDC/DDNID/NCCDPHP/DDT) (CTR)" w:date="2023-08-15T14:04:00Z"/>
              </w:rPr>
            </w:pPr>
            <w:ins w:id="2100"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494BE53" w14:textId="77777777" w:rsidR="00524773" w:rsidRDefault="00524773" w:rsidP="00C670FC">
            <w:pPr>
              <w:keepNext/>
              <w:spacing w:after="60"/>
              <w:rPr>
                <w:ins w:id="2101" w:author="Wittman, Jacob (CDC/DDNID/NCCDPHP/DDT) (CTR)" w:date="2023-08-15T14:04:00Z"/>
              </w:rPr>
            </w:pPr>
            <w:ins w:id="2102" w:author="Wittman, Jacob (CDC/DDNID/NCCDPHP/DDT) (CTR)" w:date="2023-08-15T14:04:00Z">
              <w:r>
                <w:rPr>
                  <w:rFonts w:ascii="Calibri" w:hAnsi="Calibri"/>
                  <w:sz w:val="20"/>
                </w:rPr>
                <w:t>23.0 (1.1)</w:t>
              </w:r>
            </w:ins>
          </w:p>
        </w:tc>
        <w:tc>
          <w:tcPr>
            <w:tcW w:w="0" w:type="auto"/>
            <w:tcBorders>
              <w:top w:val="single" w:sz="0" w:space="0" w:color="D3D3D3"/>
              <w:left w:val="single" w:sz="0" w:space="0" w:color="D3D3D3"/>
              <w:bottom w:val="single" w:sz="0" w:space="0" w:color="D3D3D3"/>
              <w:right w:val="single" w:sz="0" w:space="0" w:color="D3D3D3"/>
            </w:tcBorders>
          </w:tcPr>
          <w:p w14:paraId="69566319" w14:textId="77777777" w:rsidR="00524773" w:rsidRDefault="00524773" w:rsidP="00C670FC">
            <w:pPr>
              <w:keepNext/>
              <w:spacing w:after="60"/>
              <w:rPr>
                <w:ins w:id="2103" w:author="Wittman, Jacob (CDC/DDNID/NCCDPHP/DDT) (CTR)" w:date="2023-08-15T14:04:00Z"/>
              </w:rPr>
            </w:pPr>
            <w:ins w:id="2104" w:author="Wittman, Jacob (CDC/DDNID/NCCDPHP/DDT) (CTR)" w:date="2023-08-15T14:04:00Z">
              <w:r>
                <w:rPr>
                  <w:rFonts w:ascii="Calibri" w:hAnsi="Calibri"/>
                  <w:sz w:val="20"/>
                </w:rPr>
                <w:t>19.2 (5.6)</w:t>
              </w:r>
            </w:ins>
          </w:p>
        </w:tc>
        <w:tc>
          <w:tcPr>
            <w:tcW w:w="0" w:type="auto"/>
            <w:tcBorders>
              <w:top w:val="single" w:sz="0" w:space="0" w:color="D3D3D3"/>
              <w:left w:val="single" w:sz="0" w:space="0" w:color="D3D3D3"/>
              <w:bottom w:val="single" w:sz="0" w:space="0" w:color="D3D3D3"/>
              <w:right w:val="single" w:sz="0" w:space="0" w:color="D3D3D3"/>
            </w:tcBorders>
          </w:tcPr>
          <w:p w14:paraId="322493F8" w14:textId="77777777" w:rsidR="00524773" w:rsidRDefault="00524773" w:rsidP="00C670FC">
            <w:pPr>
              <w:keepNext/>
              <w:spacing w:after="60"/>
              <w:rPr>
                <w:ins w:id="2105" w:author="Wittman, Jacob (CDC/DDNID/NCCDPHP/DDT) (CTR)" w:date="2023-08-15T14:04:00Z"/>
              </w:rPr>
            </w:pPr>
            <w:ins w:id="2106" w:author="Wittman, Jacob (CDC/DDNID/NCCDPHP/DDT) (CTR)" w:date="2023-08-15T14:04:00Z">
              <w:r>
                <w:rPr>
                  <w:rFonts w:ascii="Calibri" w:hAnsi="Calibri"/>
                  <w:sz w:val="20"/>
                </w:rPr>
                <w:t>17.9 (3.7)</w:t>
              </w:r>
            </w:ins>
          </w:p>
        </w:tc>
        <w:tc>
          <w:tcPr>
            <w:tcW w:w="0" w:type="auto"/>
            <w:tcBorders>
              <w:top w:val="single" w:sz="0" w:space="0" w:color="D3D3D3"/>
              <w:left w:val="single" w:sz="0" w:space="0" w:color="D3D3D3"/>
              <w:bottom w:val="single" w:sz="0" w:space="0" w:color="D3D3D3"/>
              <w:right w:val="single" w:sz="0" w:space="0" w:color="D3D3D3"/>
            </w:tcBorders>
          </w:tcPr>
          <w:p w14:paraId="404D5B6C" w14:textId="77777777" w:rsidR="00524773" w:rsidRDefault="00524773" w:rsidP="00C670FC">
            <w:pPr>
              <w:keepNext/>
              <w:spacing w:after="60"/>
              <w:rPr>
                <w:ins w:id="2107" w:author="Wittman, Jacob (CDC/DDNID/NCCDPHP/DDT) (CTR)" w:date="2023-08-15T14:04:00Z"/>
              </w:rPr>
            </w:pPr>
            <w:ins w:id="2108" w:author="Wittman, Jacob (CDC/DDNID/NCCDPHP/DDT) (CTR)" w:date="2023-08-15T14:04:00Z">
              <w:r>
                <w:rPr>
                  <w:rFonts w:ascii="Calibri" w:hAnsi="Calibri"/>
                  <w:sz w:val="20"/>
                </w:rPr>
                <w:t>24.5 (4.7)</w:t>
              </w:r>
            </w:ins>
          </w:p>
        </w:tc>
        <w:tc>
          <w:tcPr>
            <w:tcW w:w="0" w:type="auto"/>
            <w:tcBorders>
              <w:top w:val="single" w:sz="0" w:space="0" w:color="D3D3D3"/>
              <w:left w:val="single" w:sz="0" w:space="0" w:color="D3D3D3"/>
              <w:bottom w:val="single" w:sz="0" w:space="0" w:color="D3D3D3"/>
              <w:right w:val="single" w:sz="0" w:space="0" w:color="D3D3D3"/>
            </w:tcBorders>
          </w:tcPr>
          <w:p w14:paraId="72B91F44" w14:textId="77777777" w:rsidR="00524773" w:rsidRDefault="00524773" w:rsidP="00C670FC">
            <w:pPr>
              <w:keepNext/>
              <w:spacing w:after="60"/>
              <w:rPr>
                <w:ins w:id="2109" w:author="Wittman, Jacob (CDC/DDNID/NCCDPHP/DDT) (CTR)" w:date="2023-08-15T14:04:00Z"/>
              </w:rPr>
            </w:pPr>
            <w:ins w:id="2110" w:author="Wittman, Jacob (CDC/DDNID/NCCDPHP/DDT) (CTR)" w:date="2023-08-15T14:04:00Z">
              <w:r>
                <w:rPr>
                  <w:rFonts w:ascii="Calibri" w:hAnsi="Calibri"/>
                  <w:sz w:val="20"/>
                </w:rPr>
                <w:t>22.6 (4.3)</w:t>
              </w:r>
            </w:ins>
          </w:p>
        </w:tc>
        <w:tc>
          <w:tcPr>
            <w:tcW w:w="0" w:type="auto"/>
            <w:tcBorders>
              <w:top w:val="single" w:sz="0" w:space="0" w:color="D3D3D3"/>
              <w:left w:val="single" w:sz="0" w:space="0" w:color="D3D3D3"/>
              <w:bottom w:val="single" w:sz="0" w:space="0" w:color="D3D3D3"/>
              <w:right w:val="single" w:sz="0" w:space="0" w:color="D3D3D3"/>
            </w:tcBorders>
          </w:tcPr>
          <w:p w14:paraId="42F15629" w14:textId="77777777" w:rsidR="00524773" w:rsidRDefault="00524773" w:rsidP="00C670FC">
            <w:pPr>
              <w:keepNext/>
              <w:spacing w:after="60"/>
              <w:rPr>
                <w:ins w:id="2111" w:author="Wittman, Jacob (CDC/DDNID/NCCDPHP/DDT) (CTR)" w:date="2023-08-15T14:04:00Z"/>
              </w:rPr>
            </w:pPr>
            <w:ins w:id="2112" w:author="Wittman, Jacob (CDC/DDNID/NCCDPHP/DDT) (CTR)" w:date="2023-08-15T14:04:00Z">
              <w:r>
                <w:rPr>
                  <w:rFonts w:ascii="Calibri" w:hAnsi="Calibri"/>
                  <w:sz w:val="20"/>
                </w:rPr>
                <w:t>29.8 (4.6)</w:t>
              </w:r>
            </w:ins>
          </w:p>
        </w:tc>
        <w:tc>
          <w:tcPr>
            <w:tcW w:w="0" w:type="auto"/>
            <w:tcBorders>
              <w:top w:val="single" w:sz="0" w:space="0" w:color="D3D3D3"/>
              <w:left w:val="single" w:sz="0" w:space="0" w:color="D3D3D3"/>
              <w:bottom w:val="single" w:sz="0" w:space="0" w:color="D3D3D3"/>
              <w:right w:val="single" w:sz="0" w:space="0" w:color="D3D3D3"/>
            </w:tcBorders>
          </w:tcPr>
          <w:p w14:paraId="3F833072" w14:textId="77777777" w:rsidR="00524773" w:rsidRDefault="00524773" w:rsidP="00C670FC">
            <w:pPr>
              <w:keepNext/>
              <w:spacing w:after="60"/>
              <w:rPr>
                <w:ins w:id="2113" w:author="Wittman, Jacob (CDC/DDNID/NCCDPHP/DDT) (CTR)" w:date="2023-08-15T14:04:00Z"/>
              </w:rPr>
            </w:pPr>
            <w:ins w:id="2114" w:author="Wittman, Jacob (CDC/DDNID/NCCDPHP/DDT) (CTR)" w:date="2023-08-15T14:04:00Z">
              <w:r>
                <w:rPr>
                  <w:rFonts w:ascii="Calibri" w:hAnsi="Calibri"/>
                  <w:sz w:val="20"/>
                </w:rPr>
                <w:t>25.2 (5.2)</w:t>
              </w:r>
            </w:ins>
          </w:p>
        </w:tc>
        <w:tc>
          <w:tcPr>
            <w:tcW w:w="0" w:type="auto"/>
            <w:tcBorders>
              <w:top w:val="single" w:sz="0" w:space="0" w:color="D3D3D3"/>
              <w:left w:val="single" w:sz="0" w:space="0" w:color="D3D3D3"/>
              <w:bottom w:val="single" w:sz="0" w:space="0" w:color="D3D3D3"/>
              <w:right w:val="single" w:sz="0" w:space="0" w:color="D3D3D3"/>
            </w:tcBorders>
          </w:tcPr>
          <w:p w14:paraId="26E65F2E" w14:textId="77777777" w:rsidR="00524773" w:rsidRDefault="00524773" w:rsidP="00C670FC">
            <w:pPr>
              <w:keepNext/>
              <w:spacing w:after="60"/>
              <w:rPr>
                <w:ins w:id="2115" w:author="Wittman, Jacob (CDC/DDNID/NCCDPHP/DDT) (CTR)" w:date="2023-08-15T14:04:00Z"/>
              </w:rPr>
            </w:pPr>
            <w:ins w:id="2116" w:author="Wittman, Jacob (CDC/DDNID/NCCDPHP/DDT) (CTR)" w:date="2023-08-15T14:04:00Z">
              <w:r>
                <w:rPr>
                  <w:rFonts w:ascii="Calibri" w:hAnsi="Calibri"/>
                  <w:sz w:val="20"/>
                </w:rPr>
                <w:t>25.2 (7.1)</w:t>
              </w:r>
            </w:ins>
          </w:p>
        </w:tc>
        <w:tc>
          <w:tcPr>
            <w:tcW w:w="0" w:type="auto"/>
            <w:tcBorders>
              <w:top w:val="single" w:sz="0" w:space="0" w:color="D3D3D3"/>
              <w:left w:val="single" w:sz="0" w:space="0" w:color="D3D3D3"/>
              <w:bottom w:val="single" w:sz="0" w:space="0" w:color="D3D3D3"/>
              <w:right w:val="single" w:sz="0" w:space="0" w:color="D3D3D3"/>
            </w:tcBorders>
          </w:tcPr>
          <w:p w14:paraId="6EDE3269" w14:textId="77777777" w:rsidR="00524773" w:rsidRDefault="00524773" w:rsidP="00C670FC">
            <w:pPr>
              <w:keepNext/>
              <w:spacing w:after="60"/>
              <w:rPr>
                <w:ins w:id="2117" w:author="Wittman, Jacob (CDC/DDNID/NCCDPHP/DDT) (CTR)" w:date="2023-08-15T14:04:00Z"/>
              </w:rPr>
            </w:pPr>
            <w:ins w:id="2118" w:author="Wittman, Jacob (CDC/DDNID/NCCDPHP/DDT) (CTR)" w:date="2023-08-15T14:04:00Z">
              <w:r>
                <w:rPr>
                  <w:rFonts w:ascii="Calibri" w:hAnsi="Calibri"/>
                  <w:sz w:val="20"/>
                </w:rPr>
                <w:t>18.7 (5.2)</w:t>
              </w:r>
            </w:ins>
          </w:p>
        </w:tc>
        <w:tc>
          <w:tcPr>
            <w:tcW w:w="0" w:type="auto"/>
            <w:tcBorders>
              <w:top w:val="single" w:sz="0" w:space="0" w:color="D3D3D3"/>
              <w:left w:val="single" w:sz="0" w:space="0" w:color="D3D3D3"/>
              <w:bottom w:val="single" w:sz="0" w:space="0" w:color="D3D3D3"/>
              <w:right w:val="single" w:sz="0" w:space="0" w:color="D3D3D3"/>
            </w:tcBorders>
          </w:tcPr>
          <w:p w14:paraId="5D40EA04" w14:textId="77777777" w:rsidR="00524773" w:rsidRDefault="00524773" w:rsidP="00C670FC">
            <w:pPr>
              <w:keepNext/>
              <w:spacing w:after="60"/>
              <w:rPr>
                <w:ins w:id="2119" w:author="Wittman, Jacob (CDC/DDNID/NCCDPHP/DDT) (CTR)" w:date="2023-08-15T14:04:00Z"/>
              </w:rPr>
            </w:pPr>
            <w:ins w:id="2120" w:author="Wittman, Jacob (CDC/DDNID/NCCDPHP/DDT) (CTR)" w:date="2023-08-15T14:04:00Z">
              <w:r>
                <w:rPr>
                  <w:rFonts w:ascii="Calibri" w:hAnsi="Calibri"/>
                  <w:sz w:val="20"/>
                </w:rPr>
                <w:t>28.0 (4.7)</w:t>
              </w:r>
            </w:ins>
          </w:p>
        </w:tc>
        <w:tc>
          <w:tcPr>
            <w:tcW w:w="0" w:type="auto"/>
            <w:tcBorders>
              <w:top w:val="single" w:sz="0" w:space="0" w:color="D3D3D3"/>
              <w:left w:val="single" w:sz="0" w:space="0" w:color="D3D3D3"/>
              <w:bottom w:val="single" w:sz="0" w:space="0" w:color="D3D3D3"/>
              <w:right w:val="single" w:sz="0" w:space="0" w:color="D3D3D3"/>
            </w:tcBorders>
          </w:tcPr>
          <w:p w14:paraId="1E5E8FAB" w14:textId="77777777" w:rsidR="00524773" w:rsidRDefault="00524773" w:rsidP="00C670FC">
            <w:pPr>
              <w:keepNext/>
              <w:spacing w:after="60"/>
              <w:rPr>
                <w:ins w:id="2121" w:author="Wittman, Jacob (CDC/DDNID/NCCDPHP/DDT) (CTR)" w:date="2023-08-15T14:04:00Z"/>
              </w:rPr>
            </w:pPr>
            <w:ins w:id="2122" w:author="Wittman, Jacob (CDC/DDNID/NCCDPHP/DDT) (CTR)" w:date="2023-08-15T14:04:00Z">
              <w:r>
                <w:rPr>
                  <w:rFonts w:ascii="Calibri" w:hAnsi="Calibri"/>
                  <w:sz w:val="20"/>
                </w:rPr>
                <w:t>24.6 (7.9)</w:t>
              </w:r>
            </w:ins>
          </w:p>
        </w:tc>
        <w:tc>
          <w:tcPr>
            <w:tcW w:w="0" w:type="auto"/>
            <w:tcBorders>
              <w:top w:val="single" w:sz="0" w:space="0" w:color="D3D3D3"/>
              <w:left w:val="single" w:sz="0" w:space="0" w:color="D3D3D3"/>
              <w:bottom w:val="single" w:sz="0" w:space="0" w:color="D3D3D3"/>
              <w:right w:val="single" w:sz="0" w:space="0" w:color="D3D3D3"/>
            </w:tcBorders>
          </w:tcPr>
          <w:p w14:paraId="2CBA6266" w14:textId="77777777" w:rsidR="00524773" w:rsidRDefault="00524773" w:rsidP="00C670FC">
            <w:pPr>
              <w:keepNext/>
              <w:spacing w:after="60"/>
              <w:rPr>
                <w:ins w:id="2123" w:author="Wittman, Jacob (CDC/DDNID/NCCDPHP/DDT) (CTR)" w:date="2023-08-15T14:04:00Z"/>
              </w:rPr>
            </w:pPr>
            <w:ins w:id="2124" w:author="Wittman, Jacob (CDC/DDNID/NCCDPHP/DDT) (CTR)" w:date="2023-08-15T14:04:00Z">
              <w:r>
                <w:rPr>
                  <w:rFonts w:ascii="Calibri" w:hAnsi="Calibri"/>
                  <w:sz w:val="20"/>
                </w:rPr>
                <w:t>20.6 (6.4)</w:t>
              </w:r>
            </w:ins>
          </w:p>
        </w:tc>
        <w:tc>
          <w:tcPr>
            <w:tcW w:w="0" w:type="auto"/>
            <w:tcBorders>
              <w:top w:val="single" w:sz="0" w:space="0" w:color="D3D3D3"/>
              <w:left w:val="single" w:sz="0" w:space="0" w:color="D3D3D3"/>
              <w:bottom w:val="single" w:sz="0" w:space="0" w:color="D3D3D3"/>
              <w:right w:val="single" w:sz="0" w:space="0" w:color="D3D3D3"/>
            </w:tcBorders>
          </w:tcPr>
          <w:p w14:paraId="055D9D47" w14:textId="77777777" w:rsidR="00524773" w:rsidRDefault="00524773" w:rsidP="00C670FC">
            <w:pPr>
              <w:keepNext/>
              <w:spacing w:after="60"/>
              <w:rPr>
                <w:ins w:id="2125" w:author="Wittman, Jacob (CDC/DDNID/NCCDPHP/DDT) (CTR)" w:date="2023-08-15T14:04:00Z"/>
              </w:rPr>
            </w:pPr>
            <w:ins w:id="2126" w:author="Wittman, Jacob (CDC/DDNID/NCCDPHP/DDT) (CTR)" w:date="2023-08-15T14:04:00Z">
              <w:r>
                <w:rPr>
                  <w:rFonts w:ascii="Calibri" w:hAnsi="Calibri"/>
                  <w:sz w:val="20"/>
                </w:rPr>
                <w:t>19.7 (8.7)</w:t>
              </w:r>
            </w:ins>
          </w:p>
        </w:tc>
        <w:tc>
          <w:tcPr>
            <w:tcW w:w="0" w:type="auto"/>
            <w:tcBorders>
              <w:top w:val="single" w:sz="0" w:space="0" w:color="D3D3D3"/>
              <w:left w:val="single" w:sz="0" w:space="0" w:color="D3D3D3"/>
              <w:bottom w:val="single" w:sz="0" w:space="0" w:color="D3D3D3"/>
              <w:right w:val="single" w:sz="0" w:space="0" w:color="D3D3D3"/>
            </w:tcBorders>
          </w:tcPr>
          <w:p w14:paraId="73676570" w14:textId="77777777" w:rsidR="00524773" w:rsidRDefault="00524773" w:rsidP="00C670FC">
            <w:pPr>
              <w:keepNext/>
              <w:spacing w:after="60"/>
              <w:rPr>
                <w:ins w:id="2127" w:author="Wittman, Jacob (CDC/DDNID/NCCDPHP/DDT) (CTR)" w:date="2023-08-15T14:04:00Z"/>
              </w:rPr>
            </w:pPr>
            <w:ins w:id="2128" w:author="Wittman, Jacob (CDC/DDNID/NCCDPHP/DDT) (CTR)" w:date="2023-08-15T14:04:00Z">
              <w:r>
                <w:rPr>
                  <w:rFonts w:ascii="Calibri" w:hAnsi="Calibri"/>
                  <w:sz w:val="20"/>
                </w:rPr>
                <w:t>21.7 (9.2)</w:t>
              </w:r>
            </w:ins>
          </w:p>
        </w:tc>
        <w:tc>
          <w:tcPr>
            <w:tcW w:w="0" w:type="auto"/>
            <w:tcBorders>
              <w:top w:val="single" w:sz="0" w:space="0" w:color="D3D3D3"/>
              <w:left w:val="single" w:sz="0" w:space="0" w:color="D3D3D3"/>
              <w:bottom w:val="single" w:sz="0" w:space="0" w:color="D3D3D3"/>
              <w:right w:val="single" w:sz="0" w:space="0" w:color="D3D3D3"/>
            </w:tcBorders>
          </w:tcPr>
          <w:p w14:paraId="60AB5FD0" w14:textId="77777777" w:rsidR="00524773" w:rsidRDefault="00524773" w:rsidP="00C670FC">
            <w:pPr>
              <w:keepNext/>
              <w:spacing w:after="60"/>
              <w:rPr>
                <w:ins w:id="2129" w:author="Wittman, Jacob (CDC/DDNID/NCCDPHP/DDT) (CTR)" w:date="2023-08-15T14:04:00Z"/>
              </w:rPr>
            </w:pPr>
            <w:ins w:id="2130" w:author="Wittman, Jacob (CDC/DDNID/NCCDPHP/DDT) (CTR)" w:date="2023-08-15T14:04:00Z">
              <w:r>
                <w:rPr>
                  <w:rFonts w:ascii="Calibri" w:hAnsi="Calibri"/>
                  <w:sz w:val="20"/>
                </w:rPr>
                <w:t>2.6 (-103.3, 108.4)</w:t>
              </w:r>
            </w:ins>
          </w:p>
        </w:tc>
        <w:tc>
          <w:tcPr>
            <w:tcW w:w="0" w:type="auto"/>
            <w:tcBorders>
              <w:top w:val="single" w:sz="0" w:space="0" w:color="D3D3D3"/>
              <w:left w:val="single" w:sz="0" w:space="0" w:color="D3D3D3"/>
              <w:bottom w:val="single" w:sz="0" w:space="0" w:color="D3D3D3"/>
              <w:right w:val="single" w:sz="0" w:space="0" w:color="D3D3D3"/>
            </w:tcBorders>
          </w:tcPr>
          <w:p w14:paraId="29879E95" w14:textId="77777777" w:rsidR="00524773" w:rsidRDefault="00524773" w:rsidP="00C670FC">
            <w:pPr>
              <w:keepNext/>
              <w:spacing w:after="60"/>
              <w:rPr>
                <w:ins w:id="21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2DB82CF" w14:textId="77777777" w:rsidR="00524773" w:rsidRDefault="00524773" w:rsidP="00C670FC">
            <w:pPr>
              <w:keepNext/>
              <w:spacing w:after="60"/>
              <w:rPr>
                <w:ins w:id="2132" w:author="Wittman, Jacob (CDC/DDNID/NCCDPHP/DDT) (CTR)" w:date="2023-08-15T14:04:00Z"/>
              </w:rPr>
            </w:pPr>
            <w:ins w:id="2133" w:author="Wittman, Jacob (CDC/DDNID/NCCDPHP/DDT) (CTR)" w:date="2023-08-15T14:04:00Z">
              <w:r>
                <w:rPr>
                  <w:rFonts w:ascii="Calibri" w:hAnsi="Calibri"/>
                  <w:sz w:val="20"/>
                </w:rPr>
                <w:t>0.4 (-2.8, 3.8)</w:t>
              </w:r>
            </w:ins>
          </w:p>
        </w:tc>
        <w:tc>
          <w:tcPr>
            <w:tcW w:w="0" w:type="auto"/>
            <w:tcBorders>
              <w:top w:val="single" w:sz="0" w:space="0" w:color="D3D3D3"/>
              <w:left w:val="single" w:sz="0" w:space="0" w:color="D3D3D3"/>
              <w:bottom w:val="single" w:sz="0" w:space="0" w:color="D3D3D3"/>
              <w:right w:val="single" w:sz="0" w:space="0" w:color="D3D3D3"/>
            </w:tcBorders>
          </w:tcPr>
          <w:p w14:paraId="4A362062" w14:textId="77777777" w:rsidR="00524773" w:rsidRDefault="00524773" w:rsidP="00C670FC">
            <w:pPr>
              <w:keepNext/>
              <w:spacing w:after="60"/>
              <w:rPr>
                <w:ins w:id="2134" w:author="Wittman, Jacob (CDC/DDNID/NCCDPHP/DDT) (CTR)" w:date="2023-08-15T14:04:00Z"/>
              </w:rPr>
            </w:pPr>
            <w:ins w:id="2135" w:author="Wittman, Jacob (CDC/DDNID/NCCDPHP/DDT) (CTR)" w:date="2023-08-15T14:04:00Z">
              <w:r>
                <w:rPr>
                  <w:rFonts w:ascii="Calibri" w:hAnsi="Calibri"/>
                  <w:sz w:val="20"/>
                </w:rPr>
                <w:t>0.4 (-2.8, 3.8)</w:t>
              </w:r>
            </w:ins>
          </w:p>
        </w:tc>
      </w:tr>
      <w:tr w:rsidR="00524773" w14:paraId="79184132" w14:textId="77777777" w:rsidTr="00C670FC">
        <w:trPr>
          <w:cantSplit/>
          <w:jc w:val="center"/>
          <w:ins w:id="21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352103" w14:textId="77777777" w:rsidR="00524773" w:rsidRDefault="00524773" w:rsidP="00C670FC">
            <w:pPr>
              <w:keepNext/>
              <w:spacing w:after="60"/>
              <w:rPr>
                <w:ins w:id="2137" w:author="Wittman, Jacob (CDC/DDNID/NCCDPHP/DDT) (CTR)" w:date="2023-08-15T14:04:00Z"/>
              </w:rPr>
            </w:pPr>
            <w:ins w:id="2138"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6B403CAA" w14:textId="77777777" w:rsidR="00524773" w:rsidRDefault="00524773" w:rsidP="00C670FC">
            <w:pPr>
              <w:keepNext/>
              <w:spacing w:after="60"/>
              <w:rPr>
                <w:ins w:id="2139" w:author="Wittman, Jacob (CDC/DDNID/NCCDPHP/DDT) (CTR)" w:date="2023-08-15T14:04:00Z"/>
              </w:rPr>
            </w:pPr>
            <w:ins w:id="2140" w:author="Wittman, Jacob (CDC/DDNID/NCCDPHP/DDT) (CTR)" w:date="2023-08-15T14:04:00Z">
              <w:r>
                <w:rPr>
                  <w:rFonts w:ascii="Calibri" w:hAnsi="Calibri"/>
                  <w:sz w:val="20"/>
                </w:rPr>
                <w:t>57.6 (0.9)</w:t>
              </w:r>
            </w:ins>
          </w:p>
        </w:tc>
        <w:tc>
          <w:tcPr>
            <w:tcW w:w="0" w:type="auto"/>
            <w:tcBorders>
              <w:top w:val="single" w:sz="0" w:space="0" w:color="D3D3D3"/>
              <w:left w:val="single" w:sz="0" w:space="0" w:color="D3D3D3"/>
              <w:bottom w:val="single" w:sz="0" w:space="0" w:color="D3D3D3"/>
              <w:right w:val="single" w:sz="0" w:space="0" w:color="D3D3D3"/>
            </w:tcBorders>
          </w:tcPr>
          <w:p w14:paraId="1A643807" w14:textId="77777777" w:rsidR="00524773" w:rsidRDefault="00524773" w:rsidP="00C670FC">
            <w:pPr>
              <w:keepNext/>
              <w:spacing w:after="60"/>
              <w:rPr>
                <w:ins w:id="2141" w:author="Wittman, Jacob (CDC/DDNID/NCCDPHP/DDT) (CTR)" w:date="2023-08-15T14:04:00Z"/>
              </w:rPr>
            </w:pPr>
            <w:ins w:id="2142" w:author="Wittman, Jacob (CDC/DDNID/NCCDPHP/DDT) (CTR)" w:date="2023-08-15T14:04:00Z">
              <w:r>
                <w:rPr>
                  <w:rFonts w:ascii="Calibri" w:hAnsi="Calibri"/>
                  <w:sz w:val="20"/>
                </w:rPr>
                <w:t>53.5 (2.5)</w:t>
              </w:r>
            </w:ins>
          </w:p>
        </w:tc>
        <w:tc>
          <w:tcPr>
            <w:tcW w:w="0" w:type="auto"/>
            <w:tcBorders>
              <w:top w:val="single" w:sz="0" w:space="0" w:color="D3D3D3"/>
              <w:left w:val="single" w:sz="0" w:space="0" w:color="D3D3D3"/>
              <w:bottom w:val="single" w:sz="0" w:space="0" w:color="D3D3D3"/>
              <w:right w:val="single" w:sz="0" w:space="0" w:color="D3D3D3"/>
            </w:tcBorders>
          </w:tcPr>
          <w:p w14:paraId="11C6182C" w14:textId="77777777" w:rsidR="00524773" w:rsidRDefault="00524773" w:rsidP="00C670FC">
            <w:pPr>
              <w:keepNext/>
              <w:spacing w:after="60"/>
              <w:rPr>
                <w:ins w:id="2143" w:author="Wittman, Jacob (CDC/DDNID/NCCDPHP/DDT) (CTR)" w:date="2023-08-15T14:04:00Z"/>
              </w:rPr>
            </w:pPr>
            <w:ins w:id="2144" w:author="Wittman, Jacob (CDC/DDNID/NCCDPHP/DDT) (CTR)" w:date="2023-08-15T14:04:00Z">
              <w:r>
                <w:rPr>
                  <w:rFonts w:ascii="Calibri" w:hAnsi="Calibri"/>
                  <w:sz w:val="20"/>
                </w:rPr>
                <w:t>53.2 (2.8)</w:t>
              </w:r>
            </w:ins>
          </w:p>
        </w:tc>
        <w:tc>
          <w:tcPr>
            <w:tcW w:w="0" w:type="auto"/>
            <w:tcBorders>
              <w:top w:val="single" w:sz="0" w:space="0" w:color="D3D3D3"/>
              <w:left w:val="single" w:sz="0" w:space="0" w:color="D3D3D3"/>
              <w:bottom w:val="single" w:sz="0" w:space="0" w:color="D3D3D3"/>
              <w:right w:val="single" w:sz="0" w:space="0" w:color="D3D3D3"/>
            </w:tcBorders>
          </w:tcPr>
          <w:p w14:paraId="779A093A" w14:textId="77777777" w:rsidR="00524773" w:rsidRDefault="00524773" w:rsidP="00C670FC">
            <w:pPr>
              <w:keepNext/>
              <w:spacing w:after="60"/>
              <w:rPr>
                <w:ins w:id="2145" w:author="Wittman, Jacob (CDC/DDNID/NCCDPHP/DDT) (CTR)" w:date="2023-08-15T14:04:00Z"/>
              </w:rPr>
            </w:pPr>
            <w:ins w:id="2146" w:author="Wittman, Jacob (CDC/DDNID/NCCDPHP/DDT) (CTR)" w:date="2023-08-15T14:04:00Z">
              <w:r>
                <w:rPr>
                  <w:rFonts w:ascii="Calibri" w:hAnsi="Calibri"/>
                  <w:sz w:val="20"/>
                </w:rPr>
                <w:t>55.1 (2.7)</w:t>
              </w:r>
            </w:ins>
          </w:p>
        </w:tc>
        <w:tc>
          <w:tcPr>
            <w:tcW w:w="0" w:type="auto"/>
            <w:tcBorders>
              <w:top w:val="single" w:sz="0" w:space="0" w:color="D3D3D3"/>
              <w:left w:val="single" w:sz="0" w:space="0" w:color="D3D3D3"/>
              <w:bottom w:val="single" w:sz="0" w:space="0" w:color="D3D3D3"/>
              <w:right w:val="single" w:sz="0" w:space="0" w:color="D3D3D3"/>
            </w:tcBorders>
          </w:tcPr>
          <w:p w14:paraId="6B60ED94" w14:textId="77777777" w:rsidR="00524773" w:rsidRDefault="00524773" w:rsidP="00C670FC">
            <w:pPr>
              <w:keepNext/>
              <w:spacing w:after="60"/>
              <w:rPr>
                <w:ins w:id="2147" w:author="Wittman, Jacob (CDC/DDNID/NCCDPHP/DDT) (CTR)" w:date="2023-08-15T14:04:00Z"/>
              </w:rPr>
            </w:pPr>
            <w:ins w:id="2148" w:author="Wittman, Jacob (CDC/DDNID/NCCDPHP/DDT) (CTR)" w:date="2023-08-15T14:04:00Z">
              <w:r>
                <w:rPr>
                  <w:rFonts w:ascii="Calibri" w:hAnsi="Calibri"/>
                  <w:sz w:val="20"/>
                </w:rPr>
                <w:t>60.5 (2.7)</w:t>
              </w:r>
            </w:ins>
          </w:p>
        </w:tc>
        <w:tc>
          <w:tcPr>
            <w:tcW w:w="0" w:type="auto"/>
            <w:tcBorders>
              <w:top w:val="single" w:sz="0" w:space="0" w:color="D3D3D3"/>
              <w:left w:val="single" w:sz="0" w:space="0" w:color="D3D3D3"/>
              <w:bottom w:val="single" w:sz="0" w:space="0" w:color="D3D3D3"/>
              <w:right w:val="single" w:sz="0" w:space="0" w:color="D3D3D3"/>
            </w:tcBorders>
          </w:tcPr>
          <w:p w14:paraId="00873C2F" w14:textId="77777777" w:rsidR="00524773" w:rsidRDefault="00524773" w:rsidP="00C670FC">
            <w:pPr>
              <w:keepNext/>
              <w:spacing w:after="60"/>
              <w:rPr>
                <w:ins w:id="2149" w:author="Wittman, Jacob (CDC/DDNID/NCCDPHP/DDT) (CTR)" w:date="2023-08-15T14:04:00Z"/>
              </w:rPr>
            </w:pPr>
            <w:ins w:id="2150" w:author="Wittman, Jacob (CDC/DDNID/NCCDPHP/DDT) (CTR)" w:date="2023-08-15T14:04:00Z">
              <w:r>
                <w:rPr>
                  <w:rFonts w:ascii="Calibri" w:hAnsi="Calibri"/>
                  <w:sz w:val="20"/>
                </w:rPr>
                <w:t>60.1 (2.6)</w:t>
              </w:r>
            </w:ins>
          </w:p>
        </w:tc>
        <w:tc>
          <w:tcPr>
            <w:tcW w:w="0" w:type="auto"/>
            <w:tcBorders>
              <w:top w:val="single" w:sz="0" w:space="0" w:color="D3D3D3"/>
              <w:left w:val="single" w:sz="0" w:space="0" w:color="D3D3D3"/>
              <w:bottom w:val="single" w:sz="0" w:space="0" w:color="D3D3D3"/>
              <w:right w:val="single" w:sz="0" w:space="0" w:color="D3D3D3"/>
            </w:tcBorders>
          </w:tcPr>
          <w:p w14:paraId="5F1C7C76" w14:textId="77777777" w:rsidR="00524773" w:rsidRDefault="00524773" w:rsidP="00C670FC">
            <w:pPr>
              <w:keepNext/>
              <w:spacing w:after="60"/>
              <w:rPr>
                <w:ins w:id="2151" w:author="Wittman, Jacob (CDC/DDNID/NCCDPHP/DDT) (CTR)" w:date="2023-08-15T14:04:00Z"/>
              </w:rPr>
            </w:pPr>
            <w:ins w:id="2152" w:author="Wittman, Jacob (CDC/DDNID/NCCDPHP/DDT) (CTR)" w:date="2023-08-15T14:04:00Z">
              <w:r>
                <w:rPr>
                  <w:rFonts w:ascii="Calibri" w:hAnsi="Calibri"/>
                  <w:sz w:val="20"/>
                </w:rPr>
                <w:t>57.1 (2.5)</w:t>
              </w:r>
            </w:ins>
          </w:p>
        </w:tc>
        <w:tc>
          <w:tcPr>
            <w:tcW w:w="0" w:type="auto"/>
            <w:tcBorders>
              <w:top w:val="single" w:sz="0" w:space="0" w:color="D3D3D3"/>
              <w:left w:val="single" w:sz="0" w:space="0" w:color="D3D3D3"/>
              <w:bottom w:val="single" w:sz="0" w:space="0" w:color="D3D3D3"/>
              <w:right w:val="single" w:sz="0" w:space="0" w:color="D3D3D3"/>
            </w:tcBorders>
          </w:tcPr>
          <w:p w14:paraId="62DFAD35" w14:textId="77777777" w:rsidR="00524773" w:rsidRDefault="00524773" w:rsidP="00C670FC">
            <w:pPr>
              <w:keepNext/>
              <w:spacing w:after="60"/>
              <w:rPr>
                <w:ins w:id="2153" w:author="Wittman, Jacob (CDC/DDNID/NCCDPHP/DDT) (CTR)" w:date="2023-08-15T14:04:00Z"/>
              </w:rPr>
            </w:pPr>
            <w:ins w:id="2154" w:author="Wittman, Jacob (CDC/DDNID/NCCDPHP/DDT) (CTR)" w:date="2023-08-15T14:04:00Z">
              <w:r>
                <w:rPr>
                  <w:rFonts w:ascii="Calibri" w:hAnsi="Calibri"/>
                  <w:sz w:val="20"/>
                </w:rPr>
                <w:t>53.6 (2.7)</w:t>
              </w:r>
            </w:ins>
          </w:p>
        </w:tc>
        <w:tc>
          <w:tcPr>
            <w:tcW w:w="0" w:type="auto"/>
            <w:tcBorders>
              <w:top w:val="single" w:sz="0" w:space="0" w:color="D3D3D3"/>
              <w:left w:val="single" w:sz="0" w:space="0" w:color="D3D3D3"/>
              <w:bottom w:val="single" w:sz="0" w:space="0" w:color="D3D3D3"/>
              <w:right w:val="single" w:sz="0" w:space="0" w:color="D3D3D3"/>
            </w:tcBorders>
          </w:tcPr>
          <w:p w14:paraId="3A04B69A" w14:textId="77777777" w:rsidR="00524773" w:rsidRDefault="00524773" w:rsidP="00C670FC">
            <w:pPr>
              <w:keepNext/>
              <w:spacing w:after="60"/>
              <w:rPr>
                <w:ins w:id="2155" w:author="Wittman, Jacob (CDC/DDNID/NCCDPHP/DDT) (CTR)" w:date="2023-08-15T14:04:00Z"/>
              </w:rPr>
            </w:pPr>
            <w:ins w:id="2156" w:author="Wittman, Jacob (CDC/DDNID/NCCDPHP/DDT) (CTR)" w:date="2023-08-15T14:04:00Z">
              <w:r>
                <w:rPr>
                  <w:rFonts w:ascii="Calibri" w:hAnsi="Calibri"/>
                  <w:sz w:val="20"/>
                </w:rPr>
                <w:t>59.7 (2.5)</w:t>
              </w:r>
            </w:ins>
          </w:p>
        </w:tc>
        <w:tc>
          <w:tcPr>
            <w:tcW w:w="0" w:type="auto"/>
            <w:tcBorders>
              <w:top w:val="single" w:sz="0" w:space="0" w:color="D3D3D3"/>
              <w:left w:val="single" w:sz="0" w:space="0" w:color="D3D3D3"/>
              <w:bottom w:val="single" w:sz="0" w:space="0" w:color="D3D3D3"/>
              <w:right w:val="single" w:sz="0" w:space="0" w:color="D3D3D3"/>
            </w:tcBorders>
          </w:tcPr>
          <w:p w14:paraId="61DDFE72" w14:textId="77777777" w:rsidR="00524773" w:rsidRDefault="00524773" w:rsidP="00C670FC">
            <w:pPr>
              <w:keepNext/>
              <w:spacing w:after="60"/>
              <w:rPr>
                <w:ins w:id="2157" w:author="Wittman, Jacob (CDC/DDNID/NCCDPHP/DDT) (CTR)" w:date="2023-08-15T14:04:00Z"/>
              </w:rPr>
            </w:pPr>
            <w:ins w:id="2158" w:author="Wittman, Jacob (CDC/DDNID/NCCDPHP/DDT) (CTR)" w:date="2023-08-15T14:04:00Z">
              <w:r>
                <w:rPr>
                  <w:rFonts w:ascii="Calibri" w:hAnsi="Calibri"/>
                  <w:sz w:val="20"/>
                </w:rPr>
                <w:t>57.1 (2.9)</w:t>
              </w:r>
            </w:ins>
          </w:p>
        </w:tc>
        <w:tc>
          <w:tcPr>
            <w:tcW w:w="0" w:type="auto"/>
            <w:tcBorders>
              <w:top w:val="single" w:sz="0" w:space="0" w:color="D3D3D3"/>
              <w:left w:val="single" w:sz="0" w:space="0" w:color="D3D3D3"/>
              <w:bottom w:val="single" w:sz="0" w:space="0" w:color="D3D3D3"/>
              <w:right w:val="single" w:sz="0" w:space="0" w:color="D3D3D3"/>
            </w:tcBorders>
          </w:tcPr>
          <w:p w14:paraId="1C7746B7" w14:textId="77777777" w:rsidR="00524773" w:rsidRDefault="00524773" w:rsidP="00C670FC">
            <w:pPr>
              <w:keepNext/>
              <w:spacing w:after="60"/>
              <w:rPr>
                <w:ins w:id="2159" w:author="Wittman, Jacob (CDC/DDNID/NCCDPHP/DDT) (CTR)" w:date="2023-08-15T14:04:00Z"/>
              </w:rPr>
            </w:pPr>
            <w:ins w:id="2160" w:author="Wittman, Jacob (CDC/DDNID/NCCDPHP/DDT) (CTR)" w:date="2023-08-15T14:04:00Z">
              <w:r>
                <w:rPr>
                  <w:rFonts w:ascii="Calibri" w:hAnsi="Calibri"/>
                  <w:sz w:val="20"/>
                </w:rPr>
                <w:t>57.2 (2.5)</w:t>
              </w:r>
            </w:ins>
          </w:p>
        </w:tc>
        <w:tc>
          <w:tcPr>
            <w:tcW w:w="0" w:type="auto"/>
            <w:tcBorders>
              <w:top w:val="single" w:sz="0" w:space="0" w:color="D3D3D3"/>
              <w:left w:val="single" w:sz="0" w:space="0" w:color="D3D3D3"/>
              <w:bottom w:val="single" w:sz="0" w:space="0" w:color="D3D3D3"/>
              <w:right w:val="single" w:sz="0" w:space="0" w:color="D3D3D3"/>
            </w:tcBorders>
          </w:tcPr>
          <w:p w14:paraId="26E09227" w14:textId="77777777" w:rsidR="00524773" w:rsidRDefault="00524773" w:rsidP="00C670FC">
            <w:pPr>
              <w:keepNext/>
              <w:spacing w:after="60"/>
              <w:rPr>
                <w:ins w:id="2161" w:author="Wittman, Jacob (CDC/DDNID/NCCDPHP/DDT) (CTR)" w:date="2023-08-15T14:04:00Z"/>
              </w:rPr>
            </w:pPr>
            <w:ins w:id="2162" w:author="Wittman, Jacob (CDC/DDNID/NCCDPHP/DDT) (CTR)" w:date="2023-08-15T14:04:00Z">
              <w:r>
                <w:rPr>
                  <w:rFonts w:ascii="Calibri" w:hAnsi="Calibri"/>
                  <w:sz w:val="20"/>
                </w:rPr>
                <w:t>59.4 (2.3)</w:t>
              </w:r>
            </w:ins>
          </w:p>
        </w:tc>
        <w:tc>
          <w:tcPr>
            <w:tcW w:w="0" w:type="auto"/>
            <w:tcBorders>
              <w:top w:val="single" w:sz="0" w:space="0" w:color="D3D3D3"/>
              <w:left w:val="single" w:sz="0" w:space="0" w:color="D3D3D3"/>
              <w:bottom w:val="single" w:sz="0" w:space="0" w:color="D3D3D3"/>
              <w:right w:val="single" w:sz="0" w:space="0" w:color="D3D3D3"/>
            </w:tcBorders>
          </w:tcPr>
          <w:p w14:paraId="1053BA70" w14:textId="77777777" w:rsidR="00524773" w:rsidRDefault="00524773" w:rsidP="00C670FC">
            <w:pPr>
              <w:keepNext/>
              <w:spacing w:after="60"/>
              <w:rPr>
                <w:ins w:id="2163" w:author="Wittman, Jacob (CDC/DDNID/NCCDPHP/DDT) (CTR)" w:date="2023-08-15T14:04:00Z"/>
              </w:rPr>
            </w:pPr>
            <w:ins w:id="2164" w:author="Wittman, Jacob (CDC/DDNID/NCCDPHP/DDT) (CTR)" w:date="2023-08-15T14:04:00Z">
              <w:r>
                <w:rPr>
                  <w:rFonts w:ascii="Calibri" w:hAnsi="Calibri"/>
                  <w:sz w:val="20"/>
                </w:rPr>
                <w:t>64.4 (2.3)</w:t>
              </w:r>
            </w:ins>
          </w:p>
        </w:tc>
        <w:tc>
          <w:tcPr>
            <w:tcW w:w="0" w:type="auto"/>
            <w:tcBorders>
              <w:top w:val="single" w:sz="0" w:space="0" w:color="D3D3D3"/>
              <w:left w:val="single" w:sz="0" w:space="0" w:color="D3D3D3"/>
              <w:bottom w:val="single" w:sz="0" w:space="0" w:color="D3D3D3"/>
              <w:right w:val="single" w:sz="0" w:space="0" w:color="D3D3D3"/>
            </w:tcBorders>
          </w:tcPr>
          <w:p w14:paraId="77240D1C" w14:textId="77777777" w:rsidR="00524773" w:rsidRDefault="00524773" w:rsidP="00C670FC">
            <w:pPr>
              <w:keepNext/>
              <w:spacing w:after="60"/>
              <w:rPr>
                <w:ins w:id="2165" w:author="Wittman, Jacob (CDC/DDNID/NCCDPHP/DDT) (CTR)" w:date="2023-08-15T14:04:00Z"/>
              </w:rPr>
            </w:pPr>
            <w:ins w:id="2166" w:author="Wittman, Jacob (CDC/DDNID/NCCDPHP/DDT) (CTR)" w:date="2023-08-15T14:04:00Z">
              <w:r>
                <w:rPr>
                  <w:rFonts w:ascii="Calibri" w:hAnsi="Calibri"/>
                  <w:sz w:val="20"/>
                </w:rPr>
                <w:t>67.0 (2.6)</w:t>
              </w:r>
            </w:ins>
          </w:p>
        </w:tc>
        <w:tc>
          <w:tcPr>
            <w:tcW w:w="0" w:type="auto"/>
            <w:tcBorders>
              <w:top w:val="single" w:sz="0" w:space="0" w:color="D3D3D3"/>
              <w:left w:val="single" w:sz="0" w:space="0" w:color="D3D3D3"/>
              <w:bottom w:val="single" w:sz="0" w:space="0" w:color="D3D3D3"/>
              <w:right w:val="single" w:sz="0" w:space="0" w:color="D3D3D3"/>
            </w:tcBorders>
          </w:tcPr>
          <w:p w14:paraId="3D17F4BE" w14:textId="77777777" w:rsidR="00524773" w:rsidRDefault="00524773" w:rsidP="00C670FC">
            <w:pPr>
              <w:keepNext/>
              <w:spacing w:after="60"/>
              <w:rPr>
                <w:ins w:id="2167" w:author="Wittman, Jacob (CDC/DDNID/NCCDPHP/DDT) (CTR)" w:date="2023-08-15T14:04:00Z"/>
              </w:rPr>
            </w:pPr>
            <w:ins w:id="2168" w:author="Wittman, Jacob (CDC/DDNID/NCCDPHP/DDT) (CTR)" w:date="2023-08-15T14:04:00Z">
              <w:r>
                <w:rPr>
                  <w:rFonts w:ascii="Calibri" w:hAnsi="Calibri"/>
                  <w:sz w:val="20"/>
                </w:rPr>
                <w:t>20.5 (6.5, 34.4)</w:t>
              </w:r>
            </w:ins>
          </w:p>
        </w:tc>
        <w:tc>
          <w:tcPr>
            <w:tcW w:w="0" w:type="auto"/>
            <w:tcBorders>
              <w:top w:val="single" w:sz="0" w:space="0" w:color="D3D3D3"/>
              <w:left w:val="single" w:sz="0" w:space="0" w:color="D3D3D3"/>
              <w:bottom w:val="single" w:sz="0" w:space="0" w:color="D3D3D3"/>
              <w:right w:val="single" w:sz="0" w:space="0" w:color="D3D3D3"/>
            </w:tcBorders>
          </w:tcPr>
          <w:p w14:paraId="5B14E361" w14:textId="77777777" w:rsidR="00524773" w:rsidRDefault="00524773" w:rsidP="00C670FC">
            <w:pPr>
              <w:keepNext/>
              <w:spacing w:after="60"/>
              <w:rPr>
                <w:ins w:id="21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63EF95" w14:textId="77777777" w:rsidR="00524773" w:rsidRDefault="00524773" w:rsidP="00C670FC">
            <w:pPr>
              <w:keepNext/>
              <w:spacing w:after="60"/>
              <w:rPr>
                <w:ins w:id="2170" w:author="Wittman, Jacob (CDC/DDNID/NCCDPHP/DDT) (CTR)" w:date="2023-08-15T14:04:00Z"/>
              </w:rPr>
            </w:pPr>
            <w:ins w:id="2171" w:author="Wittman, Jacob (CDC/DDNID/NCCDPHP/DDT) (CTR)" w:date="2023-08-15T14:04:00Z">
              <w:r>
                <w:rPr>
                  <w:rFonts w:ascii="Calibri" w:hAnsi="Calibri"/>
                  <w:sz w:val="20"/>
                </w:rPr>
                <w:t>1.0 (0.1, 1.9)</w:t>
              </w:r>
            </w:ins>
          </w:p>
        </w:tc>
        <w:tc>
          <w:tcPr>
            <w:tcW w:w="0" w:type="auto"/>
            <w:tcBorders>
              <w:top w:val="single" w:sz="0" w:space="0" w:color="D3D3D3"/>
              <w:left w:val="single" w:sz="0" w:space="0" w:color="D3D3D3"/>
              <w:bottom w:val="single" w:sz="0" w:space="0" w:color="D3D3D3"/>
              <w:right w:val="single" w:sz="0" w:space="0" w:color="D3D3D3"/>
            </w:tcBorders>
          </w:tcPr>
          <w:p w14:paraId="53EAFDD2" w14:textId="77777777" w:rsidR="00524773" w:rsidRDefault="00524773" w:rsidP="00C670FC">
            <w:pPr>
              <w:keepNext/>
              <w:spacing w:after="60"/>
              <w:rPr>
                <w:ins w:id="2172" w:author="Wittman, Jacob (CDC/DDNID/NCCDPHP/DDT) (CTR)" w:date="2023-08-15T14:04:00Z"/>
              </w:rPr>
            </w:pPr>
            <w:ins w:id="2173" w:author="Wittman, Jacob (CDC/DDNID/NCCDPHP/DDT) (CTR)" w:date="2023-08-15T14:04:00Z">
              <w:r>
                <w:rPr>
                  <w:rFonts w:ascii="Calibri" w:hAnsi="Calibri"/>
                  <w:sz w:val="20"/>
                </w:rPr>
                <w:t>1.0 (0.1, 1.9)</w:t>
              </w:r>
            </w:ins>
          </w:p>
        </w:tc>
      </w:tr>
      <w:tr w:rsidR="00524773" w14:paraId="2488CDAD" w14:textId="77777777" w:rsidTr="00C670FC">
        <w:trPr>
          <w:cantSplit/>
          <w:jc w:val="center"/>
          <w:ins w:id="217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28A0830" w14:textId="77777777" w:rsidR="00524773" w:rsidRDefault="00524773" w:rsidP="00C670FC">
            <w:pPr>
              <w:keepNext/>
              <w:spacing w:after="60"/>
              <w:rPr>
                <w:ins w:id="2175" w:author="Wittman, Jacob (CDC/DDNID/NCCDPHP/DDT) (CTR)" w:date="2023-08-15T14:04:00Z"/>
              </w:rPr>
            </w:pPr>
            <w:ins w:id="2176"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7468D800" w14:textId="77777777" w:rsidR="00524773" w:rsidRDefault="00524773" w:rsidP="00C670FC">
            <w:pPr>
              <w:keepNext/>
              <w:spacing w:after="60"/>
              <w:rPr>
                <w:ins w:id="2177" w:author="Wittman, Jacob (CDC/DDNID/NCCDPHP/DDT) (CTR)" w:date="2023-08-15T14:04:00Z"/>
              </w:rPr>
            </w:pPr>
            <w:ins w:id="2178" w:author="Wittman, Jacob (CDC/DDNID/NCCDPHP/DDT) (CTR)" w:date="2023-08-15T14:04:00Z">
              <w:r>
                <w:rPr>
                  <w:rFonts w:ascii="Calibri" w:hAnsi="Calibri"/>
                  <w:sz w:val="20"/>
                </w:rPr>
                <w:t>50.2 (1.8)</w:t>
              </w:r>
            </w:ins>
          </w:p>
        </w:tc>
        <w:tc>
          <w:tcPr>
            <w:tcW w:w="0" w:type="auto"/>
            <w:tcBorders>
              <w:top w:val="single" w:sz="0" w:space="0" w:color="D3D3D3"/>
              <w:left w:val="single" w:sz="0" w:space="0" w:color="D3D3D3"/>
              <w:bottom w:val="single" w:sz="0" w:space="0" w:color="D3D3D3"/>
              <w:right w:val="single" w:sz="0" w:space="0" w:color="D3D3D3"/>
            </w:tcBorders>
          </w:tcPr>
          <w:p w14:paraId="75336B89" w14:textId="77777777" w:rsidR="00524773" w:rsidRDefault="00524773" w:rsidP="00C670FC">
            <w:pPr>
              <w:keepNext/>
              <w:spacing w:after="60"/>
              <w:rPr>
                <w:ins w:id="2179" w:author="Wittman, Jacob (CDC/DDNID/NCCDPHP/DDT) (CTR)" w:date="2023-08-15T14:04:00Z"/>
              </w:rPr>
            </w:pPr>
            <w:ins w:id="2180" w:author="Wittman, Jacob (CDC/DDNID/NCCDPHP/DDT) (CTR)" w:date="2023-08-15T14:04:00Z">
              <w:r>
                <w:rPr>
                  <w:rFonts w:ascii="Calibri" w:hAnsi="Calibri"/>
                  <w:sz w:val="20"/>
                </w:rPr>
                <w:t>39.0 (4.0)</w:t>
              </w:r>
            </w:ins>
          </w:p>
        </w:tc>
        <w:tc>
          <w:tcPr>
            <w:tcW w:w="0" w:type="auto"/>
            <w:tcBorders>
              <w:top w:val="single" w:sz="0" w:space="0" w:color="D3D3D3"/>
              <w:left w:val="single" w:sz="0" w:space="0" w:color="D3D3D3"/>
              <w:bottom w:val="single" w:sz="0" w:space="0" w:color="D3D3D3"/>
              <w:right w:val="single" w:sz="0" w:space="0" w:color="D3D3D3"/>
            </w:tcBorders>
          </w:tcPr>
          <w:p w14:paraId="50B16A91" w14:textId="77777777" w:rsidR="00524773" w:rsidRDefault="00524773" w:rsidP="00C670FC">
            <w:pPr>
              <w:keepNext/>
              <w:spacing w:after="60"/>
              <w:rPr>
                <w:ins w:id="2181" w:author="Wittman, Jacob (CDC/DDNID/NCCDPHP/DDT) (CTR)" w:date="2023-08-15T14:04:00Z"/>
              </w:rPr>
            </w:pPr>
            <w:ins w:id="2182" w:author="Wittman, Jacob (CDC/DDNID/NCCDPHP/DDT) (CTR)" w:date="2023-08-15T14:04:00Z">
              <w:r>
                <w:rPr>
                  <w:rFonts w:ascii="Calibri" w:hAnsi="Calibri"/>
                  <w:sz w:val="20"/>
                </w:rPr>
                <w:t>41.0 (3.8)</w:t>
              </w:r>
            </w:ins>
          </w:p>
        </w:tc>
        <w:tc>
          <w:tcPr>
            <w:tcW w:w="0" w:type="auto"/>
            <w:tcBorders>
              <w:top w:val="single" w:sz="0" w:space="0" w:color="D3D3D3"/>
              <w:left w:val="single" w:sz="0" w:space="0" w:color="D3D3D3"/>
              <w:bottom w:val="single" w:sz="0" w:space="0" w:color="D3D3D3"/>
              <w:right w:val="single" w:sz="0" w:space="0" w:color="D3D3D3"/>
            </w:tcBorders>
          </w:tcPr>
          <w:p w14:paraId="415229FF" w14:textId="77777777" w:rsidR="00524773" w:rsidRDefault="00524773" w:rsidP="00C670FC">
            <w:pPr>
              <w:keepNext/>
              <w:spacing w:after="60"/>
              <w:rPr>
                <w:ins w:id="2183" w:author="Wittman, Jacob (CDC/DDNID/NCCDPHP/DDT) (CTR)" w:date="2023-08-15T14:04:00Z"/>
              </w:rPr>
            </w:pPr>
            <w:ins w:id="2184" w:author="Wittman, Jacob (CDC/DDNID/NCCDPHP/DDT) (CTR)" w:date="2023-08-15T14:04:00Z">
              <w:r>
                <w:rPr>
                  <w:rFonts w:ascii="Calibri" w:hAnsi="Calibri"/>
                  <w:sz w:val="20"/>
                </w:rPr>
                <w:t>50.2 (4.0)</w:t>
              </w:r>
            </w:ins>
          </w:p>
        </w:tc>
        <w:tc>
          <w:tcPr>
            <w:tcW w:w="0" w:type="auto"/>
            <w:tcBorders>
              <w:top w:val="single" w:sz="0" w:space="0" w:color="D3D3D3"/>
              <w:left w:val="single" w:sz="0" w:space="0" w:color="D3D3D3"/>
              <w:bottom w:val="single" w:sz="0" w:space="0" w:color="D3D3D3"/>
              <w:right w:val="single" w:sz="0" w:space="0" w:color="D3D3D3"/>
            </w:tcBorders>
          </w:tcPr>
          <w:p w14:paraId="0821F601" w14:textId="77777777" w:rsidR="00524773" w:rsidRDefault="00524773" w:rsidP="00C670FC">
            <w:pPr>
              <w:keepNext/>
              <w:spacing w:after="60"/>
              <w:rPr>
                <w:ins w:id="2185" w:author="Wittman, Jacob (CDC/DDNID/NCCDPHP/DDT) (CTR)" w:date="2023-08-15T14:04:00Z"/>
              </w:rPr>
            </w:pPr>
            <w:ins w:id="2186" w:author="Wittman, Jacob (CDC/DDNID/NCCDPHP/DDT) (CTR)" w:date="2023-08-15T14:04:00Z">
              <w:r>
                <w:rPr>
                  <w:rFonts w:ascii="Calibri" w:hAnsi="Calibri"/>
                  <w:sz w:val="20"/>
                </w:rPr>
                <w:t>49.0 (4.3)</w:t>
              </w:r>
            </w:ins>
          </w:p>
        </w:tc>
        <w:tc>
          <w:tcPr>
            <w:tcW w:w="0" w:type="auto"/>
            <w:tcBorders>
              <w:top w:val="single" w:sz="0" w:space="0" w:color="D3D3D3"/>
              <w:left w:val="single" w:sz="0" w:space="0" w:color="D3D3D3"/>
              <w:bottom w:val="single" w:sz="0" w:space="0" w:color="D3D3D3"/>
              <w:right w:val="single" w:sz="0" w:space="0" w:color="D3D3D3"/>
            </w:tcBorders>
          </w:tcPr>
          <w:p w14:paraId="19E73A17" w14:textId="77777777" w:rsidR="00524773" w:rsidRDefault="00524773" w:rsidP="00C670FC">
            <w:pPr>
              <w:keepNext/>
              <w:spacing w:after="60"/>
              <w:rPr>
                <w:ins w:id="2187" w:author="Wittman, Jacob (CDC/DDNID/NCCDPHP/DDT) (CTR)" w:date="2023-08-15T14:04:00Z"/>
              </w:rPr>
            </w:pPr>
            <w:ins w:id="2188" w:author="Wittman, Jacob (CDC/DDNID/NCCDPHP/DDT) (CTR)" w:date="2023-08-15T14:04:00Z">
              <w:r>
                <w:rPr>
                  <w:rFonts w:ascii="Calibri" w:hAnsi="Calibri"/>
                  <w:sz w:val="20"/>
                </w:rPr>
                <w:t>58.5 (4.0)</w:t>
              </w:r>
            </w:ins>
          </w:p>
        </w:tc>
        <w:tc>
          <w:tcPr>
            <w:tcW w:w="0" w:type="auto"/>
            <w:tcBorders>
              <w:top w:val="single" w:sz="0" w:space="0" w:color="D3D3D3"/>
              <w:left w:val="single" w:sz="0" w:space="0" w:color="D3D3D3"/>
              <w:bottom w:val="single" w:sz="0" w:space="0" w:color="D3D3D3"/>
              <w:right w:val="single" w:sz="0" w:space="0" w:color="D3D3D3"/>
            </w:tcBorders>
          </w:tcPr>
          <w:p w14:paraId="56AC40E5" w14:textId="77777777" w:rsidR="00524773" w:rsidRDefault="00524773" w:rsidP="00C670FC">
            <w:pPr>
              <w:keepNext/>
              <w:spacing w:after="60"/>
              <w:rPr>
                <w:ins w:id="2189" w:author="Wittman, Jacob (CDC/DDNID/NCCDPHP/DDT) (CTR)" w:date="2023-08-15T14:04:00Z"/>
              </w:rPr>
            </w:pPr>
            <w:ins w:id="2190" w:author="Wittman, Jacob (CDC/DDNID/NCCDPHP/DDT) (CTR)" w:date="2023-08-15T14:04:00Z">
              <w:r>
                <w:rPr>
                  <w:rFonts w:ascii="Calibri" w:hAnsi="Calibri"/>
                  <w:sz w:val="20"/>
                </w:rPr>
                <w:t>59.6 (4.3)</w:t>
              </w:r>
            </w:ins>
          </w:p>
        </w:tc>
        <w:tc>
          <w:tcPr>
            <w:tcW w:w="0" w:type="auto"/>
            <w:tcBorders>
              <w:top w:val="single" w:sz="0" w:space="0" w:color="D3D3D3"/>
              <w:left w:val="single" w:sz="0" w:space="0" w:color="D3D3D3"/>
              <w:bottom w:val="single" w:sz="0" w:space="0" w:color="D3D3D3"/>
              <w:right w:val="single" w:sz="0" w:space="0" w:color="D3D3D3"/>
            </w:tcBorders>
          </w:tcPr>
          <w:p w14:paraId="29428867" w14:textId="77777777" w:rsidR="00524773" w:rsidRDefault="00524773" w:rsidP="00C670FC">
            <w:pPr>
              <w:keepNext/>
              <w:spacing w:after="60"/>
              <w:rPr>
                <w:ins w:id="2191" w:author="Wittman, Jacob (CDC/DDNID/NCCDPHP/DDT) (CTR)" w:date="2023-08-15T14:04:00Z"/>
              </w:rPr>
            </w:pPr>
            <w:ins w:id="2192" w:author="Wittman, Jacob (CDC/DDNID/NCCDPHP/DDT) (CTR)" w:date="2023-08-15T14:04:00Z">
              <w:r>
                <w:rPr>
                  <w:rFonts w:ascii="Calibri" w:hAnsi="Calibri"/>
                  <w:sz w:val="20"/>
                </w:rPr>
                <w:t>46.9 (4.2)</w:t>
              </w:r>
            </w:ins>
          </w:p>
        </w:tc>
        <w:tc>
          <w:tcPr>
            <w:tcW w:w="0" w:type="auto"/>
            <w:tcBorders>
              <w:top w:val="single" w:sz="0" w:space="0" w:color="D3D3D3"/>
              <w:left w:val="single" w:sz="0" w:space="0" w:color="D3D3D3"/>
              <w:bottom w:val="single" w:sz="0" w:space="0" w:color="D3D3D3"/>
              <w:right w:val="single" w:sz="0" w:space="0" w:color="D3D3D3"/>
            </w:tcBorders>
          </w:tcPr>
          <w:p w14:paraId="7877B0E1" w14:textId="77777777" w:rsidR="00524773" w:rsidRDefault="00524773" w:rsidP="00C670FC">
            <w:pPr>
              <w:keepNext/>
              <w:spacing w:after="60"/>
              <w:rPr>
                <w:ins w:id="2193" w:author="Wittman, Jacob (CDC/DDNID/NCCDPHP/DDT) (CTR)" w:date="2023-08-15T14:04:00Z"/>
              </w:rPr>
            </w:pPr>
            <w:ins w:id="2194" w:author="Wittman, Jacob (CDC/DDNID/NCCDPHP/DDT) (CTR)" w:date="2023-08-15T14:04:00Z">
              <w:r>
                <w:rPr>
                  <w:rFonts w:ascii="Calibri" w:hAnsi="Calibri"/>
                  <w:sz w:val="20"/>
                </w:rPr>
                <w:t>45.6 (3.9)</w:t>
              </w:r>
            </w:ins>
          </w:p>
        </w:tc>
        <w:tc>
          <w:tcPr>
            <w:tcW w:w="0" w:type="auto"/>
            <w:tcBorders>
              <w:top w:val="single" w:sz="0" w:space="0" w:color="D3D3D3"/>
              <w:left w:val="single" w:sz="0" w:space="0" w:color="D3D3D3"/>
              <w:bottom w:val="single" w:sz="0" w:space="0" w:color="D3D3D3"/>
              <w:right w:val="single" w:sz="0" w:space="0" w:color="D3D3D3"/>
            </w:tcBorders>
          </w:tcPr>
          <w:p w14:paraId="22C9A34C" w14:textId="77777777" w:rsidR="00524773" w:rsidRDefault="00524773" w:rsidP="00C670FC">
            <w:pPr>
              <w:keepNext/>
              <w:spacing w:after="60"/>
              <w:rPr>
                <w:ins w:id="2195" w:author="Wittman, Jacob (CDC/DDNID/NCCDPHP/DDT) (CTR)" w:date="2023-08-15T14:04:00Z"/>
              </w:rPr>
            </w:pPr>
            <w:ins w:id="2196" w:author="Wittman, Jacob (CDC/DDNID/NCCDPHP/DDT) (CTR)" w:date="2023-08-15T14:04:00Z">
              <w:r>
                <w:rPr>
                  <w:rFonts w:ascii="Calibri" w:hAnsi="Calibri"/>
                  <w:sz w:val="20"/>
                </w:rPr>
                <w:t>48.2 (4.4)</w:t>
              </w:r>
            </w:ins>
          </w:p>
        </w:tc>
        <w:tc>
          <w:tcPr>
            <w:tcW w:w="0" w:type="auto"/>
            <w:tcBorders>
              <w:top w:val="single" w:sz="0" w:space="0" w:color="D3D3D3"/>
              <w:left w:val="single" w:sz="0" w:space="0" w:color="D3D3D3"/>
              <w:bottom w:val="single" w:sz="0" w:space="0" w:color="D3D3D3"/>
              <w:right w:val="single" w:sz="0" w:space="0" w:color="D3D3D3"/>
            </w:tcBorders>
          </w:tcPr>
          <w:p w14:paraId="2C8A6251" w14:textId="77777777" w:rsidR="00524773" w:rsidRDefault="00524773" w:rsidP="00C670FC">
            <w:pPr>
              <w:keepNext/>
              <w:spacing w:after="60"/>
              <w:rPr>
                <w:ins w:id="2197" w:author="Wittman, Jacob (CDC/DDNID/NCCDPHP/DDT) (CTR)" w:date="2023-08-15T14:04:00Z"/>
              </w:rPr>
            </w:pPr>
            <w:ins w:id="2198" w:author="Wittman, Jacob (CDC/DDNID/NCCDPHP/DDT) (CTR)" w:date="2023-08-15T14:04:00Z">
              <w:r>
                <w:rPr>
                  <w:rFonts w:ascii="Calibri" w:hAnsi="Calibri"/>
                  <w:sz w:val="20"/>
                </w:rPr>
                <w:t>53.7 (4.3)</w:t>
              </w:r>
            </w:ins>
          </w:p>
        </w:tc>
        <w:tc>
          <w:tcPr>
            <w:tcW w:w="0" w:type="auto"/>
            <w:tcBorders>
              <w:top w:val="single" w:sz="0" w:space="0" w:color="D3D3D3"/>
              <w:left w:val="single" w:sz="0" w:space="0" w:color="D3D3D3"/>
              <w:bottom w:val="single" w:sz="0" w:space="0" w:color="D3D3D3"/>
              <w:right w:val="single" w:sz="0" w:space="0" w:color="D3D3D3"/>
            </w:tcBorders>
          </w:tcPr>
          <w:p w14:paraId="53EA90BF" w14:textId="77777777" w:rsidR="00524773" w:rsidRDefault="00524773" w:rsidP="00C670FC">
            <w:pPr>
              <w:keepNext/>
              <w:spacing w:after="60"/>
              <w:rPr>
                <w:ins w:id="2199" w:author="Wittman, Jacob (CDC/DDNID/NCCDPHP/DDT) (CTR)" w:date="2023-08-15T14:04:00Z"/>
              </w:rPr>
            </w:pPr>
            <w:ins w:id="2200" w:author="Wittman, Jacob (CDC/DDNID/NCCDPHP/DDT) (CTR)" w:date="2023-08-15T14:04:00Z">
              <w:r>
                <w:rPr>
                  <w:rFonts w:ascii="Calibri" w:hAnsi="Calibri"/>
                  <w:sz w:val="20"/>
                </w:rPr>
                <w:t>55.2 (4.0)</w:t>
              </w:r>
            </w:ins>
          </w:p>
        </w:tc>
        <w:tc>
          <w:tcPr>
            <w:tcW w:w="0" w:type="auto"/>
            <w:tcBorders>
              <w:top w:val="single" w:sz="0" w:space="0" w:color="D3D3D3"/>
              <w:left w:val="single" w:sz="0" w:space="0" w:color="D3D3D3"/>
              <w:bottom w:val="single" w:sz="0" w:space="0" w:color="D3D3D3"/>
              <w:right w:val="single" w:sz="0" w:space="0" w:color="D3D3D3"/>
            </w:tcBorders>
          </w:tcPr>
          <w:p w14:paraId="68BFC8A0" w14:textId="77777777" w:rsidR="00524773" w:rsidRDefault="00524773" w:rsidP="00C670FC">
            <w:pPr>
              <w:keepNext/>
              <w:spacing w:after="60"/>
              <w:rPr>
                <w:ins w:id="2201" w:author="Wittman, Jacob (CDC/DDNID/NCCDPHP/DDT) (CTR)" w:date="2023-08-15T14:04:00Z"/>
              </w:rPr>
            </w:pPr>
            <w:ins w:id="2202" w:author="Wittman, Jacob (CDC/DDNID/NCCDPHP/DDT) (CTR)" w:date="2023-08-15T14:04:00Z">
              <w:r>
                <w:rPr>
                  <w:rFonts w:ascii="Calibri" w:hAnsi="Calibri"/>
                  <w:sz w:val="20"/>
                </w:rPr>
                <w:t>55.6 (4.9)</w:t>
              </w:r>
            </w:ins>
          </w:p>
        </w:tc>
        <w:tc>
          <w:tcPr>
            <w:tcW w:w="0" w:type="auto"/>
            <w:tcBorders>
              <w:top w:val="single" w:sz="0" w:space="0" w:color="D3D3D3"/>
              <w:left w:val="single" w:sz="0" w:space="0" w:color="D3D3D3"/>
              <w:bottom w:val="single" w:sz="0" w:space="0" w:color="D3D3D3"/>
              <w:right w:val="single" w:sz="0" w:space="0" w:color="D3D3D3"/>
            </w:tcBorders>
          </w:tcPr>
          <w:p w14:paraId="208088C7" w14:textId="77777777" w:rsidR="00524773" w:rsidRDefault="00524773" w:rsidP="00C670FC">
            <w:pPr>
              <w:keepNext/>
              <w:spacing w:after="60"/>
              <w:rPr>
                <w:ins w:id="2203" w:author="Wittman, Jacob (CDC/DDNID/NCCDPHP/DDT) (CTR)" w:date="2023-08-15T14:04:00Z"/>
              </w:rPr>
            </w:pPr>
            <w:ins w:id="2204" w:author="Wittman, Jacob (CDC/DDNID/NCCDPHP/DDT) (CTR)" w:date="2023-08-15T14:04:00Z">
              <w:r>
                <w:rPr>
                  <w:rFonts w:ascii="Calibri" w:hAnsi="Calibri"/>
                  <w:sz w:val="20"/>
                </w:rPr>
                <w:t>53.7 (5.1)</w:t>
              </w:r>
            </w:ins>
          </w:p>
        </w:tc>
        <w:tc>
          <w:tcPr>
            <w:tcW w:w="0" w:type="auto"/>
            <w:tcBorders>
              <w:top w:val="single" w:sz="0" w:space="0" w:color="D3D3D3"/>
              <w:left w:val="single" w:sz="0" w:space="0" w:color="D3D3D3"/>
              <w:bottom w:val="single" w:sz="0" w:space="0" w:color="D3D3D3"/>
              <w:right w:val="single" w:sz="0" w:space="0" w:color="D3D3D3"/>
            </w:tcBorders>
          </w:tcPr>
          <w:p w14:paraId="7E0C0E49" w14:textId="77777777" w:rsidR="00524773" w:rsidRDefault="00524773" w:rsidP="00C670FC">
            <w:pPr>
              <w:keepNext/>
              <w:spacing w:after="60"/>
              <w:rPr>
                <w:ins w:id="2205" w:author="Wittman, Jacob (CDC/DDNID/NCCDPHP/DDT) (CTR)" w:date="2023-08-15T14:04:00Z"/>
              </w:rPr>
            </w:pPr>
            <w:ins w:id="2206" w:author="Wittman, Jacob (CDC/DDNID/NCCDPHP/DDT) (CTR)" w:date="2023-08-15T14:04:00Z">
              <w:r>
                <w:rPr>
                  <w:rFonts w:ascii="Calibri" w:hAnsi="Calibri"/>
                  <w:sz w:val="20"/>
                </w:rPr>
                <w:t>42.6 (4.9, 80.3)</w:t>
              </w:r>
            </w:ins>
          </w:p>
        </w:tc>
        <w:tc>
          <w:tcPr>
            <w:tcW w:w="0" w:type="auto"/>
            <w:tcBorders>
              <w:top w:val="single" w:sz="0" w:space="0" w:color="D3D3D3"/>
              <w:left w:val="single" w:sz="0" w:space="0" w:color="D3D3D3"/>
              <w:bottom w:val="single" w:sz="0" w:space="0" w:color="D3D3D3"/>
              <w:right w:val="single" w:sz="0" w:space="0" w:color="D3D3D3"/>
            </w:tcBorders>
          </w:tcPr>
          <w:p w14:paraId="2F8CF81D" w14:textId="77777777" w:rsidR="00524773" w:rsidRDefault="00524773" w:rsidP="00C670FC">
            <w:pPr>
              <w:keepNext/>
              <w:spacing w:after="60"/>
              <w:rPr>
                <w:ins w:id="2207" w:author="Wittman, Jacob (CDC/DDNID/NCCDPHP/DDT) (CTR)" w:date="2023-08-15T14:04:00Z"/>
              </w:rPr>
            </w:pPr>
            <w:ins w:id="2208"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4E173219" w14:textId="77777777" w:rsidR="00524773" w:rsidRDefault="00524773" w:rsidP="00C670FC">
            <w:pPr>
              <w:keepNext/>
              <w:spacing w:after="60"/>
              <w:rPr>
                <w:ins w:id="2209" w:author="Wittman, Jacob (CDC/DDNID/NCCDPHP/DDT) (CTR)" w:date="2023-08-15T14:04:00Z"/>
              </w:rPr>
            </w:pPr>
            <w:ins w:id="2210" w:author="Wittman, Jacob (CDC/DDNID/NCCDPHP/DDT) (CTR)" w:date="2023-08-15T14:04:00Z">
              <w:r>
                <w:rPr>
                  <w:rFonts w:ascii="Calibri" w:hAnsi="Calibri"/>
                  <w:sz w:val="20"/>
                </w:rPr>
                <w:t>11.4 (4.3, 18.9), -7.8 (-25.1, 13.3), 5.7 (-1.0, 12.8)</w:t>
              </w:r>
            </w:ins>
          </w:p>
        </w:tc>
        <w:tc>
          <w:tcPr>
            <w:tcW w:w="0" w:type="auto"/>
            <w:tcBorders>
              <w:top w:val="single" w:sz="0" w:space="0" w:color="D3D3D3"/>
              <w:left w:val="single" w:sz="0" w:space="0" w:color="D3D3D3"/>
              <w:bottom w:val="single" w:sz="0" w:space="0" w:color="D3D3D3"/>
              <w:right w:val="single" w:sz="0" w:space="0" w:color="D3D3D3"/>
            </w:tcBorders>
          </w:tcPr>
          <w:p w14:paraId="6AE9C072" w14:textId="77777777" w:rsidR="00524773" w:rsidRDefault="00524773" w:rsidP="00C670FC">
            <w:pPr>
              <w:keepNext/>
              <w:spacing w:after="60"/>
              <w:rPr>
                <w:ins w:id="2211" w:author="Wittman, Jacob (CDC/DDNID/NCCDPHP/DDT) (CTR)" w:date="2023-08-15T14:04:00Z"/>
              </w:rPr>
            </w:pPr>
            <w:ins w:id="2212" w:author="Wittman, Jacob (CDC/DDNID/NCCDPHP/DDT) (CTR)" w:date="2023-08-15T14:04:00Z">
              <w:r>
                <w:rPr>
                  <w:rFonts w:ascii="Calibri" w:hAnsi="Calibri"/>
                  <w:sz w:val="20"/>
                </w:rPr>
                <w:t>3.8 (-0.9, 8.7)</w:t>
              </w:r>
            </w:ins>
          </w:p>
        </w:tc>
      </w:tr>
      <w:tr w:rsidR="00524773" w14:paraId="1A008E7A" w14:textId="77777777" w:rsidTr="00C670FC">
        <w:trPr>
          <w:cantSplit/>
          <w:jc w:val="center"/>
          <w:ins w:id="221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472DDB" w14:textId="77777777" w:rsidR="00524773" w:rsidRDefault="00524773" w:rsidP="00C670FC">
            <w:pPr>
              <w:keepNext/>
              <w:spacing w:after="60"/>
              <w:rPr>
                <w:ins w:id="2214" w:author="Wittman, Jacob (CDC/DDNID/NCCDPHP/DDT) (CTR)" w:date="2023-08-15T14:04:00Z"/>
              </w:rPr>
            </w:pPr>
            <w:ins w:id="2215"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58B6F363" w14:textId="77777777" w:rsidR="00524773" w:rsidRDefault="00524773" w:rsidP="00C670FC">
            <w:pPr>
              <w:keepNext/>
              <w:spacing w:after="60"/>
              <w:rPr>
                <w:ins w:id="2216" w:author="Wittman, Jacob (CDC/DDNID/NCCDPHP/DDT) (CTR)" w:date="2023-08-15T14:04:00Z"/>
              </w:rPr>
            </w:pPr>
            <w:ins w:id="2217" w:author="Wittman, Jacob (CDC/DDNID/NCCDPHP/DDT) (CTR)" w:date="2023-08-15T14:04:00Z">
              <w:r>
                <w:rPr>
                  <w:rFonts w:ascii="Calibri" w:hAnsi="Calibri"/>
                  <w:sz w:val="20"/>
                </w:rPr>
                <w:t>40.9 (1.5)</w:t>
              </w:r>
            </w:ins>
          </w:p>
        </w:tc>
        <w:tc>
          <w:tcPr>
            <w:tcW w:w="0" w:type="auto"/>
            <w:tcBorders>
              <w:top w:val="single" w:sz="0" w:space="0" w:color="D3D3D3"/>
              <w:left w:val="single" w:sz="0" w:space="0" w:color="D3D3D3"/>
              <w:bottom w:val="single" w:sz="0" w:space="0" w:color="D3D3D3"/>
              <w:right w:val="single" w:sz="0" w:space="0" w:color="D3D3D3"/>
            </w:tcBorders>
          </w:tcPr>
          <w:p w14:paraId="7DA40C14" w14:textId="77777777" w:rsidR="00524773" w:rsidRDefault="00524773" w:rsidP="00C670FC">
            <w:pPr>
              <w:keepNext/>
              <w:spacing w:after="60"/>
              <w:rPr>
                <w:ins w:id="2218" w:author="Wittman, Jacob (CDC/DDNID/NCCDPHP/DDT) (CTR)" w:date="2023-08-15T14:04:00Z"/>
              </w:rPr>
            </w:pPr>
            <w:ins w:id="2219" w:author="Wittman, Jacob (CDC/DDNID/NCCDPHP/DDT) (CTR)" w:date="2023-08-15T14:04:00Z">
              <w:r>
                <w:rPr>
                  <w:rFonts w:ascii="Calibri" w:hAnsi="Calibri"/>
                  <w:sz w:val="20"/>
                </w:rPr>
                <w:t>30.1 (3.2)</w:t>
              </w:r>
            </w:ins>
          </w:p>
        </w:tc>
        <w:tc>
          <w:tcPr>
            <w:tcW w:w="0" w:type="auto"/>
            <w:tcBorders>
              <w:top w:val="single" w:sz="0" w:space="0" w:color="D3D3D3"/>
              <w:left w:val="single" w:sz="0" w:space="0" w:color="D3D3D3"/>
              <w:bottom w:val="single" w:sz="0" w:space="0" w:color="D3D3D3"/>
              <w:right w:val="single" w:sz="0" w:space="0" w:color="D3D3D3"/>
            </w:tcBorders>
          </w:tcPr>
          <w:p w14:paraId="197069C8" w14:textId="77777777" w:rsidR="00524773" w:rsidRDefault="00524773" w:rsidP="00C670FC">
            <w:pPr>
              <w:keepNext/>
              <w:spacing w:after="60"/>
              <w:rPr>
                <w:ins w:id="2220" w:author="Wittman, Jacob (CDC/DDNID/NCCDPHP/DDT) (CTR)" w:date="2023-08-15T14:04:00Z"/>
              </w:rPr>
            </w:pPr>
            <w:ins w:id="2221" w:author="Wittman, Jacob (CDC/DDNID/NCCDPHP/DDT) (CTR)" w:date="2023-08-15T14:04:00Z">
              <w:r>
                <w:rPr>
                  <w:rFonts w:ascii="Calibri" w:hAnsi="Calibri"/>
                  <w:sz w:val="20"/>
                </w:rPr>
                <w:t>34.8 (3.1)</w:t>
              </w:r>
            </w:ins>
          </w:p>
        </w:tc>
        <w:tc>
          <w:tcPr>
            <w:tcW w:w="0" w:type="auto"/>
            <w:tcBorders>
              <w:top w:val="single" w:sz="0" w:space="0" w:color="D3D3D3"/>
              <w:left w:val="single" w:sz="0" w:space="0" w:color="D3D3D3"/>
              <w:bottom w:val="single" w:sz="0" w:space="0" w:color="D3D3D3"/>
              <w:right w:val="single" w:sz="0" w:space="0" w:color="D3D3D3"/>
            </w:tcBorders>
          </w:tcPr>
          <w:p w14:paraId="0896E3B8" w14:textId="77777777" w:rsidR="00524773" w:rsidRDefault="00524773" w:rsidP="00C670FC">
            <w:pPr>
              <w:keepNext/>
              <w:spacing w:after="60"/>
              <w:rPr>
                <w:ins w:id="2222" w:author="Wittman, Jacob (CDC/DDNID/NCCDPHP/DDT) (CTR)" w:date="2023-08-15T14:04:00Z"/>
              </w:rPr>
            </w:pPr>
            <w:ins w:id="2223" w:author="Wittman, Jacob (CDC/DDNID/NCCDPHP/DDT) (CTR)" w:date="2023-08-15T14:04:00Z">
              <w:r>
                <w:rPr>
                  <w:rFonts w:ascii="Calibri" w:hAnsi="Calibri"/>
                  <w:sz w:val="20"/>
                </w:rPr>
                <w:t>35.7 (3.4)</w:t>
              </w:r>
            </w:ins>
          </w:p>
        </w:tc>
        <w:tc>
          <w:tcPr>
            <w:tcW w:w="0" w:type="auto"/>
            <w:tcBorders>
              <w:top w:val="single" w:sz="0" w:space="0" w:color="D3D3D3"/>
              <w:left w:val="single" w:sz="0" w:space="0" w:color="D3D3D3"/>
              <w:bottom w:val="single" w:sz="0" w:space="0" w:color="D3D3D3"/>
              <w:right w:val="single" w:sz="0" w:space="0" w:color="D3D3D3"/>
            </w:tcBorders>
          </w:tcPr>
          <w:p w14:paraId="1FAAB6F4" w14:textId="77777777" w:rsidR="00524773" w:rsidRDefault="00524773" w:rsidP="00C670FC">
            <w:pPr>
              <w:keepNext/>
              <w:spacing w:after="60"/>
              <w:rPr>
                <w:ins w:id="2224" w:author="Wittman, Jacob (CDC/DDNID/NCCDPHP/DDT) (CTR)" w:date="2023-08-15T14:04:00Z"/>
              </w:rPr>
            </w:pPr>
            <w:ins w:id="2225" w:author="Wittman, Jacob (CDC/DDNID/NCCDPHP/DDT) (CTR)" w:date="2023-08-15T14:04:00Z">
              <w:r>
                <w:rPr>
                  <w:rFonts w:ascii="Calibri" w:hAnsi="Calibri"/>
                  <w:sz w:val="20"/>
                </w:rPr>
                <w:t>44.3 (3.6)</w:t>
              </w:r>
            </w:ins>
          </w:p>
        </w:tc>
        <w:tc>
          <w:tcPr>
            <w:tcW w:w="0" w:type="auto"/>
            <w:tcBorders>
              <w:top w:val="single" w:sz="0" w:space="0" w:color="D3D3D3"/>
              <w:left w:val="single" w:sz="0" w:space="0" w:color="D3D3D3"/>
              <w:bottom w:val="single" w:sz="0" w:space="0" w:color="D3D3D3"/>
              <w:right w:val="single" w:sz="0" w:space="0" w:color="D3D3D3"/>
            </w:tcBorders>
          </w:tcPr>
          <w:p w14:paraId="73396F73" w14:textId="77777777" w:rsidR="00524773" w:rsidRDefault="00524773" w:rsidP="00C670FC">
            <w:pPr>
              <w:keepNext/>
              <w:spacing w:after="60"/>
              <w:rPr>
                <w:ins w:id="2226" w:author="Wittman, Jacob (CDC/DDNID/NCCDPHP/DDT) (CTR)" w:date="2023-08-15T14:04:00Z"/>
              </w:rPr>
            </w:pPr>
            <w:ins w:id="2227" w:author="Wittman, Jacob (CDC/DDNID/NCCDPHP/DDT) (CTR)" w:date="2023-08-15T14:04:00Z">
              <w:r>
                <w:rPr>
                  <w:rFonts w:ascii="Calibri" w:hAnsi="Calibri"/>
                  <w:sz w:val="20"/>
                </w:rPr>
                <w:t>48.0 (4.1)</w:t>
              </w:r>
            </w:ins>
          </w:p>
        </w:tc>
        <w:tc>
          <w:tcPr>
            <w:tcW w:w="0" w:type="auto"/>
            <w:tcBorders>
              <w:top w:val="single" w:sz="0" w:space="0" w:color="D3D3D3"/>
              <w:left w:val="single" w:sz="0" w:space="0" w:color="D3D3D3"/>
              <w:bottom w:val="single" w:sz="0" w:space="0" w:color="D3D3D3"/>
              <w:right w:val="single" w:sz="0" w:space="0" w:color="D3D3D3"/>
            </w:tcBorders>
          </w:tcPr>
          <w:p w14:paraId="7D75938C" w14:textId="77777777" w:rsidR="00524773" w:rsidRDefault="00524773" w:rsidP="00C670FC">
            <w:pPr>
              <w:keepNext/>
              <w:spacing w:after="60"/>
              <w:rPr>
                <w:ins w:id="2228" w:author="Wittman, Jacob (CDC/DDNID/NCCDPHP/DDT) (CTR)" w:date="2023-08-15T14:04:00Z"/>
              </w:rPr>
            </w:pPr>
            <w:ins w:id="2229" w:author="Wittman, Jacob (CDC/DDNID/NCCDPHP/DDT) (CTR)" w:date="2023-08-15T14:04:00Z">
              <w:r>
                <w:rPr>
                  <w:rFonts w:ascii="Calibri" w:hAnsi="Calibri"/>
                  <w:sz w:val="20"/>
                </w:rPr>
                <w:t>40.5 (3.7)</w:t>
              </w:r>
            </w:ins>
          </w:p>
        </w:tc>
        <w:tc>
          <w:tcPr>
            <w:tcW w:w="0" w:type="auto"/>
            <w:tcBorders>
              <w:top w:val="single" w:sz="0" w:space="0" w:color="D3D3D3"/>
              <w:left w:val="single" w:sz="0" w:space="0" w:color="D3D3D3"/>
              <w:bottom w:val="single" w:sz="0" w:space="0" w:color="D3D3D3"/>
              <w:right w:val="single" w:sz="0" w:space="0" w:color="D3D3D3"/>
            </w:tcBorders>
          </w:tcPr>
          <w:p w14:paraId="22AA5CF8" w14:textId="77777777" w:rsidR="00524773" w:rsidRDefault="00524773" w:rsidP="00C670FC">
            <w:pPr>
              <w:keepNext/>
              <w:spacing w:after="60"/>
              <w:rPr>
                <w:ins w:id="2230" w:author="Wittman, Jacob (CDC/DDNID/NCCDPHP/DDT) (CTR)" w:date="2023-08-15T14:04:00Z"/>
              </w:rPr>
            </w:pPr>
            <w:ins w:id="2231" w:author="Wittman, Jacob (CDC/DDNID/NCCDPHP/DDT) (CTR)" w:date="2023-08-15T14:04:00Z">
              <w:r>
                <w:rPr>
                  <w:rFonts w:ascii="Calibri" w:hAnsi="Calibri"/>
                  <w:sz w:val="20"/>
                </w:rPr>
                <w:t>43.0 (3.9)</w:t>
              </w:r>
            </w:ins>
          </w:p>
        </w:tc>
        <w:tc>
          <w:tcPr>
            <w:tcW w:w="0" w:type="auto"/>
            <w:tcBorders>
              <w:top w:val="single" w:sz="0" w:space="0" w:color="D3D3D3"/>
              <w:left w:val="single" w:sz="0" w:space="0" w:color="D3D3D3"/>
              <w:bottom w:val="single" w:sz="0" w:space="0" w:color="D3D3D3"/>
              <w:right w:val="single" w:sz="0" w:space="0" w:color="D3D3D3"/>
            </w:tcBorders>
          </w:tcPr>
          <w:p w14:paraId="7CBD5A5A" w14:textId="77777777" w:rsidR="00524773" w:rsidRDefault="00524773" w:rsidP="00C670FC">
            <w:pPr>
              <w:keepNext/>
              <w:spacing w:after="60"/>
              <w:rPr>
                <w:ins w:id="2232" w:author="Wittman, Jacob (CDC/DDNID/NCCDPHP/DDT) (CTR)" w:date="2023-08-15T14:04:00Z"/>
              </w:rPr>
            </w:pPr>
            <w:ins w:id="2233" w:author="Wittman, Jacob (CDC/DDNID/NCCDPHP/DDT) (CTR)" w:date="2023-08-15T14:04:00Z">
              <w:r>
                <w:rPr>
                  <w:rFonts w:ascii="Calibri" w:hAnsi="Calibri"/>
                  <w:sz w:val="20"/>
                </w:rPr>
                <w:t>39.1 (3.7)</w:t>
              </w:r>
            </w:ins>
          </w:p>
        </w:tc>
        <w:tc>
          <w:tcPr>
            <w:tcW w:w="0" w:type="auto"/>
            <w:tcBorders>
              <w:top w:val="single" w:sz="0" w:space="0" w:color="D3D3D3"/>
              <w:left w:val="single" w:sz="0" w:space="0" w:color="D3D3D3"/>
              <w:bottom w:val="single" w:sz="0" w:space="0" w:color="D3D3D3"/>
              <w:right w:val="single" w:sz="0" w:space="0" w:color="D3D3D3"/>
            </w:tcBorders>
          </w:tcPr>
          <w:p w14:paraId="07401ABF" w14:textId="77777777" w:rsidR="00524773" w:rsidRDefault="00524773" w:rsidP="00C670FC">
            <w:pPr>
              <w:keepNext/>
              <w:spacing w:after="60"/>
              <w:rPr>
                <w:ins w:id="2234" w:author="Wittman, Jacob (CDC/DDNID/NCCDPHP/DDT) (CTR)" w:date="2023-08-15T14:04:00Z"/>
              </w:rPr>
            </w:pPr>
            <w:ins w:id="2235" w:author="Wittman, Jacob (CDC/DDNID/NCCDPHP/DDT) (CTR)" w:date="2023-08-15T14:04:00Z">
              <w:r>
                <w:rPr>
                  <w:rFonts w:ascii="Calibri" w:hAnsi="Calibri"/>
                  <w:sz w:val="20"/>
                </w:rPr>
                <w:t>47.5 (4.2)</w:t>
              </w:r>
            </w:ins>
          </w:p>
        </w:tc>
        <w:tc>
          <w:tcPr>
            <w:tcW w:w="0" w:type="auto"/>
            <w:tcBorders>
              <w:top w:val="single" w:sz="0" w:space="0" w:color="D3D3D3"/>
              <w:left w:val="single" w:sz="0" w:space="0" w:color="D3D3D3"/>
              <w:bottom w:val="single" w:sz="0" w:space="0" w:color="D3D3D3"/>
              <w:right w:val="single" w:sz="0" w:space="0" w:color="D3D3D3"/>
            </w:tcBorders>
          </w:tcPr>
          <w:p w14:paraId="414EC22A" w14:textId="77777777" w:rsidR="00524773" w:rsidRDefault="00524773" w:rsidP="00C670FC">
            <w:pPr>
              <w:keepNext/>
              <w:spacing w:after="60"/>
              <w:rPr>
                <w:ins w:id="2236" w:author="Wittman, Jacob (CDC/DDNID/NCCDPHP/DDT) (CTR)" w:date="2023-08-15T14:04:00Z"/>
              </w:rPr>
            </w:pPr>
            <w:ins w:id="2237" w:author="Wittman, Jacob (CDC/DDNID/NCCDPHP/DDT) (CTR)" w:date="2023-08-15T14:04:00Z">
              <w:r>
                <w:rPr>
                  <w:rFonts w:ascii="Calibri" w:hAnsi="Calibri"/>
                  <w:sz w:val="20"/>
                </w:rPr>
                <w:t>42.4 (3.9)</w:t>
              </w:r>
            </w:ins>
          </w:p>
        </w:tc>
        <w:tc>
          <w:tcPr>
            <w:tcW w:w="0" w:type="auto"/>
            <w:tcBorders>
              <w:top w:val="single" w:sz="0" w:space="0" w:color="D3D3D3"/>
              <w:left w:val="single" w:sz="0" w:space="0" w:color="D3D3D3"/>
              <w:bottom w:val="single" w:sz="0" w:space="0" w:color="D3D3D3"/>
              <w:right w:val="single" w:sz="0" w:space="0" w:color="D3D3D3"/>
            </w:tcBorders>
          </w:tcPr>
          <w:p w14:paraId="057BA89E" w14:textId="77777777" w:rsidR="00524773" w:rsidRDefault="00524773" w:rsidP="00C670FC">
            <w:pPr>
              <w:keepNext/>
              <w:spacing w:after="60"/>
              <w:rPr>
                <w:ins w:id="2238" w:author="Wittman, Jacob (CDC/DDNID/NCCDPHP/DDT) (CTR)" w:date="2023-08-15T14:04:00Z"/>
              </w:rPr>
            </w:pPr>
            <w:ins w:id="2239" w:author="Wittman, Jacob (CDC/DDNID/NCCDPHP/DDT) (CTR)" w:date="2023-08-15T14:04:00Z">
              <w:r>
                <w:rPr>
                  <w:rFonts w:ascii="Calibri" w:hAnsi="Calibri"/>
                  <w:sz w:val="20"/>
                </w:rPr>
                <w:t>41.8 (3.9)</w:t>
              </w:r>
            </w:ins>
          </w:p>
        </w:tc>
        <w:tc>
          <w:tcPr>
            <w:tcW w:w="0" w:type="auto"/>
            <w:tcBorders>
              <w:top w:val="single" w:sz="0" w:space="0" w:color="D3D3D3"/>
              <w:left w:val="single" w:sz="0" w:space="0" w:color="D3D3D3"/>
              <w:bottom w:val="single" w:sz="0" w:space="0" w:color="D3D3D3"/>
              <w:right w:val="single" w:sz="0" w:space="0" w:color="D3D3D3"/>
            </w:tcBorders>
          </w:tcPr>
          <w:p w14:paraId="74006354" w14:textId="77777777" w:rsidR="00524773" w:rsidRDefault="00524773" w:rsidP="00C670FC">
            <w:pPr>
              <w:keepNext/>
              <w:spacing w:after="60"/>
              <w:rPr>
                <w:ins w:id="2240" w:author="Wittman, Jacob (CDC/DDNID/NCCDPHP/DDT) (CTR)" w:date="2023-08-15T14:04:00Z"/>
              </w:rPr>
            </w:pPr>
            <w:ins w:id="2241" w:author="Wittman, Jacob (CDC/DDNID/NCCDPHP/DDT) (CTR)" w:date="2023-08-15T14:04:00Z">
              <w:r>
                <w:rPr>
                  <w:rFonts w:ascii="Calibri" w:hAnsi="Calibri"/>
                  <w:sz w:val="20"/>
                </w:rPr>
                <w:t>43.8 (5.0)</w:t>
              </w:r>
            </w:ins>
          </w:p>
        </w:tc>
        <w:tc>
          <w:tcPr>
            <w:tcW w:w="0" w:type="auto"/>
            <w:tcBorders>
              <w:top w:val="single" w:sz="0" w:space="0" w:color="D3D3D3"/>
              <w:left w:val="single" w:sz="0" w:space="0" w:color="D3D3D3"/>
              <w:bottom w:val="single" w:sz="0" w:space="0" w:color="D3D3D3"/>
              <w:right w:val="single" w:sz="0" w:space="0" w:color="D3D3D3"/>
            </w:tcBorders>
          </w:tcPr>
          <w:p w14:paraId="4DEF749E" w14:textId="77777777" w:rsidR="00524773" w:rsidRDefault="00524773" w:rsidP="00C670FC">
            <w:pPr>
              <w:keepNext/>
              <w:spacing w:after="60"/>
              <w:rPr>
                <w:ins w:id="2242" w:author="Wittman, Jacob (CDC/DDNID/NCCDPHP/DDT) (CTR)" w:date="2023-08-15T14:04:00Z"/>
              </w:rPr>
            </w:pPr>
            <w:ins w:id="2243" w:author="Wittman, Jacob (CDC/DDNID/NCCDPHP/DDT) (CTR)" w:date="2023-08-15T14:04:00Z">
              <w:r>
                <w:rPr>
                  <w:rFonts w:ascii="Calibri" w:hAnsi="Calibri"/>
                  <w:sz w:val="20"/>
                </w:rPr>
                <w:t>45.6 (4.9)</w:t>
              </w:r>
            </w:ins>
          </w:p>
        </w:tc>
        <w:tc>
          <w:tcPr>
            <w:tcW w:w="0" w:type="auto"/>
            <w:tcBorders>
              <w:top w:val="single" w:sz="0" w:space="0" w:color="D3D3D3"/>
              <w:left w:val="single" w:sz="0" w:space="0" w:color="D3D3D3"/>
              <w:bottom w:val="single" w:sz="0" w:space="0" w:color="D3D3D3"/>
              <w:right w:val="single" w:sz="0" w:space="0" w:color="D3D3D3"/>
            </w:tcBorders>
          </w:tcPr>
          <w:p w14:paraId="7659A8D6" w14:textId="77777777" w:rsidR="00524773" w:rsidRDefault="00524773" w:rsidP="00C670FC">
            <w:pPr>
              <w:keepNext/>
              <w:spacing w:after="60"/>
              <w:rPr>
                <w:ins w:id="2244" w:author="Wittman, Jacob (CDC/DDNID/NCCDPHP/DDT) (CTR)" w:date="2023-08-15T14:04:00Z"/>
              </w:rPr>
            </w:pPr>
            <w:ins w:id="2245" w:author="Wittman, Jacob (CDC/DDNID/NCCDPHP/DDT) (CTR)" w:date="2023-08-15T14:04:00Z">
              <w:r>
                <w:rPr>
                  <w:rFonts w:ascii="Calibri" w:hAnsi="Calibri"/>
                  <w:sz w:val="20"/>
                </w:rPr>
                <w:t>45.4 (1.0, 89.9)</w:t>
              </w:r>
            </w:ins>
          </w:p>
        </w:tc>
        <w:tc>
          <w:tcPr>
            <w:tcW w:w="0" w:type="auto"/>
            <w:tcBorders>
              <w:top w:val="single" w:sz="0" w:space="0" w:color="D3D3D3"/>
              <w:left w:val="single" w:sz="0" w:space="0" w:color="D3D3D3"/>
              <w:bottom w:val="single" w:sz="0" w:space="0" w:color="D3D3D3"/>
              <w:right w:val="single" w:sz="0" w:space="0" w:color="D3D3D3"/>
            </w:tcBorders>
          </w:tcPr>
          <w:p w14:paraId="68AF18F8" w14:textId="77777777" w:rsidR="00524773" w:rsidRDefault="00524773" w:rsidP="00C670FC">
            <w:pPr>
              <w:keepNext/>
              <w:spacing w:after="60"/>
              <w:rPr>
                <w:ins w:id="2246" w:author="Wittman, Jacob (CDC/DDNID/NCCDPHP/DDT) (CTR)" w:date="2023-08-15T14:04:00Z"/>
              </w:rPr>
            </w:pPr>
            <w:ins w:id="2247"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205DCC6B" w14:textId="77777777" w:rsidR="00524773" w:rsidRDefault="00524773" w:rsidP="00C670FC">
            <w:pPr>
              <w:keepNext/>
              <w:spacing w:after="60"/>
              <w:rPr>
                <w:ins w:id="2248" w:author="Wittman, Jacob (CDC/DDNID/NCCDPHP/DDT) (CTR)" w:date="2023-08-15T14:04:00Z"/>
              </w:rPr>
            </w:pPr>
            <w:ins w:id="2249" w:author="Wittman, Jacob (CDC/DDNID/NCCDPHP/DDT) (CTR)" w:date="2023-08-15T14:04:00Z">
              <w:r>
                <w:rPr>
                  <w:rFonts w:ascii="Calibri" w:hAnsi="Calibri"/>
                  <w:sz w:val="20"/>
                </w:rPr>
                <w:t>13.2 (0.2, 27.9), -0.2 (-2.8, 2.5)</w:t>
              </w:r>
            </w:ins>
          </w:p>
        </w:tc>
        <w:tc>
          <w:tcPr>
            <w:tcW w:w="0" w:type="auto"/>
            <w:tcBorders>
              <w:top w:val="single" w:sz="0" w:space="0" w:color="D3D3D3"/>
              <w:left w:val="single" w:sz="0" w:space="0" w:color="D3D3D3"/>
              <w:bottom w:val="single" w:sz="0" w:space="0" w:color="D3D3D3"/>
              <w:right w:val="single" w:sz="0" w:space="0" w:color="D3D3D3"/>
            </w:tcBorders>
          </w:tcPr>
          <w:p w14:paraId="4977F50B" w14:textId="77777777" w:rsidR="00524773" w:rsidRDefault="00524773" w:rsidP="00C670FC">
            <w:pPr>
              <w:keepNext/>
              <w:spacing w:after="60"/>
              <w:rPr>
                <w:ins w:id="2250" w:author="Wittman, Jacob (CDC/DDNID/NCCDPHP/DDT) (CTR)" w:date="2023-08-15T14:04:00Z"/>
              </w:rPr>
            </w:pPr>
            <w:ins w:id="2251" w:author="Wittman, Jacob (CDC/DDNID/NCCDPHP/DDT) (CTR)" w:date="2023-08-15T14:04:00Z">
              <w:r>
                <w:rPr>
                  <w:rFonts w:ascii="Calibri" w:hAnsi="Calibri"/>
                  <w:sz w:val="20"/>
                </w:rPr>
                <w:t>3.3 (0.1, 6.7)</w:t>
              </w:r>
            </w:ins>
          </w:p>
        </w:tc>
      </w:tr>
      <w:tr w:rsidR="00524773" w14:paraId="2A48D21C" w14:textId="77777777" w:rsidTr="00C670FC">
        <w:trPr>
          <w:cantSplit/>
          <w:jc w:val="center"/>
          <w:ins w:id="225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668BE1" w14:textId="77777777" w:rsidR="00524773" w:rsidRDefault="00524773" w:rsidP="00C670FC">
            <w:pPr>
              <w:keepNext/>
              <w:spacing w:after="60"/>
              <w:rPr>
                <w:ins w:id="2253" w:author="Wittman, Jacob (CDC/DDNID/NCCDPHP/DDT) (CTR)" w:date="2023-08-15T14:04:00Z"/>
              </w:rPr>
            </w:pPr>
            <w:ins w:id="2254"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5310FAFF" w14:textId="77777777" w:rsidR="00524773" w:rsidRDefault="00524773" w:rsidP="00C670FC">
            <w:pPr>
              <w:keepNext/>
              <w:spacing w:after="60"/>
              <w:rPr>
                <w:ins w:id="2255" w:author="Wittman, Jacob (CDC/DDNID/NCCDPHP/DDT) (CTR)" w:date="2023-08-15T14:04:00Z"/>
              </w:rPr>
            </w:pPr>
            <w:ins w:id="2256" w:author="Wittman, Jacob (CDC/DDNID/NCCDPHP/DDT) (CTR)" w:date="2023-08-15T14:04:00Z">
              <w:r>
                <w:rPr>
                  <w:rFonts w:ascii="Calibri" w:hAnsi="Calibri"/>
                  <w:sz w:val="20"/>
                </w:rPr>
                <w:t>39.0 (1.2)</w:t>
              </w:r>
            </w:ins>
          </w:p>
        </w:tc>
        <w:tc>
          <w:tcPr>
            <w:tcW w:w="0" w:type="auto"/>
            <w:tcBorders>
              <w:top w:val="single" w:sz="0" w:space="0" w:color="D3D3D3"/>
              <w:left w:val="single" w:sz="0" w:space="0" w:color="D3D3D3"/>
              <w:bottom w:val="single" w:sz="0" w:space="0" w:color="D3D3D3"/>
              <w:right w:val="single" w:sz="0" w:space="0" w:color="D3D3D3"/>
            </w:tcBorders>
          </w:tcPr>
          <w:p w14:paraId="4D79F4AF" w14:textId="77777777" w:rsidR="00524773" w:rsidRDefault="00524773" w:rsidP="00C670FC">
            <w:pPr>
              <w:keepNext/>
              <w:spacing w:after="60"/>
              <w:rPr>
                <w:ins w:id="2257" w:author="Wittman, Jacob (CDC/DDNID/NCCDPHP/DDT) (CTR)" w:date="2023-08-15T14:04:00Z"/>
              </w:rPr>
            </w:pPr>
            <w:ins w:id="2258" w:author="Wittman, Jacob (CDC/DDNID/NCCDPHP/DDT) (CTR)" w:date="2023-08-15T14:04:00Z">
              <w:r>
                <w:rPr>
                  <w:rFonts w:ascii="Calibri" w:hAnsi="Calibri"/>
                  <w:sz w:val="20"/>
                </w:rPr>
                <w:t>35.9 (3.9)</w:t>
              </w:r>
            </w:ins>
          </w:p>
        </w:tc>
        <w:tc>
          <w:tcPr>
            <w:tcW w:w="0" w:type="auto"/>
            <w:tcBorders>
              <w:top w:val="single" w:sz="0" w:space="0" w:color="D3D3D3"/>
              <w:left w:val="single" w:sz="0" w:space="0" w:color="D3D3D3"/>
              <w:bottom w:val="single" w:sz="0" w:space="0" w:color="D3D3D3"/>
              <w:right w:val="single" w:sz="0" w:space="0" w:color="D3D3D3"/>
            </w:tcBorders>
          </w:tcPr>
          <w:p w14:paraId="5AACB491" w14:textId="77777777" w:rsidR="00524773" w:rsidRDefault="00524773" w:rsidP="00C670FC">
            <w:pPr>
              <w:keepNext/>
              <w:spacing w:after="60"/>
              <w:rPr>
                <w:ins w:id="2259" w:author="Wittman, Jacob (CDC/DDNID/NCCDPHP/DDT) (CTR)" w:date="2023-08-15T14:04:00Z"/>
              </w:rPr>
            </w:pPr>
            <w:ins w:id="2260" w:author="Wittman, Jacob (CDC/DDNID/NCCDPHP/DDT) (CTR)" w:date="2023-08-15T14:04:00Z">
              <w:r>
                <w:rPr>
                  <w:rFonts w:ascii="Calibri" w:hAnsi="Calibri"/>
                  <w:sz w:val="20"/>
                </w:rPr>
                <w:t>43.4 (5.6)</w:t>
              </w:r>
            </w:ins>
          </w:p>
        </w:tc>
        <w:tc>
          <w:tcPr>
            <w:tcW w:w="0" w:type="auto"/>
            <w:tcBorders>
              <w:top w:val="single" w:sz="0" w:space="0" w:color="D3D3D3"/>
              <w:left w:val="single" w:sz="0" w:space="0" w:color="D3D3D3"/>
              <w:bottom w:val="single" w:sz="0" w:space="0" w:color="D3D3D3"/>
              <w:right w:val="single" w:sz="0" w:space="0" w:color="D3D3D3"/>
            </w:tcBorders>
          </w:tcPr>
          <w:p w14:paraId="2E97F418" w14:textId="77777777" w:rsidR="00524773" w:rsidRDefault="00524773" w:rsidP="00C670FC">
            <w:pPr>
              <w:keepNext/>
              <w:spacing w:after="60"/>
              <w:rPr>
                <w:ins w:id="2261" w:author="Wittman, Jacob (CDC/DDNID/NCCDPHP/DDT) (CTR)" w:date="2023-08-15T14:04:00Z"/>
              </w:rPr>
            </w:pPr>
            <w:ins w:id="2262" w:author="Wittman, Jacob (CDC/DDNID/NCCDPHP/DDT) (CTR)" w:date="2023-08-15T14:04:00Z">
              <w:r>
                <w:rPr>
                  <w:rFonts w:ascii="Calibri" w:hAnsi="Calibri"/>
                  <w:sz w:val="20"/>
                </w:rPr>
                <w:t>41.8 (4.0)</w:t>
              </w:r>
            </w:ins>
          </w:p>
        </w:tc>
        <w:tc>
          <w:tcPr>
            <w:tcW w:w="0" w:type="auto"/>
            <w:tcBorders>
              <w:top w:val="single" w:sz="0" w:space="0" w:color="D3D3D3"/>
              <w:left w:val="single" w:sz="0" w:space="0" w:color="D3D3D3"/>
              <w:bottom w:val="single" w:sz="0" w:space="0" w:color="D3D3D3"/>
              <w:right w:val="single" w:sz="0" w:space="0" w:color="D3D3D3"/>
            </w:tcBorders>
          </w:tcPr>
          <w:p w14:paraId="167C1942" w14:textId="77777777" w:rsidR="00524773" w:rsidRDefault="00524773" w:rsidP="00C670FC">
            <w:pPr>
              <w:keepNext/>
              <w:spacing w:after="60"/>
              <w:rPr>
                <w:ins w:id="2263" w:author="Wittman, Jacob (CDC/DDNID/NCCDPHP/DDT) (CTR)" w:date="2023-08-15T14:04:00Z"/>
              </w:rPr>
            </w:pPr>
            <w:ins w:id="2264" w:author="Wittman, Jacob (CDC/DDNID/NCCDPHP/DDT) (CTR)" w:date="2023-08-15T14:04:00Z">
              <w:r>
                <w:rPr>
                  <w:rFonts w:ascii="Calibri" w:hAnsi="Calibri"/>
                  <w:sz w:val="20"/>
                </w:rPr>
                <w:t>44.9 (3.0)</w:t>
              </w:r>
            </w:ins>
          </w:p>
        </w:tc>
        <w:tc>
          <w:tcPr>
            <w:tcW w:w="0" w:type="auto"/>
            <w:tcBorders>
              <w:top w:val="single" w:sz="0" w:space="0" w:color="D3D3D3"/>
              <w:left w:val="single" w:sz="0" w:space="0" w:color="D3D3D3"/>
              <w:bottom w:val="single" w:sz="0" w:space="0" w:color="D3D3D3"/>
              <w:right w:val="single" w:sz="0" w:space="0" w:color="D3D3D3"/>
            </w:tcBorders>
          </w:tcPr>
          <w:p w14:paraId="31E1B8F7" w14:textId="77777777" w:rsidR="00524773" w:rsidRDefault="00524773" w:rsidP="00C670FC">
            <w:pPr>
              <w:keepNext/>
              <w:spacing w:after="60"/>
              <w:rPr>
                <w:ins w:id="2265" w:author="Wittman, Jacob (CDC/DDNID/NCCDPHP/DDT) (CTR)" w:date="2023-08-15T14:04:00Z"/>
              </w:rPr>
            </w:pPr>
            <w:ins w:id="2266" w:author="Wittman, Jacob (CDC/DDNID/NCCDPHP/DDT) (CTR)" w:date="2023-08-15T14:04:00Z">
              <w:r>
                <w:rPr>
                  <w:rFonts w:ascii="Calibri" w:hAnsi="Calibri"/>
                  <w:sz w:val="20"/>
                </w:rPr>
                <w:t>42.5 (4.2)</w:t>
              </w:r>
            </w:ins>
          </w:p>
        </w:tc>
        <w:tc>
          <w:tcPr>
            <w:tcW w:w="0" w:type="auto"/>
            <w:tcBorders>
              <w:top w:val="single" w:sz="0" w:space="0" w:color="D3D3D3"/>
              <w:left w:val="single" w:sz="0" w:space="0" w:color="D3D3D3"/>
              <w:bottom w:val="single" w:sz="0" w:space="0" w:color="D3D3D3"/>
              <w:right w:val="single" w:sz="0" w:space="0" w:color="D3D3D3"/>
            </w:tcBorders>
          </w:tcPr>
          <w:p w14:paraId="3B81BA37" w14:textId="77777777" w:rsidR="00524773" w:rsidRDefault="00524773" w:rsidP="00C670FC">
            <w:pPr>
              <w:keepNext/>
              <w:spacing w:after="60"/>
              <w:rPr>
                <w:ins w:id="2267" w:author="Wittman, Jacob (CDC/DDNID/NCCDPHP/DDT) (CTR)" w:date="2023-08-15T14:04:00Z"/>
              </w:rPr>
            </w:pPr>
            <w:ins w:id="2268" w:author="Wittman, Jacob (CDC/DDNID/NCCDPHP/DDT) (CTR)" w:date="2023-08-15T14:04:00Z">
              <w:r>
                <w:rPr>
                  <w:rFonts w:ascii="Calibri" w:hAnsi="Calibri"/>
                  <w:sz w:val="20"/>
                </w:rPr>
                <w:t>44.9 (4.5)</w:t>
              </w:r>
            </w:ins>
          </w:p>
        </w:tc>
        <w:tc>
          <w:tcPr>
            <w:tcW w:w="0" w:type="auto"/>
            <w:tcBorders>
              <w:top w:val="single" w:sz="0" w:space="0" w:color="D3D3D3"/>
              <w:left w:val="single" w:sz="0" w:space="0" w:color="D3D3D3"/>
              <w:bottom w:val="single" w:sz="0" w:space="0" w:color="D3D3D3"/>
              <w:right w:val="single" w:sz="0" w:space="0" w:color="D3D3D3"/>
            </w:tcBorders>
          </w:tcPr>
          <w:p w14:paraId="7AD1ABB0" w14:textId="77777777" w:rsidR="00524773" w:rsidRDefault="00524773" w:rsidP="00C670FC">
            <w:pPr>
              <w:keepNext/>
              <w:spacing w:after="60"/>
              <w:rPr>
                <w:ins w:id="2269" w:author="Wittman, Jacob (CDC/DDNID/NCCDPHP/DDT) (CTR)" w:date="2023-08-15T14:04:00Z"/>
              </w:rPr>
            </w:pPr>
            <w:ins w:id="2270" w:author="Wittman, Jacob (CDC/DDNID/NCCDPHP/DDT) (CTR)" w:date="2023-08-15T14:04:00Z">
              <w:r>
                <w:rPr>
                  <w:rFonts w:ascii="Calibri" w:hAnsi="Calibri"/>
                  <w:sz w:val="20"/>
                </w:rPr>
                <w:t>36.2 (4.7)</w:t>
              </w:r>
            </w:ins>
          </w:p>
        </w:tc>
        <w:tc>
          <w:tcPr>
            <w:tcW w:w="0" w:type="auto"/>
            <w:tcBorders>
              <w:top w:val="single" w:sz="0" w:space="0" w:color="D3D3D3"/>
              <w:left w:val="single" w:sz="0" w:space="0" w:color="D3D3D3"/>
              <w:bottom w:val="single" w:sz="0" w:space="0" w:color="D3D3D3"/>
              <w:right w:val="single" w:sz="0" w:space="0" w:color="D3D3D3"/>
            </w:tcBorders>
          </w:tcPr>
          <w:p w14:paraId="58B48BBA" w14:textId="77777777" w:rsidR="00524773" w:rsidRDefault="00524773" w:rsidP="00C670FC">
            <w:pPr>
              <w:keepNext/>
              <w:spacing w:after="60"/>
              <w:rPr>
                <w:ins w:id="2271" w:author="Wittman, Jacob (CDC/DDNID/NCCDPHP/DDT) (CTR)" w:date="2023-08-15T14:04:00Z"/>
              </w:rPr>
            </w:pPr>
            <w:ins w:id="2272" w:author="Wittman, Jacob (CDC/DDNID/NCCDPHP/DDT) (CTR)" w:date="2023-08-15T14:04:00Z">
              <w:r>
                <w:rPr>
                  <w:rFonts w:ascii="Calibri" w:hAnsi="Calibri"/>
                  <w:sz w:val="20"/>
                </w:rPr>
                <w:t>36.7 (4.6)</w:t>
              </w:r>
            </w:ins>
          </w:p>
        </w:tc>
        <w:tc>
          <w:tcPr>
            <w:tcW w:w="0" w:type="auto"/>
            <w:tcBorders>
              <w:top w:val="single" w:sz="0" w:space="0" w:color="D3D3D3"/>
              <w:left w:val="single" w:sz="0" w:space="0" w:color="D3D3D3"/>
              <w:bottom w:val="single" w:sz="0" w:space="0" w:color="D3D3D3"/>
              <w:right w:val="single" w:sz="0" w:space="0" w:color="D3D3D3"/>
            </w:tcBorders>
          </w:tcPr>
          <w:p w14:paraId="2161441A" w14:textId="77777777" w:rsidR="00524773" w:rsidRDefault="00524773" w:rsidP="00C670FC">
            <w:pPr>
              <w:keepNext/>
              <w:spacing w:after="60"/>
              <w:rPr>
                <w:ins w:id="2273" w:author="Wittman, Jacob (CDC/DDNID/NCCDPHP/DDT) (CTR)" w:date="2023-08-15T14:04:00Z"/>
              </w:rPr>
            </w:pPr>
            <w:ins w:id="2274" w:author="Wittman, Jacob (CDC/DDNID/NCCDPHP/DDT) (CTR)" w:date="2023-08-15T14:04:00Z">
              <w:r>
                <w:rPr>
                  <w:rFonts w:ascii="Calibri" w:hAnsi="Calibri"/>
                  <w:sz w:val="20"/>
                </w:rPr>
                <w:t>37.9 (4.3)</w:t>
              </w:r>
            </w:ins>
          </w:p>
        </w:tc>
        <w:tc>
          <w:tcPr>
            <w:tcW w:w="0" w:type="auto"/>
            <w:tcBorders>
              <w:top w:val="single" w:sz="0" w:space="0" w:color="D3D3D3"/>
              <w:left w:val="single" w:sz="0" w:space="0" w:color="D3D3D3"/>
              <w:bottom w:val="single" w:sz="0" w:space="0" w:color="D3D3D3"/>
              <w:right w:val="single" w:sz="0" w:space="0" w:color="D3D3D3"/>
            </w:tcBorders>
          </w:tcPr>
          <w:p w14:paraId="2B7E51A5" w14:textId="77777777" w:rsidR="00524773" w:rsidRDefault="00524773" w:rsidP="00C670FC">
            <w:pPr>
              <w:keepNext/>
              <w:spacing w:after="60"/>
              <w:rPr>
                <w:ins w:id="2275" w:author="Wittman, Jacob (CDC/DDNID/NCCDPHP/DDT) (CTR)" w:date="2023-08-15T14:04:00Z"/>
              </w:rPr>
            </w:pPr>
            <w:ins w:id="2276" w:author="Wittman, Jacob (CDC/DDNID/NCCDPHP/DDT) (CTR)" w:date="2023-08-15T14:04:00Z">
              <w:r>
                <w:rPr>
                  <w:rFonts w:ascii="Calibri" w:hAnsi="Calibri"/>
                  <w:sz w:val="20"/>
                </w:rPr>
                <w:t>30.9 (3.2)</w:t>
              </w:r>
            </w:ins>
          </w:p>
        </w:tc>
        <w:tc>
          <w:tcPr>
            <w:tcW w:w="0" w:type="auto"/>
            <w:tcBorders>
              <w:top w:val="single" w:sz="0" w:space="0" w:color="D3D3D3"/>
              <w:left w:val="single" w:sz="0" w:space="0" w:color="D3D3D3"/>
              <w:bottom w:val="single" w:sz="0" w:space="0" w:color="D3D3D3"/>
              <w:right w:val="single" w:sz="0" w:space="0" w:color="D3D3D3"/>
            </w:tcBorders>
          </w:tcPr>
          <w:p w14:paraId="280EE343" w14:textId="77777777" w:rsidR="00524773" w:rsidRDefault="00524773" w:rsidP="00C670FC">
            <w:pPr>
              <w:keepNext/>
              <w:spacing w:after="60"/>
              <w:rPr>
                <w:ins w:id="2277" w:author="Wittman, Jacob (CDC/DDNID/NCCDPHP/DDT) (CTR)" w:date="2023-08-15T14:04:00Z"/>
              </w:rPr>
            </w:pPr>
            <w:ins w:id="2278" w:author="Wittman, Jacob (CDC/DDNID/NCCDPHP/DDT) (CTR)" w:date="2023-08-15T14:04:00Z">
              <w:r>
                <w:rPr>
                  <w:rFonts w:ascii="Calibri" w:hAnsi="Calibri"/>
                  <w:sz w:val="20"/>
                </w:rPr>
                <w:t>35.8 (4.1)</w:t>
              </w:r>
            </w:ins>
          </w:p>
        </w:tc>
        <w:tc>
          <w:tcPr>
            <w:tcW w:w="0" w:type="auto"/>
            <w:tcBorders>
              <w:top w:val="single" w:sz="0" w:space="0" w:color="D3D3D3"/>
              <w:left w:val="single" w:sz="0" w:space="0" w:color="D3D3D3"/>
              <w:bottom w:val="single" w:sz="0" w:space="0" w:color="D3D3D3"/>
              <w:right w:val="single" w:sz="0" w:space="0" w:color="D3D3D3"/>
            </w:tcBorders>
          </w:tcPr>
          <w:p w14:paraId="5E313D48" w14:textId="77777777" w:rsidR="00524773" w:rsidRDefault="00524773" w:rsidP="00C670FC">
            <w:pPr>
              <w:keepNext/>
              <w:spacing w:after="60"/>
              <w:rPr>
                <w:ins w:id="2279" w:author="Wittman, Jacob (CDC/DDNID/NCCDPHP/DDT) (CTR)" w:date="2023-08-15T14:04:00Z"/>
              </w:rPr>
            </w:pPr>
            <w:ins w:id="2280" w:author="Wittman, Jacob (CDC/DDNID/NCCDPHP/DDT) (CTR)" w:date="2023-08-15T14:04:00Z">
              <w:r>
                <w:rPr>
                  <w:rFonts w:ascii="Calibri" w:hAnsi="Calibri"/>
                  <w:sz w:val="20"/>
                </w:rPr>
                <w:t>37.7 (5.6)</w:t>
              </w:r>
            </w:ins>
          </w:p>
        </w:tc>
        <w:tc>
          <w:tcPr>
            <w:tcW w:w="0" w:type="auto"/>
            <w:tcBorders>
              <w:top w:val="single" w:sz="0" w:space="0" w:color="D3D3D3"/>
              <w:left w:val="single" w:sz="0" w:space="0" w:color="D3D3D3"/>
              <w:bottom w:val="single" w:sz="0" w:space="0" w:color="D3D3D3"/>
              <w:right w:val="single" w:sz="0" w:space="0" w:color="D3D3D3"/>
            </w:tcBorders>
          </w:tcPr>
          <w:p w14:paraId="2208D8FC" w14:textId="77777777" w:rsidR="00524773" w:rsidRDefault="00524773" w:rsidP="00C670FC">
            <w:pPr>
              <w:keepNext/>
              <w:spacing w:after="60"/>
              <w:rPr>
                <w:ins w:id="2281" w:author="Wittman, Jacob (CDC/DDNID/NCCDPHP/DDT) (CTR)" w:date="2023-08-15T14:04:00Z"/>
              </w:rPr>
            </w:pPr>
            <w:ins w:id="2282" w:author="Wittman, Jacob (CDC/DDNID/NCCDPHP/DDT) (CTR)" w:date="2023-08-15T14:04:00Z">
              <w:r>
                <w:rPr>
                  <w:rFonts w:ascii="Calibri" w:hAnsi="Calibri"/>
                  <w:sz w:val="20"/>
                </w:rPr>
                <w:t>27.0 (4.5)</w:t>
              </w:r>
            </w:ins>
          </w:p>
        </w:tc>
        <w:tc>
          <w:tcPr>
            <w:tcW w:w="0" w:type="auto"/>
            <w:tcBorders>
              <w:top w:val="single" w:sz="0" w:space="0" w:color="D3D3D3"/>
              <w:left w:val="single" w:sz="0" w:space="0" w:color="D3D3D3"/>
              <w:bottom w:val="single" w:sz="0" w:space="0" w:color="D3D3D3"/>
              <w:right w:val="single" w:sz="0" w:space="0" w:color="D3D3D3"/>
            </w:tcBorders>
          </w:tcPr>
          <w:p w14:paraId="48790F9E" w14:textId="77777777" w:rsidR="00524773" w:rsidRDefault="00524773" w:rsidP="00C670FC">
            <w:pPr>
              <w:keepNext/>
              <w:spacing w:after="60"/>
              <w:rPr>
                <w:ins w:id="2283" w:author="Wittman, Jacob (CDC/DDNID/NCCDPHP/DDT) (CTR)" w:date="2023-08-15T14:04:00Z"/>
              </w:rPr>
            </w:pPr>
            <w:ins w:id="2284" w:author="Wittman, Jacob (CDC/DDNID/NCCDPHP/DDT) (CTR)" w:date="2023-08-15T14:04:00Z">
              <w:r>
                <w:rPr>
                  <w:rFonts w:ascii="Calibri" w:hAnsi="Calibri"/>
                  <w:sz w:val="20"/>
                </w:rPr>
                <w:t>5.1 (-32.9, 43.0)</w:t>
              </w:r>
            </w:ins>
          </w:p>
        </w:tc>
        <w:tc>
          <w:tcPr>
            <w:tcW w:w="0" w:type="auto"/>
            <w:tcBorders>
              <w:top w:val="single" w:sz="0" w:space="0" w:color="D3D3D3"/>
              <w:left w:val="single" w:sz="0" w:space="0" w:color="D3D3D3"/>
              <w:bottom w:val="single" w:sz="0" w:space="0" w:color="D3D3D3"/>
              <w:right w:val="single" w:sz="0" w:space="0" w:color="D3D3D3"/>
            </w:tcBorders>
          </w:tcPr>
          <w:p w14:paraId="6758F298" w14:textId="77777777" w:rsidR="00524773" w:rsidRDefault="00524773" w:rsidP="00C670FC">
            <w:pPr>
              <w:keepNext/>
              <w:spacing w:after="60"/>
              <w:rPr>
                <w:ins w:id="228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5F9506" w14:textId="77777777" w:rsidR="00524773" w:rsidRDefault="00524773" w:rsidP="00C670FC">
            <w:pPr>
              <w:keepNext/>
              <w:spacing w:after="60"/>
              <w:rPr>
                <w:ins w:id="2286" w:author="Wittman, Jacob (CDC/DDNID/NCCDPHP/DDT) (CTR)" w:date="2023-08-15T14:04:00Z"/>
              </w:rPr>
            </w:pPr>
            <w:ins w:id="2287" w:author="Wittman, Jacob (CDC/DDNID/NCCDPHP/DDT) (CTR)" w:date="2023-08-15T14:04:00Z">
              <w:r>
                <w:rPr>
                  <w:rFonts w:ascii="Calibri" w:hAnsi="Calibri"/>
                  <w:sz w:val="20"/>
                </w:rPr>
                <w:t>-1.7 (-3.5, 0.2)</w:t>
              </w:r>
            </w:ins>
          </w:p>
        </w:tc>
        <w:tc>
          <w:tcPr>
            <w:tcW w:w="0" w:type="auto"/>
            <w:tcBorders>
              <w:top w:val="single" w:sz="0" w:space="0" w:color="D3D3D3"/>
              <w:left w:val="single" w:sz="0" w:space="0" w:color="D3D3D3"/>
              <w:bottom w:val="single" w:sz="0" w:space="0" w:color="D3D3D3"/>
              <w:right w:val="single" w:sz="0" w:space="0" w:color="D3D3D3"/>
            </w:tcBorders>
          </w:tcPr>
          <w:p w14:paraId="1FE4DEEC" w14:textId="77777777" w:rsidR="00524773" w:rsidRDefault="00524773" w:rsidP="00C670FC">
            <w:pPr>
              <w:keepNext/>
              <w:spacing w:after="60"/>
              <w:rPr>
                <w:ins w:id="2288" w:author="Wittman, Jacob (CDC/DDNID/NCCDPHP/DDT) (CTR)" w:date="2023-08-15T14:04:00Z"/>
              </w:rPr>
            </w:pPr>
            <w:ins w:id="2289" w:author="Wittman, Jacob (CDC/DDNID/NCCDPHP/DDT) (CTR)" w:date="2023-08-15T14:04:00Z">
              <w:r>
                <w:rPr>
                  <w:rFonts w:ascii="Calibri" w:hAnsi="Calibri"/>
                  <w:sz w:val="20"/>
                </w:rPr>
                <w:t>-1.7 (-3.5, 0.2)</w:t>
              </w:r>
            </w:ins>
          </w:p>
        </w:tc>
      </w:tr>
      <w:tr w:rsidR="00524773" w14:paraId="026889DF" w14:textId="77777777" w:rsidTr="00C670FC">
        <w:trPr>
          <w:cantSplit/>
          <w:jc w:val="center"/>
          <w:ins w:id="229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6B155DC" w14:textId="77777777" w:rsidR="00524773" w:rsidRDefault="00524773" w:rsidP="00C670FC">
            <w:pPr>
              <w:keepNext/>
              <w:spacing w:after="60"/>
              <w:rPr>
                <w:ins w:id="2291" w:author="Wittman, Jacob (CDC/DDNID/NCCDPHP/DDT) (CTR)" w:date="2023-08-15T14:04:00Z"/>
              </w:rPr>
            </w:pPr>
            <w:ins w:id="2292"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1C37C306" w14:textId="77777777" w:rsidR="00524773" w:rsidRDefault="00524773" w:rsidP="00C670FC">
            <w:pPr>
              <w:keepNext/>
              <w:spacing w:after="60"/>
              <w:rPr>
                <w:ins w:id="2293" w:author="Wittman, Jacob (CDC/DDNID/NCCDPHP/DDT) (CTR)" w:date="2023-08-15T14:04:00Z"/>
              </w:rPr>
            </w:pPr>
            <w:ins w:id="2294" w:author="Wittman, Jacob (CDC/DDNID/NCCDPHP/DDT) (CTR)" w:date="2023-08-15T14:04:00Z">
              <w:r>
                <w:rPr>
                  <w:rFonts w:ascii="Calibri" w:hAnsi="Calibri"/>
                  <w:sz w:val="20"/>
                </w:rPr>
                <w:t>33.6 (1.4)</w:t>
              </w:r>
            </w:ins>
          </w:p>
        </w:tc>
        <w:tc>
          <w:tcPr>
            <w:tcW w:w="0" w:type="auto"/>
            <w:tcBorders>
              <w:top w:val="single" w:sz="0" w:space="0" w:color="D3D3D3"/>
              <w:left w:val="single" w:sz="0" w:space="0" w:color="D3D3D3"/>
              <w:bottom w:val="single" w:sz="0" w:space="0" w:color="D3D3D3"/>
              <w:right w:val="single" w:sz="0" w:space="0" w:color="D3D3D3"/>
            </w:tcBorders>
          </w:tcPr>
          <w:p w14:paraId="22417873" w14:textId="77777777" w:rsidR="00524773" w:rsidRDefault="00524773" w:rsidP="00C670FC">
            <w:pPr>
              <w:keepNext/>
              <w:spacing w:after="60"/>
              <w:rPr>
                <w:ins w:id="2295" w:author="Wittman, Jacob (CDC/DDNID/NCCDPHP/DDT) (CTR)" w:date="2023-08-15T14:04:00Z"/>
              </w:rPr>
            </w:pPr>
            <w:ins w:id="2296" w:author="Wittman, Jacob (CDC/DDNID/NCCDPHP/DDT) (CTR)" w:date="2023-08-15T14:04:00Z">
              <w:r>
                <w:rPr>
                  <w:rFonts w:ascii="Calibri" w:hAnsi="Calibri"/>
                  <w:sz w:val="20"/>
                </w:rPr>
                <w:t>26.2 (3.7)</w:t>
              </w:r>
            </w:ins>
          </w:p>
        </w:tc>
        <w:tc>
          <w:tcPr>
            <w:tcW w:w="0" w:type="auto"/>
            <w:tcBorders>
              <w:top w:val="single" w:sz="0" w:space="0" w:color="D3D3D3"/>
              <w:left w:val="single" w:sz="0" w:space="0" w:color="D3D3D3"/>
              <w:bottom w:val="single" w:sz="0" w:space="0" w:color="D3D3D3"/>
              <w:right w:val="single" w:sz="0" w:space="0" w:color="D3D3D3"/>
            </w:tcBorders>
          </w:tcPr>
          <w:p w14:paraId="44B6A141" w14:textId="77777777" w:rsidR="00524773" w:rsidRDefault="00524773" w:rsidP="00C670FC">
            <w:pPr>
              <w:keepNext/>
              <w:spacing w:after="60"/>
              <w:rPr>
                <w:ins w:id="2297" w:author="Wittman, Jacob (CDC/DDNID/NCCDPHP/DDT) (CTR)" w:date="2023-08-15T14:04:00Z"/>
              </w:rPr>
            </w:pPr>
            <w:ins w:id="2298" w:author="Wittman, Jacob (CDC/DDNID/NCCDPHP/DDT) (CTR)" w:date="2023-08-15T14:04:00Z">
              <w:r>
                <w:rPr>
                  <w:rFonts w:ascii="Calibri" w:hAnsi="Calibri"/>
                  <w:sz w:val="20"/>
                </w:rPr>
                <w:t>23.1 (3.4)</w:t>
              </w:r>
            </w:ins>
          </w:p>
        </w:tc>
        <w:tc>
          <w:tcPr>
            <w:tcW w:w="0" w:type="auto"/>
            <w:tcBorders>
              <w:top w:val="single" w:sz="0" w:space="0" w:color="D3D3D3"/>
              <w:left w:val="single" w:sz="0" w:space="0" w:color="D3D3D3"/>
              <w:bottom w:val="single" w:sz="0" w:space="0" w:color="D3D3D3"/>
              <w:right w:val="single" w:sz="0" w:space="0" w:color="D3D3D3"/>
            </w:tcBorders>
          </w:tcPr>
          <w:p w14:paraId="2D550D69" w14:textId="77777777" w:rsidR="00524773" w:rsidRDefault="00524773" w:rsidP="00C670FC">
            <w:pPr>
              <w:keepNext/>
              <w:spacing w:after="60"/>
              <w:rPr>
                <w:ins w:id="2299" w:author="Wittman, Jacob (CDC/DDNID/NCCDPHP/DDT) (CTR)" w:date="2023-08-15T14:04:00Z"/>
              </w:rPr>
            </w:pPr>
            <w:ins w:id="2300" w:author="Wittman, Jacob (CDC/DDNID/NCCDPHP/DDT) (CTR)" w:date="2023-08-15T14:04:00Z">
              <w:r>
                <w:rPr>
                  <w:rFonts w:ascii="Calibri" w:hAnsi="Calibri"/>
                  <w:sz w:val="20"/>
                </w:rPr>
                <w:t>32.9 (4.0)</w:t>
              </w:r>
            </w:ins>
          </w:p>
        </w:tc>
        <w:tc>
          <w:tcPr>
            <w:tcW w:w="0" w:type="auto"/>
            <w:tcBorders>
              <w:top w:val="single" w:sz="0" w:space="0" w:color="D3D3D3"/>
              <w:left w:val="single" w:sz="0" w:space="0" w:color="D3D3D3"/>
              <w:bottom w:val="single" w:sz="0" w:space="0" w:color="D3D3D3"/>
              <w:right w:val="single" w:sz="0" w:space="0" w:color="D3D3D3"/>
            </w:tcBorders>
          </w:tcPr>
          <w:p w14:paraId="32F043F8" w14:textId="77777777" w:rsidR="00524773" w:rsidRDefault="00524773" w:rsidP="00C670FC">
            <w:pPr>
              <w:keepNext/>
              <w:spacing w:after="60"/>
              <w:rPr>
                <w:ins w:id="2301" w:author="Wittman, Jacob (CDC/DDNID/NCCDPHP/DDT) (CTR)" w:date="2023-08-15T14:04:00Z"/>
              </w:rPr>
            </w:pPr>
            <w:ins w:id="2302" w:author="Wittman, Jacob (CDC/DDNID/NCCDPHP/DDT) (CTR)" w:date="2023-08-15T14:04:00Z">
              <w:r>
                <w:rPr>
                  <w:rFonts w:ascii="Calibri" w:hAnsi="Calibri"/>
                  <w:sz w:val="20"/>
                </w:rPr>
                <w:t>41.4 (4.6)</w:t>
              </w:r>
            </w:ins>
          </w:p>
        </w:tc>
        <w:tc>
          <w:tcPr>
            <w:tcW w:w="0" w:type="auto"/>
            <w:tcBorders>
              <w:top w:val="single" w:sz="0" w:space="0" w:color="D3D3D3"/>
              <w:left w:val="single" w:sz="0" w:space="0" w:color="D3D3D3"/>
              <w:bottom w:val="single" w:sz="0" w:space="0" w:color="D3D3D3"/>
              <w:right w:val="single" w:sz="0" w:space="0" w:color="D3D3D3"/>
            </w:tcBorders>
          </w:tcPr>
          <w:p w14:paraId="466C5E3B" w14:textId="77777777" w:rsidR="00524773" w:rsidRDefault="00524773" w:rsidP="00C670FC">
            <w:pPr>
              <w:keepNext/>
              <w:spacing w:after="60"/>
              <w:rPr>
                <w:ins w:id="2303" w:author="Wittman, Jacob (CDC/DDNID/NCCDPHP/DDT) (CTR)" w:date="2023-08-15T14:04:00Z"/>
              </w:rPr>
            </w:pPr>
            <w:ins w:id="2304" w:author="Wittman, Jacob (CDC/DDNID/NCCDPHP/DDT) (CTR)" w:date="2023-08-15T14:04:00Z">
              <w:r>
                <w:rPr>
                  <w:rFonts w:ascii="Calibri" w:hAnsi="Calibri"/>
                  <w:sz w:val="20"/>
                </w:rPr>
                <w:t>37.4 (4.3)</w:t>
              </w:r>
            </w:ins>
          </w:p>
        </w:tc>
        <w:tc>
          <w:tcPr>
            <w:tcW w:w="0" w:type="auto"/>
            <w:tcBorders>
              <w:top w:val="single" w:sz="0" w:space="0" w:color="D3D3D3"/>
              <w:left w:val="single" w:sz="0" w:space="0" w:color="D3D3D3"/>
              <w:bottom w:val="single" w:sz="0" w:space="0" w:color="D3D3D3"/>
              <w:right w:val="single" w:sz="0" w:space="0" w:color="D3D3D3"/>
            </w:tcBorders>
          </w:tcPr>
          <w:p w14:paraId="4667CECE" w14:textId="77777777" w:rsidR="00524773" w:rsidRDefault="00524773" w:rsidP="00C670FC">
            <w:pPr>
              <w:keepNext/>
              <w:spacing w:after="60"/>
              <w:rPr>
                <w:ins w:id="2305" w:author="Wittman, Jacob (CDC/DDNID/NCCDPHP/DDT) (CTR)" w:date="2023-08-15T14:04:00Z"/>
              </w:rPr>
            </w:pPr>
            <w:ins w:id="2306" w:author="Wittman, Jacob (CDC/DDNID/NCCDPHP/DDT) (CTR)" w:date="2023-08-15T14:04:00Z">
              <w:r>
                <w:rPr>
                  <w:rFonts w:ascii="Calibri" w:hAnsi="Calibri"/>
                  <w:sz w:val="20"/>
                </w:rPr>
                <w:t>31.2 (4.1)</w:t>
              </w:r>
            </w:ins>
          </w:p>
        </w:tc>
        <w:tc>
          <w:tcPr>
            <w:tcW w:w="0" w:type="auto"/>
            <w:tcBorders>
              <w:top w:val="single" w:sz="0" w:space="0" w:color="D3D3D3"/>
              <w:left w:val="single" w:sz="0" w:space="0" w:color="D3D3D3"/>
              <w:bottom w:val="single" w:sz="0" w:space="0" w:color="D3D3D3"/>
              <w:right w:val="single" w:sz="0" w:space="0" w:color="D3D3D3"/>
            </w:tcBorders>
          </w:tcPr>
          <w:p w14:paraId="177598B8" w14:textId="77777777" w:rsidR="00524773" w:rsidRDefault="00524773" w:rsidP="00C670FC">
            <w:pPr>
              <w:keepNext/>
              <w:spacing w:after="60"/>
              <w:rPr>
                <w:ins w:id="2307" w:author="Wittman, Jacob (CDC/DDNID/NCCDPHP/DDT) (CTR)" w:date="2023-08-15T14:04:00Z"/>
              </w:rPr>
            </w:pPr>
            <w:ins w:id="2308" w:author="Wittman, Jacob (CDC/DDNID/NCCDPHP/DDT) (CTR)" w:date="2023-08-15T14:04:00Z">
              <w:r>
                <w:rPr>
                  <w:rFonts w:ascii="Calibri" w:hAnsi="Calibri"/>
                  <w:sz w:val="20"/>
                </w:rPr>
                <w:t>35.7 (4.7)</w:t>
              </w:r>
            </w:ins>
          </w:p>
        </w:tc>
        <w:tc>
          <w:tcPr>
            <w:tcW w:w="0" w:type="auto"/>
            <w:tcBorders>
              <w:top w:val="single" w:sz="0" w:space="0" w:color="D3D3D3"/>
              <w:left w:val="single" w:sz="0" w:space="0" w:color="D3D3D3"/>
              <w:bottom w:val="single" w:sz="0" w:space="0" w:color="D3D3D3"/>
              <w:right w:val="single" w:sz="0" w:space="0" w:color="D3D3D3"/>
            </w:tcBorders>
          </w:tcPr>
          <w:p w14:paraId="15708331" w14:textId="77777777" w:rsidR="00524773" w:rsidRDefault="00524773" w:rsidP="00C670FC">
            <w:pPr>
              <w:keepNext/>
              <w:spacing w:after="60"/>
              <w:rPr>
                <w:ins w:id="2309" w:author="Wittman, Jacob (CDC/DDNID/NCCDPHP/DDT) (CTR)" w:date="2023-08-15T14:04:00Z"/>
              </w:rPr>
            </w:pPr>
            <w:ins w:id="2310" w:author="Wittman, Jacob (CDC/DDNID/NCCDPHP/DDT) (CTR)" w:date="2023-08-15T14:04:00Z">
              <w:r>
                <w:rPr>
                  <w:rFonts w:ascii="Calibri" w:hAnsi="Calibri"/>
                  <w:sz w:val="20"/>
                </w:rPr>
                <w:t>31.9 (3.9)</w:t>
              </w:r>
            </w:ins>
          </w:p>
        </w:tc>
        <w:tc>
          <w:tcPr>
            <w:tcW w:w="0" w:type="auto"/>
            <w:tcBorders>
              <w:top w:val="single" w:sz="0" w:space="0" w:color="D3D3D3"/>
              <w:left w:val="single" w:sz="0" w:space="0" w:color="D3D3D3"/>
              <w:bottom w:val="single" w:sz="0" w:space="0" w:color="D3D3D3"/>
              <w:right w:val="single" w:sz="0" w:space="0" w:color="D3D3D3"/>
            </w:tcBorders>
          </w:tcPr>
          <w:p w14:paraId="1865B90F" w14:textId="77777777" w:rsidR="00524773" w:rsidRDefault="00524773" w:rsidP="00C670FC">
            <w:pPr>
              <w:keepNext/>
              <w:spacing w:after="60"/>
              <w:rPr>
                <w:ins w:id="2311" w:author="Wittman, Jacob (CDC/DDNID/NCCDPHP/DDT) (CTR)" w:date="2023-08-15T14:04:00Z"/>
              </w:rPr>
            </w:pPr>
            <w:ins w:id="2312" w:author="Wittman, Jacob (CDC/DDNID/NCCDPHP/DDT) (CTR)" w:date="2023-08-15T14:04:00Z">
              <w:r>
                <w:rPr>
                  <w:rFonts w:ascii="Calibri" w:hAnsi="Calibri"/>
                  <w:sz w:val="20"/>
                </w:rPr>
                <w:t>34.9 (3.8)</w:t>
              </w:r>
            </w:ins>
          </w:p>
        </w:tc>
        <w:tc>
          <w:tcPr>
            <w:tcW w:w="0" w:type="auto"/>
            <w:tcBorders>
              <w:top w:val="single" w:sz="0" w:space="0" w:color="D3D3D3"/>
              <w:left w:val="single" w:sz="0" w:space="0" w:color="D3D3D3"/>
              <w:bottom w:val="single" w:sz="0" w:space="0" w:color="D3D3D3"/>
              <w:right w:val="single" w:sz="0" w:space="0" w:color="D3D3D3"/>
            </w:tcBorders>
          </w:tcPr>
          <w:p w14:paraId="11792827" w14:textId="77777777" w:rsidR="00524773" w:rsidRDefault="00524773" w:rsidP="00C670FC">
            <w:pPr>
              <w:keepNext/>
              <w:spacing w:after="60"/>
              <w:rPr>
                <w:ins w:id="2313" w:author="Wittman, Jacob (CDC/DDNID/NCCDPHP/DDT) (CTR)" w:date="2023-08-15T14:04:00Z"/>
              </w:rPr>
            </w:pPr>
            <w:ins w:id="2314" w:author="Wittman, Jacob (CDC/DDNID/NCCDPHP/DDT) (CTR)" w:date="2023-08-15T14:04:00Z">
              <w:r>
                <w:rPr>
                  <w:rFonts w:ascii="Calibri" w:hAnsi="Calibri"/>
                  <w:sz w:val="20"/>
                </w:rPr>
                <w:t>37.3 (4.3)</w:t>
              </w:r>
            </w:ins>
          </w:p>
        </w:tc>
        <w:tc>
          <w:tcPr>
            <w:tcW w:w="0" w:type="auto"/>
            <w:tcBorders>
              <w:top w:val="single" w:sz="0" w:space="0" w:color="D3D3D3"/>
              <w:left w:val="single" w:sz="0" w:space="0" w:color="D3D3D3"/>
              <w:bottom w:val="single" w:sz="0" w:space="0" w:color="D3D3D3"/>
              <w:right w:val="single" w:sz="0" w:space="0" w:color="D3D3D3"/>
            </w:tcBorders>
          </w:tcPr>
          <w:p w14:paraId="70062061" w14:textId="77777777" w:rsidR="00524773" w:rsidRDefault="00524773" w:rsidP="00C670FC">
            <w:pPr>
              <w:keepNext/>
              <w:spacing w:after="60"/>
              <w:rPr>
                <w:ins w:id="2315" w:author="Wittman, Jacob (CDC/DDNID/NCCDPHP/DDT) (CTR)" w:date="2023-08-15T14:04:00Z"/>
              </w:rPr>
            </w:pPr>
            <w:ins w:id="2316" w:author="Wittman, Jacob (CDC/DDNID/NCCDPHP/DDT) (CTR)" w:date="2023-08-15T14:04:00Z">
              <w:r>
                <w:rPr>
                  <w:rFonts w:ascii="Calibri" w:hAnsi="Calibri"/>
                  <w:sz w:val="20"/>
                </w:rPr>
                <w:t>37.1 (4.7)</w:t>
              </w:r>
            </w:ins>
          </w:p>
        </w:tc>
        <w:tc>
          <w:tcPr>
            <w:tcW w:w="0" w:type="auto"/>
            <w:tcBorders>
              <w:top w:val="single" w:sz="0" w:space="0" w:color="D3D3D3"/>
              <w:left w:val="single" w:sz="0" w:space="0" w:color="D3D3D3"/>
              <w:bottom w:val="single" w:sz="0" w:space="0" w:color="D3D3D3"/>
              <w:right w:val="single" w:sz="0" w:space="0" w:color="D3D3D3"/>
            </w:tcBorders>
          </w:tcPr>
          <w:p w14:paraId="36151CA1" w14:textId="77777777" w:rsidR="00524773" w:rsidRDefault="00524773" w:rsidP="00C670FC">
            <w:pPr>
              <w:keepNext/>
              <w:spacing w:after="60"/>
              <w:rPr>
                <w:ins w:id="2317" w:author="Wittman, Jacob (CDC/DDNID/NCCDPHP/DDT) (CTR)" w:date="2023-08-15T14:04:00Z"/>
              </w:rPr>
            </w:pPr>
            <w:ins w:id="2318" w:author="Wittman, Jacob (CDC/DDNID/NCCDPHP/DDT) (CTR)" w:date="2023-08-15T14:04:00Z">
              <w:r>
                <w:rPr>
                  <w:rFonts w:ascii="Calibri" w:hAnsi="Calibri"/>
                  <w:sz w:val="20"/>
                </w:rPr>
                <w:t>34.0 (4.0)</w:t>
              </w:r>
            </w:ins>
          </w:p>
        </w:tc>
        <w:tc>
          <w:tcPr>
            <w:tcW w:w="0" w:type="auto"/>
            <w:tcBorders>
              <w:top w:val="single" w:sz="0" w:space="0" w:color="D3D3D3"/>
              <w:left w:val="single" w:sz="0" w:space="0" w:color="D3D3D3"/>
              <w:bottom w:val="single" w:sz="0" w:space="0" w:color="D3D3D3"/>
              <w:right w:val="single" w:sz="0" w:space="0" w:color="D3D3D3"/>
            </w:tcBorders>
          </w:tcPr>
          <w:p w14:paraId="62F81BD6" w14:textId="77777777" w:rsidR="00524773" w:rsidRDefault="00524773" w:rsidP="00C670FC">
            <w:pPr>
              <w:keepNext/>
              <w:spacing w:after="60"/>
              <w:rPr>
                <w:ins w:id="2319" w:author="Wittman, Jacob (CDC/DDNID/NCCDPHP/DDT) (CTR)" w:date="2023-08-15T14:04:00Z"/>
              </w:rPr>
            </w:pPr>
            <w:ins w:id="2320" w:author="Wittman, Jacob (CDC/DDNID/NCCDPHP/DDT) (CTR)" w:date="2023-08-15T14:04:00Z">
              <w:r>
                <w:rPr>
                  <w:rFonts w:ascii="Calibri" w:hAnsi="Calibri"/>
                  <w:sz w:val="20"/>
                </w:rPr>
                <w:t>30.9 (5.9)</w:t>
              </w:r>
            </w:ins>
          </w:p>
        </w:tc>
        <w:tc>
          <w:tcPr>
            <w:tcW w:w="0" w:type="auto"/>
            <w:tcBorders>
              <w:top w:val="single" w:sz="0" w:space="0" w:color="D3D3D3"/>
              <w:left w:val="single" w:sz="0" w:space="0" w:color="D3D3D3"/>
              <w:bottom w:val="single" w:sz="0" w:space="0" w:color="D3D3D3"/>
              <w:right w:val="single" w:sz="0" w:space="0" w:color="D3D3D3"/>
            </w:tcBorders>
          </w:tcPr>
          <w:p w14:paraId="6350C84B" w14:textId="77777777" w:rsidR="00524773" w:rsidRDefault="00524773" w:rsidP="00C670FC">
            <w:pPr>
              <w:keepNext/>
              <w:spacing w:after="60"/>
              <w:rPr>
                <w:ins w:id="2321" w:author="Wittman, Jacob (CDC/DDNID/NCCDPHP/DDT) (CTR)" w:date="2023-08-15T14:04:00Z"/>
              </w:rPr>
            </w:pPr>
            <w:ins w:id="2322" w:author="Wittman, Jacob (CDC/DDNID/NCCDPHP/DDT) (CTR)" w:date="2023-08-15T14:04:00Z">
              <w:r>
                <w:rPr>
                  <w:rFonts w:ascii="Calibri" w:hAnsi="Calibri"/>
                  <w:sz w:val="20"/>
                </w:rPr>
                <w:t>29.8 (-16.8, 76.5)</w:t>
              </w:r>
            </w:ins>
          </w:p>
        </w:tc>
        <w:tc>
          <w:tcPr>
            <w:tcW w:w="0" w:type="auto"/>
            <w:tcBorders>
              <w:top w:val="single" w:sz="0" w:space="0" w:color="D3D3D3"/>
              <w:left w:val="single" w:sz="0" w:space="0" w:color="D3D3D3"/>
              <w:bottom w:val="single" w:sz="0" w:space="0" w:color="D3D3D3"/>
              <w:right w:val="single" w:sz="0" w:space="0" w:color="D3D3D3"/>
            </w:tcBorders>
          </w:tcPr>
          <w:p w14:paraId="2D20C023" w14:textId="77777777" w:rsidR="00524773" w:rsidRDefault="00524773" w:rsidP="00C670FC">
            <w:pPr>
              <w:keepNext/>
              <w:spacing w:after="60"/>
              <w:rPr>
                <w:ins w:id="232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77BEDA" w14:textId="77777777" w:rsidR="00524773" w:rsidRDefault="00524773" w:rsidP="00C670FC">
            <w:pPr>
              <w:keepNext/>
              <w:spacing w:after="60"/>
              <w:rPr>
                <w:ins w:id="2324" w:author="Wittman, Jacob (CDC/DDNID/NCCDPHP/DDT) (CTR)" w:date="2023-08-15T14:04:00Z"/>
              </w:rPr>
            </w:pPr>
            <w:ins w:id="2325" w:author="Wittman, Jacob (CDC/DDNID/NCCDPHP/DDT) (CTR)" w:date="2023-08-15T14:04:00Z">
              <w:r>
                <w:rPr>
                  <w:rFonts w:ascii="Calibri" w:hAnsi="Calibri"/>
                  <w:sz w:val="20"/>
                </w:rPr>
                <w:t>2.4 (-0.3, 5.2)</w:t>
              </w:r>
            </w:ins>
          </w:p>
        </w:tc>
        <w:tc>
          <w:tcPr>
            <w:tcW w:w="0" w:type="auto"/>
            <w:tcBorders>
              <w:top w:val="single" w:sz="0" w:space="0" w:color="D3D3D3"/>
              <w:left w:val="single" w:sz="0" w:space="0" w:color="D3D3D3"/>
              <w:bottom w:val="single" w:sz="0" w:space="0" w:color="D3D3D3"/>
              <w:right w:val="single" w:sz="0" w:space="0" w:color="D3D3D3"/>
            </w:tcBorders>
          </w:tcPr>
          <w:p w14:paraId="78E19D9D" w14:textId="77777777" w:rsidR="00524773" w:rsidRDefault="00524773" w:rsidP="00C670FC">
            <w:pPr>
              <w:keepNext/>
              <w:spacing w:after="60"/>
              <w:rPr>
                <w:ins w:id="2326" w:author="Wittman, Jacob (CDC/DDNID/NCCDPHP/DDT) (CTR)" w:date="2023-08-15T14:04:00Z"/>
              </w:rPr>
            </w:pPr>
            <w:ins w:id="2327" w:author="Wittman, Jacob (CDC/DDNID/NCCDPHP/DDT) (CTR)" w:date="2023-08-15T14:04:00Z">
              <w:r>
                <w:rPr>
                  <w:rFonts w:ascii="Calibri" w:hAnsi="Calibri"/>
                  <w:sz w:val="20"/>
                </w:rPr>
                <w:t>2.4 (-0.3, 5.2)</w:t>
              </w:r>
            </w:ins>
          </w:p>
        </w:tc>
      </w:tr>
      <w:tr w:rsidR="00524773" w14:paraId="1D926CCF" w14:textId="77777777" w:rsidTr="00C670FC">
        <w:trPr>
          <w:cantSplit/>
          <w:jc w:val="center"/>
          <w:ins w:id="2328"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7F7DF0F9" w14:textId="77777777" w:rsidR="00524773" w:rsidRDefault="00524773" w:rsidP="00C670FC">
            <w:pPr>
              <w:keepNext/>
              <w:spacing w:after="60"/>
              <w:rPr>
                <w:ins w:id="2329" w:author="Wittman, Jacob (CDC/DDNID/NCCDPHP/DDT) (CTR)" w:date="2023-08-15T14:04:00Z"/>
              </w:rPr>
            </w:pPr>
            <w:ins w:id="2330" w:author="Wittman, Jacob (CDC/DDNID/NCCDPHP/DDT) (CTR)" w:date="2023-08-15T14:04:00Z">
              <w:r>
                <w:rPr>
                  <w:rFonts w:ascii="Calibri" w:hAnsi="Calibri"/>
                  <w:sz w:val="20"/>
                </w:rPr>
                <w:t>One or more dentist visits</w:t>
              </w:r>
            </w:ins>
          </w:p>
        </w:tc>
      </w:tr>
      <w:tr w:rsidR="00524773" w14:paraId="264FC89A" w14:textId="77777777" w:rsidTr="00C670FC">
        <w:trPr>
          <w:cantSplit/>
          <w:jc w:val="center"/>
          <w:ins w:id="233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64FE6B" w14:textId="77777777" w:rsidR="00524773" w:rsidRDefault="00524773" w:rsidP="00C670FC">
            <w:pPr>
              <w:keepNext/>
              <w:spacing w:after="60"/>
              <w:rPr>
                <w:ins w:id="2332" w:author="Wittman, Jacob (CDC/DDNID/NCCDPHP/DDT) (CTR)" w:date="2023-08-15T14:04:00Z"/>
              </w:rPr>
            </w:pPr>
            <w:ins w:id="2333"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5E8111B5" w14:textId="77777777" w:rsidR="00524773" w:rsidRDefault="00524773" w:rsidP="00C670FC">
            <w:pPr>
              <w:keepNext/>
              <w:spacing w:after="60"/>
              <w:rPr>
                <w:ins w:id="2334" w:author="Wittman, Jacob (CDC/DDNID/NCCDPHP/DDT) (CTR)" w:date="2023-08-15T14:04:00Z"/>
              </w:rPr>
            </w:pPr>
            <w:ins w:id="2335" w:author="Wittman, Jacob (CDC/DDNID/NCCDPHP/DDT) (CTR)" w:date="2023-08-15T14:04:00Z">
              <w:r>
                <w:rPr>
                  <w:rFonts w:ascii="Calibri" w:hAnsi="Calibri"/>
                  <w:sz w:val="20"/>
                </w:rPr>
                <w:t>35.7 (0.7)</w:t>
              </w:r>
            </w:ins>
          </w:p>
        </w:tc>
        <w:tc>
          <w:tcPr>
            <w:tcW w:w="0" w:type="auto"/>
            <w:tcBorders>
              <w:top w:val="single" w:sz="0" w:space="0" w:color="D3D3D3"/>
              <w:left w:val="single" w:sz="0" w:space="0" w:color="D3D3D3"/>
              <w:bottom w:val="single" w:sz="0" w:space="0" w:color="D3D3D3"/>
              <w:right w:val="single" w:sz="0" w:space="0" w:color="D3D3D3"/>
            </w:tcBorders>
          </w:tcPr>
          <w:p w14:paraId="1891277F" w14:textId="77777777" w:rsidR="00524773" w:rsidRDefault="00524773" w:rsidP="00C670FC">
            <w:pPr>
              <w:keepNext/>
              <w:spacing w:after="60"/>
              <w:rPr>
                <w:ins w:id="2336" w:author="Wittman, Jacob (CDC/DDNID/NCCDPHP/DDT) (CTR)" w:date="2023-08-15T14:04:00Z"/>
              </w:rPr>
            </w:pPr>
            <w:ins w:id="2337" w:author="Wittman, Jacob (CDC/DDNID/NCCDPHP/DDT) (CTR)" w:date="2023-08-15T14:04:00Z">
              <w:r>
                <w:rPr>
                  <w:rFonts w:ascii="Calibri" w:hAnsi="Calibri"/>
                  <w:sz w:val="20"/>
                </w:rPr>
                <w:t>37.2 (2.0)</w:t>
              </w:r>
            </w:ins>
          </w:p>
        </w:tc>
        <w:tc>
          <w:tcPr>
            <w:tcW w:w="0" w:type="auto"/>
            <w:tcBorders>
              <w:top w:val="single" w:sz="0" w:space="0" w:color="D3D3D3"/>
              <w:left w:val="single" w:sz="0" w:space="0" w:color="D3D3D3"/>
              <w:bottom w:val="single" w:sz="0" w:space="0" w:color="D3D3D3"/>
              <w:right w:val="single" w:sz="0" w:space="0" w:color="D3D3D3"/>
            </w:tcBorders>
          </w:tcPr>
          <w:p w14:paraId="13A4E557" w14:textId="77777777" w:rsidR="00524773" w:rsidRDefault="00524773" w:rsidP="00C670FC">
            <w:pPr>
              <w:keepNext/>
              <w:spacing w:after="60"/>
              <w:rPr>
                <w:ins w:id="2338" w:author="Wittman, Jacob (CDC/DDNID/NCCDPHP/DDT) (CTR)" w:date="2023-08-15T14:04:00Z"/>
              </w:rPr>
            </w:pPr>
            <w:ins w:id="2339" w:author="Wittman, Jacob (CDC/DDNID/NCCDPHP/DDT) (CTR)" w:date="2023-08-15T14:04:00Z">
              <w:r>
                <w:rPr>
                  <w:rFonts w:ascii="Calibri" w:hAnsi="Calibri"/>
                  <w:sz w:val="20"/>
                </w:rPr>
                <w:t>37.0 (2.2)</w:t>
              </w:r>
            </w:ins>
          </w:p>
        </w:tc>
        <w:tc>
          <w:tcPr>
            <w:tcW w:w="0" w:type="auto"/>
            <w:tcBorders>
              <w:top w:val="single" w:sz="0" w:space="0" w:color="D3D3D3"/>
              <w:left w:val="single" w:sz="0" w:space="0" w:color="D3D3D3"/>
              <w:bottom w:val="single" w:sz="0" w:space="0" w:color="D3D3D3"/>
              <w:right w:val="single" w:sz="0" w:space="0" w:color="D3D3D3"/>
            </w:tcBorders>
          </w:tcPr>
          <w:p w14:paraId="37FF08E8" w14:textId="77777777" w:rsidR="00524773" w:rsidRDefault="00524773" w:rsidP="00C670FC">
            <w:pPr>
              <w:keepNext/>
              <w:spacing w:after="60"/>
              <w:rPr>
                <w:ins w:id="2340" w:author="Wittman, Jacob (CDC/DDNID/NCCDPHP/DDT) (CTR)" w:date="2023-08-15T14:04:00Z"/>
              </w:rPr>
            </w:pPr>
            <w:ins w:id="2341" w:author="Wittman, Jacob (CDC/DDNID/NCCDPHP/DDT) (CTR)" w:date="2023-08-15T14:04:00Z">
              <w:r>
                <w:rPr>
                  <w:rFonts w:ascii="Calibri" w:hAnsi="Calibri"/>
                  <w:sz w:val="20"/>
                </w:rPr>
                <w:t>32.8 (2.0)</w:t>
              </w:r>
            </w:ins>
          </w:p>
        </w:tc>
        <w:tc>
          <w:tcPr>
            <w:tcW w:w="0" w:type="auto"/>
            <w:tcBorders>
              <w:top w:val="single" w:sz="0" w:space="0" w:color="D3D3D3"/>
              <w:left w:val="single" w:sz="0" w:space="0" w:color="D3D3D3"/>
              <w:bottom w:val="single" w:sz="0" w:space="0" w:color="D3D3D3"/>
              <w:right w:val="single" w:sz="0" w:space="0" w:color="D3D3D3"/>
            </w:tcBorders>
          </w:tcPr>
          <w:p w14:paraId="4E057F00" w14:textId="77777777" w:rsidR="00524773" w:rsidRDefault="00524773" w:rsidP="00C670FC">
            <w:pPr>
              <w:keepNext/>
              <w:spacing w:after="60"/>
              <w:rPr>
                <w:ins w:id="2342" w:author="Wittman, Jacob (CDC/DDNID/NCCDPHP/DDT) (CTR)" w:date="2023-08-15T14:04:00Z"/>
              </w:rPr>
            </w:pPr>
            <w:ins w:id="2343" w:author="Wittman, Jacob (CDC/DDNID/NCCDPHP/DDT) (CTR)" w:date="2023-08-15T14:04:00Z">
              <w:r>
                <w:rPr>
                  <w:rFonts w:ascii="Calibri" w:hAnsi="Calibri"/>
                  <w:sz w:val="20"/>
                </w:rPr>
                <w:t>36.6 (2.4)</w:t>
              </w:r>
            </w:ins>
          </w:p>
        </w:tc>
        <w:tc>
          <w:tcPr>
            <w:tcW w:w="0" w:type="auto"/>
            <w:tcBorders>
              <w:top w:val="single" w:sz="0" w:space="0" w:color="D3D3D3"/>
              <w:left w:val="single" w:sz="0" w:space="0" w:color="D3D3D3"/>
              <w:bottom w:val="single" w:sz="0" w:space="0" w:color="D3D3D3"/>
              <w:right w:val="single" w:sz="0" w:space="0" w:color="D3D3D3"/>
            </w:tcBorders>
          </w:tcPr>
          <w:p w14:paraId="43E61138" w14:textId="77777777" w:rsidR="00524773" w:rsidRDefault="00524773" w:rsidP="00C670FC">
            <w:pPr>
              <w:keepNext/>
              <w:spacing w:after="60"/>
              <w:rPr>
                <w:ins w:id="2344" w:author="Wittman, Jacob (CDC/DDNID/NCCDPHP/DDT) (CTR)" w:date="2023-08-15T14:04:00Z"/>
              </w:rPr>
            </w:pPr>
            <w:ins w:id="2345" w:author="Wittman, Jacob (CDC/DDNID/NCCDPHP/DDT) (CTR)" w:date="2023-08-15T14:04:00Z">
              <w:r>
                <w:rPr>
                  <w:rFonts w:ascii="Calibri" w:hAnsi="Calibri"/>
                  <w:sz w:val="20"/>
                </w:rPr>
                <w:t>32.6 (1.8)</w:t>
              </w:r>
            </w:ins>
          </w:p>
        </w:tc>
        <w:tc>
          <w:tcPr>
            <w:tcW w:w="0" w:type="auto"/>
            <w:tcBorders>
              <w:top w:val="single" w:sz="0" w:space="0" w:color="D3D3D3"/>
              <w:left w:val="single" w:sz="0" w:space="0" w:color="D3D3D3"/>
              <w:bottom w:val="single" w:sz="0" w:space="0" w:color="D3D3D3"/>
              <w:right w:val="single" w:sz="0" w:space="0" w:color="D3D3D3"/>
            </w:tcBorders>
          </w:tcPr>
          <w:p w14:paraId="6C2F7299" w14:textId="77777777" w:rsidR="00524773" w:rsidRDefault="00524773" w:rsidP="00C670FC">
            <w:pPr>
              <w:keepNext/>
              <w:spacing w:after="60"/>
              <w:rPr>
                <w:ins w:id="2346" w:author="Wittman, Jacob (CDC/DDNID/NCCDPHP/DDT) (CTR)" w:date="2023-08-15T14:04:00Z"/>
              </w:rPr>
            </w:pPr>
            <w:ins w:id="2347" w:author="Wittman, Jacob (CDC/DDNID/NCCDPHP/DDT) (CTR)" w:date="2023-08-15T14:04:00Z">
              <w:r>
                <w:rPr>
                  <w:rFonts w:ascii="Calibri" w:hAnsi="Calibri"/>
                  <w:sz w:val="20"/>
                </w:rPr>
                <w:t>35.1 (2.0)</w:t>
              </w:r>
            </w:ins>
          </w:p>
        </w:tc>
        <w:tc>
          <w:tcPr>
            <w:tcW w:w="0" w:type="auto"/>
            <w:tcBorders>
              <w:top w:val="single" w:sz="0" w:space="0" w:color="D3D3D3"/>
              <w:left w:val="single" w:sz="0" w:space="0" w:color="D3D3D3"/>
              <w:bottom w:val="single" w:sz="0" w:space="0" w:color="D3D3D3"/>
              <w:right w:val="single" w:sz="0" w:space="0" w:color="D3D3D3"/>
            </w:tcBorders>
          </w:tcPr>
          <w:p w14:paraId="734C4EF1" w14:textId="77777777" w:rsidR="00524773" w:rsidRDefault="00524773" w:rsidP="00C670FC">
            <w:pPr>
              <w:keepNext/>
              <w:spacing w:after="60"/>
              <w:rPr>
                <w:ins w:id="2348" w:author="Wittman, Jacob (CDC/DDNID/NCCDPHP/DDT) (CTR)" w:date="2023-08-15T14:04:00Z"/>
              </w:rPr>
            </w:pPr>
            <w:ins w:id="2349" w:author="Wittman, Jacob (CDC/DDNID/NCCDPHP/DDT) (CTR)" w:date="2023-08-15T14:04:00Z">
              <w:r>
                <w:rPr>
                  <w:rFonts w:ascii="Calibri" w:hAnsi="Calibri"/>
                  <w:sz w:val="20"/>
                </w:rPr>
                <w:t>34.6 (2.1)</w:t>
              </w:r>
            </w:ins>
          </w:p>
        </w:tc>
        <w:tc>
          <w:tcPr>
            <w:tcW w:w="0" w:type="auto"/>
            <w:tcBorders>
              <w:top w:val="single" w:sz="0" w:space="0" w:color="D3D3D3"/>
              <w:left w:val="single" w:sz="0" w:space="0" w:color="D3D3D3"/>
              <w:bottom w:val="single" w:sz="0" w:space="0" w:color="D3D3D3"/>
              <w:right w:val="single" w:sz="0" w:space="0" w:color="D3D3D3"/>
            </w:tcBorders>
          </w:tcPr>
          <w:p w14:paraId="517D5B07" w14:textId="77777777" w:rsidR="00524773" w:rsidRDefault="00524773" w:rsidP="00C670FC">
            <w:pPr>
              <w:keepNext/>
              <w:spacing w:after="60"/>
              <w:rPr>
                <w:ins w:id="2350" w:author="Wittman, Jacob (CDC/DDNID/NCCDPHP/DDT) (CTR)" w:date="2023-08-15T14:04:00Z"/>
              </w:rPr>
            </w:pPr>
            <w:ins w:id="2351" w:author="Wittman, Jacob (CDC/DDNID/NCCDPHP/DDT) (CTR)" w:date="2023-08-15T14:04:00Z">
              <w:r>
                <w:rPr>
                  <w:rFonts w:ascii="Calibri" w:hAnsi="Calibri"/>
                  <w:sz w:val="20"/>
                </w:rPr>
                <w:t>35.9 (2.0)</w:t>
              </w:r>
            </w:ins>
          </w:p>
        </w:tc>
        <w:tc>
          <w:tcPr>
            <w:tcW w:w="0" w:type="auto"/>
            <w:tcBorders>
              <w:top w:val="single" w:sz="0" w:space="0" w:color="D3D3D3"/>
              <w:left w:val="single" w:sz="0" w:space="0" w:color="D3D3D3"/>
              <w:bottom w:val="single" w:sz="0" w:space="0" w:color="D3D3D3"/>
              <w:right w:val="single" w:sz="0" w:space="0" w:color="D3D3D3"/>
            </w:tcBorders>
          </w:tcPr>
          <w:p w14:paraId="5119EF89" w14:textId="77777777" w:rsidR="00524773" w:rsidRDefault="00524773" w:rsidP="00C670FC">
            <w:pPr>
              <w:keepNext/>
              <w:spacing w:after="60"/>
              <w:rPr>
                <w:ins w:id="2352" w:author="Wittman, Jacob (CDC/DDNID/NCCDPHP/DDT) (CTR)" w:date="2023-08-15T14:04:00Z"/>
              </w:rPr>
            </w:pPr>
            <w:ins w:id="2353" w:author="Wittman, Jacob (CDC/DDNID/NCCDPHP/DDT) (CTR)" w:date="2023-08-15T14:04:00Z">
              <w:r>
                <w:rPr>
                  <w:rFonts w:ascii="Calibri" w:hAnsi="Calibri"/>
                  <w:sz w:val="20"/>
                </w:rPr>
                <w:t>32.6 (2.1)</w:t>
              </w:r>
            </w:ins>
          </w:p>
        </w:tc>
        <w:tc>
          <w:tcPr>
            <w:tcW w:w="0" w:type="auto"/>
            <w:tcBorders>
              <w:top w:val="single" w:sz="0" w:space="0" w:color="D3D3D3"/>
              <w:left w:val="single" w:sz="0" w:space="0" w:color="D3D3D3"/>
              <w:bottom w:val="single" w:sz="0" w:space="0" w:color="D3D3D3"/>
              <w:right w:val="single" w:sz="0" w:space="0" w:color="D3D3D3"/>
            </w:tcBorders>
          </w:tcPr>
          <w:p w14:paraId="6B074C5C" w14:textId="77777777" w:rsidR="00524773" w:rsidRDefault="00524773" w:rsidP="00C670FC">
            <w:pPr>
              <w:keepNext/>
              <w:spacing w:after="60"/>
              <w:rPr>
                <w:ins w:id="2354" w:author="Wittman, Jacob (CDC/DDNID/NCCDPHP/DDT) (CTR)" w:date="2023-08-15T14:04:00Z"/>
              </w:rPr>
            </w:pPr>
            <w:ins w:id="2355" w:author="Wittman, Jacob (CDC/DDNID/NCCDPHP/DDT) (CTR)" w:date="2023-08-15T14:04:00Z">
              <w:r>
                <w:rPr>
                  <w:rFonts w:ascii="Calibri" w:hAnsi="Calibri"/>
                  <w:sz w:val="20"/>
                </w:rPr>
                <w:t>34.6 (2.2)</w:t>
              </w:r>
            </w:ins>
          </w:p>
        </w:tc>
        <w:tc>
          <w:tcPr>
            <w:tcW w:w="0" w:type="auto"/>
            <w:tcBorders>
              <w:top w:val="single" w:sz="0" w:space="0" w:color="D3D3D3"/>
              <w:left w:val="single" w:sz="0" w:space="0" w:color="D3D3D3"/>
              <w:bottom w:val="single" w:sz="0" w:space="0" w:color="D3D3D3"/>
              <w:right w:val="single" w:sz="0" w:space="0" w:color="D3D3D3"/>
            </w:tcBorders>
          </w:tcPr>
          <w:p w14:paraId="12094D5A" w14:textId="77777777" w:rsidR="00524773" w:rsidRDefault="00524773" w:rsidP="00C670FC">
            <w:pPr>
              <w:keepNext/>
              <w:spacing w:after="60"/>
              <w:rPr>
                <w:ins w:id="2356" w:author="Wittman, Jacob (CDC/DDNID/NCCDPHP/DDT) (CTR)" w:date="2023-08-15T14:04:00Z"/>
              </w:rPr>
            </w:pPr>
            <w:ins w:id="2357" w:author="Wittman, Jacob (CDC/DDNID/NCCDPHP/DDT) (CTR)" w:date="2023-08-15T14:04:00Z">
              <w:r>
                <w:rPr>
                  <w:rFonts w:ascii="Calibri" w:hAnsi="Calibri"/>
                  <w:sz w:val="20"/>
                </w:rPr>
                <w:t>37.9 (2.3)</w:t>
              </w:r>
            </w:ins>
          </w:p>
        </w:tc>
        <w:tc>
          <w:tcPr>
            <w:tcW w:w="0" w:type="auto"/>
            <w:tcBorders>
              <w:top w:val="single" w:sz="0" w:space="0" w:color="D3D3D3"/>
              <w:left w:val="single" w:sz="0" w:space="0" w:color="D3D3D3"/>
              <w:bottom w:val="single" w:sz="0" w:space="0" w:color="D3D3D3"/>
              <w:right w:val="single" w:sz="0" w:space="0" w:color="D3D3D3"/>
            </w:tcBorders>
          </w:tcPr>
          <w:p w14:paraId="09E926C7" w14:textId="77777777" w:rsidR="00524773" w:rsidRDefault="00524773" w:rsidP="00C670FC">
            <w:pPr>
              <w:keepNext/>
              <w:spacing w:after="60"/>
              <w:rPr>
                <w:ins w:id="2358" w:author="Wittman, Jacob (CDC/DDNID/NCCDPHP/DDT) (CTR)" w:date="2023-08-15T14:04:00Z"/>
              </w:rPr>
            </w:pPr>
            <w:ins w:id="2359" w:author="Wittman, Jacob (CDC/DDNID/NCCDPHP/DDT) (CTR)" w:date="2023-08-15T14:04:00Z">
              <w:r>
                <w:rPr>
                  <w:rFonts w:ascii="Calibri" w:hAnsi="Calibri"/>
                  <w:sz w:val="20"/>
                </w:rPr>
                <w:t>41.9 (2.7)</w:t>
              </w:r>
            </w:ins>
          </w:p>
        </w:tc>
        <w:tc>
          <w:tcPr>
            <w:tcW w:w="0" w:type="auto"/>
            <w:tcBorders>
              <w:top w:val="single" w:sz="0" w:space="0" w:color="D3D3D3"/>
              <w:left w:val="single" w:sz="0" w:space="0" w:color="D3D3D3"/>
              <w:bottom w:val="single" w:sz="0" w:space="0" w:color="D3D3D3"/>
              <w:right w:val="single" w:sz="0" w:space="0" w:color="D3D3D3"/>
            </w:tcBorders>
          </w:tcPr>
          <w:p w14:paraId="508152CB" w14:textId="77777777" w:rsidR="00524773" w:rsidRDefault="00524773" w:rsidP="00C670FC">
            <w:pPr>
              <w:keepNext/>
              <w:spacing w:after="60"/>
              <w:rPr>
                <w:ins w:id="2360" w:author="Wittman, Jacob (CDC/DDNID/NCCDPHP/DDT) (CTR)" w:date="2023-08-15T14:04:00Z"/>
              </w:rPr>
            </w:pPr>
            <w:ins w:id="2361" w:author="Wittman, Jacob (CDC/DDNID/NCCDPHP/DDT) (CTR)" w:date="2023-08-15T14:04:00Z">
              <w:r>
                <w:rPr>
                  <w:rFonts w:ascii="Calibri" w:hAnsi="Calibri"/>
                  <w:sz w:val="20"/>
                </w:rPr>
                <w:t>32.7 (2.9)</w:t>
              </w:r>
            </w:ins>
          </w:p>
        </w:tc>
        <w:tc>
          <w:tcPr>
            <w:tcW w:w="0" w:type="auto"/>
            <w:tcBorders>
              <w:top w:val="single" w:sz="0" w:space="0" w:color="D3D3D3"/>
              <w:left w:val="single" w:sz="0" w:space="0" w:color="D3D3D3"/>
              <w:bottom w:val="single" w:sz="0" w:space="0" w:color="D3D3D3"/>
              <w:right w:val="single" w:sz="0" w:space="0" w:color="D3D3D3"/>
            </w:tcBorders>
          </w:tcPr>
          <w:p w14:paraId="0C521FEC" w14:textId="77777777" w:rsidR="00524773" w:rsidRDefault="00524773" w:rsidP="00C670FC">
            <w:pPr>
              <w:keepNext/>
              <w:spacing w:after="60"/>
              <w:rPr>
                <w:ins w:id="2362" w:author="Wittman, Jacob (CDC/DDNID/NCCDPHP/DDT) (CTR)" w:date="2023-08-15T14:04:00Z"/>
              </w:rPr>
            </w:pPr>
            <w:ins w:id="2363" w:author="Wittman, Jacob (CDC/DDNID/NCCDPHP/DDT) (CTR)" w:date="2023-08-15T14:04:00Z">
              <w:r>
                <w:rPr>
                  <w:rFonts w:ascii="Calibri" w:hAnsi="Calibri"/>
                  <w:sz w:val="20"/>
                </w:rPr>
                <w:t>12.9 (-5.6, 31.3)</w:t>
              </w:r>
            </w:ins>
          </w:p>
        </w:tc>
        <w:tc>
          <w:tcPr>
            <w:tcW w:w="0" w:type="auto"/>
            <w:tcBorders>
              <w:top w:val="single" w:sz="0" w:space="0" w:color="D3D3D3"/>
              <w:left w:val="single" w:sz="0" w:space="0" w:color="D3D3D3"/>
              <w:bottom w:val="single" w:sz="0" w:space="0" w:color="D3D3D3"/>
              <w:right w:val="single" w:sz="0" w:space="0" w:color="D3D3D3"/>
            </w:tcBorders>
          </w:tcPr>
          <w:p w14:paraId="459F62F9" w14:textId="77777777" w:rsidR="00524773" w:rsidRDefault="00524773" w:rsidP="00C670FC">
            <w:pPr>
              <w:keepNext/>
              <w:spacing w:after="60"/>
              <w:rPr>
                <w:ins w:id="2364" w:author="Wittman, Jacob (CDC/DDNID/NCCDPHP/DDT) (CTR)" w:date="2023-08-15T14:04:00Z"/>
              </w:rPr>
            </w:pPr>
            <w:ins w:id="2365" w:author="Wittman, Jacob (CDC/DDNID/NCCDPHP/DDT) (CTR)" w:date="2023-08-15T14:04:00Z">
              <w:r>
                <w:rPr>
                  <w:rFonts w:ascii="Calibri" w:hAnsi="Calibri"/>
                  <w:sz w:val="20"/>
                </w:rPr>
                <w:t>2017</w:t>
              </w:r>
            </w:ins>
          </w:p>
        </w:tc>
        <w:tc>
          <w:tcPr>
            <w:tcW w:w="0" w:type="auto"/>
            <w:tcBorders>
              <w:top w:val="single" w:sz="0" w:space="0" w:color="D3D3D3"/>
              <w:left w:val="single" w:sz="0" w:space="0" w:color="D3D3D3"/>
              <w:bottom w:val="single" w:sz="0" w:space="0" w:color="D3D3D3"/>
              <w:right w:val="single" w:sz="0" w:space="0" w:color="D3D3D3"/>
            </w:tcBorders>
          </w:tcPr>
          <w:p w14:paraId="0EA4B3D1" w14:textId="77777777" w:rsidR="00524773" w:rsidRDefault="00524773" w:rsidP="00C670FC">
            <w:pPr>
              <w:keepNext/>
              <w:spacing w:after="60"/>
              <w:rPr>
                <w:ins w:id="2366" w:author="Wittman, Jacob (CDC/DDNID/NCCDPHP/DDT) (CTR)" w:date="2023-08-15T14:04:00Z"/>
              </w:rPr>
            </w:pPr>
            <w:ins w:id="2367" w:author="Wittman, Jacob (CDC/DDNID/NCCDPHP/DDT) (CTR)" w:date="2023-08-15T14:04:00Z">
              <w:r>
                <w:rPr>
                  <w:rFonts w:ascii="Calibri" w:hAnsi="Calibri"/>
                  <w:sz w:val="20"/>
                </w:rPr>
                <w:t>-0.7 (-2.2, 0.9), 11.6 (-6.1, 32.7)</w:t>
              </w:r>
            </w:ins>
          </w:p>
        </w:tc>
        <w:tc>
          <w:tcPr>
            <w:tcW w:w="0" w:type="auto"/>
            <w:tcBorders>
              <w:top w:val="single" w:sz="0" w:space="0" w:color="D3D3D3"/>
              <w:left w:val="single" w:sz="0" w:space="0" w:color="D3D3D3"/>
              <w:bottom w:val="single" w:sz="0" w:space="0" w:color="D3D3D3"/>
              <w:right w:val="single" w:sz="0" w:space="0" w:color="D3D3D3"/>
            </w:tcBorders>
          </w:tcPr>
          <w:p w14:paraId="5F9305BB" w14:textId="77777777" w:rsidR="00524773" w:rsidRDefault="00524773" w:rsidP="00C670FC">
            <w:pPr>
              <w:keepNext/>
              <w:spacing w:after="60"/>
              <w:rPr>
                <w:ins w:id="2368" w:author="Wittman, Jacob (CDC/DDNID/NCCDPHP/DDT) (CTR)" w:date="2023-08-15T14:04:00Z"/>
              </w:rPr>
            </w:pPr>
            <w:ins w:id="2369" w:author="Wittman, Jacob (CDC/DDNID/NCCDPHP/DDT) (CTR)" w:date="2023-08-15T14:04:00Z">
              <w:r>
                <w:rPr>
                  <w:rFonts w:ascii="Calibri" w:hAnsi="Calibri"/>
                  <w:sz w:val="20"/>
                </w:rPr>
                <w:t>1.4 (-1.4, 4.3)</w:t>
              </w:r>
            </w:ins>
          </w:p>
        </w:tc>
      </w:tr>
      <w:tr w:rsidR="00524773" w14:paraId="102BA700" w14:textId="77777777" w:rsidTr="00C670FC">
        <w:trPr>
          <w:cantSplit/>
          <w:jc w:val="center"/>
          <w:ins w:id="237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DCF8479" w14:textId="77777777" w:rsidR="00524773" w:rsidRDefault="00524773" w:rsidP="00C670FC">
            <w:pPr>
              <w:keepNext/>
              <w:spacing w:after="60"/>
              <w:rPr>
                <w:ins w:id="2371" w:author="Wittman, Jacob (CDC/DDNID/NCCDPHP/DDT) (CTR)" w:date="2023-08-15T14:04:00Z"/>
              </w:rPr>
            </w:pPr>
            <w:ins w:id="2372" w:author="Wittman, Jacob (CDC/DDNID/NCCDPHP/DDT) (CTR)" w:date="2023-08-15T14:04:00Z">
              <w:r>
                <w:rPr>
                  <w:rFonts w:ascii="Calibri" w:hAnsi="Calibri"/>
                  <w:sz w:val="20"/>
                </w:rPr>
                <w:lastRenderedPageBreak/>
                <w:t>Age: 18 to 44</w:t>
              </w:r>
            </w:ins>
          </w:p>
        </w:tc>
        <w:tc>
          <w:tcPr>
            <w:tcW w:w="0" w:type="auto"/>
            <w:tcBorders>
              <w:top w:val="single" w:sz="0" w:space="0" w:color="D3D3D3"/>
              <w:left w:val="single" w:sz="0" w:space="0" w:color="D3D3D3"/>
              <w:bottom w:val="single" w:sz="0" w:space="0" w:color="D3D3D3"/>
              <w:right w:val="single" w:sz="0" w:space="0" w:color="D3D3D3"/>
            </w:tcBorders>
          </w:tcPr>
          <w:p w14:paraId="7D1A0F90" w14:textId="77777777" w:rsidR="00524773" w:rsidRDefault="00524773" w:rsidP="00C670FC">
            <w:pPr>
              <w:keepNext/>
              <w:spacing w:after="60"/>
              <w:rPr>
                <w:ins w:id="2373" w:author="Wittman, Jacob (CDC/DDNID/NCCDPHP/DDT) (CTR)" w:date="2023-08-15T14:04:00Z"/>
              </w:rPr>
            </w:pPr>
            <w:ins w:id="2374" w:author="Wittman, Jacob (CDC/DDNID/NCCDPHP/DDT) (CTR)" w:date="2023-08-15T14:04:00Z">
              <w:r>
                <w:rPr>
                  <w:rFonts w:ascii="Calibri" w:hAnsi="Calibri"/>
                  <w:sz w:val="20"/>
                </w:rPr>
                <w:t>33.0 (0.8)</w:t>
              </w:r>
            </w:ins>
          </w:p>
        </w:tc>
        <w:tc>
          <w:tcPr>
            <w:tcW w:w="0" w:type="auto"/>
            <w:tcBorders>
              <w:top w:val="single" w:sz="0" w:space="0" w:color="D3D3D3"/>
              <w:left w:val="single" w:sz="0" w:space="0" w:color="D3D3D3"/>
              <w:bottom w:val="single" w:sz="0" w:space="0" w:color="D3D3D3"/>
              <w:right w:val="single" w:sz="0" w:space="0" w:color="D3D3D3"/>
            </w:tcBorders>
          </w:tcPr>
          <w:p w14:paraId="6BD3FFF2" w14:textId="77777777" w:rsidR="00524773" w:rsidRDefault="00524773" w:rsidP="00C670FC">
            <w:pPr>
              <w:keepNext/>
              <w:spacing w:after="60"/>
              <w:rPr>
                <w:ins w:id="2375" w:author="Wittman, Jacob (CDC/DDNID/NCCDPHP/DDT) (CTR)" w:date="2023-08-15T14:04:00Z"/>
              </w:rPr>
            </w:pPr>
            <w:ins w:id="2376" w:author="Wittman, Jacob (CDC/DDNID/NCCDPHP/DDT) (CTR)" w:date="2023-08-15T14:04:00Z">
              <w:r>
                <w:rPr>
                  <w:rFonts w:ascii="Calibri" w:hAnsi="Calibri"/>
                  <w:sz w:val="20"/>
                </w:rPr>
                <w:t>35.0 (3.5)</w:t>
              </w:r>
            </w:ins>
          </w:p>
        </w:tc>
        <w:tc>
          <w:tcPr>
            <w:tcW w:w="0" w:type="auto"/>
            <w:tcBorders>
              <w:top w:val="single" w:sz="0" w:space="0" w:color="D3D3D3"/>
              <w:left w:val="single" w:sz="0" w:space="0" w:color="D3D3D3"/>
              <w:bottom w:val="single" w:sz="0" w:space="0" w:color="D3D3D3"/>
              <w:right w:val="single" w:sz="0" w:space="0" w:color="D3D3D3"/>
            </w:tcBorders>
          </w:tcPr>
          <w:p w14:paraId="3F0ED1D6" w14:textId="77777777" w:rsidR="00524773" w:rsidRDefault="00524773" w:rsidP="00C670FC">
            <w:pPr>
              <w:keepNext/>
              <w:spacing w:after="60"/>
              <w:rPr>
                <w:ins w:id="2377" w:author="Wittman, Jacob (CDC/DDNID/NCCDPHP/DDT) (CTR)" w:date="2023-08-15T14:04:00Z"/>
              </w:rPr>
            </w:pPr>
            <w:ins w:id="2378" w:author="Wittman, Jacob (CDC/DDNID/NCCDPHP/DDT) (CTR)" w:date="2023-08-15T14:04:00Z">
              <w:r>
                <w:rPr>
                  <w:rFonts w:ascii="Calibri" w:hAnsi="Calibri"/>
                  <w:sz w:val="20"/>
                </w:rPr>
                <w:t>35.3 (3.9)</w:t>
              </w:r>
            </w:ins>
          </w:p>
        </w:tc>
        <w:tc>
          <w:tcPr>
            <w:tcW w:w="0" w:type="auto"/>
            <w:tcBorders>
              <w:top w:val="single" w:sz="0" w:space="0" w:color="D3D3D3"/>
              <w:left w:val="single" w:sz="0" w:space="0" w:color="D3D3D3"/>
              <w:bottom w:val="single" w:sz="0" w:space="0" w:color="D3D3D3"/>
              <w:right w:val="single" w:sz="0" w:space="0" w:color="D3D3D3"/>
            </w:tcBorders>
          </w:tcPr>
          <w:p w14:paraId="3694E060" w14:textId="77777777" w:rsidR="00524773" w:rsidRDefault="00524773" w:rsidP="00C670FC">
            <w:pPr>
              <w:keepNext/>
              <w:spacing w:after="60"/>
              <w:rPr>
                <w:ins w:id="2379" w:author="Wittman, Jacob (CDC/DDNID/NCCDPHP/DDT) (CTR)" w:date="2023-08-15T14:04:00Z"/>
              </w:rPr>
            </w:pPr>
            <w:ins w:id="2380" w:author="Wittman, Jacob (CDC/DDNID/NCCDPHP/DDT) (CTR)" w:date="2023-08-15T14:04:00Z">
              <w:r>
                <w:rPr>
                  <w:rFonts w:ascii="Calibri" w:hAnsi="Calibri"/>
                  <w:sz w:val="20"/>
                </w:rPr>
                <w:t>30.1 (3.6)</w:t>
              </w:r>
            </w:ins>
          </w:p>
        </w:tc>
        <w:tc>
          <w:tcPr>
            <w:tcW w:w="0" w:type="auto"/>
            <w:tcBorders>
              <w:top w:val="single" w:sz="0" w:space="0" w:color="D3D3D3"/>
              <w:left w:val="single" w:sz="0" w:space="0" w:color="D3D3D3"/>
              <w:bottom w:val="single" w:sz="0" w:space="0" w:color="D3D3D3"/>
              <w:right w:val="single" w:sz="0" w:space="0" w:color="D3D3D3"/>
            </w:tcBorders>
          </w:tcPr>
          <w:p w14:paraId="0870905B" w14:textId="77777777" w:rsidR="00524773" w:rsidRDefault="00524773" w:rsidP="00C670FC">
            <w:pPr>
              <w:keepNext/>
              <w:spacing w:after="60"/>
              <w:rPr>
                <w:ins w:id="2381" w:author="Wittman, Jacob (CDC/DDNID/NCCDPHP/DDT) (CTR)" w:date="2023-08-15T14:04:00Z"/>
              </w:rPr>
            </w:pPr>
            <w:ins w:id="2382" w:author="Wittman, Jacob (CDC/DDNID/NCCDPHP/DDT) (CTR)" w:date="2023-08-15T14:04:00Z">
              <w:r>
                <w:rPr>
                  <w:rFonts w:ascii="Calibri" w:hAnsi="Calibri"/>
                  <w:sz w:val="20"/>
                </w:rPr>
                <w:t>37.0 (4.2)</w:t>
              </w:r>
            </w:ins>
          </w:p>
        </w:tc>
        <w:tc>
          <w:tcPr>
            <w:tcW w:w="0" w:type="auto"/>
            <w:tcBorders>
              <w:top w:val="single" w:sz="0" w:space="0" w:color="D3D3D3"/>
              <w:left w:val="single" w:sz="0" w:space="0" w:color="D3D3D3"/>
              <w:bottom w:val="single" w:sz="0" w:space="0" w:color="D3D3D3"/>
              <w:right w:val="single" w:sz="0" w:space="0" w:color="D3D3D3"/>
            </w:tcBorders>
          </w:tcPr>
          <w:p w14:paraId="615E9F7D" w14:textId="77777777" w:rsidR="00524773" w:rsidRDefault="00524773" w:rsidP="00C670FC">
            <w:pPr>
              <w:keepNext/>
              <w:spacing w:after="60"/>
              <w:rPr>
                <w:ins w:id="2383" w:author="Wittman, Jacob (CDC/DDNID/NCCDPHP/DDT) (CTR)" w:date="2023-08-15T14:04:00Z"/>
              </w:rPr>
            </w:pPr>
            <w:ins w:id="2384" w:author="Wittman, Jacob (CDC/DDNID/NCCDPHP/DDT) (CTR)" w:date="2023-08-15T14:04:00Z">
              <w:r>
                <w:rPr>
                  <w:rFonts w:ascii="Calibri" w:hAnsi="Calibri"/>
                  <w:sz w:val="20"/>
                </w:rPr>
                <w:t>28.6 (3.1)</w:t>
              </w:r>
            </w:ins>
          </w:p>
        </w:tc>
        <w:tc>
          <w:tcPr>
            <w:tcW w:w="0" w:type="auto"/>
            <w:tcBorders>
              <w:top w:val="single" w:sz="0" w:space="0" w:color="D3D3D3"/>
              <w:left w:val="single" w:sz="0" w:space="0" w:color="D3D3D3"/>
              <w:bottom w:val="single" w:sz="0" w:space="0" w:color="D3D3D3"/>
              <w:right w:val="single" w:sz="0" w:space="0" w:color="D3D3D3"/>
            </w:tcBorders>
          </w:tcPr>
          <w:p w14:paraId="0619739A" w14:textId="77777777" w:rsidR="00524773" w:rsidRDefault="00524773" w:rsidP="00C670FC">
            <w:pPr>
              <w:keepNext/>
              <w:spacing w:after="60"/>
              <w:rPr>
                <w:ins w:id="2385" w:author="Wittman, Jacob (CDC/DDNID/NCCDPHP/DDT) (CTR)" w:date="2023-08-15T14:04:00Z"/>
              </w:rPr>
            </w:pPr>
            <w:ins w:id="2386" w:author="Wittman, Jacob (CDC/DDNID/NCCDPHP/DDT) (CTR)" w:date="2023-08-15T14:04:00Z">
              <w:r>
                <w:rPr>
                  <w:rFonts w:ascii="Calibri" w:hAnsi="Calibri"/>
                  <w:sz w:val="20"/>
                </w:rPr>
                <w:t>32.9 (3.4)</w:t>
              </w:r>
            </w:ins>
          </w:p>
        </w:tc>
        <w:tc>
          <w:tcPr>
            <w:tcW w:w="0" w:type="auto"/>
            <w:tcBorders>
              <w:top w:val="single" w:sz="0" w:space="0" w:color="D3D3D3"/>
              <w:left w:val="single" w:sz="0" w:space="0" w:color="D3D3D3"/>
              <w:bottom w:val="single" w:sz="0" w:space="0" w:color="D3D3D3"/>
              <w:right w:val="single" w:sz="0" w:space="0" w:color="D3D3D3"/>
            </w:tcBorders>
          </w:tcPr>
          <w:p w14:paraId="197491B8" w14:textId="77777777" w:rsidR="00524773" w:rsidRDefault="00524773" w:rsidP="00C670FC">
            <w:pPr>
              <w:keepNext/>
              <w:spacing w:after="60"/>
              <w:rPr>
                <w:ins w:id="2387" w:author="Wittman, Jacob (CDC/DDNID/NCCDPHP/DDT) (CTR)" w:date="2023-08-15T14:04:00Z"/>
              </w:rPr>
            </w:pPr>
            <w:ins w:id="2388" w:author="Wittman, Jacob (CDC/DDNID/NCCDPHP/DDT) (CTR)" w:date="2023-08-15T14:04:00Z">
              <w:r>
                <w:rPr>
                  <w:rFonts w:ascii="Calibri" w:hAnsi="Calibri"/>
                  <w:sz w:val="20"/>
                </w:rPr>
                <w:t>32.6 (3.6)</w:t>
              </w:r>
            </w:ins>
          </w:p>
        </w:tc>
        <w:tc>
          <w:tcPr>
            <w:tcW w:w="0" w:type="auto"/>
            <w:tcBorders>
              <w:top w:val="single" w:sz="0" w:space="0" w:color="D3D3D3"/>
              <w:left w:val="single" w:sz="0" w:space="0" w:color="D3D3D3"/>
              <w:bottom w:val="single" w:sz="0" w:space="0" w:color="D3D3D3"/>
              <w:right w:val="single" w:sz="0" w:space="0" w:color="D3D3D3"/>
            </w:tcBorders>
          </w:tcPr>
          <w:p w14:paraId="28071138" w14:textId="77777777" w:rsidR="00524773" w:rsidRDefault="00524773" w:rsidP="00C670FC">
            <w:pPr>
              <w:keepNext/>
              <w:spacing w:after="60"/>
              <w:rPr>
                <w:ins w:id="2389" w:author="Wittman, Jacob (CDC/DDNID/NCCDPHP/DDT) (CTR)" w:date="2023-08-15T14:04:00Z"/>
              </w:rPr>
            </w:pPr>
            <w:ins w:id="2390" w:author="Wittman, Jacob (CDC/DDNID/NCCDPHP/DDT) (CTR)" w:date="2023-08-15T14:04:00Z">
              <w:r>
                <w:rPr>
                  <w:rFonts w:ascii="Calibri" w:hAnsi="Calibri"/>
                  <w:sz w:val="20"/>
                </w:rPr>
                <w:t>32.7 (3.8)</w:t>
              </w:r>
            </w:ins>
          </w:p>
        </w:tc>
        <w:tc>
          <w:tcPr>
            <w:tcW w:w="0" w:type="auto"/>
            <w:tcBorders>
              <w:top w:val="single" w:sz="0" w:space="0" w:color="D3D3D3"/>
              <w:left w:val="single" w:sz="0" w:space="0" w:color="D3D3D3"/>
              <w:bottom w:val="single" w:sz="0" w:space="0" w:color="D3D3D3"/>
              <w:right w:val="single" w:sz="0" w:space="0" w:color="D3D3D3"/>
            </w:tcBorders>
          </w:tcPr>
          <w:p w14:paraId="322C4EDC" w14:textId="77777777" w:rsidR="00524773" w:rsidRDefault="00524773" w:rsidP="00C670FC">
            <w:pPr>
              <w:keepNext/>
              <w:spacing w:after="60"/>
              <w:rPr>
                <w:ins w:id="2391" w:author="Wittman, Jacob (CDC/DDNID/NCCDPHP/DDT) (CTR)" w:date="2023-08-15T14:04:00Z"/>
              </w:rPr>
            </w:pPr>
            <w:ins w:id="2392" w:author="Wittman, Jacob (CDC/DDNID/NCCDPHP/DDT) (CTR)" w:date="2023-08-15T14:04:00Z">
              <w:r>
                <w:rPr>
                  <w:rFonts w:ascii="Calibri" w:hAnsi="Calibri"/>
                  <w:sz w:val="20"/>
                </w:rPr>
                <w:t>28.8 (3.8)</w:t>
              </w:r>
            </w:ins>
          </w:p>
        </w:tc>
        <w:tc>
          <w:tcPr>
            <w:tcW w:w="0" w:type="auto"/>
            <w:tcBorders>
              <w:top w:val="single" w:sz="0" w:space="0" w:color="D3D3D3"/>
              <w:left w:val="single" w:sz="0" w:space="0" w:color="D3D3D3"/>
              <w:bottom w:val="single" w:sz="0" w:space="0" w:color="D3D3D3"/>
              <w:right w:val="single" w:sz="0" w:space="0" w:color="D3D3D3"/>
            </w:tcBorders>
          </w:tcPr>
          <w:p w14:paraId="68DA2CA1" w14:textId="77777777" w:rsidR="00524773" w:rsidRDefault="00524773" w:rsidP="00C670FC">
            <w:pPr>
              <w:keepNext/>
              <w:spacing w:after="60"/>
              <w:rPr>
                <w:ins w:id="2393" w:author="Wittman, Jacob (CDC/DDNID/NCCDPHP/DDT) (CTR)" w:date="2023-08-15T14:04:00Z"/>
              </w:rPr>
            </w:pPr>
            <w:ins w:id="2394" w:author="Wittman, Jacob (CDC/DDNID/NCCDPHP/DDT) (CTR)" w:date="2023-08-15T14:04:00Z">
              <w:r>
                <w:rPr>
                  <w:rFonts w:ascii="Calibri" w:hAnsi="Calibri"/>
                  <w:sz w:val="20"/>
                </w:rPr>
                <w:t>31.1 (3.8)</w:t>
              </w:r>
            </w:ins>
          </w:p>
        </w:tc>
        <w:tc>
          <w:tcPr>
            <w:tcW w:w="0" w:type="auto"/>
            <w:tcBorders>
              <w:top w:val="single" w:sz="0" w:space="0" w:color="D3D3D3"/>
              <w:left w:val="single" w:sz="0" w:space="0" w:color="D3D3D3"/>
              <w:bottom w:val="single" w:sz="0" w:space="0" w:color="D3D3D3"/>
              <w:right w:val="single" w:sz="0" w:space="0" w:color="D3D3D3"/>
            </w:tcBorders>
          </w:tcPr>
          <w:p w14:paraId="14EF0D1C" w14:textId="77777777" w:rsidR="00524773" w:rsidRDefault="00524773" w:rsidP="00C670FC">
            <w:pPr>
              <w:keepNext/>
              <w:spacing w:after="60"/>
              <w:rPr>
                <w:ins w:id="2395" w:author="Wittman, Jacob (CDC/DDNID/NCCDPHP/DDT) (CTR)" w:date="2023-08-15T14:04:00Z"/>
              </w:rPr>
            </w:pPr>
            <w:ins w:id="2396" w:author="Wittman, Jacob (CDC/DDNID/NCCDPHP/DDT) (CTR)" w:date="2023-08-15T14:04:00Z">
              <w:r>
                <w:rPr>
                  <w:rFonts w:ascii="Calibri" w:hAnsi="Calibri"/>
                  <w:sz w:val="20"/>
                </w:rPr>
                <w:t>33.6 (4.2)</w:t>
              </w:r>
            </w:ins>
          </w:p>
        </w:tc>
        <w:tc>
          <w:tcPr>
            <w:tcW w:w="0" w:type="auto"/>
            <w:tcBorders>
              <w:top w:val="single" w:sz="0" w:space="0" w:color="D3D3D3"/>
              <w:left w:val="single" w:sz="0" w:space="0" w:color="D3D3D3"/>
              <w:bottom w:val="single" w:sz="0" w:space="0" w:color="D3D3D3"/>
              <w:right w:val="single" w:sz="0" w:space="0" w:color="D3D3D3"/>
            </w:tcBorders>
          </w:tcPr>
          <w:p w14:paraId="31D69EE0" w14:textId="77777777" w:rsidR="00524773" w:rsidRDefault="00524773" w:rsidP="00C670FC">
            <w:pPr>
              <w:keepNext/>
              <w:spacing w:after="60"/>
              <w:rPr>
                <w:ins w:id="2397" w:author="Wittman, Jacob (CDC/DDNID/NCCDPHP/DDT) (CTR)" w:date="2023-08-15T14:04:00Z"/>
              </w:rPr>
            </w:pPr>
            <w:ins w:id="2398" w:author="Wittman, Jacob (CDC/DDNID/NCCDPHP/DDT) (CTR)" w:date="2023-08-15T14:04:00Z">
              <w:r>
                <w:rPr>
                  <w:rFonts w:ascii="Calibri" w:hAnsi="Calibri"/>
                  <w:sz w:val="20"/>
                </w:rPr>
                <w:t>38.0 (4.8)</w:t>
              </w:r>
            </w:ins>
          </w:p>
        </w:tc>
        <w:tc>
          <w:tcPr>
            <w:tcW w:w="0" w:type="auto"/>
            <w:tcBorders>
              <w:top w:val="single" w:sz="0" w:space="0" w:color="D3D3D3"/>
              <w:left w:val="single" w:sz="0" w:space="0" w:color="D3D3D3"/>
              <w:bottom w:val="single" w:sz="0" w:space="0" w:color="D3D3D3"/>
              <w:right w:val="single" w:sz="0" w:space="0" w:color="D3D3D3"/>
            </w:tcBorders>
          </w:tcPr>
          <w:p w14:paraId="1199B797" w14:textId="77777777" w:rsidR="00524773" w:rsidRDefault="00524773" w:rsidP="00C670FC">
            <w:pPr>
              <w:keepNext/>
              <w:spacing w:after="60"/>
              <w:rPr>
                <w:ins w:id="2399" w:author="Wittman, Jacob (CDC/DDNID/NCCDPHP/DDT) (CTR)" w:date="2023-08-15T14:04:00Z"/>
              </w:rPr>
            </w:pPr>
            <w:ins w:id="2400" w:author="Wittman, Jacob (CDC/DDNID/NCCDPHP/DDT) (CTR)" w:date="2023-08-15T14:04:00Z">
              <w:r>
                <w:rPr>
                  <w:rFonts w:ascii="Calibri" w:hAnsi="Calibri"/>
                  <w:sz w:val="20"/>
                </w:rPr>
                <w:t>28.9 (5.0)</w:t>
              </w:r>
            </w:ins>
          </w:p>
        </w:tc>
        <w:tc>
          <w:tcPr>
            <w:tcW w:w="0" w:type="auto"/>
            <w:tcBorders>
              <w:top w:val="single" w:sz="0" w:space="0" w:color="D3D3D3"/>
              <w:left w:val="single" w:sz="0" w:space="0" w:color="D3D3D3"/>
              <w:bottom w:val="single" w:sz="0" w:space="0" w:color="D3D3D3"/>
              <w:right w:val="single" w:sz="0" w:space="0" w:color="D3D3D3"/>
            </w:tcBorders>
          </w:tcPr>
          <w:p w14:paraId="5124E8E2" w14:textId="77777777" w:rsidR="00524773" w:rsidRDefault="00524773" w:rsidP="00C670FC">
            <w:pPr>
              <w:keepNext/>
              <w:spacing w:after="60"/>
              <w:rPr>
                <w:ins w:id="2401" w:author="Wittman, Jacob (CDC/DDNID/NCCDPHP/DDT) (CTR)" w:date="2023-08-15T14:04:00Z"/>
              </w:rPr>
            </w:pPr>
            <w:ins w:id="2402" w:author="Wittman, Jacob (CDC/DDNID/NCCDPHP/DDT) (CTR)" w:date="2023-08-15T14:04:00Z">
              <w:r>
                <w:rPr>
                  <w:rFonts w:ascii="Calibri" w:hAnsi="Calibri"/>
                  <w:sz w:val="20"/>
                </w:rPr>
                <w:t>8.5 (-25.7, 42.8)</w:t>
              </w:r>
            </w:ins>
          </w:p>
        </w:tc>
        <w:tc>
          <w:tcPr>
            <w:tcW w:w="0" w:type="auto"/>
            <w:tcBorders>
              <w:top w:val="single" w:sz="0" w:space="0" w:color="D3D3D3"/>
              <w:left w:val="single" w:sz="0" w:space="0" w:color="D3D3D3"/>
              <w:bottom w:val="single" w:sz="0" w:space="0" w:color="D3D3D3"/>
              <w:right w:val="single" w:sz="0" w:space="0" w:color="D3D3D3"/>
            </w:tcBorders>
          </w:tcPr>
          <w:p w14:paraId="1006F574" w14:textId="77777777" w:rsidR="00524773" w:rsidRDefault="00524773" w:rsidP="00C670FC">
            <w:pPr>
              <w:keepNext/>
              <w:spacing w:after="60"/>
              <w:rPr>
                <w:ins w:id="240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032453" w14:textId="77777777" w:rsidR="00524773" w:rsidRDefault="00524773" w:rsidP="00C670FC">
            <w:pPr>
              <w:keepNext/>
              <w:spacing w:after="60"/>
              <w:rPr>
                <w:ins w:id="2404" w:author="Wittman, Jacob (CDC/DDNID/NCCDPHP/DDT) (CTR)" w:date="2023-08-15T14:04:00Z"/>
              </w:rPr>
            </w:pPr>
            <w:ins w:id="2405" w:author="Wittman, Jacob (CDC/DDNID/NCCDPHP/DDT) (CTR)" w:date="2023-08-15T14:04:00Z">
              <w:r>
                <w:rPr>
                  <w:rFonts w:ascii="Calibri" w:hAnsi="Calibri"/>
                  <w:sz w:val="20"/>
                </w:rPr>
                <w:t>-0.1 (-1.8, 1.7)</w:t>
              </w:r>
            </w:ins>
          </w:p>
        </w:tc>
        <w:tc>
          <w:tcPr>
            <w:tcW w:w="0" w:type="auto"/>
            <w:tcBorders>
              <w:top w:val="single" w:sz="0" w:space="0" w:color="D3D3D3"/>
              <w:left w:val="single" w:sz="0" w:space="0" w:color="D3D3D3"/>
              <w:bottom w:val="single" w:sz="0" w:space="0" w:color="D3D3D3"/>
              <w:right w:val="single" w:sz="0" w:space="0" w:color="D3D3D3"/>
            </w:tcBorders>
          </w:tcPr>
          <w:p w14:paraId="71958567" w14:textId="77777777" w:rsidR="00524773" w:rsidRDefault="00524773" w:rsidP="00C670FC">
            <w:pPr>
              <w:keepNext/>
              <w:spacing w:after="60"/>
              <w:rPr>
                <w:ins w:id="2406" w:author="Wittman, Jacob (CDC/DDNID/NCCDPHP/DDT) (CTR)" w:date="2023-08-15T14:04:00Z"/>
              </w:rPr>
            </w:pPr>
            <w:ins w:id="2407" w:author="Wittman, Jacob (CDC/DDNID/NCCDPHP/DDT) (CTR)" w:date="2023-08-15T14:04:00Z">
              <w:r>
                <w:rPr>
                  <w:rFonts w:ascii="Calibri" w:hAnsi="Calibri"/>
                  <w:sz w:val="20"/>
                </w:rPr>
                <w:t>-0.1 (-1.8, 1.7)</w:t>
              </w:r>
            </w:ins>
          </w:p>
        </w:tc>
      </w:tr>
      <w:tr w:rsidR="00524773" w14:paraId="0035AA98" w14:textId="77777777" w:rsidTr="00C670FC">
        <w:trPr>
          <w:cantSplit/>
          <w:jc w:val="center"/>
          <w:ins w:id="240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5B251BC" w14:textId="77777777" w:rsidR="00524773" w:rsidRDefault="00524773" w:rsidP="00C670FC">
            <w:pPr>
              <w:keepNext/>
              <w:spacing w:after="60"/>
              <w:rPr>
                <w:ins w:id="2409" w:author="Wittman, Jacob (CDC/DDNID/NCCDPHP/DDT) (CTR)" w:date="2023-08-15T14:04:00Z"/>
              </w:rPr>
            </w:pPr>
            <w:ins w:id="2410"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54F695FA" w14:textId="77777777" w:rsidR="00524773" w:rsidRDefault="00524773" w:rsidP="00C670FC">
            <w:pPr>
              <w:keepNext/>
              <w:spacing w:after="60"/>
              <w:rPr>
                <w:ins w:id="2411" w:author="Wittman, Jacob (CDC/DDNID/NCCDPHP/DDT) (CTR)" w:date="2023-08-15T14:04:00Z"/>
              </w:rPr>
            </w:pPr>
            <w:ins w:id="2412" w:author="Wittman, Jacob (CDC/DDNID/NCCDPHP/DDT) (CTR)" w:date="2023-08-15T14:04:00Z">
              <w:r>
                <w:rPr>
                  <w:rFonts w:ascii="Calibri" w:hAnsi="Calibri"/>
                  <w:sz w:val="20"/>
                </w:rPr>
                <w:t>38.3 (0.9)</w:t>
              </w:r>
            </w:ins>
          </w:p>
        </w:tc>
        <w:tc>
          <w:tcPr>
            <w:tcW w:w="0" w:type="auto"/>
            <w:tcBorders>
              <w:top w:val="single" w:sz="0" w:space="0" w:color="D3D3D3"/>
              <w:left w:val="single" w:sz="0" w:space="0" w:color="D3D3D3"/>
              <w:bottom w:val="single" w:sz="0" w:space="0" w:color="D3D3D3"/>
              <w:right w:val="single" w:sz="0" w:space="0" w:color="D3D3D3"/>
            </w:tcBorders>
          </w:tcPr>
          <w:p w14:paraId="12E47B41" w14:textId="77777777" w:rsidR="00524773" w:rsidRDefault="00524773" w:rsidP="00C670FC">
            <w:pPr>
              <w:keepNext/>
              <w:spacing w:after="60"/>
              <w:rPr>
                <w:ins w:id="2413" w:author="Wittman, Jacob (CDC/DDNID/NCCDPHP/DDT) (CTR)" w:date="2023-08-15T14:04:00Z"/>
              </w:rPr>
            </w:pPr>
            <w:ins w:id="2414" w:author="Wittman, Jacob (CDC/DDNID/NCCDPHP/DDT) (CTR)" w:date="2023-08-15T14:04:00Z">
              <w:r>
                <w:rPr>
                  <w:rFonts w:ascii="Calibri" w:hAnsi="Calibri"/>
                  <w:sz w:val="20"/>
                </w:rPr>
                <w:t>42.1 (2.0)</w:t>
              </w:r>
            </w:ins>
          </w:p>
        </w:tc>
        <w:tc>
          <w:tcPr>
            <w:tcW w:w="0" w:type="auto"/>
            <w:tcBorders>
              <w:top w:val="single" w:sz="0" w:space="0" w:color="D3D3D3"/>
              <w:left w:val="single" w:sz="0" w:space="0" w:color="D3D3D3"/>
              <w:bottom w:val="single" w:sz="0" w:space="0" w:color="D3D3D3"/>
              <w:right w:val="single" w:sz="0" w:space="0" w:color="D3D3D3"/>
            </w:tcBorders>
          </w:tcPr>
          <w:p w14:paraId="62592183" w14:textId="77777777" w:rsidR="00524773" w:rsidRDefault="00524773" w:rsidP="00C670FC">
            <w:pPr>
              <w:keepNext/>
              <w:spacing w:after="60"/>
              <w:rPr>
                <w:ins w:id="2415" w:author="Wittman, Jacob (CDC/DDNID/NCCDPHP/DDT) (CTR)" w:date="2023-08-15T14:04:00Z"/>
              </w:rPr>
            </w:pPr>
            <w:ins w:id="2416" w:author="Wittman, Jacob (CDC/DDNID/NCCDPHP/DDT) (CTR)" w:date="2023-08-15T14:04:00Z">
              <w:r>
                <w:rPr>
                  <w:rFonts w:ascii="Calibri" w:hAnsi="Calibri"/>
                  <w:sz w:val="20"/>
                </w:rPr>
                <w:t>39.0 (2.0)</w:t>
              </w:r>
            </w:ins>
          </w:p>
        </w:tc>
        <w:tc>
          <w:tcPr>
            <w:tcW w:w="0" w:type="auto"/>
            <w:tcBorders>
              <w:top w:val="single" w:sz="0" w:space="0" w:color="D3D3D3"/>
              <w:left w:val="single" w:sz="0" w:space="0" w:color="D3D3D3"/>
              <w:bottom w:val="single" w:sz="0" w:space="0" w:color="D3D3D3"/>
              <w:right w:val="single" w:sz="0" w:space="0" w:color="D3D3D3"/>
            </w:tcBorders>
          </w:tcPr>
          <w:p w14:paraId="10678193" w14:textId="77777777" w:rsidR="00524773" w:rsidRDefault="00524773" w:rsidP="00C670FC">
            <w:pPr>
              <w:keepNext/>
              <w:spacing w:after="60"/>
              <w:rPr>
                <w:ins w:id="2417" w:author="Wittman, Jacob (CDC/DDNID/NCCDPHP/DDT) (CTR)" w:date="2023-08-15T14:04:00Z"/>
              </w:rPr>
            </w:pPr>
            <w:ins w:id="2418" w:author="Wittman, Jacob (CDC/DDNID/NCCDPHP/DDT) (CTR)" w:date="2023-08-15T14:04:00Z">
              <w:r>
                <w:rPr>
                  <w:rFonts w:ascii="Calibri" w:hAnsi="Calibri"/>
                  <w:sz w:val="20"/>
                </w:rPr>
                <w:t>35.7 (2.0)</w:t>
              </w:r>
            </w:ins>
          </w:p>
        </w:tc>
        <w:tc>
          <w:tcPr>
            <w:tcW w:w="0" w:type="auto"/>
            <w:tcBorders>
              <w:top w:val="single" w:sz="0" w:space="0" w:color="D3D3D3"/>
              <w:left w:val="single" w:sz="0" w:space="0" w:color="D3D3D3"/>
              <w:bottom w:val="single" w:sz="0" w:space="0" w:color="D3D3D3"/>
              <w:right w:val="single" w:sz="0" w:space="0" w:color="D3D3D3"/>
            </w:tcBorders>
          </w:tcPr>
          <w:p w14:paraId="6DE295DA" w14:textId="77777777" w:rsidR="00524773" w:rsidRDefault="00524773" w:rsidP="00C670FC">
            <w:pPr>
              <w:keepNext/>
              <w:spacing w:after="60"/>
              <w:rPr>
                <w:ins w:id="2419" w:author="Wittman, Jacob (CDC/DDNID/NCCDPHP/DDT) (CTR)" w:date="2023-08-15T14:04:00Z"/>
              </w:rPr>
            </w:pPr>
            <w:ins w:id="2420" w:author="Wittman, Jacob (CDC/DDNID/NCCDPHP/DDT) (CTR)" w:date="2023-08-15T14:04:00Z">
              <w:r>
                <w:rPr>
                  <w:rFonts w:ascii="Calibri" w:hAnsi="Calibri"/>
                  <w:sz w:val="20"/>
                </w:rPr>
                <w:t>35.1 (2.2)</w:t>
              </w:r>
            </w:ins>
          </w:p>
        </w:tc>
        <w:tc>
          <w:tcPr>
            <w:tcW w:w="0" w:type="auto"/>
            <w:tcBorders>
              <w:top w:val="single" w:sz="0" w:space="0" w:color="D3D3D3"/>
              <w:left w:val="single" w:sz="0" w:space="0" w:color="D3D3D3"/>
              <w:bottom w:val="single" w:sz="0" w:space="0" w:color="D3D3D3"/>
              <w:right w:val="single" w:sz="0" w:space="0" w:color="D3D3D3"/>
            </w:tcBorders>
          </w:tcPr>
          <w:p w14:paraId="289BC7E7" w14:textId="77777777" w:rsidR="00524773" w:rsidRDefault="00524773" w:rsidP="00C670FC">
            <w:pPr>
              <w:keepNext/>
              <w:spacing w:after="60"/>
              <w:rPr>
                <w:ins w:id="2421" w:author="Wittman, Jacob (CDC/DDNID/NCCDPHP/DDT) (CTR)" w:date="2023-08-15T14:04:00Z"/>
              </w:rPr>
            </w:pPr>
            <w:ins w:id="2422" w:author="Wittman, Jacob (CDC/DDNID/NCCDPHP/DDT) (CTR)" w:date="2023-08-15T14:04:00Z">
              <w:r>
                <w:rPr>
                  <w:rFonts w:ascii="Calibri" w:hAnsi="Calibri"/>
                  <w:sz w:val="20"/>
                </w:rPr>
                <w:t>37.9 (2.2)</w:t>
              </w:r>
            </w:ins>
          </w:p>
        </w:tc>
        <w:tc>
          <w:tcPr>
            <w:tcW w:w="0" w:type="auto"/>
            <w:tcBorders>
              <w:top w:val="single" w:sz="0" w:space="0" w:color="D3D3D3"/>
              <w:left w:val="single" w:sz="0" w:space="0" w:color="D3D3D3"/>
              <w:bottom w:val="single" w:sz="0" w:space="0" w:color="D3D3D3"/>
              <w:right w:val="single" w:sz="0" w:space="0" w:color="D3D3D3"/>
            </w:tcBorders>
          </w:tcPr>
          <w:p w14:paraId="7B50BE8F" w14:textId="77777777" w:rsidR="00524773" w:rsidRDefault="00524773" w:rsidP="00C670FC">
            <w:pPr>
              <w:keepNext/>
              <w:spacing w:after="60"/>
              <w:rPr>
                <w:ins w:id="2423" w:author="Wittman, Jacob (CDC/DDNID/NCCDPHP/DDT) (CTR)" w:date="2023-08-15T14:04:00Z"/>
              </w:rPr>
            </w:pPr>
            <w:ins w:id="2424" w:author="Wittman, Jacob (CDC/DDNID/NCCDPHP/DDT) (CTR)" w:date="2023-08-15T14:04:00Z">
              <w:r>
                <w:rPr>
                  <w:rFonts w:ascii="Calibri" w:hAnsi="Calibri"/>
                  <w:sz w:val="20"/>
                </w:rPr>
                <w:t>37.7 (2.0)</w:t>
              </w:r>
            </w:ins>
          </w:p>
        </w:tc>
        <w:tc>
          <w:tcPr>
            <w:tcW w:w="0" w:type="auto"/>
            <w:tcBorders>
              <w:top w:val="single" w:sz="0" w:space="0" w:color="D3D3D3"/>
              <w:left w:val="single" w:sz="0" w:space="0" w:color="D3D3D3"/>
              <w:bottom w:val="single" w:sz="0" w:space="0" w:color="D3D3D3"/>
              <w:right w:val="single" w:sz="0" w:space="0" w:color="D3D3D3"/>
            </w:tcBorders>
          </w:tcPr>
          <w:p w14:paraId="63AB6564" w14:textId="77777777" w:rsidR="00524773" w:rsidRDefault="00524773" w:rsidP="00C670FC">
            <w:pPr>
              <w:keepNext/>
              <w:spacing w:after="60"/>
              <w:rPr>
                <w:ins w:id="2425" w:author="Wittman, Jacob (CDC/DDNID/NCCDPHP/DDT) (CTR)" w:date="2023-08-15T14:04:00Z"/>
              </w:rPr>
            </w:pPr>
            <w:ins w:id="2426" w:author="Wittman, Jacob (CDC/DDNID/NCCDPHP/DDT) (CTR)" w:date="2023-08-15T14:04:00Z">
              <w:r>
                <w:rPr>
                  <w:rFonts w:ascii="Calibri" w:hAnsi="Calibri"/>
                  <w:sz w:val="20"/>
                </w:rPr>
                <w:t>35.3 (1.9)</w:t>
              </w:r>
            </w:ins>
          </w:p>
        </w:tc>
        <w:tc>
          <w:tcPr>
            <w:tcW w:w="0" w:type="auto"/>
            <w:tcBorders>
              <w:top w:val="single" w:sz="0" w:space="0" w:color="D3D3D3"/>
              <w:left w:val="single" w:sz="0" w:space="0" w:color="D3D3D3"/>
              <w:bottom w:val="single" w:sz="0" w:space="0" w:color="D3D3D3"/>
              <w:right w:val="single" w:sz="0" w:space="0" w:color="D3D3D3"/>
            </w:tcBorders>
          </w:tcPr>
          <w:p w14:paraId="415D8778" w14:textId="77777777" w:rsidR="00524773" w:rsidRDefault="00524773" w:rsidP="00C670FC">
            <w:pPr>
              <w:keepNext/>
              <w:spacing w:after="60"/>
              <w:rPr>
                <w:ins w:id="2427" w:author="Wittman, Jacob (CDC/DDNID/NCCDPHP/DDT) (CTR)" w:date="2023-08-15T14:04:00Z"/>
              </w:rPr>
            </w:pPr>
            <w:ins w:id="2428" w:author="Wittman, Jacob (CDC/DDNID/NCCDPHP/DDT) (CTR)" w:date="2023-08-15T14:04:00Z">
              <w:r>
                <w:rPr>
                  <w:rFonts w:ascii="Calibri" w:hAnsi="Calibri"/>
                  <w:sz w:val="20"/>
                </w:rPr>
                <w:t>38.0 (1.9)</w:t>
              </w:r>
            </w:ins>
          </w:p>
        </w:tc>
        <w:tc>
          <w:tcPr>
            <w:tcW w:w="0" w:type="auto"/>
            <w:tcBorders>
              <w:top w:val="single" w:sz="0" w:space="0" w:color="D3D3D3"/>
              <w:left w:val="single" w:sz="0" w:space="0" w:color="D3D3D3"/>
              <w:bottom w:val="single" w:sz="0" w:space="0" w:color="D3D3D3"/>
              <w:right w:val="single" w:sz="0" w:space="0" w:color="D3D3D3"/>
            </w:tcBorders>
          </w:tcPr>
          <w:p w14:paraId="3C22CDC7" w14:textId="77777777" w:rsidR="00524773" w:rsidRDefault="00524773" w:rsidP="00C670FC">
            <w:pPr>
              <w:keepNext/>
              <w:spacing w:after="60"/>
              <w:rPr>
                <w:ins w:id="2429" w:author="Wittman, Jacob (CDC/DDNID/NCCDPHP/DDT) (CTR)" w:date="2023-08-15T14:04:00Z"/>
              </w:rPr>
            </w:pPr>
            <w:ins w:id="2430" w:author="Wittman, Jacob (CDC/DDNID/NCCDPHP/DDT) (CTR)" w:date="2023-08-15T14:04:00Z">
              <w:r>
                <w:rPr>
                  <w:rFonts w:ascii="Calibri" w:hAnsi="Calibri"/>
                  <w:sz w:val="20"/>
                </w:rPr>
                <w:t>34.6 (2.1)</w:t>
              </w:r>
            </w:ins>
          </w:p>
        </w:tc>
        <w:tc>
          <w:tcPr>
            <w:tcW w:w="0" w:type="auto"/>
            <w:tcBorders>
              <w:top w:val="single" w:sz="0" w:space="0" w:color="D3D3D3"/>
              <w:left w:val="single" w:sz="0" w:space="0" w:color="D3D3D3"/>
              <w:bottom w:val="single" w:sz="0" w:space="0" w:color="D3D3D3"/>
              <w:right w:val="single" w:sz="0" w:space="0" w:color="D3D3D3"/>
            </w:tcBorders>
          </w:tcPr>
          <w:p w14:paraId="1E3D1433" w14:textId="77777777" w:rsidR="00524773" w:rsidRDefault="00524773" w:rsidP="00C670FC">
            <w:pPr>
              <w:keepNext/>
              <w:spacing w:after="60"/>
              <w:rPr>
                <w:ins w:id="2431" w:author="Wittman, Jacob (CDC/DDNID/NCCDPHP/DDT) (CTR)" w:date="2023-08-15T14:04:00Z"/>
              </w:rPr>
            </w:pPr>
            <w:ins w:id="2432" w:author="Wittman, Jacob (CDC/DDNID/NCCDPHP/DDT) (CTR)" w:date="2023-08-15T14:04:00Z">
              <w:r>
                <w:rPr>
                  <w:rFonts w:ascii="Calibri" w:hAnsi="Calibri"/>
                  <w:sz w:val="20"/>
                </w:rPr>
                <w:t>37.7 (2.0)</w:t>
              </w:r>
            </w:ins>
          </w:p>
        </w:tc>
        <w:tc>
          <w:tcPr>
            <w:tcW w:w="0" w:type="auto"/>
            <w:tcBorders>
              <w:top w:val="single" w:sz="0" w:space="0" w:color="D3D3D3"/>
              <w:left w:val="single" w:sz="0" w:space="0" w:color="D3D3D3"/>
              <w:bottom w:val="single" w:sz="0" w:space="0" w:color="D3D3D3"/>
              <w:right w:val="single" w:sz="0" w:space="0" w:color="D3D3D3"/>
            </w:tcBorders>
          </w:tcPr>
          <w:p w14:paraId="283CB841" w14:textId="77777777" w:rsidR="00524773" w:rsidRDefault="00524773" w:rsidP="00C670FC">
            <w:pPr>
              <w:keepNext/>
              <w:spacing w:after="60"/>
              <w:rPr>
                <w:ins w:id="2433" w:author="Wittman, Jacob (CDC/DDNID/NCCDPHP/DDT) (CTR)" w:date="2023-08-15T14:04:00Z"/>
              </w:rPr>
            </w:pPr>
            <w:ins w:id="2434" w:author="Wittman, Jacob (CDC/DDNID/NCCDPHP/DDT) (CTR)" w:date="2023-08-15T14:04:00Z">
              <w:r>
                <w:rPr>
                  <w:rFonts w:ascii="Calibri" w:hAnsi="Calibri"/>
                  <w:sz w:val="20"/>
                </w:rPr>
                <w:t>41.2 (2.2)</w:t>
              </w:r>
            </w:ins>
          </w:p>
        </w:tc>
        <w:tc>
          <w:tcPr>
            <w:tcW w:w="0" w:type="auto"/>
            <w:tcBorders>
              <w:top w:val="single" w:sz="0" w:space="0" w:color="D3D3D3"/>
              <w:left w:val="single" w:sz="0" w:space="0" w:color="D3D3D3"/>
              <w:bottom w:val="single" w:sz="0" w:space="0" w:color="D3D3D3"/>
              <w:right w:val="single" w:sz="0" w:space="0" w:color="D3D3D3"/>
            </w:tcBorders>
          </w:tcPr>
          <w:p w14:paraId="3C755348" w14:textId="77777777" w:rsidR="00524773" w:rsidRDefault="00524773" w:rsidP="00C670FC">
            <w:pPr>
              <w:keepNext/>
              <w:spacing w:after="60"/>
              <w:rPr>
                <w:ins w:id="2435" w:author="Wittman, Jacob (CDC/DDNID/NCCDPHP/DDT) (CTR)" w:date="2023-08-15T14:04:00Z"/>
              </w:rPr>
            </w:pPr>
            <w:ins w:id="2436" w:author="Wittman, Jacob (CDC/DDNID/NCCDPHP/DDT) (CTR)" w:date="2023-08-15T14:04:00Z">
              <w:r>
                <w:rPr>
                  <w:rFonts w:ascii="Calibri" w:hAnsi="Calibri"/>
                  <w:sz w:val="20"/>
                </w:rPr>
                <w:t>45.8 (2.4)</w:t>
              </w:r>
            </w:ins>
          </w:p>
        </w:tc>
        <w:tc>
          <w:tcPr>
            <w:tcW w:w="0" w:type="auto"/>
            <w:tcBorders>
              <w:top w:val="single" w:sz="0" w:space="0" w:color="D3D3D3"/>
              <w:left w:val="single" w:sz="0" w:space="0" w:color="D3D3D3"/>
              <w:bottom w:val="single" w:sz="0" w:space="0" w:color="D3D3D3"/>
              <w:right w:val="single" w:sz="0" w:space="0" w:color="D3D3D3"/>
            </w:tcBorders>
          </w:tcPr>
          <w:p w14:paraId="7C08B770" w14:textId="77777777" w:rsidR="00524773" w:rsidRDefault="00524773" w:rsidP="00C670FC">
            <w:pPr>
              <w:keepNext/>
              <w:spacing w:after="60"/>
              <w:rPr>
                <w:ins w:id="2437" w:author="Wittman, Jacob (CDC/DDNID/NCCDPHP/DDT) (CTR)" w:date="2023-08-15T14:04:00Z"/>
              </w:rPr>
            </w:pPr>
            <w:ins w:id="2438" w:author="Wittman, Jacob (CDC/DDNID/NCCDPHP/DDT) (CTR)" w:date="2023-08-15T14:04:00Z">
              <w:r>
                <w:rPr>
                  <w:rFonts w:ascii="Calibri" w:hAnsi="Calibri"/>
                  <w:sz w:val="20"/>
                </w:rPr>
                <w:t>34.5 (2.4)</w:t>
              </w:r>
            </w:ins>
          </w:p>
        </w:tc>
        <w:tc>
          <w:tcPr>
            <w:tcW w:w="0" w:type="auto"/>
            <w:tcBorders>
              <w:top w:val="single" w:sz="0" w:space="0" w:color="D3D3D3"/>
              <w:left w:val="single" w:sz="0" w:space="0" w:color="D3D3D3"/>
              <w:bottom w:val="single" w:sz="0" w:space="0" w:color="D3D3D3"/>
              <w:right w:val="single" w:sz="0" w:space="0" w:color="D3D3D3"/>
            </w:tcBorders>
          </w:tcPr>
          <w:p w14:paraId="75722C0F" w14:textId="77777777" w:rsidR="00524773" w:rsidRDefault="00524773" w:rsidP="00C670FC">
            <w:pPr>
              <w:keepNext/>
              <w:spacing w:after="60"/>
              <w:rPr>
                <w:ins w:id="2439" w:author="Wittman, Jacob (CDC/DDNID/NCCDPHP/DDT) (CTR)" w:date="2023-08-15T14:04:00Z"/>
              </w:rPr>
            </w:pPr>
            <w:ins w:id="2440" w:author="Wittman, Jacob (CDC/DDNID/NCCDPHP/DDT) (CTR)" w:date="2023-08-15T14:04:00Z">
              <w:r>
                <w:rPr>
                  <w:rFonts w:ascii="Calibri" w:hAnsi="Calibri"/>
                  <w:sz w:val="20"/>
                </w:rPr>
                <w:t>8.8 (-6.2, 23.7)</w:t>
              </w:r>
            </w:ins>
          </w:p>
        </w:tc>
        <w:tc>
          <w:tcPr>
            <w:tcW w:w="0" w:type="auto"/>
            <w:tcBorders>
              <w:top w:val="single" w:sz="0" w:space="0" w:color="D3D3D3"/>
              <w:left w:val="single" w:sz="0" w:space="0" w:color="D3D3D3"/>
              <w:bottom w:val="single" w:sz="0" w:space="0" w:color="D3D3D3"/>
              <w:right w:val="single" w:sz="0" w:space="0" w:color="D3D3D3"/>
            </w:tcBorders>
          </w:tcPr>
          <w:p w14:paraId="38113CB4" w14:textId="77777777" w:rsidR="00524773" w:rsidRDefault="00524773" w:rsidP="00C670FC">
            <w:pPr>
              <w:keepNext/>
              <w:spacing w:after="60"/>
              <w:rPr>
                <w:ins w:id="2441" w:author="Wittman, Jacob (CDC/DDNID/NCCDPHP/DDT) (CTR)" w:date="2023-08-15T14:04:00Z"/>
              </w:rPr>
            </w:pPr>
            <w:ins w:id="2442"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0852859C" w14:textId="77777777" w:rsidR="00524773" w:rsidRDefault="00524773" w:rsidP="00C670FC">
            <w:pPr>
              <w:keepNext/>
              <w:spacing w:after="60"/>
              <w:rPr>
                <w:ins w:id="2443" w:author="Wittman, Jacob (CDC/DDNID/NCCDPHP/DDT) (CTR)" w:date="2023-08-15T14:04:00Z"/>
              </w:rPr>
            </w:pPr>
            <w:ins w:id="2444" w:author="Wittman, Jacob (CDC/DDNID/NCCDPHP/DDT) (CTR)" w:date="2023-08-15T14:04:00Z">
              <w:r>
                <w:rPr>
                  <w:rFonts w:ascii="Calibri" w:hAnsi="Calibri"/>
                  <w:sz w:val="20"/>
                </w:rPr>
                <w:t>-1.4 (-3.3, 0.5), 8.9 (-0.4, 19.0)</w:t>
              </w:r>
            </w:ins>
          </w:p>
        </w:tc>
        <w:tc>
          <w:tcPr>
            <w:tcW w:w="0" w:type="auto"/>
            <w:tcBorders>
              <w:top w:val="single" w:sz="0" w:space="0" w:color="D3D3D3"/>
              <w:left w:val="single" w:sz="0" w:space="0" w:color="D3D3D3"/>
              <w:bottom w:val="single" w:sz="0" w:space="0" w:color="D3D3D3"/>
              <w:right w:val="single" w:sz="0" w:space="0" w:color="D3D3D3"/>
            </w:tcBorders>
          </w:tcPr>
          <w:p w14:paraId="60DC5855" w14:textId="77777777" w:rsidR="00524773" w:rsidRDefault="00524773" w:rsidP="00C670FC">
            <w:pPr>
              <w:keepNext/>
              <w:spacing w:after="60"/>
              <w:rPr>
                <w:ins w:id="2445" w:author="Wittman, Jacob (CDC/DDNID/NCCDPHP/DDT) (CTR)" w:date="2023-08-15T14:04:00Z"/>
              </w:rPr>
            </w:pPr>
            <w:ins w:id="2446" w:author="Wittman, Jacob (CDC/DDNID/NCCDPHP/DDT) (CTR)" w:date="2023-08-15T14:04:00Z">
              <w:r>
                <w:rPr>
                  <w:rFonts w:ascii="Calibri" w:hAnsi="Calibri"/>
                  <w:sz w:val="20"/>
                </w:rPr>
                <w:t>1.3 (-1.0, 3.7)</w:t>
              </w:r>
            </w:ins>
          </w:p>
        </w:tc>
      </w:tr>
      <w:tr w:rsidR="00524773" w14:paraId="6E3D0D12" w14:textId="77777777" w:rsidTr="00C670FC">
        <w:trPr>
          <w:cantSplit/>
          <w:jc w:val="center"/>
          <w:ins w:id="244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5DE4A69" w14:textId="77777777" w:rsidR="00524773" w:rsidRDefault="00524773" w:rsidP="00C670FC">
            <w:pPr>
              <w:keepNext/>
              <w:spacing w:after="60"/>
              <w:rPr>
                <w:ins w:id="2448" w:author="Wittman, Jacob (CDC/DDNID/NCCDPHP/DDT) (CTR)" w:date="2023-08-15T14:04:00Z"/>
              </w:rPr>
            </w:pPr>
            <w:ins w:id="2449"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5BD952AB" w14:textId="77777777" w:rsidR="00524773" w:rsidRDefault="00524773" w:rsidP="00C670FC">
            <w:pPr>
              <w:keepNext/>
              <w:spacing w:after="60"/>
              <w:rPr>
                <w:ins w:id="2450" w:author="Wittman, Jacob (CDC/DDNID/NCCDPHP/DDT) (CTR)" w:date="2023-08-15T14:04:00Z"/>
              </w:rPr>
            </w:pPr>
            <w:ins w:id="2451" w:author="Wittman, Jacob (CDC/DDNID/NCCDPHP/DDT) (CTR)" w:date="2023-08-15T14:04:00Z">
              <w:r>
                <w:rPr>
                  <w:rFonts w:ascii="Calibri" w:hAnsi="Calibri"/>
                  <w:sz w:val="20"/>
                </w:rPr>
                <w:t>41.5 (1.4)</w:t>
              </w:r>
            </w:ins>
          </w:p>
        </w:tc>
        <w:tc>
          <w:tcPr>
            <w:tcW w:w="0" w:type="auto"/>
            <w:tcBorders>
              <w:top w:val="single" w:sz="0" w:space="0" w:color="D3D3D3"/>
              <w:left w:val="single" w:sz="0" w:space="0" w:color="D3D3D3"/>
              <w:bottom w:val="single" w:sz="0" w:space="0" w:color="D3D3D3"/>
              <w:right w:val="single" w:sz="0" w:space="0" w:color="D3D3D3"/>
            </w:tcBorders>
          </w:tcPr>
          <w:p w14:paraId="3B455F03" w14:textId="77777777" w:rsidR="00524773" w:rsidRDefault="00524773" w:rsidP="00C670FC">
            <w:pPr>
              <w:keepNext/>
              <w:spacing w:after="60"/>
              <w:rPr>
                <w:ins w:id="2452" w:author="Wittman, Jacob (CDC/DDNID/NCCDPHP/DDT) (CTR)" w:date="2023-08-15T14:04:00Z"/>
              </w:rPr>
            </w:pPr>
            <w:ins w:id="2453" w:author="Wittman, Jacob (CDC/DDNID/NCCDPHP/DDT) (CTR)" w:date="2023-08-15T14:04:00Z">
              <w:r>
                <w:rPr>
                  <w:rFonts w:ascii="Calibri" w:hAnsi="Calibri"/>
                  <w:sz w:val="20"/>
                </w:rPr>
                <w:t>34.6 (3.1)</w:t>
              </w:r>
            </w:ins>
          </w:p>
        </w:tc>
        <w:tc>
          <w:tcPr>
            <w:tcW w:w="0" w:type="auto"/>
            <w:tcBorders>
              <w:top w:val="single" w:sz="0" w:space="0" w:color="D3D3D3"/>
              <w:left w:val="single" w:sz="0" w:space="0" w:color="D3D3D3"/>
              <w:bottom w:val="single" w:sz="0" w:space="0" w:color="D3D3D3"/>
              <w:right w:val="single" w:sz="0" w:space="0" w:color="D3D3D3"/>
            </w:tcBorders>
          </w:tcPr>
          <w:p w14:paraId="6F5AB75A" w14:textId="77777777" w:rsidR="00524773" w:rsidRDefault="00524773" w:rsidP="00C670FC">
            <w:pPr>
              <w:keepNext/>
              <w:spacing w:after="60"/>
              <w:rPr>
                <w:ins w:id="2454" w:author="Wittman, Jacob (CDC/DDNID/NCCDPHP/DDT) (CTR)" w:date="2023-08-15T14:04:00Z"/>
              </w:rPr>
            </w:pPr>
            <w:ins w:id="2455" w:author="Wittman, Jacob (CDC/DDNID/NCCDPHP/DDT) (CTR)" w:date="2023-08-15T14:04:00Z">
              <w:r>
                <w:rPr>
                  <w:rFonts w:ascii="Calibri" w:hAnsi="Calibri"/>
                  <w:sz w:val="20"/>
                </w:rPr>
                <w:t>38.9 (2.7)</w:t>
              </w:r>
            </w:ins>
          </w:p>
        </w:tc>
        <w:tc>
          <w:tcPr>
            <w:tcW w:w="0" w:type="auto"/>
            <w:tcBorders>
              <w:top w:val="single" w:sz="0" w:space="0" w:color="D3D3D3"/>
              <w:left w:val="single" w:sz="0" w:space="0" w:color="D3D3D3"/>
              <w:bottom w:val="single" w:sz="0" w:space="0" w:color="D3D3D3"/>
              <w:right w:val="single" w:sz="0" w:space="0" w:color="D3D3D3"/>
            </w:tcBorders>
          </w:tcPr>
          <w:p w14:paraId="0638D98E" w14:textId="77777777" w:rsidR="00524773" w:rsidRDefault="00524773" w:rsidP="00C670FC">
            <w:pPr>
              <w:keepNext/>
              <w:spacing w:after="60"/>
              <w:rPr>
                <w:ins w:id="2456" w:author="Wittman, Jacob (CDC/DDNID/NCCDPHP/DDT) (CTR)" w:date="2023-08-15T14:04:00Z"/>
              </w:rPr>
            </w:pPr>
            <w:ins w:id="2457" w:author="Wittman, Jacob (CDC/DDNID/NCCDPHP/DDT) (CTR)" w:date="2023-08-15T14:04:00Z">
              <w:r>
                <w:rPr>
                  <w:rFonts w:ascii="Calibri" w:hAnsi="Calibri"/>
                  <w:sz w:val="20"/>
                </w:rPr>
                <w:t>36.3 (2.9)</w:t>
              </w:r>
            </w:ins>
          </w:p>
        </w:tc>
        <w:tc>
          <w:tcPr>
            <w:tcW w:w="0" w:type="auto"/>
            <w:tcBorders>
              <w:top w:val="single" w:sz="0" w:space="0" w:color="D3D3D3"/>
              <w:left w:val="single" w:sz="0" w:space="0" w:color="D3D3D3"/>
              <w:bottom w:val="single" w:sz="0" w:space="0" w:color="D3D3D3"/>
              <w:right w:val="single" w:sz="0" w:space="0" w:color="D3D3D3"/>
            </w:tcBorders>
          </w:tcPr>
          <w:p w14:paraId="4DFED8C1" w14:textId="77777777" w:rsidR="00524773" w:rsidRDefault="00524773" w:rsidP="00C670FC">
            <w:pPr>
              <w:keepNext/>
              <w:spacing w:after="60"/>
              <w:rPr>
                <w:ins w:id="2458" w:author="Wittman, Jacob (CDC/DDNID/NCCDPHP/DDT) (CTR)" w:date="2023-08-15T14:04:00Z"/>
              </w:rPr>
            </w:pPr>
            <w:ins w:id="2459" w:author="Wittman, Jacob (CDC/DDNID/NCCDPHP/DDT) (CTR)" w:date="2023-08-15T14:04:00Z">
              <w:r>
                <w:rPr>
                  <w:rFonts w:ascii="Calibri" w:hAnsi="Calibri"/>
                  <w:sz w:val="20"/>
                </w:rPr>
                <w:t>37.3 (2.8)</w:t>
              </w:r>
            </w:ins>
          </w:p>
        </w:tc>
        <w:tc>
          <w:tcPr>
            <w:tcW w:w="0" w:type="auto"/>
            <w:tcBorders>
              <w:top w:val="single" w:sz="0" w:space="0" w:color="D3D3D3"/>
              <w:left w:val="single" w:sz="0" w:space="0" w:color="D3D3D3"/>
              <w:bottom w:val="single" w:sz="0" w:space="0" w:color="D3D3D3"/>
              <w:right w:val="single" w:sz="0" w:space="0" w:color="D3D3D3"/>
            </w:tcBorders>
          </w:tcPr>
          <w:p w14:paraId="44CE387C" w14:textId="77777777" w:rsidR="00524773" w:rsidRDefault="00524773" w:rsidP="00C670FC">
            <w:pPr>
              <w:keepNext/>
              <w:spacing w:after="60"/>
              <w:rPr>
                <w:ins w:id="2460" w:author="Wittman, Jacob (CDC/DDNID/NCCDPHP/DDT) (CTR)" w:date="2023-08-15T14:04:00Z"/>
              </w:rPr>
            </w:pPr>
            <w:ins w:id="2461" w:author="Wittman, Jacob (CDC/DDNID/NCCDPHP/DDT) (CTR)" w:date="2023-08-15T14:04:00Z">
              <w:r>
                <w:rPr>
                  <w:rFonts w:ascii="Calibri" w:hAnsi="Calibri"/>
                  <w:sz w:val="20"/>
                </w:rPr>
                <w:t>36.7 (2.7)</w:t>
              </w:r>
            </w:ins>
          </w:p>
        </w:tc>
        <w:tc>
          <w:tcPr>
            <w:tcW w:w="0" w:type="auto"/>
            <w:tcBorders>
              <w:top w:val="single" w:sz="0" w:space="0" w:color="D3D3D3"/>
              <w:left w:val="single" w:sz="0" w:space="0" w:color="D3D3D3"/>
              <w:bottom w:val="single" w:sz="0" w:space="0" w:color="D3D3D3"/>
              <w:right w:val="single" w:sz="0" w:space="0" w:color="D3D3D3"/>
            </w:tcBorders>
          </w:tcPr>
          <w:p w14:paraId="3659B4C1" w14:textId="77777777" w:rsidR="00524773" w:rsidRDefault="00524773" w:rsidP="00C670FC">
            <w:pPr>
              <w:keepNext/>
              <w:spacing w:after="60"/>
              <w:rPr>
                <w:ins w:id="2462" w:author="Wittman, Jacob (CDC/DDNID/NCCDPHP/DDT) (CTR)" w:date="2023-08-15T14:04:00Z"/>
              </w:rPr>
            </w:pPr>
            <w:ins w:id="2463" w:author="Wittman, Jacob (CDC/DDNID/NCCDPHP/DDT) (CTR)" w:date="2023-08-15T14:04:00Z">
              <w:r>
                <w:rPr>
                  <w:rFonts w:ascii="Calibri" w:hAnsi="Calibri"/>
                  <w:sz w:val="20"/>
                </w:rPr>
                <w:t>40.3 (2.6)</w:t>
              </w:r>
            </w:ins>
          </w:p>
        </w:tc>
        <w:tc>
          <w:tcPr>
            <w:tcW w:w="0" w:type="auto"/>
            <w:tcBorders>
              <w:top w:val="single" w:sz="0" w:space="0" w:color="D3D3D3"/>
              <w:left w:val="single" w:sz="0" w:space="0" w:color="D3D3D3"/>
              <w:bottom w:val="single" w:sz="0" w:space="0" w:color="D3D3D3"/>
              <w:right w:val="single" w:sz="0" w:space="0" w:color="D3D3D3"/>
            </w:tcBorders>
          </w:tcPr>
          <w:p w14:paraId="2A78236F" w14:textId="77777777" w:rsidR="00524773" w:rsidRDefault="00524773" w:rsidP="00C670FC">
            <w:pPr>
              <w:keepNext/>
              <w:spacing w:after="60"/>
              <w:rPr>
                <w:ins w:id="2464" w:author="Wittman, Jacob (CDC/DDNID/NCCDPHP/DDT) (CTR)" w:date="2023-08-15T14:04:00Z"/>
              </w:rPr>
            </w:pPr>
            <w:ins w:id="2465" w:author="Wittman, Jacob (CDC/DDNID/NCCDPHP/DDT) (CTR)" w:date="2023-08-15T14:04:00Z">
              <w:r>
                <w:rPr>
                  <w:rFonts w:ascii="Calibri" w:hAnsi="Calibri"/>
                  <w:sz w:val="20"/>
                </w:rPr>
                <w:t>43.6 (3.0)</w:t>
              </w:r>
            </w:ins>
          </w:p>
        </w:tc>
        <w:tc>
          <w:tcPr>
            <w:tcW w:w="0" w:type="auto"/>
            <w:tcBorders>
              <w:top w:val="single" w:sz="0" w:space="0" w:color="D3D3D3"/>
              <w:left w:val="single" w:sz="0" w:space="0" w:color="D3D3D3"/>
              <w:bottom w:val="single" w:sz="0" w:space="0" w:color="D3D3D3"/>
              <w:right w:val="single" w:sz="0" w:space="0" w:color="D3D3D3"/>
            </w:tcBorders>
          </w:tcPr>
          <w:p w14:paraId="5DF43290" w14:textId="77777777" w:rsidR="00524773" w:rsidRDefault="00524773" w:rsidP="00C670FC">
            <w:pPr>
              <w:keepNext/>
              <w:spacing w:after="60"/>
              <w:rPr>
                <w:ins w:id="2466" w:author="Wittman, Jacob (CDC/DDNID/NCCDPHP/DDT) (CTR)" w:date="2023-08-15T14:04:00Z"/>
              </w:rPr>
            </w:pPr>
            <w:ins w:id="2467" w:author="Wittman, Jacob (CDC/DDNID/NCCDPHP/DDT) (CTR)" w:date="2023-08-15T14:04:00Z">
              <w:r>
                <w:rPr>
                  <w:rFonts w:ascii="Calibri" w:hAnsi="Calibri"/>
                  <w:sz w:val="20"/>
                </w:rPr>
                <w:t>44.4 (3.0)</w:t>
              </w:r>
            </w:ins>
          </w:p>
        </w:tc>
        <w:tc>
          <w:tcPr>
            <w:tcW w:w="0" w:type="auto"/>
            <w:tcBorders>
              <w:top w:val="single" w:sz="0" w:space="0" w:color="D3D3D3"/>
              <w:left w:val="single" w:sz="0" w:space="0" w:color="D3D3D3"/>
              <w:bottom w:val="single" w:sz="0" w:space="0" w:color="D3D3D3"/>
              <w:right w:val="single" w:sz="0" w:space="0" w:color="D3D3D3"/>
            </w:tcBorders>
          </w:tcPr>
          <w:p w14:paraId="7C44A4F6" w14:textId="77777777" w:rsidR="00524773" w:rsidRDefault="00524773" w:rsidP="00C670FC">
            <w:pPr>
              <w:keepNext/>
              <w:spacing w:after="60"/>
              <w:rPr>
                <w:ins w:id="2468" w:author="Wittman, Jacob (CDC/DDNID/NCCDPHP/DDT) (CTR)" w:date="2023-08-15T14:04:00Z"/>
              </w:rPr>
            </w:pPr>
            <w:ins w:id="2469" w:author="Wittman, Jacob (CDC/DDNID/NCCDPHP/DDT) (CTR)" w:date="2023-08-15T14:04:00Z">
              <w:r>
                <w:rPr>
                  <w:rFonts w:ascii="Calibri" w:hAnsi="Calibri"/>
                  <w:sz w:val="20"/>
                </w:rPr>
                <w:t>45.7 (3.0)</w:t>
              </w:r>
            </w:ins>
          </w:p>
        </w:tc>
        <w:tc>
          <w:tcPr>
            <w:tcW w:w="0" w:type="auto"/>
            <w:tcBorders>
              <w:top w:val="single" w:sz="0" w:space="0" w:color="D3D3D3"/>
              <w:left w:val="single" w:sz="0" w:space="0" w:color="D3D3D3"/>
              <w:bottom w:val="single" w:sz="0" w:space="0" w:color="D3D3D3"/>
              <w:right w:val="single" w:sz="0" w:space="0" w:color="D3D3D3"/>
            </w:tcBorders>
          </w:tcPr>
          <w:p w14:paraId="70796BB9" w14:textId="77777777" w:rsidR="00524773" w:rsidRDefault="00524773" w:rsidP="00C670FC">
            <w:pPr>
              <w:keepNext/>
              <w:spacing w:after="60"/>
              <w:rPr>
                <w:ins w:id="2470" w:author="Wittman, Jacob (CDC/DDNID/NCCDPHP/DDT) (CTR)" w:date="2023-08-15T14:04:00Z"/>
              </w:rPr>
            </w:pPr>
            <w:ins w:id="2471" w:author="Wittman, Jacob (CDC/DDNID/NCCDPHP/DDT) (CTR)" w:date="2023-08-15T14:04:00Z">
              <w:r>
                <w:rPr>
                  <w:rFonts w:ascii="Calibri" w:hAnsi="Calibri"/>
                  <w:sz w:val="20"/>
                </w:rPr>
                <w:t>41.8 (2.6)</w:t>
              </w:r>
            </w:ins>
          </w:p>
        </w:tc>
        <w:tc>
          <w:tcPr>
            <w:tcW w:w="0" w:type="auto"/>
            <w:tcBorders>
              <w:top w:val="single" w:sz="0" w:space="0" w:color="D3D3D3"/>
              <w:left w:val="single" w:sz="0" w:space="0" w:color="D3D3D3"/>
              <w:bottom w:val="single" w:sz="0" w:space="0" w:color="D3D3D3"/>
              <w:right w:val="single" w:sz="0" w:space="0" w:color="D3D3D3"/>
            </w:tcBorders>
          </w:tcPr>
          <w:p w14:paraId="7D2689DF" w14:textId="77777777" w:rsidR="00524773" w:rsidRDefault="00524773" w:rsidP="00C670FC">
            <w:pPr>
              <w:keepNext/>
              <w:spacing w:after="60"/>
              <w:rPr>
                <w:ins w:id="2472" w:author="Wittman, Jacob (CDC/DDNID/NCCDPHP/DDT) (CTR)" w:date="2023-08-15T14:04:00Z"/>
              </w:rPr>
            </w:pPr>
            <w:ins w:id="2473" w:author="Wittman, Jacob (CDC/DDNID/NCCDPHP/DDT) (CTR)" w:date="2023-08-15T14:04:00Z">
              <w:r>
                <w:rPr>
                  <w:rFonts w:ascii="Calibri" w:hAnsi="Calibri"/>
                  <w:sz w:val="20"/>
                </w:rPr>
                <w:t>47.9 (2.5)</w:t>
              </w:r>
            </w:ins>
          </w:p>
        </w:tc>
        <w:tc>
          <w:tcPr>
            <w:tcW w:w="0" w:type="auto"/>
            <w:tcBorders>
              <w:top w:val="single" w:sz="0" w:space="0" w:color="D3D3D3"/>
              <w:left w:val="single" w:sz="0" w:space="0" w:color="D3D3D3"/>
              <w:bottom w:val="single" w:sz="0" w:space="0" w:color="D3D3D3"/>
              <w:right w:val="single" w:sz="0" w:space="0" w:color="D3D3D3"/>
            </w:tcBorders>
          </w:tcPr>
          <w:p w14:paraId="4A841EFB" w14:textId="77777777" w:rsidR="00524773" w:rsidRDefault="00524773" w:rsidP="00C670FC">
            <w:pPr>
              <w:keepNext/>
              <w:spacing w:after="60"/>
              <w:rPr>
                <w:ins w:id="2474" w:author="Wittman, Jacob (CDC/DDNID/NCCDPHP/DDT) (CTR)" w:date="2023-08-15T14:04:00Z"/>
              </w:rPr>
            </w:pPr>
            <w:ins w:id="2475" w:author="Wittman, Jacob (CDC/DDNID/NCCDPHP/DDT) (CTR)" w:date="2023-08-15T14:04:00Z">
              <w:r>
                <w:rPr>
                  <w:rFonts w:ascii="Calibri" w:hAnsi="Calibri"/>
                  <w:sz w:val="20"/>
                </w:rPr>
                <w:t>50.5 (2.7)</w:t>
              </w:r>
            </w:ins>
          </w:p>
        </w:tc>
        <w:tc>
          <w:tcPr>
            <w:tcW w:w="0" w:type="auto"/>
            <w:tcBorders>
              <w:top w:val="single" w:sz="0" w:space="0" w:color="D3D3D3"/>
              <w:left w:val="single" w:sz="0" w:space="0" w:color="D3D3D3"/>
              <w:bottom w:val="single" w:sz="0" w:space="0" w:color="D3D3D3"/>
              <w:right w:val="single" w:sz="0" w:space="0" w:color="D3D3D3"/>
            </w:tcBorders>
          </w:tcPr>
          <w:p w14:paraId="49A55D79" w14:textId="77777777" w:rsidR="00524773" w:rsidRDefault="00524773" w:rsidP="00C670FC">
            <w:pPr>
              <w:keepNext/>
              <w:spacing w:after="60"/>
              <w:rPr>
                <w:ins w:id="2476" w:author="Wittman, Jacob (CDC/DDNID/NCCDPHP/DDT) (CTR)" w:date="2023-08-15T14:04:00Z"/>
              </w:rPr>
            </w:pPr>
            <w:ins w:id="2477" w:author="Wittman, Jacob (CDC/DDNID/NCCDPHP/DDT) (CTR)" w:date="2023-08-15T14:04:00Z">
              <w:r>
                <w:rPr>
                  <w:rFonts w:ascii="Calibri" w:hAnsi="Calibri"/>
                  <w:sz w:val="20"/>
                </w:rPr>
                <w:t>43.4 (2.6)</w:t>
              </w:r>
            </w:ins>
          </w:p>
        </w:tc>
        <w:tc>
          <w:tcPr>
            <w:tcW w:w="0" w:type="auto"/>
            <w:tcBorders>
              <w:top w:val="single" w:sz="0" w:space="0" w:color="D3D3D3"/>
              <w:left w:val="single" w:sz="0" w:space="0" w:color="D3D3D3"/>
              <w:bottom w:val="single" w:sz="0" w:space="0" w:color="D3D3D3"/>
              <w:right w:val="single" w:sz="0" w:space="0" w:color="D3D3D3"/>
            </w:tcBorders>
          </w:tcPr>
          <w:p w14:paraId="67FFC013" w14:textId="77777777" w:rsidR="00524773" w:rsidRDefault="00524773" w:rsidP="00C670FC">
            <w:pPr>
              <w:keepNext/>
              <w:spacing w:after="60"/>
              <w:rPr>
                <w:ins w:id="2478" w:author="Wittman, Jacob (CDC/DDNID/NCCDPHP/DDT) (CTR)" w:date="2023-08-15T14:04:00Z"/>
              </w:rPr>
            </w:pPr>
            <w:ins w:id="2479" w:author="Wittman, Jacob (CDC/DDNID/NCCDPHP/DDT) (CTR)" w:date="2023-08-15T14:04:00Z">
              <w:r>
                <w:rPr>
                  <w:rFonts w:ascii="Calibri" w:hAnsi="Calibri"/>
                  <w:sz w:val="20"/>
                </w:rPr>
                <w:t>45.8 (15.6, 76.1)</w:t>
              </w:r>
            </w:ins>
          </w:p>
        </w:tc>
        <w:tc>
          <w:tcPr>
            <w:tcW w:w="0" w:type="auto"/>
            <w:tcBorders>
              <w:top w:val="single" w:sz="0" w:space="0" w:color="D3D3D3"/>
              <w:left w:val="single" w:sz="0" w:space="0" w:color="D3D3D3"/>
              <w:bottom w:val="single" w:sz="0" w:space="0" w:color="D3D3D3"/>
              <w:right w:val="single" w:sz="0" w:space="0" w:color="D3D3D3"/>
            </w:tcBorders>
          </w:tcPr>
          <w:p w14:paraId="59787FED" w14:textId="77777777" w:rsidR="00524773" w:rsidRDefault="00524773" w:rsidP="00C670FC">
            <w:pPr>
              <w:keepNext/>
              <w:spacing w:after="60"/>
              <w:rPr>
                <w:ins w:id="248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D09DEE" w14:textId="77777777" w:rsidR="00524773" w:rsidRDefault="00524773" w:rsidP="00C670FC">
            <w:pPr>
              <w:keepNext/>
              <w:spacing w:after="60"/>
              <w:rPr>
                <w:ins w:id="2481" w:author="Wittman, Jacob (CDC/DDNID/NCCDPHP/DDT) (CTR)" w:date="2023-08-15T14:04:00Z"/>
              </w:rPr>
            </w:pPr>
            <w:ins w:id="2482" w:author="Wittman, Jacob (CDC/DDNID/NCCDPHP/DDT) (CTR)" w:date="2023-08-15T14:04:00Z">
              <w:r>
                <w:rPr>
                  <w:rFonts w:ascii="Calibri" w:hAnsi="Calibri"/>
                  <w:sz w:val="20"/>
                </w:rPr>
                <w:t>3.1 (2.1, 4.1)</w:t>
              </w:r>
            </w:ins>
          </w:p>
        </w:tc>
        <w:tc>
          <w:tcPr>
            <w:tcW w:w="0" w:type="auto"/>
            <w:tcBorders>
              <w:top w:val="single" w:sz="0" w:space="0" w:color="D3D3D3"/>
              <w:left w:val="single" w:sz="0" w:space="0" w:color="D3D3D3"/>
              <w:bottom w:val="single" w:sz="0" w:space="0" w:color="D3D3D3"/>
              <w:right w:val="single" w:sz="0" w:space="0" w:color="D3D3D3"/>
            </w:tcBorders>
          </w:tcPr>
          <w:p w14:paraId="2447B6D0" w14:textId="77777777" w:rsidR="00524773" w:rsidRDefault="00524773" w:rsidP="00C670FC">
            <w:pPr>
              <w:keepNext/>
              <w:spacing w:after="60"/>
              <w:rPr>
                <w:ins w:id="2483" w:author="Wittman, Jacob (CDC/DDNID/NCCDPHP/DDT) (CTR)" w:date="2023-08-15T14:04:00Z"/>
              </w:rPr>
            </w:pPr>
            <w:ins w:id="2484" w:author="Wittman, Jacob (CDC/DDNID/NCCDPHP/DDT) (CTR)" w:date="2023-08-15T14:04:00Z">
              <w:r>
                <w:rPr>
                  <w:rFonts w:ascii="Calibri" w:hAnsi="Calibri"/>
                  <w:sz w:val="20"/>
                </w:rPr>
                <w:t>3.1 (2.1, 4.1)</w:t>
              </w:r>
            </w:ins>
          </w:p>
        </w:tc>
      </w:tr>
      <w:tr w:rsidR="00524773" w14:paraId="13C190B5" w14:textId="77777777" w:rsidTr="00C670FC">
        <w:trPr>
          <w:cantSplit/>
          <w:jc w:val="center"/>
          <w:ins w:id="248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2B5EA1" w14:textId="77777777" w:rsidR="00524773" w:rsidRDefault="00524773" w:rsidP="00C670FC">
            <w:pPr>
              <w:keepNext/>
              <w:spacing w:after="60"/>
              <w:rPr>
                <w:ins w:id="2486" w:author="Wittman, Jacob (CDC/DDNID/NCCDPHP/DDT) (CTR)" w:date="2023-08-15T14:04:00Z"/>
              </w:rPr>
            </w:pPr>
            <w:ins w:id="2487"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15DA2055" w14:textId="77777777" w:rsidR="00524773" w:rsidRDefault="00524773" w:rsidP="00C670FC">
            <w:pPr>
              <w:keepNext/>
              <w:spacing w:after="60"/>
              <w:rPr>
                <w:ins w:id="2488" w:author="Wittman, Jacob (CDC/DDNID/NCCDPHP/DDT) (CTR)" w:date="2023-08-15T14:04:00Z"/>
              </w:rPr>
            </w:pPr>
            <w:ins w:id="2489" w:author="Wittman, Jacob (CDC/DDNID/NCCDPHP/DDT) (CTR)" w:date="2023-08-15T14:04:00Z">
              <w:r>
                <w:rPr>
                  <w:rFonts w:ascii="Calibri" w:hAnsi="Calibri"/>
                  <w:sz w:val="20"/>
                </w:rPr>
                <w:t>37.8 (0.9)</w:t>
              </w:r>
            </w:ins>
          </w:p>
        </w:tc>
        <w:tc>
          <w:tcPr>
            <w:tcW w:w="0" w:type="auto"/>
            <w:tcBorders>
              <w:top w:val="single" w:sz="0" w:space="0" w:color="D3D3D3"/>
              <w:left w:val="single" w:sz="0" w:space="0" w:color="D3D3D3"/>
              <w:bottom w:val="single" w:sz="0" w:space="0" w:color="D3D3D3"/>
              <w:right w:val="single" w:sz="0" w:space="0" w:color="D3D3D3"/>
            </w:tcBorders>
          </w:tcPr>
          <w:p w14:paraId="6C17082F" w14:textId="77777777" w:rsidR="00524773" w:rsidRDefault="00524773" w:rsidP="00C670FC">
            <w:pPr>
              <w:keepNext/>
              <w:spacing w:after="60"/>
              <w:rPr>
                <w:ins w:id="2490" w:author="Wittman, Jacob (CDC/DDNID/NCCDPHP/DDT) (CTR)" w:date="2023-08-15T14:04:00Z"/>
              </w:rPr>
            </w:pPr>
            <w:ins w:id="2491" w:author="Wittman, Jacob (CDC/DDNID/NCCDPHP/DDT) (CTR)" w:date="2023-08-15T14:04:00Z">
              <w:r>
                <w:rPr>
                  <w:rFonts w:ascii="Calibri" w:hAnsi="Calibri"/>
                  <w:sz w:val="20"/>
                </w:rPr>
                <w:t>35.8 (3.2)</w:t>
              </w:r>
            </w:ins>
          </w:p>
        </w:tc>
        <w:tc>
          <w:tcPr>
            <w:tcW w:w="0" w:type="auto"/>
            <w:tcBorders>
              <w:top w:val="single" w:sz="0" w:space="0" w:color="D3D3D3"/>
              <w:left w:val="single" w:sz="0" w:space="0" w:color="D3D3D3"/>
              <w:bottom w:val="single" w:sz="0" w:space="0" w:color="D3D3D3"/>
              <w:right w:val="single" w:sz="0" w:space="0" w:color="D3D3D3"/>
            </w:tcBorders>
          </w:tcPr>
          <w:p w14:paraId="4AA1F2D4" w14:textId="77777777" w:rsidR="00524773" w:rsidRDefault="00524773" w:rsidP="00C670FC">
            <w:pPr>
              <w:keepNext/>
              <w:spacing w:after="60"/>
              <w:rPr>
                <w:ins w:id="2492" w:author="Wittman, Jacob (CDC/DDNID/NCCDPHP/DDT) (CTR)" w:date="2023-08-15T14:04:00Z"/>
              </w:rPr>
            </w:pPr>
            <w:ins w:id="2493" w:author="Wittman, Jacob (CDC/DDNID/NCCDPHP/DDT) (CTR)" w:date="2023-08-15T14:04:00Z">
              <w:r>
                <w:rPr>
                  <w:rFonts w:ascii="Calibri" w:hAnsi="Calibri"/>
                  <w:sz w:val="20"/>
                </w:rPr>
                <w:t>37.9 (3.1)</w:t>
              </w:r>
            </w:ins>
          </w:p>
        </w:tc>
        <w:tc>
          <w:tcPr>
            <w:tcW w:w="0" w:type="auto"/>
            <w:tcBorders>
              <w:top w:val="single" w:sz="0" w:space="0" w:color="D3D3D3"/>
              <w:left w:val="single" w:sz="0" w:space="0" w:color="D3D3D3"/>
              <w:bottom w:val="single" w:sz="0" w:space="0" w:color="D3D3D3"/>
              <w:right w:val="single" w:sz="0" w:space="0" w:color="D3D3D3"/>
            </w:tcBorders>
          </w:tcPr>
          <w:p w14:paraId="41ED7D51" w14:textId="77777777" w:rsidR="00524773" w:rsidRDefault="00524773" w:rsidP="00C670FC">
            <w:pPr>
              <w:keepNext/>
              <w:spacing w:after="60"/>
              <w:rPr>
                <w:ins w:id="2494" w:author="Wittman, Jacob (CDC/DDNID/NCCDPHP/DDT) (CTR)" w:date="2023-08-15T14:04:00Z"/>
              </w:rPr>
            </w:pPr>
            <w:ins w:id="2495" w:author="Wittman, Jacob (CDC/DDNID/NCCDPHP/DDT) (CTR)" w:date="2023-08-15T14:04:00Z">
              <w:r>
                <w:rPr>
                  <w:rFonts w:ascii="Calibri" w:hAnsi="Calibri"/>
                  <w:sz w:val="20"/>
                </w:rPr>
                <w:t>36.0 (3.3)</w:t>
              </w:r>
            </w:ins>
          </w:p>
        </w:tc>
        <w:tc>
          <w:tcPr>
            <w:tcW w:w="0" w:type="auto"/>
            <w:tcBorders>
              <w:top w:val="single" w:sz="0" w:space="0" w:color="D3D3D3"/>
              <w:left w:val="single" w:sz="0" w:space="0" w:color="D3D3D3"/>
              <w:bottom w:val="single" w:sz="0" w:space="0" w:color="D3D3D3"/>
              <w:right w:val="single" w:sz="0" w:space="0" w:color="D3D3D3"/>
            </w:tcBorders>
          </w:tcPr>
          <w:p w14:paraId="4EED5F25" w14:textId="77777777" w:rsidR="00524773" w:rsidRDefault="00524773" w:rsidP="00C670FC">
            <w:pPr>
              <w:keepNext/>
              <w:spacing w:after="60"/>
              <w:rPr>
                <w:ins w:id="2496" w:author="Wittman, Jacob (CDC/DDNID/NCCDPHP/DDT) (CTR)" w:date="2023-08-15T14:04:00Z"/>
              </w:rPr>
            </w:pPr>
            <w:ins w:id="2497" w:author="Wittman, Jacob (CDC/DDNID/NCCDPHP/DDT) (CTR)" w:date="2023-08-15T14:04:00Z">
              <w:r>
                <w:rPr>
                  <w:rFonts w:ascii="Calibri" w:hAnsi="Calibri"/>
                  <w:sz w:val="20"/>
                </w:rPr>
                <w:t>38.4 (2.9)</w:t>
              </w:r>
            </w:ins>
          </w:p>
        </w:tc>
        <w:tc>
          <w:tcPr>
            <w:tcW w:w="0" w:type="auto"/>
            <w:tcBorders>
              <w:top w:val="single" w:sz="0" w:space="0" w:color="D3D3D3"/>
              <w:left w:val="single" w:sz="0" w:space="0" w:color="D3D3D3"/>
              <w:bottom w:val="single" w:sz="0" w:space="0" w:color="D3D3D3"/>
              <w:right w:val="single" w:sz="0" w:space="0" w:color="D3D3D3"/>
            </w:tcBorders>
          </w:tcPr>
          <w:p w14:paraId="0367FCAA" w14:textId="77777777" w:rsidR="00524773" w:rsidRDefault="00524773" w:rsidP="00C670FC">
            <w:pPr>
              <w:keepNext/>
              <w:spacing w:after="60"/>
              <w:rPr>
                <w:ins w:id="2498" w:author="Wittman, Jacob (CDC/DDNID/NCCDPHP/DDT) (CTR)" w:date="2023-08-15T14:04:00Z"/>
              </w:rPr>
            </w:pPr>
            <w:ins w:id="2499" w:author="Wittman, Jacob (CDC/DDNID/NCCDPHP/DDT) (CTR)" w:date="2023-08-15T14:04:00Z">
              <w:r>
                <w:rPr>
                  <w:rFonts w:ascii="Calibri" w:hAnsi="Calibri"/>
                  <w:sz w:val="20"/>
                </w:rPr>
                <w:t>34.1 (3.1)</w:t>
              </w:r>
            </w:ins>
          </w:p>
        </w:tc>
        <w:tc>
          <w:tcPr>
            <w:tcW w:w="0" w:type="auto"/>
            <w:tcBorders>
              <w:top w:val="single" w:sz="0" w:space="0" w:color="D3D3D3"/>
              <w:left w:val="single" w:sz="0" w:space="0" w:color="D3D3D3"/>
              <w:bottom w:val="single" w:sz="0" w:space="0" w:color="D3D3D3"/>
              <w:right w:val="single" w:sz="0" w:space="0" w:color="D3D3D3"/>
            </w:tcBorders>
          </w:tcPr>
          <w:p w14:paraId="4754C0A7" w14:textId="77777777" w:rsidR="00524773" w:rsidRDefault="00524773" w:rsidP="00C670FC">
            <w:pPr>
              <w:keepNext/>
              <w:spacing w:after="60"/>
              <w:rPr>
                <w:ins w:id="2500" w:author="Wittman, Jacob (CDC/DDNID/NCCDPHP/DDT) (CTR)" w:date="2023-08-15T14:04:00Z"/>
              </w:rPr>
            </w:pPr>
            <w:ins w:id="2501" w:author="Wittman, Jacob (CDC/DDNID/NCCDPHP/DDT) (CTR)" w:date="2023-08-15T14:04:00Z">
              <w:r>
                <w:rPr>
                  <w:rFonts w:ascii="Calibri" w:hAnsi="Calibri"/>
                  <w:sz w:val="20"/>
                </w:rPr>
                <w:t>35.0 (3.7)</w:t>
              </w:r>
            </w:ins>
          </w:p>
        </w:tc>
        <w:tc>
          <w:tcPr>
            <w:tcW w:w="0" w:type="auto"/>
            <w:tcBorders>
              <w:top w:val="single" w:sz="0" w:space="0" w:color="D3D3D3"/>
              <w:left w:val="single" w:sz="0" w:space="0" w:color="D3D3D3"/>
              <w:bottom w:val="single" w:sz="0" w:space="0" w:color="D3D3D3"/>
              <w:right w:val="single" w:sz="0" w:space="0" w:color="D3D3D3"/>
            </w:tcBorders>
          </w:tcPr>
          <w:p w14:paraId="196F97AB" w14:textId="77777777" w:rsidR="00524773" w:rsidRDefault="00524773" w:rsidP="00C670FC">
            <w:pPr>
              <w:keepNext/>
              <w:spacing w:after="60"/>
              <w:rPr>
                <w:ins w:id="2502" w:author="Wittman, Jacob (CDC/DDNID/NCCDPHP/DDT) (CTR)" w:date="2023-08-15T14:04:00Z"/>
              </w:rPr>
            </w:pPr>
            <w:ins w:id="2503" w:author="Wittman, Jacob (CDC/DDNID/NCCDPHP/DDT) (CTR)" w:date="2023-08-15T14:04:00Z">
              <w:r>
                <w:rPr>
                  <w:rFonts w:ascii="Calibri" w:hAnsi="Calibri"/>
                  <w:sz w:val="20"/>
                </w:rPr>
                <w:t>35.8 (3.6)</w:t>
              </w:r>
            </w:ins>
          </w:p>
        </w:tc>
        <w:tc>
          <w:tcPr>
            <w:tcW w:w="0" w:type="auto"/>
            <w:tcBorders>
              <w:top w:val="single" w:sz="0" w:space="0" w:color="D3D3D3"/>
              <w:left w:val="single" w:sz="0" w:space="0" w:color="D3D3D3"/>
              <w:bottom w:val="single" w:sz="0" w:space="0" w:color="D3D3D3"/>
              <w:right w:val="single" w:sz="0" w:space="0" w:color="D3D3D3"/>
            </w:tcBorders>
          </w:tcPr>
          <w:p w14:paraId="691A3C28" w14:textId="77777777" w:rsidR="00524773" w:rsidRDefault="00524773" w:rsidP="00C670FC">
            <w:pPr>
              <w:keepNext/>
              <w:spacing w:after="60"/>
              <w:rPr>
                <w:ins w:id="2504" w:author="Wittman, Jacob (CDC/DDNID/NCCDPHP/DDT) (CTR)" w:date="2023-08-15T14:04:00Z"/>
              </w:rPr>
            </w:pPr>
            <w:ins w:id="2505" w:author="Wittman, Jacob (CDC/DDNID/NCCDPHP/DDT) (CTR)" w:date="2023-08-15T14:04:00Z">
              <w:r>
                <w:rPr>
                  <w:rFonts w:ascii="Calibri" w:hAnsi="Calibri"/>
                  <w:sz w:val="20"/>
                </w:rPr>
                <w:t>39.1 (3.1)</w:t>
              </w:r>
            </w:ins>
          </w:p>
        </w:tc>
        <w:tc>
          <w:tcPr>
            <w:tcW w:w="0" w:type="auto"/>
            <w:tcBorders>
              <w:top w:val="single" w:sz="0" w:space="0" w:color="D3D3D3"/>
              <w:left w:val="single" w:sz="0" w:space="0" w:color="D3D3D3"/>
              <w:bottom w:val="single" w:sz="0" w:space="0" w:color="D3D3D3"/>
              <w:right w:val="single" w:sz="0" w:space="0" w:color="D3D3D3"/>
            </w:tcBorders>
          </w:tcPr>
          <w:p w14:paraId="2E82BDD9" w14:textId="77777777" w:rsidR="00524773" w:rsidRDefault="00524773" w:rsidP="00C670FC">
            <w:pPr>
              <w:keepNext/>
              <w:spacing w:after="60"/>
              <w:rPr>
                <w:ins w:id="2506" w:author="Wittman, Jacob (CDC/DDNID/NCCDPHP/DDT) (CTR)" w:date="2023-08-15T14:04:00Z"/>
              </w:rPr>
            </w:pPr>
            <w:ins w:id="2507" w:author="Wittman, Jacob (CDC/DDNID/NCCDPHP/DDT) (CTR)" w:date="2023-08-15T14:04:00Z">
              <w:r>
                <w:rPr>
                  <w:rFonts w:ascii="Calibri" w:hAnsi="Calibri"/>
                  <w:sz w:val="20"/>
                </w:rPr>
                <w:t>35.3 (3.0)</w:t>
              </w:r>
            </w:ins>
          </w:p>
        </w:tc>
        <w:tc>
          <w:tcPr>
            <w:tcW w:w="0" w:type="auto"/>
            <w:tcBorders>
              <w:top w:val="single" w:sz="0" w:space="0" w:color="D3D3D3"/>
              <w:left w:val="single" w:sz="0" w:space="0" w:color="D3D3D3"/>
              <w:bottom w:val="single" w:sz="0" w:space="0" w:color="D3D3D3"/>
              <w:right w:val="single" w:sz="0" w:space="0" w:color="D3D3D3"/>
            </w:tcBorders>
          </w:tcPr>
          <w:p w14:paraId="68B9F636" w14:textId="77777777" w:rsidR="00524773" w:rsidRDefault="00524773" w:rsidP="00C670FC">
            <w:pPr>
              <w:keepNext/>
              <w:spacing w:after="60"/>
              <w:rPr>
                <w:ins w:id="2508" w:author="Wittman, Jacob (CDC/DDNID/NCCDPHP/DDT) (CTR)" w:date="2023-08-15T14:04:00Z"/>
              </w:rPr>
            </w:pPr>
            <w:ins w:id="2509" w:author="Wittman, Jacob (CDC/DDNID/NCCDPHP/DDT) (CTR)" w:date="2023-08-15T14:04:00Z">
              <w:r>
                <w:rPr>
                  <w:rFonts w:ascii="Calibri" w:hAnsi="Calibri"/>
                  <w:sz w:val="20"/>
                </w:rPr>
                <w:t>38.6 (2.9)</w:t>
              </w:r>
            </w:ins>
          </w:p>
        </w:tc>
        <w:tc>
          <w:tcPr>
            <w:tcW w:w="0" w:type="auto"/>
            <w:tcBorders>
              <w:top w:val="single" w:sz="0" w:space="0" w:color="D3D3D3"/>
              <w:left w:val="single" w:sz="0" w:space="0" w:color="D3D3D3"/>
              <w:bottom w:val="single" w:sz="0" w:space="0" w:color="D3D3D3"/>
              <w:right w:val="single" w:sz="0" w:space="0" w:color="D3D3D3"/>
            </w:tcBorders>
          </w:tcPr>
          <w:p w14:paraId="4127614A" w14:textId="77777777" w:rsidR="00524773" w:rsidRDefault="00524773" w:rsidP="00C670FC">
            <w:pPr>
              <w:keepNext/>
              <w:spacing w:after="60"/>
              <w:rPr>
                <w:ins w:id="2510" w:author="Wittman, Jacob (CDC/DDNID/NCCDPHP/DDT) (CTR)" w:date="2023-08-15T14:04:00Z"/>
              </w:rPr>
            </w:pPr>
            <w:ins w:id="2511" w:author="Wittman, Jacob (CDC/DDNID/NCCDPHP/DDT) (CTR)" w:date="2023-08-15T14:04:00Z">
              <w:r>
                <w:rPr>
                  <w:rFonts w:ascii="Calibri" w:hAnsi="Calibri"/>
                  <w:sz w:val="20"/>
                </w:rPr>
                <w:t>43.3 (2.7)</w:t>
              </w:r>
            </w:ins>
          </w:p>
        </w:tc>
        <w:tc>
          <w:tcPr>
            <w:tcW w:w="0" w:type="auto"/>
            <w:tcBorders>
              <w:top w:val="single" w:sz="0" w:space="0" w:color="D3D3D3"/>
              <w:left w:val="single" w:sz="0" w:space="0" w:color="D3D3D3"/>
              <w:bottom w:val="single" w:sz="0" w:space="0" w:color="D3D3D3"/>
              <w:right w:val="single" w:sz="0" w:space="0" w:color="D3D3D3"/>
            </w:tcBorders>
          </w:tcPr>
          <w:p w14:paraId="1ECC2E66" w14:textId="77777777" w:rsidR="00524773" w:rsidRDefault="00524773" w:rsidP="00C670FC">
            <w:pPr>
              <w:keepNext/>
              <w:spacing w:after="60"/>
              <w:rPr>
                <w:ins w:id="2512" w:author="Wittman, Jacob (CDC/DDNID/NCCDPHP/DDT) (CTR)" w:date="2023-08-15T14:04:00Z"/>
              </w:rPr>
            </w:pPr>
            <w:ins w:id="2513" w:author="Wittman, Jacob (CDC/DDNID/NCCDPHP/DDT) (CTR)" w:date="2023-08-15T14:04:00Z">
              <w:r>
                <w:rPr>
                  <w:rFonts w:ascii="Calibri" w:hAnsi="Calibri"/>
                  <w:sz w:val="20"/>
                </w:rPr>
                <w:t>44.2 (3.2)</w:t>
              </w:r>
            </w:ins>
          </w:p>
        </w:tc>
        <w:tc>
          <w:tcPr>
            <w:tcW w:w="0" w:type="auto"/>
            <w:tcBorders>
              <w:top w:val="single" w:sz="0" w:space="0" w:color="D3D3D3"/>
              <w:left w:val="single" w:sz="0" w:space="0" w:color="D3D3D3"/>
              <w:bottom w:val="single" w:sz="0" w:space="0" w:color="D3D3D3"/>
              <w:right w:val="single" w:sz="0" w:space="0" w:color="D3D3D3"/>
            </w:tcBorders>
          </w:tcPr>
          <w:p w14:paraId="1A1CC2B8" w14:textId="77777777" w:rsidR="00524773" w:rsidRDefault="00524773" w:rsidP="00C670FC">
            <w:pPr>
              <w:keepNext/>
              <w:spacing w:after="60"/>
              <w:rPr>
                <w:ins w:id="2514" w:author="Wittman, Jacob (CDC/DDNID/NCCDPHP/DDT) (CTR)" w:date="2023-08-15T14:04:00Z"/>
              </w:rPr>
            </w:pPr>
            <w:ins w:id="2515" w:author="Wittman, Jacob (CDC/DDNID/NCCDPHP/DDT) (CTR)" w:date="2023-08-15T14:04:00Z">
              <w:r>
                <w:rPr>
                  <w:rFonts w:ascii="Calibri" w:hAnsi="Calibri"/>
                  <w:sz w:val="20"/>
                </w:rPr>
                <w:t>39.3 (3.4)</w:t>
              </w:r>
            </w:ins>
          </w:p>
        </w:tc>
        <w:tc>
          <w:tcPr>
            <w:tcW w:w="0" w:type="auto"/>
            <w:tcBorders>
              <w:top w:val="single" w:sz="0" w:space="0" w:color="D3D3D3"/>
              <w:left w:val="single" w:sz="0" w:space="0" w:color="D3D3D3"/>
              <w:bottom w:val="single" w:sz="0" w:space="0" w:color="D3D3D3"/>
              <w:right w:val="single" w:sz="0" w:space="0" w:color="D3D3D3"/>
            </w:tcBorders>
          </w:tcPr>
          <w:p w14:paraId="5C66C124" w14:textId="77777777" w:rsidR="00524773" w:rsidRDefault="00524773" w:rsidP="00C670FC">
            <w:pPr>
              <w:keepNext/>
              <w:spacing w:after="60"/>
              <w:rPr>
                <w:ins w:id="2516" w:author="Wittman, Jacob (CDC/DDNID/NCCDPHP/DDT) (CTR)" w:date="2023-08-15T14:04:00Z"/>
              </w:rPr>
            </w:pPr>
            <w:ins w:id="2517" w:author="Wittman, Jacob (CDC/DDNID/NCCDPHP/DDT) (CTR)" w:date="2023-08-15T14:04:00Z">
              <w:r>
                <w:rPr>
                  <w:rFonts w:ascii="Calibri" w:hAnsi="Calibri"/>
                  <w:sz w:val="20"/>
                </w:rPr>
                <w:t>23.3 (-4.3, 50.9)</w:t>
              </w:r>
            </w:ins>
          </w:p>
        </w:tc>
        <w:tc>
          <w:tcPr>
            <w:tcW w:w="0" w:type="auto"/>
            <w:tcBorders>
              <w:top w:val="single" w:sz="0" w:space="0" w:color="D3D3D3"/>
              <w:left w:val="single" w:sz="0" w:space="0" w:color="D3D3D3"/>
              <w:bottom w:val="single" w:sz="0" w:space="0" w:color="D3D3D3"/>
              <w:right w:val="single" w:sz="0" w:space="0" w:color="D3D3D3"/>
            </w:tcBorders>
          </w:tcPr>
          <w:p w14:paraId="6D0C7A09" w14:textId="77777777" w:rsidR="00524773" w:rsidRDefault="00524773" w:rsidP="00C670FC">
            <w:pPr>
              <w:keepNext/>
              <w:spacing w:after="60"/>
              <w:rPr>
                <w:ins w:id="251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2B2A40F" w14:textId="77777777" w:rsidR="00524773" w:rsidRDefault="00524773" w:rsidP="00C670FC">
            <w:pPr>
              <w:keepNext/>
              <w:spacing w:after="60"/>
              <w:rPr>
                <w:ins w:id="2519" w:author="Wittman, Jacob (CDC/DDNID/NCCDPHP/DDT) (CTR)" w:date="2023-08-15T14:04:00Z"/>
              </w:rPr>
            </w:pPr>
            <w:ins w:id="2520" w:author="Wittman, Jacob (CDC/DDNID/NCCDPHP/DDT) (CTR)" w:date="2023-08-15T14:04:00Z">
              <w:r>
                <w:rPr>
                  <w:rFonts w:ascii="Calibri" w:hAnsi="Calibri"/>
                  <w:sz w:val="20"/>
                </w:rPr>
                <w:t>1.4 (0.1, 2.7)</w:t>
              </w:r>
            </w:ins>
          </w:p>
        </w:tc>
        <w:tc>
          <w:tcPr>
            <w:tcW w:w="0" w:type="auto"/>
            <w:tcBorders>
              <w:top w:val="single" w:sz="0" w:space="0" w:color="D3D3D3"/>
              <w:left w:val="single" w:sz="0" w:space="0" w:color="D3D3D3"/>
              <w:bottom w:val="single" w:sz="0" w:space="0" w:color="D3D3D3"/>
              <w:right w:val="single" w:sz="0" w:space="0" w:color="D3D3D3"/>
            </w:tcBorders>
          </w:tcPr>
          <w:p w14:paraId="6A4C7F6E" w14:textId="77777777" w:rsidR="00524773" w:rsidRDefault="00524773" w:rsidP="00C670FC">
            <w:pPr>
              <w:keepNext/>
              <w:spacing w:after="60"/>
              <w:rPr>
                <w:ins w:id="2521" w:author="Wittman, Jacob (CDC/DDNID/NCCDPHP/DDT) (CTR)" w:date="2023-08-15T14:04:00Z"/>
              </w:rPr>
            </w:pPr>
            <w:ins w:id="2522" w:author="Wittman, Jacob (CDC/DDNID/NCCDPHP/DDT) (CTR)" w:date="2023-08-15T14:04:00Z">
              <w:r>
                <w:rPr>
                  <w:rFonts w:ascii="Calibri" w:hAnsi="Calibri"/>
                  <w:sz w:val="20"/>
                </w:rPr>
                <w:t>1.4 (0.1, 2.7)</w:t>
              </w:r>
            </w:ins>
          </w:p>
        </w:tc>
      </w:tr>
      <w:tr w:rsidR="00524773" w14:paraId="13624A51" w14:textId="77777777" w:rsidTr="00C670FC">
        <w:trPr>
          <w:cantSplit/>
          <w:jc w:val="center"/>
          <w:ins w:id="252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3D918E5" w14:textId="77777777" w:rsidR="00524773" w:rsidRDefault="00524773" w:rsidP="00C670FC">
            <w:pPr>
              <w:keepNext/>
              <w:spacing w:after="60"/>
              <w:rPr>
                <w:ins w:id="2524" w:author="Wittman, Jacob (CDC/DDNID/NCCDPHP/DDT) (CTR)" w:date="2023-08-15T14:04:00Z"/>
              </w:rPr>
            </w:pPr>
            <w:ins w:id="2525"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3A9CB1F4" w14:textId="77777777" w:rsidR="00524773" w:rsidRDefault="00524773" w:rsidP="00C670FC">
            <w:pPr>
              <w:keepNext/>
              <w:spacing w:after="60"/>
              <w:rPr>
                <w:ins w:id="2526" w:author="Wittman, Jacob (CDC/DDNID/NCCDPHP/DDT) (CTR)" w:date="2023-08-15T14:04:00Z"/>
              </w:rPr>
            </w:pPr>
            <w:ins w:id="2527" w:author="Wittman, Jacob (CDC/DDNID/NCCDPHP/DDT) (CTR)" w:date="2023-08-15T14:04:00Z">
              <w:r>
                <w:rPr>
                  <w:rFonts w:ascii="Calibri" w:hAnsi="Calibri"/>
                  <w:sz w:val="20"/>
                </w:rPr>
                <w:t>24.3 (1.3)</w:t>
              </w:r>
            </w:ins>
          </w:p>
        </w:tc>
        <w:tc>
          <w:tcPr>
            <w:tcW w:w="0" w:type="auto"/>
            <w:tcBorders>
              <w:top w:val="single" w:sz="0" w:space="0" w:color="D3D3D3"/>
              <w:left w:val="single" w:sz="0" w:space="0" w:color="D3D3D3"/>
              <w:bottom w:val="single" w:sz="0" w:space="0" w:color="D3D3D3"/>
              <w:right w:val="single" w:sz="0" w:space="0" w:color="D3D3D3"/>
            </w:tcBorders>
          </w:tcPr>
          <w:p w14:paraId="2863B04A" w14:textId="77777777" w:rsidR="00524773" w:rsidRDefault="00524773" w:rsidP="00C670FC">
            <w:pPr>
              <w:keepNext/>
              <w:spacing w:after="60"/>
              <w:rPr>
                <w:ins w:id="2528" w:author="Wittman, Jacob (CDC/DDNID/NCCDPHP/DDT) (CTR)" w:date="2023-08-15T14:04:00Z"/>
              </w:rPr>
            </w:pPr>
            <w:ins w:id="2529" w:author="Wittman, Jacob (CDC/DDNID/NCCDPHP/DDT) (CTR)" w:date="2023-08-15T14:04:00Z">
              <w:r>
                <w:rPr>
                  <w:rFonts w:ascii="Calibri" w:hAnsi="Calibri"/>
                  <w:sz w:val="20"/>
                </w:rPr>
                <w:t>22.7 (3.2)</w:t>
              </w:r>
            </w:ins>
          </w:p>
        </w:tc>
        <w:tc>
          <w:tcPr>
            <w:tcW w:w="0" w:type="auto"/>
            <w:tcBorders>
              <w:top w:val="single" w:sz="0" w:space="0" w:color="D3D3D3"/>
              <w:left w:val="single" w:sz="0" w:space="0" w:color="D3D3D3"/>
              <w:bottom w:val="single" w:sz="0" w:space="0" w:color="D3D3D3"/>
              <w:right w:val="single" w:sz="0" w:space="0" w:color="D3D3D3"/>
            </w:tcBorders>
          </w:tcPr>
          <w:p w14:paraId="136EC7C6" w14:textId="77777777" w:rsidR="00524773" w:rsidRDefault="00524773" w:rsidP="00C670FC">
            <w:pPr>
              <w:keepNext/>
              <w:spacing w:after="60"/>
              <w:rPr>
                <w:ins w:id="2530" w:author="Wittman, Jacob (CDC/DDNID/NCCDPHP/DDT) (CTR)" w:date="2023-08-15T14:04:00Z"/>
              </w:rPr>
            </w:pPr>
            <w:ins w:id="2531" w:author="Wittman, Jacob (CDC/DDNID/NCCDPHP/DDT) (CTR)" w:date="2023-08-15T14:04:00Z">
              <w:r>
                <w:rPr>
                  <w:rFonts w:ascii="Calibri" w:hAnsi="Calibri"/>
                  <w:sz w:val="20"/>
                </w:rPr>
                <w:t>21.1 (2.7)</w:t>
              </w:r>
            </w:ins>
          </w:p>
        </w:tc>
        <w:tc>
          <w:tcPr>
            <w:tcW w:w="0" w:type="auto"/>
            <w:tcBorders>
              <w:top w:val="single" w:sz="0" w:space="0" w:color="D3D3D3"/>
              <w:left w:val="single" w:sz="0" w:space="0" w:color="D3D3D3"/>
              <w:bottom w:val="single" w:sz="0" w:space="0" w:color="D3D3D3"/>
              <w:right w:val="single" w:sz="0" w:space="0" w:color="D3D3D3"/>
            </w:tcBorders>
          </w:tcPr>
          <w:p w14:paraId="1BF2B5F2" w14:textId="77777777" w:rsidR="00524773" w:rsidRDefault="00524773" w:rsidP="00C670FC">
            <w:pPr>
              <w:keepNext/>
              <w:spacing w:after="60"/>
              <w:rPr>
                <w:ins w:id="2532" w:author="Wittman, Jacob (CDC/DDNID/NCCDPHP/DDT) (CTR)" w:date="2023-08-15T14:04:00Z"/>
              </w:rPr>
            </w:pPr>
            <w:ins w:id="2533" w:author="Wittman, Jacob (CDC/DDNID/NCCDPHP/DDT) (CTR)" w:date="2023-08-15T14:04:00Z">
              <w:r>
                <w:rPr>
                  <w:rFonts w:ascii="Calibri" w:hAnsi="Calibri"/>
                  <w:sz w:val="20"/>
                </w:rPr>
                <w:t>17.1 (2.8)</w:t>
              </w:r>
            </w:ins>
          </w:p>
        </w:tc>
        <w:tc>
          <w:tcPr>
            <w:tcW w:w="0" w:type="auto"/>
            <w:tcBorders>
              <w:top w:val="single" w:sz="0" w:space="0" w:color="D3D3D3"/>
              <w:left w:val="single" w:sz="0" w:space="0" w:color="D3D3D3"/>
              <w:bottom w:val="single" w:sz="0" w:space="0" w:color="D3D3D3"/>
              <w:right w:val="single" w:sz="0" w:space="0" w:color="D3D3D3"/>
            </w:tcBorders>
          </w:tcPr>
          <w:p w14:paraId="493AD589" w14:textId="77777777" w:rsidR="00524773" w:rsidRDefault="00524773" w:rsidP="00C670FC">
            <w:pPr>
              <w:keepNext/>
              <w:spacing w:after="60"/>
              <w:rPr>
                <w:ins w:id="2534" w:author="Wittman, Jacob (CDC/DDNID/NCCDPHP/DDT) (CTR)" w:date="2023-08-15T14:04:00Z"/>
              </w:rPr>
            </w:pPr>
            <w:ins w:id="2535" w:author="Wittman, Jacob (CDC/DDNID/NCCDPHP/DDT) (CTR)" w:date="2023-08-15T14:04:00Z">
              <w:r>
                <w:rPr>
                  <w:rFonts w:ascii="Calibri" w:hAnsi="Calibri"/>
                  <w:sz w:val="20"/>
                </w:rPr>
                <w:t>29.9 (4.0)</w:t>
              </w:r>
            </w:ins>
          </w:p>
        </w:tc>
        <w:tc>
          <w:tcPr>
            <w:tcW w:w="0" w:type="auto"/>
            <w:tcBorders>
              <w:top w:val="single" w:sz="0" w:space="0" w:color="D3D3D3"/>
              <w:left w:val="single" w:sz="0" w:space="0" w:color="D3D3D3"/>
              <w:bottom w:val="single" w:sz="0" w:space="0" w:color="D3D3D3"/>
              <w:right w:val="single" w:sz="0" w:space="0" w:color="D3D3D3"/>
            </w:tcBorders>
          </w:tcPr>
          <w:p w14:paraId="711ED3B1" w14:textId="77777777" w:rsidR="00524773" w:rsidRDefault="00524773" w:rsidP="00C670FC">
            <w:pPr>
              <w:keepNext/>
              <w:spacing w:after="60"/>
              <w:rPr>
                <w:ins w:id="2536" w:author="Wittman, Jacob (CDC/DDNID/NCCDPHP/DDT) (CTR)" w:date="2023-08-15T14:04:00Z"/>
              </w:rPr>
            </w:pPr>
            <w:ins w:id="2537" w:author="Wittman, Jacob (CDC/DDNID/NCCDPHP/DDT) (CTR)" w:date="2023-08-15T14:04:00Z">
              <w:r>
                <w:rPr>
                  <w:rFonts w:ascii="Calibri" w:hAnsi="Calibri"/>
                  <w:sz w:val="20"/>
                </w:rPr>
                <w:t>29.4 (5.2)</w:t>
              </w:r>
            </w:ins>
          </w:p>
        </w:tc>
        <w:tc>
          <w:tcPr>
            <w:tcW w:w="0" w:type="auto"/>
            <w:tcBorders>
              <w:top w:val="single" w:sz="0" w:space="0" w:color="D3D3D3"/>
              <w:left w:val="single" w:sz="0" w:space="0" w:color="D3D3D3"/>
              <w:bottom w:val="single" w:sz="0" w:space="0" w:color="D3D3D3"/>
              <w:right w:val="single" w:sz="0" w:space="0" w:color="D3D3D3"/>
            </w:tcBorders>
          </w:tcPr>
          <w:p w14:paraId="46AC0EDB" w14:textId="77777777" w:rsidR="00524773" w:rsidRDefault="00524773" w:rsidP="00C670FC">
            <w:pPr>
              <w:keepNext/>
              <w:spacing w:after="60"/>
              <w:rPr>
                <w:ins w:id="2538" w:author="Wittman, Jacob (CDC/DDNID/NCCDPHP/DDT) (CTR)" w:date="2023-08-15T14:04:00Z"/>
              </w:rPr>
            </w:pPr>
            <w:ins w:id="2539" w:author="Wittman, Jacob (CDC/DDNID/NCCDPHP/DDT) (CTR)" w:date="2023-08-15T14:04:00Z">
              <w:r>
                <w:rPr>
                  <w:rFonts w:ascii="Calibri" w:hAnsi="Calibri"/>
                  <w:sz w:val="20"/>
                </w:rPr>
                <w:t>19.5 (2.6)</w:t>
              </w:r>
            </w:ins>
          </w:p>
        </w:tc>
        <w:tc>
          <w:tcPr>
            <w:tcW w:w="0" w:type="auto"/>
            <w:tcBorders>
              <w:top w:val="single" w:sz="0" w:space="0" w:color="D3D3D3"/>
              <w:left w:val="single" w:sz="0" w:space="0" w:color="D3D3D3"/>
              <w:bottom w:val="single" w:sz="0" w:space="0" w:color="D3D3D3"/>
              <w:right w:val="single" w:sz="0" w:space="0" w:color="D3D3D3"/>
            </w:tcBorders>
          </w:tcPr>
          <w:p w14:paraId="51C2D494" w14:textId="77777777" w:rsidR="00524773" w:rsidRDefault="00524773" w:rsidP="00C670FC">
            <w:pPr>
              <w:keepNext/>
              <w:spacing w:after="60"/>
              <w:rPr>
                <w:ins w:id="2540" w:author="Wittman, Jacob (CDC/DDNID/NCCDPHP/DDT) (CTR)" w:date="2023-08-15T14:04:00Z"/>
              </w:rPr>
            </w:pPr>
            <w:ins w:id="2541" w:author="Wittman, Jacob (CDC/DDNID/NCCDPHP/DDT) (CTR)" w:date="2023-08-15T14:04:00Z">
              <w:r>
                <w:rPr>
                  <w:rFonts w:ascii="Calibri" w:hAnsi="Calibri"/>
                  <w:sz w:val="20"/>
                </w:rPr>
                <w:t>20.5 (2.5)</w:t>
              </w:r>
            </w:ins>
          </w:p>
        </w:tc>
        <w:tc>
          <w:tcPr>
            <w:tcW w:w="0" w:type="auto"/>
            <w:tcBorders>
              <w:top w:val="single" w:sz="0" w:space="0" w:color="D3D3D3"/>
              <w:left w:val="single" w:sz="0" w:space="0" w:color="D3D3D3"/>
              <w:bottom w:val="single" w:sz="0" w:space="0" w:color="D3D3D3"/>
              <w:right w:val="single" w:sz="0" w:space="0" w:color="D3D3D3"/>
            </w:tcBorders>
          </w:tcPr>
          <w:p w14:paraId="3A62169F" w14:textId="77777777" w:rsidR="00524773" w:rsidRDefault="00524773" w:rsidP="00C670FC">
            <w:pPr>
              <w:keepNext/>
              <w:spacing w:after="60"/>
              <w:rPr>
                <w:ins w:id="2542" w:author="Wittman, Jacob (CDC/DDNID/NCCDPHP/DDT) (CTR)" w:date="2023-08-15T14:04:00Z"/>
              </w:rPr>
            </w:pPr>
            <w:ins w:id="2543" w:author="Wittman, Jacob (CDC/DDNID/NCCDPHP/DDT) (CTR)" w:date="2023-08-15T14:04:00Z">
              <w:r>
                <w:rPr>
                  <w:rFonts w:ascii="Calibri" w:hAnsi="Calibri"/>
                  <w:sz w:val="20"/>
                </w:rPr>
                <w:t>29.6 (6.2)</w:t>
              </w:r>
            </w:ins>
          </w:p>
        </w:tc>
        <w:tc>
          <w:tcPr>
            <w:tcW w:w="0" w:type="auto"/>
            <w:tcBorders>
              <w:top w:val="single" w:sz="0" w:space="0" w:color="D3D3D3"/>
              <w:left w:val="single" w:sz="0" w:space="0" w:color="D3D3D3"/>
              <w:bottom w:val="single" w:sz="0" w:space="0" w:color="D3D3D3"/>
              <w:right w:val="single" w:sz="0" w:space="0" w:color="D3D3D3"/>
            </w:tcBorders>
          </w:tcPr>
          <w:p w14:paraId="600A97F8" w14:textId="77777777" w:rsidR="00524773" w:rsidRDefault="00524773" w:rsidP="00C670FC">
            <w:pPr>
              <w:keepNext/>
              <w:spacing w:after="60"/>
              <w:rPr>
                <w:ins w:id="2544" w:author="Wittman, Jacob (CDC/DDNID/NCCDPHP/DDT) (CTR)" w:date="2023-08-15T14:04:00Z"/>
              </w:rPr>
            </w:pPr>
            <w:ins w:id="2545" w:author="Wittman, Jacob (CDC/DDNID/NCCDPHP/DDT) (CTR)" w:date="2023-08-15T14:04:00Z">
              <w:r>
                <w:rPr>
                  <w:rFonts w:ascii="Calibri" w:hAnsi="Calibri"/>
                  <w:sz w:val="20"/>
                </w:rPr>
                <w:t>21.7 (3.3)</w:t>
              </w:r>
            </w:ins>
          </w:p>
        </w:tc>
        <w:tc>
          <w:tcPr>
            <w:tcW w:w="0" w:type="auto"/>
            <w:tcBorders>
              <w:top w:val="single" w:sz="0" w:space="0" w:color="D3D3D3"/>
              <w:left w:val="single" w:sz="0" w:space="0" w:color="D3D3D3"/>
              <w:bottom w:val="single" w:sz="0" w:space="0" w:color="D3D3D3"/>
              <w:right w:val="single" w:sz="0" w:space="0" w:color="D3D3D3"/>
            </w:tcBorders>
          </w:tcPr>
          <w:p w14:paraId="1174E681" w14:textId="77777777" w:rsidR="00524773" w:rsidRDefault="00524773" w:rsidP="00C670FC">
            <w:pPr>
              <w:keepNext/>
              <w:spacing w:after="60"/>
              <w:rPr>
                <w:ins w:id="2546" w:author="Wittman, Jacob (CDC/DDNID/NCCDPHP/DDT) (CTR)" w:date="2023-08-15T14:04:00Z"/>
              </w:rPr>
            </w:pPr>
            <w:ins w:id="2547" w:author="Wittman, Jacob (CDC/DDNID/NCCDPHP/DDT) (CTR)" w:date="2023-08-15T14:04:00Z">
              <w:r>
                <w:rPr>
                  <w:rFonts w:ascii="Calibri" w:hAnsi="Calibri"/>
                  <w:sz w:val="20"/>
                </w:rPr>
                <w:t>22.5 (3.0)</w:t>
              </w:r>
            </w:ins>
          </w:p>
        </w:tc>
        <w:tc>
          <w:tcPr>
            <w:tcW w:w="0" w:type="auto"/>
            <w:tcBorders>
              <w:top w:val="single" w:sz="0" w:space="0" w:color="D3D3D3"/>
              <w:left w:val="single" w:sz="0" w:space="0" w:color="D3D3D3"/>
              <w:bottom w:val="single" w:sz="0" w:space="0" w:color="D3D3D3"/>
              <w:right w:val="single" w:sz="0" w:space="0" w:color="D3D3D3"/>
            </w:tcBorders>
          </w:tcPr>
          <w:p w14:paraId="4CBB9B6F" w14:textId="77777777" w:rsidR="00524773" w:rsidRDefault="00524773" w:rsidP="00C670FC">
            <w:pPr>
              <w:keepNext/>
              <w:spacing w:after="60"/>
              <w:rPr>
                <w:ins w:id="2548" w:author="Wittman, Jacob (CDC/DDNID/NCCDPHP/DDT) (CTR)" w:date="2023-08-15T14:04:00Z"/>
              </w:rPr>
            </w:pPr>
            <w:ins w:id="2549" w:author="Wittman, Jacob (CDC/DDNID/NCCDPHP/DDT) (CTR)" w:date="2023-08-15T14:04:00Z">
              <w:r>
                <w:rPr>
                  <w:rFonts w:ascii="Calibri" w:hAnsi="Calibri"/>
                  <w:sz w:val="20"/>
                </w:rPr>
                <w:t>28.9 (4.2)</w:t>
              </w:r>
            </w:ins>
          </w:p>
        </w:tc>
        <w:tc>
          <w:tcPr>
            <w:tcW w:w="0" w:type="auto"/>
            <w:tcBorders>
              <w:top w:val="single" w:sz="0" w:space="0" w:color="D3D3D3"/>
              <w:left w:val="single" w:sz="0" w:space="0" w:color="D3D3D3"/>
              <w:bottom w:val="single" w:sz="0" w:space="0" w:color="D3D3D3"/>
              <w:right w:val="single" w:sz="0" w:space="0" w:color="D3D3D3"/>
            </w:tcBorders>
          </w:tcPr>
          <w:p w14:paraId="5446D07B" w14:textId="77777777" w:rsidR="00524773" w:rsidRDefault="00524773" w:rsidP="00C670FC">
            <w:pPr>
              <w:keepNext/>
              <w:spacing w:after="60"/>
              <w:rPr>
                <w:ins w:id="2550" w:author="Wittman, Jacob (CDC/DDNID/NCCDPHP/DDT) (CTR)" w:date="2023-08-15T14:04:00Z"/>
              </w:rPr>
            </w:pPr>
            <w:ins w:id="2551" w:author="Wittman, Jacob (CDC/DDNID/NCCDPHP/DDT) (CTR)" w:date="2023-08-15T14:04:00Z">
              <w:r>
                <w:rPr>
                  <w:rFonts w:ascii="Calibri" w:hAnsi="Calibri"/>
                  <w:sz w:val="20"/>
                </w:rPr>
                <w:t>28.6 (5.0)</w:t>
              </w:r>
            </w:ins>
          </w:p>
        </w:tc>
        <w:tc>
          <w:tcPr>
            <w:tcW w:w="0" w:type="auto"/>
            <w:tcBorders>
              <w:top w:val="single" w:sz="0" w:space="0" w:color="D3D3D3"/>
              <w:left w:val="single" w:sz="0" w:space="0" w:color="D3D3D3"/>
              <w:bottom w:val="single" w:sz="0" w:space="0" w:color="D3D3D3"/>
              <w:right w:val="single" w:sz="0" w:space="0" w:color="D3D3D3"/>
            </w:tcBorders>
          </w:tcPr>
          <w:p w14:paraId="3BB8F2C0" w14:textId="77777777" w:rsidR="00524773" w:rsidRDefault="00524773" w:rsidP="00C670FC">
            <w:pPr>
              <w:keepNext/>
              <w:spacing w:after="60"/>
              <w:rPr>
                <w:ins w:id="2552" w:author="Wittman, Jacob (CDC/DDNID/NCCDPHP/DDT) (CTR)" w:date="2023-08-15T14:04:00Z"/>
              </w:rPr>
            </w:pPr>
            <w:ins w:id="2553" w:author="Wittman, Jacob (CDC/DDNID/NCCDPHP/DDT) (CTR)" w:date="2023-08-15T14:04:00Z">
              <w:r>
                <w:rPr>
                  <w:rFonts w:ascii="Calibri" w:hAnsi="Calibri"/>
                  <w:sz w:val="20"/>
                </w:rPr>
                <w:t>10.6 (2.0)</w:t>
              </w:r>
            </w:ins>
          </w:p>
        </w:tc>
        <w:tc>
          <w:tcPr>
            <w:tcW w:w="0" w:type="auto"/>
            <w:tcBorders>
              <w:top w:val="single" w:sz="0" w:space="0" w:color="D3D3D3"/>
              <w:left w:val="single" w:sz="0" w:space="0" w:color="D3D3D3"/>
              <w:bottom w:val="single" w:sz="0" w:space="0" w:color="D3D3D3"/>
              <w:right w:val="single" w:sz="0" w:space="0" w:color="D3D3D3"/>
            </w:tcBorders>
          </w:tcPr>
          <w:p w14:paraId="41457116" w14:textId="77777777" w:rsidR="00524773" w:rsidRDefault="00524773" w:rsidP="00C670FC">
            <w:pPr>
              <w:keepNext/>
              <w:spacing w:after="60"/>
              <w:rPr>
                <w:ins w:id="2554" w:author="Wittman, Jacob (CDC/DDNID/NCCDPHP/DDT) (CTR)" w:date="2023-08-15T14:04:00Z"/>
              </w:rPr>
            </w:pPr>
            <w:ins w:id="2555" w:author="Wittman, Jacob (CDC/DDNID/NCCDPHP/DDT) (CTR)" w:date="2023-08-15T14:04:00Z">
              <w:r>
                <w:rPr>
                  <w:rFonts w:ascii="Calibri" w:hAnsi="Calibri"/>
                  <w:sz w:val="20"/>
                </w:rPr>
                <w:t>26.0 (-29.4, 81.4)</w:t>
              </w:r>
            </w:ins>
          </w:p>
        </w:tc>
        <w:tc>
          <w:tcPr>
            <w:tcW w:w="0" w:type="auto"/>
            <w:tcBorders>
              <w:top w:val="single" w:sz="0" w:space="0" w:color="D3D3D3"/>
              <w:left w:val="single" w:sz="0" w:space="0" w:color="D3D3D3"/>
              <w:bottom w:val="single" w:sz="0" w:space="0" w:color="D3D3D3"/>
              <w:right w:val="single" w:sz="0" w:space="0" w:color="D3D3D3"/>
            </w:tcBorders>
          </w:tcPr>
          <w:p w14:paraId="201041D2" w14:textId="77777777" w:rsidR="00524773" w:rsidRDefault="00524773" w:rsidP="00C670FC">
            <w:pPr>
              <w:keepNext/>
              <w:spacing w:after="60"/>
              <w:rPr>
                <w:ins w:id="255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AB9CD30" w14:textId="77777777" w:rsidR="00524773" w:rsidRDefault="00524773" w:rsidP="00C670FC">
            <w:pPr>
              <w:keepNext/>
              <w:spacing w:after="60"/>
              <w:rPr>
                <w:ins w:id="2557" w:author="Wittman, Jacob (CDC/DDNID/NCCDPHP/DDT) (CTR)" w:date="2023-08-15T14:04:00Z"/>
              </w:rPr>
            </w:pPr>
            <w:ins w:id="2558" w:author="Wittman, Jacob (CDC/DDNID/NCCDPHP/DDT) (CTR)" w:date="2023-08-15T14:04:00Z">
              <w:r>
                <w:rPr>
                  <w:rFonts w:ascii="Calibri" w:hAnsi="Calibri"/>
                  <w:sz w:val="20"/>
                </w:rPr>
                <w:t>2.0 (-1.5, 5.7)</w:t>
              </w:r>
            </w:ins>
          </w:p>
        </w:tc>
        <w:tc>
          <w:tcPr>
            <w:tcW w:w="0" w:type="auto"/>
            <w:tcBorders>
              <w:top w:val="single" w:sz="0" w:space="0" w:color="D3D3D3"/>
              <w:left w:val="single" w:sz="0" w:space="0" w:color="D3D3D3"/>
              <w:bottom w:val="single" w:sz="0" w:space="0" w:color="D3D3D3"/>
              <w:right w:val="single" w:sz="0" w:space="0" w:color="D3D3D3"/>
            </w:tcBorders>
          </w:tcPr>
          <w:p w14:paraId="3501713F" w14:textId="77777777" w:rsidR="00524773" w:rsidRDefault="00524773" w:rsidP="00C670FC">
            <w:pPr>
              <w:keepNext/>
              <w:spacing w:after="60"/>
              <w:rPr>
                <w:ins w:id="2559" w:author="Wittman, Jacob (CDC/DDNID/NCCDPHP/DDT) (CTR)" w:date="2023-08-15T14:04:00Z"/>
              </w:rPr>
            </w:pPr>
            <w:ins w:id="2560" w:author="Wittman, Jacob (CDC/DDNID/NCCDPHP/DDT) (CTR)" w:date="2023-08-15T14:04:00Z">
              <w:r>
                <w:rPr>
                  <w:rFonts w:ascii="Calibri" w:hAnsi="Calibri"/>
                  <w:sz w:val="20"/>
                </w:rPr>
                <w:t>2.0 (-1.5, 5.7)</w:t>
              </w:r>
            </w:ins>
          </w:p>
        </w:tc>
      </w:tr>
      <w:tr w:rsidR="00524773" w14:paraId="2FA39238" w14:textId="77777777" w:rsidTr="00C670FC">
        <w:trPr>
          <w:cantSplit/>
          <w:jc w:val="center"/>
          <w:ins w:id="256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C9C364" w14:textId="77777777" w:rsidR="00524773" w:rsidRDefault="00524773" w:rsidP="00C670FC">
            <w:pPr>
              <w:keepNext/>
              <w:spacing w:after="60"/>
              <w:rPr>
                <w:ins w:id="2562" w:author="Wittman, Jacob (CDC/DDNID/NCCDPHP/DDT) (CTR)" w:date="2023-08-15T14:04:00Z"/>
              </w:rPr>
            </w:pPr>
            <w:ins w:id="2563"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2359B57C" w14:textId="77777777" w:rsidR="00524773" w:rsidRDefault="00524773" w:rsidP="00C670FC">
            <w:pPr>
              <w:keepNext/>
              <w:spacing w:after="60"/>
              <w:rPr>
                <w:ins w:id="2564" w:author="Wittman, Jacob (CDC/DDNID/NCCDPHP/DDT) (CTR)" w:date="2023-08-15T14:04:00Z"/>
              </w:rPr>
            </w:pPr>
            <w:ins w:id="2565" w:author="Wittman, Jacob (CDC/DDNID/NCCDPHP/DDT) (CTR)" w:date="2023-08-15T14:04:00Z">
              <w:r>
                <w:rPr>
                  <w:rFonts w:ascii="Calibri" w:hAnsi="Calibri"/>
                  <w:sz w:val="20"/>
                </w:rPr>
                <w:t>33.1 (0.9)</w:t>
              </w:r>
            </w:ins>
          </w:p>
        </w:tc>
        <w:tc>
          <w:tcPr>
            <w:tcW w:w="0" w:type="auto"/>
            <w:tcBorders>
              <w:top w:val="single" w:sz="0" w:space="0" w:color="D3D3D3"/>
              <w:left w:val="single" w:sz="0" w:space="0" w:color="D3D3D3"/>
              <w:bottom w:val="single" w:sz="0" w:space="0" w:color="D3D3D3"/>
              <w:right w:val="single" w:sz="0" w:space="0" w:color="D3D3D3"/>
            </w:tcBorders>
          </w:tcPr>
          <w:p w14:paraId="43942DF0" w14:textId="77777777" w:rsidR="00524773" w:rsidRDefault="00524773" w:rsidP="00C670FC">
            <w:pPr>
              <w:keepNext/>
              <w:spacing w:after="60"/>
              <w:rPr>
                <w:ins w:id="2566" w:author="Wittman, Jacob (CDC/DDNID/NCCDPHP/DDT) (CTR)" w:date="2023-08-15T14:04:00Z"/>
              </w:rPr>
            </w:pPr>
            <w:ins w:id="2567" w:author="Wittman, Jacob (CDC/DDNID/NCCDPHP/DDT) (CTR)" w:date="2023-08-15T14:04:00Z">
              <w:r>
                <w:rPr>
                  <w:rFonts w:ascii="Calibri" w:hAnsi="Calibri"/>
                  <w:sz w:val="20"/>
                </w:rPr>
                <w:t>35.9 (2.9)</w:t>
              </w:r>
            </w:ins>
          </w:p>
        </w:tc>
        <w:tc>
          <w:tcPr>
            <w:tcW w:w="0" w:type="auto"/>
            <w:tcBorders>
              <w:top w:val="single" w:sz="0" w:space="0" w:color="D3D3D3"/>
              <w:left w:val="single" w:sz="0" w:space="0" w:color="D3D3D3"/>
              <w:bottom w:val="single" w:sz="0" w:space="0" w:color="D3D3D3"/>
              <w:right w:val="single" w:sz="0" w:space="0" w:color="D3D3D3"/>
            </w:tcBorders>
          </w:tcPr>
          <w:p w14:paraId="26B32C80" w14:textId="77777777" w:rsidR="00524773" w:rsidRDefault="00524773" w:rsidP="00C670FC">
            <w:pPr>
              <w:keepNext/>
              <w:spacing w:after="60"/>
              <w:rPr>
                <w:ins w:id="2568" w:author="Wittman, Jacob (CDC/DDNID/NCCDPHP/DDT) (CTR)" w:date="2023-08-15T14:04:00Z"/>
              </w:rPr>
            </w:pPr>
            <w:ins w:id="2569" w:author="Wittman, Jacob (CDC/DDNID/NCCDPHP/DDT) (CTR)" w:date="2023-08-15T14:04:00Z">
              <w:r>
                <w:rPr>
                  <w:rFonts w:ascii="Calibri" w:hAnsi="Calibri"/>
                  <w:sz w:val="20"/>
                </w:rPr>
                <w:t>36.3 (3.2)</w:t>
              </w:r>
            </w:ins>
          </w:p>
        </w:tc>
        <w:tc>
          <w:tcPr>
            <w:tcW w:w="0" w:type="auto"/>
            <w:tcBorders>
              <w:top w:val="single" w:sz="0" w:space="0" w:color="D3D3D3"/>
              <w:left w:val="single" w:sz="0" w:space="0" w:color="D3D3D3"/>
              <w:bottom w:val="single" w:sz="0" w:space="0" w:color="D3D3D3"/>
              <w:right w:val="single" w:sz="0" w:space="0" w:color="D3D3D3"/>
            </w:tcBorders>
          </w:tcPr>
          <w:p w14:paraId="42BEFBF2" w14:textId="77777777" w:rsidR="00524773" w:rsidRDefault="00524773" w:rsidP="00C670FC">
            <w:pPr>
              <w:keepNext/>
              <w:spacing w:after="60"/>
              <w:rPr>
                <w:ins w:id="2570" w:author="Wittman, Jacob (CDC/DDNID/NCCDPHP/DDT) (CTR)" w:date="2023-08-15T14:04:00Z"/>
              </w:rPr>
            </w:pPr>
            <w:ins w:id="2571" w:author="Wittman, Jacob (CDC/DDNID/NCCDPHP/DDT) (CTR)" w:date="2023-08-15T14:04:00Z">
              <w:r>
                <w:rPr>
                  <w:rFonts w:ascii="Calibri" w:hAnsi="Calibri"/>
                  <w:sz w:val="20"/>
                </w:rPr>
                <w:t>30.6 (2.6)</w:t>
              </w:r>
            </w:ins>
          </w:p>
        </w:tc>
        <w:tc>
          <w:tcPr>
            <w:tcW w:w="0" w:type="auto"/>
            <w:tcBorders>
              <w:top w:val="single" w:sz="0" w:space="0" w:color="D3D3D3"/>
              <w:left w:val="single" w:sz="0" w:space="0" w:color="D3D3D3"/>
              <w:bottom w:val="single" w:sz="0" w:space="0" w:color="D3D3D3"/>
              <w:right w:val="single" w:sz="0" w:space="0" w:color="D3D3D3"/>
            </w:tcBorders>
          </w:tcPr>
          <w:p w14:paraId="33D45DC3" w14:textId="77777777" w:rsidR="00524773" w:rsidRDefault="00524773" w:rsidP="00C670FC">
            <w:pPr>
              <w:keepNext/>
              <w:spacing w:after="60"/>
              <w:rPr>
                <w:ins w:id="2572" w:author="Wittman, Jacob (CDC/DDNID/NCCDPHP/DDT) (CTR)" w:date="2023-08-15T14:04:00Z"/>
              </w:rPr>
            </w:pPr>
            <w:ins w:id="2573" w:author="Wittman, Jacob (CDC/DDNID/NCCDPHP/DDT) (CTR)" w:date="2023-08-15T14:04:00Z">
              <w:r>
                <w:rPr>
                  <w:rFonts w:ascii="Calibri" w:hAnsi="Calibri"/>
                  <w:sz w:val="20"/>
                </w:rPr>
                <w:t>31.1 (3.2)</w:t>
              </w:r>
            </w:ins>
          </w:p>
        </w:tc>
        <w:tc>
          <w:tcPr>
            <w:tcW w:w="0" w:type="auto"/>
            <w:tcBorders>
              <w:top w:val="single" w:sz="0" w:space="0" w:color="D3D3D3"/>
              <w:left w:val="single" w:sz="0" w:space="0" w:color="D3D3D3"/>
              <w:bottom w:val="single" w:sz="0" w:space="0" w:color="D3D3D3"/>
              <w:right w:val="single" w:sz="0" w:space="0" w:color="D3D3D3"/>
            </w:tcBorders>
          </w:tcPr>
          <w:p w14:paraId="751DDC6D" w14:textId="77777777" w:rsidR="00524773" w:rsidRDefault="00524773" w:rsidP="00C670FC">
            <w:pPr>
              <w:keepNext/>
              <w:spacing w:after="60"/>
              <w:rPr>
                <w:ins w:id="2574" w:author="Wittman, Jacob (CDC/DDNID/NCCDPHP/DDT) (CTR)" w:date="2023-08-15T14:04:00Z"/>
              </w:rPr>
            </w:pPr>
            <w:ins w:id="2575" w:author="Wittman, Jacob (CDC/DDNID/NCCDPHP/DDT) (CTR)" w:date="2023-08-15T14:04:00Z">
              <w:r>
                <w:rPr>
                  <w:rFonts w:ascii="Calibri" w:hAnsi="Calibri"/>
                  <w:sz w:val="20"/>
                </w:rPr>
                <w:t>35.6 (3.9)</w:t>
              </w:r>
            </w:ins>
          </w:p>
        </w:tc>
        <w:tc>
          <w:tcPr>
            <w:tcW w:w="0" w:type="auto"/>
            <w:tcBorders>
              <w:top w:val="single" w:sz="0" w:space="0" w:color="D3D3D3"/>
              <w:left w:val="single" w:sz="0" w:space="0" w:color="D3D3D3"/>
              <w:bottom w:val="single" w:sz="0" w:space="0" w:color="D3D3D3"/>
              <w:right w:val="single" w:sz="0" w:space="0" w:color="D3D3D3"/>
            </w:tcBorders>
          </w:tcPr>
          <w:p w14:paraId="159E3298" w14:textId="77777777" w:rsidR="00524773" w:rsidRDefault="00524773" w:rsidP="00C670FC">
            <w:pPr>
              <w:keepNext/>
              <w:spacing w:after="60"/>
              <w:rPr>
                <w:ins w:id="2576" w:author="Wittman, Jacob (CDC/DDNID/NCCDPHP/DDT) (CTR)" w:date="2023-08-15T14:04:00Z"/>
              </w:rPr>
            </w:pPr>
            <w:ins w:id="2577" w:author="Wittman, Jacob (CDC/DDNID/NCCDPHP/DDT) (CTR)" w:date="2023-08-15T14:04:00Z">
              <w:r>
                <w:rPr>
                  <w:rFonts w:ascii="Calibri" w:hAnsi="Calibri"/>
                  <w:sz w:val="20"/>
                </w:rPr>
                <w:t>36.0 (3.5)</w:t>
              </w:r>
            </w:ins>
          </w:p>
        </w:tc>
        <w:tc>
          <w:tcPr>
            <w:tcW w:w="0" w:type="auto"/>
            <w:tcBorders>
              <w:top w:val="single" w:sz="0" w:space="0" w:color="D3D3D3"/>
              <w:left w:val="single" w:sz="0" w:space="0" w:color="D3D3D3"/>
              <w:bottom w:val="single" w:sz="0" w:space="0" w:color="D3D3D3"/>
              <w:right w:val="single" w:sz="0" w:space="0" w:color="D3D3D3"/>
            </w:tcBorders>
          </w:tcPr>
          <w:p w14:paraId="7107A165" w14:textId="77777777" w:rsidR="00524773" w:rsidRDefault="00524773" w:rsidP="00C670FC">
            <w:pPr>
              <w:keepNext/>
              <w:spacing w:after="60"/>
              <w:rPr>
                <w:ins w:id="2578" w:author="Wittman, Jacob (CDC/DDNID/NCCDPHP/DDT) (CTR)" w:date="2023-08-15T14:04:00Z"/>
              </w:rPr>
            </w:pPr>
            <w:ins w:id="2579" w:author="Wittman, Jacob (CDC/DDNID/NCCDPHP/DDT) (CTR)" w:date="2023-08-15T14:04:00Z">
              <w:r>
                <w:rPr>
                  <w:rFonts w:ascii="Calibri" w:hAnsi="Calibri"/>
                  <w:sz w:val="20"/>
                </w:rPr>
                <w:t>33.9 (3.3)</w:t>
              </w:r>
            </w:ins>
          </w:p>
        </w:tc>
        <w:tc>
          <w:tcPr>
            <w:tcW w:w="0" w:type="auto"/>
            <w:tcBorders>
              <w:top w:val="single" w:sz="0" w:space="0" w:color="D3D3D3"/>
              <w:left w:val="single" w:sz="0" w:space="0" w:color="D3D3D3"/>
              <w:bottom w:val="single" w:sz="0" w:space="0" w:color="D3D3D3"/>
              <w:right w:val="single" w:sz="0" w:space="0" w:color="D3D3D3"/>
            </w:tcBorders>
          </w:tcPr>
          <w:p w14:paraId="4CC79807" w14:textId="77777777" w:rsidR="00524773" w:rsidRDefault="00524773" w:rsidP="00C670FC">
            <w:pPr>
              <w:keepNext/>
              <w:spacing w:after="60"/>
              <w:rPr>
                <w:ins w:id="2580" w:author="Wittman, Jacob (CDC/DDNID/NCCDPHP/DDT) (CTR)" w:date="2023-08-15T14:04:00Z"/>
              </w:rPr>
            </w:pPr>
            <w:ins w:id="2581" w:author="Wittman, Jacob (CDC/DDNID/NCCDPHP/DDT) (CTR)" w:date="2023-08-15T14:04:00Z">
              <w:r>
                <w:rPr>
                  <w:rFonts w:ascii="Calibri" w:hAnsi="Calibri"/>
                  <w:sz w:val="20"/>
                </w:rPr>
                <w:t>29.7 (3.9)</w:t>
              </w:r>
            </w:ins>
          </w:p>
        </w:tc>
        <w:tc>
          <w:tcPr>
            <w:tcW w:w="0" w:type="auto"/>
            <w:tcBorders>
              <w:top w:val="single" w:sz="0" w:space="0" w:color="D3D3D3"/>
              <w:left w:val="single" w:sz="0" w:space="0" w:color="D3D3D3"/>
              <w:bottom w:val="single" w:sz="0" w:space="0" w:color="D3D3D3"/>
              <w:right w:val="single" w:sz="0" w:space="0" w:color="D3D3D3"/>
            </w:tcBorders>
          </w:tcPr>
          <w:p w14:paraId="20201398" w14:textId="77777777" w:rsidR="00524773" w:rsidRDefault="00524773" w:rsidP="00C670FC">
            <w:pPr>
              <w:keepNext/>
              <w:spacing w:after="60"/>
              <w:rPr>
                <w:ins w:id="2582" w:author="Wittman, Jacob (CDC/DDNID/NCCDPHP/DDT) (CTR)" w:date="2023-08-15T14:04:00Z"/>
              </w:rPr>
            </w:pPr>
            <w:ins w:id="2583" w:author="Wittman, Jacob (CDC/DDNID/NCCDPHP/DDT) (CTR)" w:date="2023-08-15T14:04:00Z">
              <w:r>
                <w:rPr>
                  <w:rFonts w:ascii="Calibri" w:hAnsi="Calibri"/>
                  <w:sz w:val="20"/>
                </w:rPr>
                <w:t>26.4 (2.4)</w:t>
              </w:r>
            </w:ins>
          </w:p>
        </w:tc>
        <w:tc>
          <w:tcPr>
            <w:tcW w:w="0" w:type="auto"/>
            <w:tcBorders>
              <w:top w:val="single" w:sz="0" w:space="0" w:color="D3D3D3"/>
              <w:left w:val="single" w:sz="0" w:space="0" w:color="D3D3D3"/>
              <w:bottom w:val="single" w:sz="0" w:space="0" w:color="D3D3D3"/>
              <w:right w:val="single" w:sz="0" w:space="0" w:color="D3D3D3"/>
            </w:tcBorders>
          </w:tcPr>
          <w:p w14:paraId="099C79E6" w14:textId="77777777" w:rsidR="00524773" w:rsidRDefault="00524773" w:rsidP="00C670FC">
            <w:pPr>
              <w:keepNext/>
              <w:spacing w:after="60"/>
              <w:rPr>
                <w:ins w:id="2584" w:author="Wittman, Jacob (CDC/DDNID/NCCDPHP/DDT) (CTR)" w:date="2023-08-15T14:04:00Z"/>
              </w:rPr>
            </w:pPr>
            <w:ins w:id="2585" w:author="Wittman, Jacob (CDC/DDNID/NCCDPHP/DDT) (CTR)" w:date="2023-08-15T14:04:00Z">
              <w:r>
                <w:rPr>
                  <w:rFonts w:ascii="Calibri" w:hAnsi="Calibri"/>
                  <w:sz w:val="20"/>
                </w:rPr>
                <w:t>30.3 (2.9)</w:t>
              </w:r>
            </w:ins>
          </w:p>
        </w:tc>
        <w:tc>
          <w:tcPr>
            <w:tcW w:w="0" w:type="auto"/>
            <w:tcBorders>
              <w:top w:val="single" w:sz="0" w:space="0" w:color="D3D3D3"/>
              <w:left w:val="single" w:sz="0" w:space="0" w:color="D3D3D3"/>
              <w:bottom w:val="single" w:sz="0" w:space="0" w:color="D3D3D3"/>
              <w:right w:val="single" w:sz="0" w:space="0" w:color="D3D3D3"/>
            </w:tcBorders>
          </w:tcPr>
          <w:p w14:paraId="52FD3190" w14:textId="77777777" w:rsidR="00524773" w:rsidRDefault="00524773" w:rsidP="00C670FC">
            <w:pPr>
              <w:keepNext/>
              <w:spacing w:after="60"/>
              <w:rPr>
                <w:ins w:id="2586" w:author="Wittman, Jacob (CDC/DDNID/NCCDPHP/DDT) (CTR)" w:date="2023-08-15T14:04:00Z"/>
              </w:rPr>
            </w:pPr>
            <w:ins w:id="2587" w:author="Wittman, Jacob (CDC/DDNID/NCCDPHP/DDT) (CTR)" w:date="2023-08-15T14:04:00Z">
              <w:r>
                <w:rPr>
                  <w:rFonts w:ascii="Calibri" w:hAnsi="Calibri"/>
                  <w:sz w:val="20"/>
                </w:rPr>
                <w:t>33.7 (3.2)</w:t>
              </w:r>
            </w:ins>
          </w:p>
        </w:tc>
        <w:tc>
          <w:tcPr>
            <w:tcW w:w="0" w:type="auto"/>
            <w:tcBorders>
              <w:top w:val="single" w:sz="0" w:space="0" w:color="D3D3D3"/>
              <w:left w:val="single" w:sz="0" w:space="0" w:color="D3D3D3"/>
              <w:bottom w:val="single" w:sz="0" w:space="0" w:color="D3D3D3"/>
              <w:right w:val="single" w:sz="0" w:space="0" w:color="D3D3D3"/>
            </w:tcBorders>
          </w:tcPr>
          <w:p w14:paraId="56634651" w14:textId="77777777" w:rsidR="00524773" w:rsidRDefault="00524773" w:rsidP="00C670FC">
            <w:pPr>
              <w:keepNext/>
              <w:spacing w:after="60"/>
              <w:rPr>
                <w:ins w:id="2588" w:author="Wittman, Jacob (CDC/DDNID/NCCDPHP/DDT) (CTR)" w:date="2023-08-15T14:04:00Z"/>
              </w:rPr>
            </w:pPr>
            <w:ins w:id="2589" w:author="Wittman, Jacob (CDC/DDNID/NCCDPHP/DDT) (CTR)" w:date="2023-08-15T14:04:00Z">
              <w:r>
                <w:rPr>
                  <w:rFonts w:ascii="Calibri" w:hAnsi="Calibri"/>
                  <w:sz w:val="20"/>
                </w:rPr>
                <w:t>37.5 (3.4)</w:t>
              </w:r>
            </w:ins>
          </w:p>
        </w:tc>
        <w:tc>
          <w:tcPr>
            <w:tcW w:w="0" w:type="auto"/>
            <w:tcBorders>
              <w:top w:val="single" w:sz="0" w:space="0" w:color="D3D3D3"/>
              <w:left w:val="single" w:sz="0" w:space="0" w:color="D3D3D3"/>
              <w:bottom w:val="single" w:sz="0" w:space="0" w:color="D3D3D3"/>
              <w:right w:val="single" w:sz="0" w:space="0" w:color="D3D3D3"/>
            </w:tcBorders>
          </w:tcPr>
          <w:p w14:paraId="398D6592" w14:textId="77777777" w:rsidR="00524773" w:rsidRDefault="00524773" w:rsidP="00C670FC">
            <w:pPr>
              <w:keepNext/>
              <w:spacing w:after="60"/>
              <w:rPr>
                <w:ins w:id="2590" w:author="Wittman, Jacob (CDC/DDNID/NCCDPHP/DDT) (CTR)" w:date="2023-08-15T14:04:00Z"/>
              </w:rPr>
            </w:pPr>
            <w:ins w:id="2591" w:author="Wittman, Jacob (CDC/DDNID/NCCDPHP/DDT) (CTR)" w:date="2023-08-15T14:04:00Z">
              <w:r>
                <w:rPr>
                  <w:rFonts w:ascii="Calibri" w:hAnsi="Calibri"/>
                  <w:sz w:val="20"/>
                </w:rPr>
                <w:t>29.3 (4.1)</w:t>
              </w:r>
            </w:ins>
          </w:p>
        </w:tc>
        <w:tc>
          <w:tcPr>
            <w:tcW w:w="0" w:type="auto"/>
            <w:tcBorders>
              <w:top w:val="single" w:sz="0" w:space="0" w:color="D3D3D3"/>
              <w:left w:val="single" w:sz="0" w:space="0" w:color="D3D3D3"/>
              <w:bottom w:val="single" w:sz="0" w:space="0" w:color="D3D3D3"/>
              <w:right w:val="single" w:sz="0" w:space="0" w:color="D3D3D3"/>
            </w:tcBorders>
          </w:tcPr>
          <w:p w14:paraId="007E6B35" w14:textId="77777777" w:rsidR="00524773" w:rsidRDefault="00524773" w:rsidP="00C670FC">
            <w:pPr>
              <w:keepNext/>
              <w:spacing w:after="60"/>
              <w:rPr>
                <w:ins w:id="2592" w:author="Wittman, Jacob (CDC/DDNID/NCCDPHP/DDT) (CTR)" w:date="2023-08-15T14:04:00Z"/>
              </w:rPr>
            </w:pPr>
            <w:ins w:id="2593" w:author="Wittman, Jacob (CDC/DDNID/NCCDPHP/DDT) (CTR)" w:date="2023-08-15T14:04:00Z">
              <w:r>
                <w:rPr>
                  <w:rFonts w:ascii="Calibri" w:hAnsi="Calibri"/>
                  <w:sz w:val="20"/>
                </w:rPr>
                <w:t>4.5 (-20.7, 29.6)</w:t>
              </w:r>
            </w:ins>
          </w:p>
        </w:tc>
        <w:tc>
          <w:tcPr>
            <w:tcW w:w="0" w:type="auto"/>
            <w:tcBorders>
              <w:top w:val="single" w:sz="0" w:space="0" w:color="D3D3D3"/>
              <w:left w:val="single" w:sz="0" w:space="0" w:color="D3D3D3"/>
              <w:bottom w:val="single" w:sz="0" w:space="0" w:color="D3D3D3"/>
              <w:right w:val="single" w:sz="0" w:space="0" w:color="D3D3D3"/>
            </w:tcBorders>
          </w:tcPr>
          <w:p w14:paraId="0CE38994" w14:textId="77777777" w:rsidR="00524773" w:rsidRDefault="00524773" w:rsidP="00C670FC">
            <w:pPr>
              <w:keepNext/>
              <w:spacing w:after="60"/>
              <w:rPr>
                <w:ins w:id="2594" w:author="Wittman, Jacob (CDC/DDNID/NCCDPHP/DDT) (CTR)" w:date="2023-08-15T14:04:00Z"/>
              </w:rPr>
            </w:pPr>
            <w:ins w:id="2595" w:author="Wittman, Jacob (CDC/DDNID/NCCDPHP/DDT) (CTR)" w:date="2023-08-15T14:04:00Z">
              <w:r>
                <w:rPr>
                  <w:rFonts w:ascii="Calibri" w:hAnsi="Calibri"/>
                  <w:sz w:val="20"/>
                </w:rPr>
                <w:t>2010, 2013, 2016</w:t>
              </w:r>
            </w:ins>
          </w:p>
        </w:tc>
        <w:tc>
          <w:tcPr>
            <w:tcW w:w="0" w:type="auto"/>
            <w:tcBorders>
              <w:top w:val="single" w:sz="0" w:space="0" w:color="D3D3D3"/>
              <w:left w:val="single" w:sz="0" w:space="0" w:color="D3D3D3"/>
              <w:bottom w:val="single" w:sz="0" w:space="0" w:color="D3D3D3"/>
              <w:right w:val="single" w:sz="0" w:space="0" w:color="D3D3D3"/>
            </w:tcBorders>
          </w:tcPr>
          <w:p w14:paraId="1021A486" w14:textId="77777777" w:rsidR="00524773" w:rsidRDefault="00524773" w:rsidP="00C670FC">
            <w:pPr>
              <w:keepNext/>
              <w:spacing w:after="60"/>
              <w:rPr>
                <w:ins w:id="2596" w:author="Wittman, Jacob (CDC/DDNID/NCCDPHP/DDT) (CTR)" w:date="2023-08-15T14:04:00Z"/>
              </w:rPr>
            </w:pPr>
            <w:ins w:id="2597" w:author="Wittman, Jacob (CDC/DDNID/NCCDPHP/DDT) (CTR)" w:date="2023-08-15T14:04:00Z">
              <w:r>
                <w:rPr>
                  <w:rFonts w:ascii="Calibri" w:hAnsi="Calibri"/>
                  <w:sz w:val="20"/>
                </w:rPr>
                <w:t>-8.8 (-11.3, -6.2), 5.8 (2.9, 8.8), -9.9 (-12.4, -7.4), 12.1 (10.5, 13.6)</w:t>
              </w:r>
            </w:ins>
          </w:p>
        </w:tc>
        <w:tc>
          <w:tcPr>
            <w:tcW w:w="0" w:type="auto"/>
            <w:tcBorders>
              <w:top w:val="single" w:sz="0" w:space="0" w:color="D3D3D3"/>
              <w:left w:val="single" w:sz="0" w:space="0" w:color="D3D3D3"/>
              <w:bottom w:val="single" w:sz="0" w:space="0" w:color="D3D3D3"/>
              <w:right w:val="single" w:sz="0" w:space="0" w:color="D3D3D3"/>
            </w:tcBorders>
          </w:tcPr>
          <w:p w14:paraId="75B158AB" w14:textId="77777777" w:rsidR="00524773" w:rsidRDefault="00524773" w:rsidP="00C670FC">
            <w:pPr>
              <w:keepNext/>
              <w:spacing w:after="60"/>
              <w:rPr>
                <w:ins w:id="2598" w:author="Wittman, Jacob (CDC/DDNID/NCCDPHP/DDT) (CTR)" w:date="2023-08-15T14:04:00Z"/>
              </w:rPr>
            </w:pPr>
            <w:ins w:id="2599" w:author="Wittman, Jacob (CDC/DDNID/NCCDPHP/DDT) (CTR)" w:date="2023-08-15T14:04:00Z">
              <w:r>
                <w:rPr>
                  <w:rFonts w:ascii="Calibri" w:hAnsi="Calibri"/>
                  <w:sz w:val="20"/>
                </w:rPr>
                <w:t>0.1 (-0.1, 0.3)</w:t>
              </w:r>
            </w:ins>
          </w:p>
        </w:tc>
      </w:tr>
      <w:tr w:rsidR="00524773" w14:paraId="6FECF252" w14:textId="77777777" w:rsidTr="00C670FC">
        <w:trPr>
          <w:cantSplit/>
          <w:jc w:val="center"/>
          <w:ins w:id="26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2D3467" w14:textId="77777777" w:rsidR="00524773" w:rsidRDefault="00524773" w:rsidP="00C670FC">
            <w:pPr>
              <w:keepNext/>
              <w:spacing w:after="60"/>
              <w:rPr>
                <w:ins w:id="2601" w:author="Wittman, Jacob (CDC/DDNID/NCCDPHP/DDT) (CTR)" w:date="2023-08-15T14:04:00Z"/>
              </w:rPr>
            </w:pPr>
            <w:ins w:id="2602" w:author="Wittman, Jacob (CDC/DDNID/NCCDPHP/DDT) (CTR)" w:date="2023-08-15T14:04:00Z">
              <w:r>
                <w:rPr>
                  <w:rFonts w:ascii="Calibri" w:hAnsi="Calibri"/>
                  <w:sz w:val="20"/>
                </w:rPr>
                <w:lastRenderedPageBreak/>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2E4026E4" w14:textId="77777777" w:rsidR="00524773" w:rsidRDefault="00524773" w:rsidP="00C670FC">
            <w:pPr>
              <w:keepNext/>
              <w:spacing w:after="60"/>
              <w:rPr>
                <w:ins w:id="2603" w:author="Wittman, Jacob (CDC/DDNID/NCCDPHP/DDT) (CTR)" w:date="2023-08-15T14:04:00Z"/>
              </w:rPr>
            </w:pPr>
            <w:ins w:id="2604" w:author="Wittman, Jacob (CDC/DDNID/NCCDPHP/DDT) (CTR)" w:date="2023-08-15T14:04:00Z">
              <w:r>
                <w:rPr>
                  <w:rFonts w:ascii="Calibri" w:hAnsi="Calibri"/>
                  <w:sz w:val="20"/>
                </w:rPr>
                <w:t>51.5 (1.0)</w:t>
              </w:r>
            </w:ins>
          </w:p>
        </w:tc>
        <w:tc>
          <w:tcPr>
            <w:tcW w:w="0" w:type="auto"/>
            <w:tcBorders>
              <w:top w:val="single" w:sz="0" w:space="0" w:color="D3D3D3"/>
              <w:left w:val="single" w:sz="0" w:space="0" w:color="D3D3D3"/>
              <w:bottom w:val="single" w:sz="0" w:space="0" w:color="D3D3D3"/>
              <w:right w:val="single" w:sz="0" w:space="0" w:color="D3D3D3"/>
            </w:tcBorders>
          </w:tcPr>
          <w:p w14:paraId="6E20B9A3" w14:textId="77777777" w:rsidR="00524773" w:rsidRDefault="00524773" w:rsidP="00C670FC">
            <w:pPr>
              <w:keepNext/>
              <w:spacing w:after="60"/>
              <w:rPr>
                <w:ins w:id="2605" w:author="Wittman, Jacob (CDC/DDNID/NCCDPHP/DDT) (CTR)" w:date="2023-08-15T14:04:00Z"/>
              </w:rPr>
            </w:pPr>
            <w:ins w:id="2606" w:author="Wittman, Jacob (CDC/DDNID/NCCDPHP/DDT) (CTR)" w:date="2023-08-15T14:04:00Z">
              <w:r>
                <w:rPr>
                  <w:rFonts w:ascii="Calibri" w:hAnsi="Calibri"/>
                  <w:sz w:val="20"/>
                </w:rPr>
                <w:t>52.8 (4.4)</w:t>
              </w:r>
            </w:ins>
          </w:p>
        </w:tc>
        <w:tc>
          <w:tcPr>
            <w:tcW w:w="0" w:type="auto"/>
            <w:tcBorders>
              <w:top w:val="single" w:sz="0" w:space="0" w:color="D3D3D3"/>
              <w:left w:val="single" w:sz="0" w:space="0" w:color="D3D3D3"/>
              <w:bottom w:val="single" w:sz="0" w:space="0" w:color="D3D3D3"/>
              <w:right w:val="single" w:sz="0" w:space="0" w:color="D3D3D3"/>
            </w:tcBorders>
          </w:tcPr>
          <w:p w14:paraId="787EA6FC" w14:textId="77777777" w:rsidR="00524773" w:rsidRDefault="00524773" w:rsidP="00C670FC">
            <w:pPr>
              <w:keepNext/>
              <w:spacing w:after="60"/>
              <w:rPr>
                <w:ins w:id="2607" w:author="Wittman, Jacob (CDC/DDNID/NCCDPHP/DDT) (CTR)" w:date="2023-08-15T14:04:00Z"/>
              </w:rPr>
            </w:pPr>
            <w:ins w:id="2608" w:author="Wittman, Jacob (CDC/DDNID/NCCDPHP/DDT) (CTR)" w:date="2023-08-15T14:04:00Z">
              <w:r>
                <w:rPr>
                  <w:rFonts w:ascii="Calibri" w:hAnsi="Calibri"/>
                  <w:sz w:val="20"/>
                </w:rPr>
                <w:t>53.0 (4.6)</w:t>
              </w:r>
            </w:ins>
          </w:p>
        </w:tc>
        <w:tc>
          <w:tcPr>
            <w:tcW w:w="0" w:type="auto"/>
            <w:tcBorders>
              <w:top w:val="single" w:sz="0" w:space="0" w:color="D3D3D3"/>
              <w:left w:val="single" w:sz="0" w:space="0" w:color="D3D3D3"/>
              <w:bottom w:val="single" w:sz="0" w:space="0" w:color="D3D3D3"/>
              <w:right w:val="single" w:sz="0" w:space="0" w:color="D3D3D3"/>
            </w:tcBorders>
          </w:tcPr>
          <w:p w14:paraId="2DD90CA8" w14:textId="77777777" w:rsidR="00524773" w:rsidRDefault="00524773" w:rsidP="00C670FC">
            <w:pPr>
              <w:keepNext/>
              <w:spacing w:after="60"/>
              <w:rPr>
                <w:ins w:id="2609" w:author="Wittman, Jacob (CDC/DDNID/NCCDPHP/DDT) (CTR)" w:date="2023-08-15T14:04:00Z"/>
              </w:rPr>
            </w:pPr>
            <w:ins w:id="2610" w:author="Wittman, Jacob (CDC/DDNID/NCCDPHP/DDT) (CTR)" w:date="2023-08-15T14:04:00Z">
              <w:r>
                <w:rPr>
                  <w:rFonts w:ascii="Calibri" w:hAnsi="Calibri"/>
                  <w:sz w:val="20"/>
                </w:rPr>
                <w:t>48.1 (4.0)</w:t>
              </w:r>
            </w:ins>
          </w:p>
        </w:tc>
        <w:tc>
          <w:tcPr>
            <w:tcW w:w="0" w:type="auto"/>
            <w:tcBorders>
              <w:top w:val="single" w:sz="0" w:space="0" w:color="D3D3D3"/>
              <w:left w:val="single" w:sz="0" w:space="0" w:color="D3D3D3"/>
              <w:bottom w:val="single" w:sz="0" w:space="0" w:color="D3D3D3"/>
              <w:right w:val="single" w:sz="0" w:space="0" w:color="D3D3D3"/>
            </w:tcBorders>
          </w:tcPr>
          <w:p w14:paraId="7AC74D4A" w14:textId="77777777" w:rsidR="00524773" w:rsidRDefault="00524773" w:rsidP="00C670FC">
            <w:pPr>
              <w:keepNext/>
              <w:spacing w:after="60"/>
              <w:rPr>
                <w:ins w:id="2611" w:author="Wittman, Jacob (CDC/DDNID/NCCDPHP/DDT) (CTR)" w:date="2023-08-15T14:04:00Z"/>
              </w:rPr>
            </w:pPr>
            <w:ins w:id="2612" w:author="Wittman, Jacob (CDC/DDNID/NCCDPHP/DDT) (CTR)" w:date="2023-08-15T14:04:00Z">
              <w:r>
                <w:rPr>
                  <w:rFonts w:ascii="Calibri" w:hAnsi="Calibri"/>
                  <w:sz w:val="20"/>
                </w:rPr>
                <w:t>52.6 (4.7)</w:t>
              </w:r>
            </w:ins>
          </w:p>
        </w:tc>
        <w:tc>
          <w:tcPr>
            <w:tcW w:w="0" w:type="auto"/>
            <w:tcBorders>
              <w:top w:val="single" w:sz="0" w:space="0" w:color="D3D3D3"/>
              <w:left w:val="single" w:sz="0" w:space="0" w:color="D3D3D3"/>
              <w:bottom w:val="single" w:sz="0" w:space="0" w:color="D3D3D3"/>
              <w:right w:val="single" w:sz="0" w:space="0" w:color="D3D3D3"/>
            </w:tcBorders>
          </w:tcPr>
          <w:p w14:paraId="4AECFBEE" w14:textId="77777777" w:rsidR="00524773" w:rsidRDefault="00524773" w:rsidP="00C670FC">
            <w:pPr>
              <w:keepNext/>
              <w:spacing w:after="60"/>
              <w:rPr>
                <w:ins w:id="2613" w:author="Wittman, Jacob (CDC/DDNID/NCCDPHP/DDT) (CTR)" w:date="2023-08-15T14:04:00Z"/>
              </w:rPr>
            </w:pPr>
            <w:ins w:id="2614" w:author="Wittman, Jacob (CDC/DDNID/NCCDPHP/DDT) (CTR)" w:date="2023-08-15T14:04:00Z">
              <w:r>
                <w:rPr>
                  <w:rFonts w:ascii="Calibri" w:hAnsi="Calibri"/>
                  <w:sz w:val="20"/>
                </w:rPr>
                <w:t>51.0 (5.1)</w:t>
              </w:r>
            </w:ins>
          </w:p>
        </w:tc>
        <w:tc>
          <w:tcPr>
            <w:tcW w:w="0" w:type="auto"/>
            <w:tcBorders>
              <w:top w:val="single" w:sz="0" w:space="0" w:color="D3D3D3"/>
              <w:left w:val="single" w:sz="0" w:space="0" w:color="D3D3D3"/>
              <w:bottom w:val="single" w:sz="0" w:space="0" w:color="D3D3D3"/>
              <w:right w:val="single" w:sz="0" w:space="0" w:color="D3D3D3"/>
            </w:tcBorders>
          </w:tcPr>
          <w:p w14:paraId="0089B09B" w14:textId="77777777" w:rsidR="00524773" w:rsidRDefault="00524773" w:rsidP="00C670FC">
            <w:pPr>
              <w:keepNext/>
              <w:spacing w:after="60"/>
              <w:rPr>
                <w:ins w:id="2615" w:author="Wittman, Jacob (CDC/DDNID/NCCDPHP/DDT) (CTR)" w:date="2023-08-15T14:04:00Z"/>
              </w:rPr>
            </w:pPr>
            <w:ins w:id="2616" w:author="Wittman, Jacob (CDC/DDNID/NCCDPHP/DDT) (CTR)" w:date="2023-08-15T14:04:00Z">
              <w:r>
                <w:rPr>
                  <w:rFonts w:ascii="Calibri" w:hAnsi="Calibri"/>
                  <w:sz w:val="20"/>
                </w:rPr>
                <w:t>47.7 (4.1)</w:t>
              </w:r>
            </w:ins>
          </w:p>
        </w:tc>
        <w:tc>
          <w:tcPr>
            <w:tcW w:w="0" w:type="auto"/>
            <w:tcBorders>
              <w:top w:val="single" w:sz="0" w:space="0" w:color="D3D3D3"/>
              <w:left w:val="single" w:sz="0" w:space="0" w:color="D3D3D3"/>
              <w:bottom w:val="single" w:sz="0" w:space="0" w:color="D3D3D3"/>
              <w:right w:val="single" w:sz="0" w:space="0" w:color="D3D3D3"/>
            </w:tcBorders>
          </w:tcPr>
          <w:p w14:paraId="3D48E74D" w14:textId="77777777" w:rsidR="00524773" w:rsidRDefault="00524773" w:rsidP="00C670FC">
            <w:pPr>
              <w:keepNext/>
              <w:spacing w:after="60"/>
              <w:rPr>
                <w:ins w:id="2617" w:author="Wittman, Jacob (CDC/DDNID/NCCDPHP/DDT) (CTR)" w:date="2023-08-15T14:04:00Z"/>
              </w:rPr>
            </w:pPr>
            <w:ins w:id="2618" w:author="Wittman, Jacob (CDC/DDNID/NCCDPHP/DDT) (CTR)" w:date="2023-08-15T14:04:00Z">
              <w:r>
                <w:rPr>
                  <w:rFonts w:ascii="Calibri" w:hAnsi="Calibri"/>
                  <w:sz w:val="20"/>
                </w:rPr>
                <w:t>46.2 (4.2)</w:t>
              </w:r>
            </w:ins>
          </w:p>
        </w:tc>
        <w:tc>
          <w:tcPr>
            <w:tcW w:w="0" w:type="auto"/>
            <w:tcBorders>
              <w:top w:val="single" w:sz="0" w:space="0" w:color="D3D3D3"/>
              <w:left w:val="single" w:sz="0" w:space="0" w:color="D3D3D3"/>
              <w:bottom w:val="single" w:sz="0" w:space="0" w:color="D3D3D3"/>
              <w:right w:val="single" w:sz="0" w:space="0" w:color="D3D3D3"/>
            </w:tcBorders>
          </w:tcPr>
          <w:p w14:paraId="30DE4945" w14:textId="77777777" w:rsidR="00524773" w:rsidRDefault="00524773" w:rsidP="00C670FC">
            <w:pPr>
              <w:keepNext/>
              <w:spacing w:after="60"/>
              <w:rPr>
                <w:ins w:id="2619" w:author="Wittman, Jacob (CDC/DDNID/NCCDPHP/DDT) (CTR)" w:date="2023-08-15T14:04:00Z"/>
              </w:rPr>
            </w:pPr>
            <w:ins w:id="2620" w:author="Wittman, Jacob (CDC/DDNID/NCCDPHP/DDT) (CTR)" w:date="2023-08-15T14:04:00Z">
              <w:r>
                <w:rPr>
                  <w:rFonts w:ascii="Calibri" w:hAnsi="Calibri"/>
                  <w:sz w:val="20"/>
                </w:rPr>
                <w:t>56.9 (5.6)</w:t>
              </w:r>
            </w:ins>
          </w:p>
        </w:tc>
        <w:tc>
          <w:tcPr>
            <w:tcW w:w="0" w:type="auto"/>
            <w:tcBorders>
              <w:top w:val="single" w:sz="0" w:space="0" w:color="D3D3D3"/>
              <w:left w:val="single" w:sz="0" w:space="0" w:color="D3D3D3"/>
              <w:bottom w:val="single" w:sz="0" w:space="0" w:color="D3D3D3"/>
              <w:right w:val="single" w:sz="0" w:space="0" w:color="D3D3D3"/>
            </w:tcBorders>
          </w:tcPr>
          <w:p w14:paraId="5AADA844" w14:textId="77777777" w:rsidR="00524773" w:rsidRDefault="00524773" w:rsidP="00C670FC">
            <w:pPr>
              <w:keepNext/>
              <w:spacing w:after="60"/>
              <w:rPr>
                <w:ins w:id="2621" w:author="Wittman, Jacob (CDC/DDNID/NCCDPHP/DDT) (CTR)" w:date="2023-08-15T14:04:00Z"/>
              </w:rPr>
            </w:pPr>
            <w:ins w:id="2622" w:author="Wittman, Jacob (CDC/DDNID/NCCDPHP/DDT) (CTR)" w:date="2023-08-15T14:04:00Z">
              <w:r>
                <w:rPr>
                  <w:rFonts w:ascii="Calibri" w:hAnsi="Calibri"/>
                  <w:sz w:val="20"/>
                </w:rPr>
                <w:t>51.9 (4.4)</w:t>
              </w:r>
            </w:ins>
          </w:p>
        </w:tc>
        <w:tc>
          <w:tcPr>
            <w:tcW w:w="0" w:type="auto"/>
            <w:tcBorders>
              <w:top w:val="single" w:sz="0" w:space="0" w:color="D3D3D3"/>
              <w:left w:val="single" w:sz="0" w:space="0" w:color="D3D3D3"/>
              <w:bottom w:val="single" w:sz="0" w:space="0" w:color="D3D3D3"/>
              <w:right w:val="single" w:sz="0" w:space="0" w:color="D3D3D3"/>
            </w:tcBorders>
          </w:tcPr>
          <w:p w14:paraId="531D2E7D" w14:textId="77777777" w:rsidR="00524773" w:rsidRDefault="00524773" w:rsidP="00C670FC">
            <w:pPr>
              <w:keepNext/>
              <w:spacing w:after="60"/>
              <w:rPr>
                <w:ins w:id="2623" w:author="Wittman, Jacob (CDC/DDNID/NCCDPHP/DDT) (CTR)" w:date="2023-08-15T14:04:00Z"/>
              </w:rPr>
            </w:pPr>
            <w:ins w:id="2624" w:author="Wittman, Jacob (CDC/DDNID/NCCDPHP/DDT) (CTR)" w:date="2023-08-15T14:04:00Z">
              <w:r>
                <w:rPr>
                  <w:rFonts w:ascii="Calibri" w:hAnsi="Calibri"/>
                  <w:sz w:val="20"/>
                </w:rPr>
                <w:t>50.6 (3.8)</w:t>
              </w:r>
            </w:ins>
          </w:p>
        </w:tc>
        <w:tc>
          <w:tcPr>
            <w:tcW w:w="0" w:type="auto"/>
            <w:tcBorders>
              <w:top w:val="single" w:sz="0" w:space="0" w:color="D3D3D3"/>
              <w:left w:val="single" w:sz="0" w:space="0" w:color="D3D3D3"/>
              <w:bottom w:val="single" w:sz="0" w:space="0" w:color="D3D3D3"/>
              <w:right w:val="single" w:sz="0" w:space="0" w:color="D3D3D3"/>
            </w:tcBorders>
          </w:tcPr>
          <w:p w14:paraId="218D5FEE" w14:textId="77777777" w:rsidR="00524773" w:rsidRDefault="00524773" w:rsidP="00C670FC">
            <w:pPr>
              <w:keepNext/>
              <w:spacing w:after="60"/>
              <w:rPr>
                <w:ins w:id="2625" w:author="Wittman, Jacob (CDC/DDNID/NCCDPHP/DDT) (CTR)" w:date="2023-08-15T14:04:00Z"/>
              </w:rPr>
            </w:pPr>
            <w:ins w:id="2626" w:author="Wittman, Jacob (CDC/DDNID/NCCDPHP/DDT) (CTR)" w:date="2023-08-15T14:04:00Z">
              <w:r>
                <w:rPr>
                  <w:rFonts w:ascii="Calibri" w:hAnsi="Calibri"/>
                  <w:sz w:val="20"/>
                </w:rPr>
                <w:t>49.2 (4.1)</w:t>
              </w:r>
            </w:ins>
          </w:p>
        </w:tc>
        <w:tc>
          <w:tcPr>
            <w:tcW w:w="0" w:type="auto"/>
            <w:tcBorders>
              <w:top w:val="single" w:sz="0" w:space="0" w:color="D3D3D3"/>
              <w:left w:val="single" w:sz="0" w:space="0" w:color="D3D3D3"/>
              <w:bottom w:val="single" w:sz="0" w:space="0" w:color="D3D3D3"/>
              <w:right w:val="single" w:sz="0" w:space="0" w:color="D3D3D3"/>
            </w:tcBorders>
          </w:tcPr>
          <w:p w14:paraId="47A6043A" w14:textId="77777777" w:rsidR="00524773" w:rsidRDefault="00524773" w:rsidP="00C670FC">
            <w:pPr>
              <w:keepNext/>
              <w:spacing w:after="60"/>
              <w:rPr>
                <w:ins w:id="2627" w:author="Wittman, Jacob (CDC/DDNID/NCCDPHP/DDT) (CTR)" w:date="2023-08-15T14:04:00Z"/>
              </w:rPr>
            </w:pPr>
            <w:ins w:id="2628" w:author="Wittman, Jacob (CDC/DDNID/NCCDPHP/DDT) (CTR)" w:date="2023-08-15T14:04:00Z">
              <w:r>
                <w:rPr>
                  <w:rFonts w:ascii="Calibri" w:hAnsi="Calibri"/>
                  <w:sz w:val="20"/>
                </w:rPr>
                <w:t>57.6 (5.0)</w:t>
              </w:r>
            </w:ins>
          </w:p>
        </w:tc>
        <w:tc>
          <w:tcPr>
            <w:tcW w:w="0" w:type="auto"/>
            <w:tcBorders>
              <w:top w:val="single" w:sz="0" w:space="0" w:color="D3D3D3"/>
              <w:left w:val="single" w:sz="0" w:space="0" w:color="D3D3D3"/>
              <w:bottom w:val="single" w:sz="0" w:space="0" w:color="D3D3D3"/>
              <w:right w:val="single" w:sz="0" w:space="0" w:color="D3D3D3"/>
            </w:tcBorders>
          </w:tcPr>
          <w:p w14:paraId="46FD0BF2" w14:textId="77777777" w:rsidR="00524773" w:rsidRDefault="00524773" w:rsidP="00C670FC">
            <w:pPr>
              <w:keepNext/>
              <w:spacing w:after="60"/>
              <w:rPr>
                <w:ins w:id="2629" w:author="Wittman, Jacob (CDC/DDNID/NCCDPHP/DDT) (CTR)" w:date="2023-08-15T14:04:00Z"/>
              </w:rPr>
            </w:pPr>
            <w:ins w:id="2630" w:author="Wittman, Jacob (CDC/DDNID/NCCDPHP/DDT) (CTR)" w:date="2023-08-15T14:04:00Z">
              <w:r>
                <w:rPr>
                  <w:rFonts w:ascii="Calibri" w:hAnsi="Calibri"/>
                  <w:sz w:val="20"/>
                </w:rPr>
                <w:t>49.5 (5.0)</w:t>
              </w:r>
            </w:ins>
          </w:p>
        </w:tc>
        <w:tc>
          <w:tcPr>
            <w:tcW w:w="0" w:type="auto"/>
            <w:tcBorders>
              <w:top w:val="single" w:sz="0" w:space="0" w:color="D3D3D3"/>
              <w:left w:val="single" w:sz="0" w:space="0" w:color="D3D3D3"/>
              <w:bottom w:val="single" w:sz="0" w:space="0" w:color="D3D3D3"/>
              <w:right w:val="single" w:sz="0" w:space="0" w:color="D3D3D3"/>
            </w:tcBorders>
          </w:tcPr>
          <w:p w14:paraId="74C02BD0" w14:textId="77777777" w:rsidR="00524773" w:rsidRDefault="00524773" w:rsidP="00C670FC">
            <w:pPr>
              <w:keepNext/>
              <w:spacing w:after="60"/>
              <w:rPr>
                <w:ins w:id="2631" w:author="Wittman, Jacob (CDC/DDNID/NCCDPHP/DDT) (CTR)" w:date="2023-08-15T14:04:00Z"/>
              </w:rPr>
            </w:pPr>
            <w:ins w:id="2632" w:author="Wittman, Jacob (CDC/DDNID/NCCDPHP/DDT) (CTR)" w:date="2023-08-15T14:04:00Z">
              <w:r>
                <w:rPr>
                  <w:rFonts w:ascii="Calibri" w:hAnsi="Calibri"/>
                  <w:sz w:val="20"/>
                </w:rPr>
                <w:t>9.1 (-16.7, 34.9)</w:t>
              </w:r>
            </w:ins>
          </w:p>
        </w:tc>
        <w:tc>
          <w:tcPr>
            <w:tcW w:w="0" w:type="auto"/>
            <w:tcBorders>
              <w:top w:val="single" w:sz="0" w:space="0" w:color="D3D3D3"/>
              <w:left w:val="single" w:sz="0" w:space="0" w:color="D3D3D3"/>
              <w:bottom w:val="single" w:sz="0" w:space="0" w:color="D3D3D3"/>
              <w:right w:val="single" w:sz="0" w:space="0" w:color="D3D3D3"/>
            </w:tcBorders>
          </w:tcPr>
          <w:p w14:paraId="0B5DAFCB" w14:textId="77777777" w:rsidR="00524773" w:rsidRDefault="00524773" w:rsidP="00C670FC">
            <w:pPr>
              <w:keepNext/>
              <w:spacing w:after="60"/>
              <w:rPr>
                <w:ins w:id="26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42DC182" w14:textId="77777777" w:rsidR="00524773" w:rsidRDefault="00524773" w:rsidP="00C670FC">
            <w:pPr>
              <w:keepNext/>
              <w:spacing w:after="60"/>
              <w:rPr>
                <w:ins w:id="2634" w:author="Wittman, Jacob (CDC/DDNID/NCCDPHP/DDT) (CTR)" w:date="2023-08-15T14:04:00Z"/>
              </w:rPr>
            </w:pPr>
            <w:ins w:id="2635" w:author="Wittman, Jacob (CDC/DDNID/NCCDPHP/DDT) (CTR)" w:date="2023-08-15T14:04:00Z">
              <w:r>
                <w:rPr>
                  <w:rFonts w:ascii="Calibri" w:hAnsi="Calibri"/>
                  <w:sz w:val="20"/>
                </w:rPr>
                <w:t>0.3 (-1.0, 1.6)</w:t>
              </w:r>
            </w:ins>
          </w:p>
        </w:tc>
        <w:tc>
          <w:tcPr>
            <w:tcW w:w="0" w:type="auto"/>
            <w:tcBorders>
              <w:top w:val="single" w:sz="0" w:space="0" w:color="D3D3D3"/>
              <w:left w:val="single" w:sz="0" w:space="0" w:color="D3D3D3"/>
              <w:bottom w:val="single" w:sz="0" w:space="0" w:color="D3D3D3"/>
              <w:right w:val="single" w:sz="0" w:space="0" w:color="D3D3D3"/>
            </w:tcBorders>
          </w:tcPr>
          <w:p w14:paraId="0A656C00" w14:textId="77777777" w:rsidR="00524773" w:rsidRDefault="00524773" w:rsidP="00C670FC">
            <w:pPr>
              <w:keepNext/>
              <w:spacing w:after="60"/>
              <w:rPr>
                <w:ins w:id="2636" w:author="Wittman, Jacob (CDC/DDNID/NCCDPHP/DDT) (CTR)" w:date="2023-08-15T14:04:00Z"/>
              </w:rPr>
            </w:pPr>
            <w:ins w:id="2637" w:author="Wittman, Jacob (CDC/DDNID/NCCDPHP/DDT) (CTR)" w:date="2023-08-15T14:04:00Z">
              <w:r>
                <w:rPr>
                  <w:rFonts w:ascii="Calibri" w:hAnsi="Calibri"/>
                  <w:sz w:val="20"/>
                </w:rPr>
                <w:t>0.3 (-1.0, 1.6)</w:t>
              </w:r>
            </w:ins>
          </w:p>
        </w:tc>
      </w:tr>
      <w:tr w:rsidR="00524773" w14:paraId="667BD282" w14:textId="77777777" w:rsidTr="00C670FC">
        <w:trPr>
          <w:cantSplit/>
          <w:jc w:val="center"/>
          <w:ins w:id="263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0192813" w14:textId="77777777" w:rsidR="00524773" w:rsidRDefault="00524773" w:rsidP="00C670FC">
            <w:pPr>
              <w:keepNext/>
              <w:spacing w:after="60"/>
              <w:rPr>
                <w:ins w:id="2639" w:author="Wittman, Jacob (CDC/DDNID/NCCDPHP/DDT) (CTR)" w:date="2023-08-15T14:04:00Z"/>
              </w:rPr>
            </w:pPr>
            <w:ins w:id="2640"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10235D83" w14:textId="77777777" w:rsidR="00524773" w:rsidRDefault="00524773" w:rsidP="00C670FC">
            <w:pPr>
              <w:keepNext/>
              <w:spacing w:after="60"/>
              <w:rPr>
                <w:ins w:id="2641" w:author="Wittman, Jacob (CDC/DDNID/NCCDPHP/DDT) (CTR)" w:date="2023-08-15T14:04:00Z"/>
              </w:rPr>
            </w:pPr>
            <w:ins w:id="2642" w:author="Wittman, Jacob (CDC/DDNID/NCCDPHP/DDT) (CTR)" w:date="2023-08-15T14:04:00Z">
              <w:r>
                <w:rPr>
                  <w:rFonts w:ascii="Calibri" w:hAnsi="Calibri"/>
                  <w:sz w:val="20"/>
                </w:rPr>
                <w:t>27.3 (1.8)</w:t>
              </w:r>
            </w:ins>
          </w:p>
        </w:tc>
        <w:tc>
          <w:tcPr>
            <w:tcW w:w="0" w:type="auto"/>
            <w:tcBorders>
              <w:top w:val="single" w:sz="0" w:space="0" w:color="D3D3D3"/>
              <w:left w:val="single" w:sz="0" w:space="0" w:color="D3D3D3"/>
              <w:bottom w:val="single" w:sz="0" w:space="0" w:color="D3D3D3"/>
              <w:right w:val="single" w:sz="0" w:space="0" w:color="D3D3D3"/>
            </w:tcBorders>
          </w:tcPr>
          <w:p w14:paraId="37C720C4" w14:textId="77777777" w:rsidR="00524773" w:rsidRDefault="00524773" w:rsidP="00C670FC">
            <w:pPr>
              <w:keepNext/>
              <w:spacing w:after="60"/>
              <w:rPr>
                <w:ins w:id="2643" w:author="Wittman, Jacob (CDC/DDNID/NCCDPHP/DDT) (CTR)" w:date="2023-08-15T14:04:00Z"/>
              </w:rPr>
            </w:pPr>
            <w:ins w:id="2644" w:author="Wittman, Jacob (CDC/DDNID/NCCDPHP/DDT) (CTR)" w:date="2023-08-15T14:04:00Z">
              <w:r>
                <w:rPr>
                  <w:rFonts w:ascii="Calibri" w:hAnsi="Calibri"/>
                  <w:sz w:val="20"/>
                </w:rPr>
                <w:t>36.5 (15.3)</w:t>
              </w:r>
            </w:ins>
          </w:p>
        </w:tc>
        <w:tc>
          <w:tcPr>
            <w:tcW w:w="0" w:type="auto"/>
            <w:tcBorders>
              <w:top w:val="single" w:sz="0" w:space="0" w:color="D3D3D3"/>
              <w:left w:val="single" w:sz="0" w:space="0" w:color="D3D3D3"/>
              <w:bottom w:val="single" w:sz="0" w:space="0" w:color="D3D3D3"/>
              <w:right w:val="single" w:sz="0" w:space="0" w:color="D3D3D3"/>
            </w:tcBorders>
          </w:tcPr>
          <w:p w14:paraId="6D40BF30" w14:textId="77777777" w:rsidR="00524773" w:rsidRDefault="00524773" w:rsidP="00C670FC">
            <w:pPr>
              <w:keepNext/>
              <w:spacing w:after="60"/>
              <w:rPr>
                <w:ins w:id="2645" w:author="Wittman, Jacob (CDC/DDNID/NCCDPHP/DDT) (CTR)" w:date="2023-08-15T14:04:00Z"/>
              </w:rPr>
            </w:pPr>
            <w:ins w:id="2646" w:author="Wittman, Jacob (CDC/DDNID/NCCDPHP/DDT) (CTR)" w:date="2023-08-15T14:04:00Z">
              <w:r>
                <w:rPr>
                  <w:rFonts w:ascii="Calibri" w:hAnsi="Calibri"/>
                  <w:sz w:val="20"/>
                </w:rPr>
                <w:t>20.5 (9.6)</w:t>
              </w:r>
            </w:ins>
          </w:p>
        </w:tc>
        <w:tc>
          <w:tcPr>
            <w:tcW w:w="0" w:type="auto"/>
            <w:tcBorders>
              <w:top w:val="single" w:sz="0" w:space="0" w:color="D3D3D3"/>
              <w:left w:val="single" w:sz="0" w:space="0" w:color="D3D3D3"/>
              <w:bottom w:val="single" w:sz="0" w:space="0" w:color="D3D3D3"/>
              <w:right w:val="single" w:sz="0" w:space="0" w:color="D3D3D3"/>
            </w:tcBorders>
          </w:tcPr>
          <w:p w14:paraId="67F39949" w14:textId="77777777" w:rsidR="00524773" w:rsidRDefault="00524773" w:rsidP="00C670FC">
            <w:pPr>
              <w:keepNext/>
              <w:spacing w:after="60"/>
              <w:rPr>
                <w:ins w:id="2647" w:author="Wittman, Jacob (CDC/DDNID/NCCDPHP/DDT) (CTR)" w:date="2023-08-15T14:04:00Z"/>
              </w:rPr>
            </w:pPr>
            <w:ins w:id="2648" w:author="Wittman, Jacob (CDC/DDNID/NCCDPHP/DDT) (CTR)" w:date="2023-08-15T14:04:00Z">
              <w:r>
                <w:rPr>
                  <w:rFonts w:ascii="Calibri" w:hAnsi="Calibri"/>
                  <w:sz w:val="20"/>
                </w:rPr>
                <w:t>38.0 (16.3)</w:t>
              </w:r>
            </w:ins>
          </w:p>
        </w:tc>
        <w:tc>
          <w:tcPr>
            <w:tcW w:w="0" w:type="auto"/>
            <w:tcBorders>
              <w:top w:val="single" w:sz="0" w:space="0" w:color="D3D3D3"/>
              <w:left w:val="single" w:sz="0" w:space="0" w:color="D3D3D3"/>
              <w:bottom w:val="single" w:sz="0" w:space="0" w:color="D3D3D3"/>
              <w:right w:val="single" w:sz="0" w:space="0" w:color="D3D3D3"/>
            </w:tcBorders>
          </w:tcPr>
          <w:p w14:paraId="074C614F" w14:textId="77777777" w:rsidR="00524773" w:rsidRDefault="00524773" w:rsidP="00C670FC">
            <w:pPr>
              <w:keepNext/>
              <w:spacing w:after="60"/>
              <w:rPr>
                <w:ins w:id="2649" w:author="Wittman, Jacob (CDC/DDNID/NCCDPHP/DDT) (CTR)" w:date="2023-08-15T14:04:00Z"/>
              </w:rPr>
            </w:pPr>
            <w:ins w:id="2650" w:author="Wittman, Jacob (CDC/DDNID/NCCDPHP/DDT) (CTR)" w:date="2023-08-15T14:04:00Z">
              <w:r>
                <w:rPr>
                  <w:rFonts w:ascii="Calibri" w:hAnsi="Calibri"/>
                  <w:sz w:val="20"/>
                </w:rPr>
                <w:t>17.4 (9.1)</w:t>
              </w:r>
            </w:ins>
          </w:p>
        </w:tc>
        <w:tc>
          <w:tcPr>
            <w:tcW w:w="0" w:type="auto"/>
            <w:tcBorders>
              <w:top w:val="single" w:sz="0" w:space="0" w:color="D3D3D3"/>
              <w:left w:val="single" w:sz="0" w:space="0" w:color="D3D3D3"/>
              <w:bottom w:val="single" w:sz="0" w:space="0" w:color="D3D3D3"/>
              <w:right w:val="single" w:sz="0" w:space="0" w:color="D3D3D3"/>
            </w:tcBorders>
          </w:tcPr>
          <w:p w14:paraId="183DDABC" w14:textId="77777777" w:rsidR="00524773" w:rsidRDefault="00524773" w:rsidP="00C670FC">
            <w:pPr>
              <w:keepNext/>
              <w:spacing w:after="60"/>
              <w:rPr>
                <w:ins w:id="2651" w:author="Wittman, Jacob (CDC/DDNID/NCCDPHP/DDT) (CTR)" w:date="2023-08-15T14:04:00Z"/>
              </w:rPr>
            </w:pPr>
            <w:ins w:id="2652" w:author="Wittman, Jacob (CDC/DDNID/NCCDPHP/DDT) (CTR)" w:date="2023-08-15T14:04:00Z">
              <w:r>
                <w:rPr>
                  <w:rFonts w:ascii="Calibri" w:hAnsi="Calibri"/>
                  <w:sz w:val="20"/>
                </w:rPr>
                <w:t>21.6 (3.2)</w:t>
              </w:r>
            </w:ins>
          </w:p>
        </w:tc>
        <w:tc>
          <w:tcPr>
            <w:tcW w:w="0" w:type="auto"/>
            <w:tcBorders>
              <w:top w:val="single" w:sz="0" w:space="0" w:color="D3D3D3"/>
              <w:left w:val="single" w:sz="0" w:space="0" w:color="D3D3D3"/>
              <w:bottom w:val="single" w:sz="0" w:space="0" w:color="D3D3D3"/>
              <w:right w:val="single" w:sz="0" w:space="0" w:color="D3D3D3"/>
            </w:tcBorders>
          </w:tcPr>
          <w:p w14:paraId="17FD1945" w14:textId="77777777" w:rsidR="00524773" w:rsidRDefault="00524773" w:rsidP="00C670FC">
            <w:pPr>
              <w:keepNext/>
              <w:spacing w:after="60"/>
              <w:rPr>
                <w:ins w:id="2653" w:author="Wittman, Jacob (CDC/DDNID/NCCDPHP/DDT) (CTR)" w:date="2023-08-15T14:04:00Z"/>
              </w:rPr>
            </w:pPr>
            <w:ins w:id="2654" w:author="Wittman, Jacob (CDC/DDNID/NCCDPHP/DDT) (CTR)" w:date="2023-08-15T14:04:00Z">
              <w:r>
                <w:rPr>
                  <w:rFonts w:ascii="Calibri" w:hAnsi="Calibri"/>
                  <w:sz w:val="20"/>
                </w:rPr>
                <w:t>22.6 (3.1)</w:t>
              </w:r>
            </w:ins>
          </w:p>
        </w:tc>
        <w:tc>
          <w:tcPr>
            <w:tcW w:w="0" w:type="auto"/>
            <w:tcBorders>
              <w:top w:val="single" w:sz="0" w:space="0" w:color="D3D3D3"/>
              <w:left w:val="single" w:sz="0" w:space="0" w:color="D3D3D3"/>
              <w:bottom w:val="single" w:sz="0" w:space="0" w:color="D3D3D3"/>
              <w:right w:val="single" w:sz="0" w:space="0" w:color="D3D3D3"/>
            </w:tcBorders>
          </w:tcPr>
          <w:p w14:paraId="63BF1DAB" w14:textId="77777777" w:rsidR="00524773" w:rsidRDefault="00524773" w:rsidP="00C670FC">
            <w:pPr>
              <w:keepNext/>
              <w:spacing w:after="60"/>
              <w:rPr>
                <w:ins w:id="2655" w:author="Wittman, Jacob (CDC/DDNID/NCCDPHP/DDT) (CTR)" w:date="2023-08-15T14:04:00Z"/>
              </w:rPr>
            </w:pPr>
            <w:ins w:id="2656" w:author="Wittman, Jacob (CDC/DDNID/NCCDPHP/DDT) (CTR)" w:date="2023-08-15T14:04:00Z">
              <w:r>
                <w:rPr>
                  <w:rFonts w:ascii="Calibri" w:hAnsi="Calibri"/>
                  <w:sz w:val="20"/>
                </w:rPr>
                <w:t>28.2 (3.3)</w:t>
              </w:r>
            </w:ins>
          </w:p>
        </w:tc>
        <w:tc>
          <w:tcPr>
            <w:tcW w:w="0" w:type="auto"/>
            <w:tcBorders>
              <w:top w:val="single" w:sz="0" w:space="0" w:color="D3D3D3"/>
              <w:left w:val="single" w:sz="0" w:space="0" w:color="D3D3D3"/>
              <w:bottom w:val="single" w:sz="0" w:space="0" w:color="D3D3D3"/>
              <w:right w:val="single" w:sz="0" w:space="0" w:color="D3D3D3"/>
            </w:tcBorders>
          </w:tcPr>
          <w:p w14:paraId="35E20C67" w14:textId="77777777" w:rsidR="00524773" w:rsidRDefault="00524773" w:rsidP="00C670FC">
            <w:pPr>
              <w:keepNext/>
              <w:spacing w:after="60"/>
              <w:rPr>
                <w:ins w:id="2657" w:author="Wittman, Jacob (CDC/DDNID/NCCDPHP/DDT) (CTR)" w:date="2023-08-15T14:04:00Z"/>
              </w:rPr>
            </w:pPr>
            <w:ins w:id="2658" w:author="Wittman, Jacob (CDC/DDNID/NCCDPHP/DDT) (CTR)" w:date="2023-08-15T14:04:00Z">
              <w:r>
                <w:rPr>
                  <w:rFonts w:ascii="Calibri" w:hAnsi="Calibri"/>
                  <w:sz w:val="20"/>
                </w:rPr>
                <w:t>26.2 (3.2)</w:t>
              </w:r>
            </w:ins>
          </w:p>
        </w:tc>
        <w:tc>
          <w:tcPr>
            <w:tcW w:w="0" w:type="auto"/>
            <w:tcBorders>
              <w:top w:val="single" w:sz="0" w:space="0" w:color="D3D3D3"/>
              <w:left w:val="single" w:sz="0" w:space="0" w:color="D3D3D3"/>
              <w:bottom w:val="single" w:sz="0" w:space="0" w:color="D3D3D3"/>
              <w:right w:val="single" w:sz="0" w:space="0" w:color="D3D3D3"/>
            </w:tcBorders>
          </w:tcPr>
          <w:p w14:paraId="3C0298BF" w14:textId="77777777" w:rsidR="00524773" w:rsidRDefault="00524773" w:rsidP="00C670FC">
            <w:pPr>
              <w:keepNext/>
              <w:spacing w:after="60"/>
              <w:rPr>
                <w:ins w:id="2659" w:author="Wittman, Jacob (CDC/DDNID/NCCDPHP/DDT) (CTR)" w:date="2023-08-15T14:04:00Z"/>
              </w:rPr>
            </w:pPr>
            <w:ins w:id="2660" w:author="Wittman, Jacob (CDC/DDNID/NCCDPHP/DDT) (CTR)" w:date="2023-08-15T14:04:00Z">
              <w:r>
                <w:rPr>
                  <w:rFonts w:ascii="Calibri" w:hAnsi="Calibri"/>
                  <w:sz w:val="20"/>
                </w:rPr>
                <w:t>23.8 (2.8)</w:t>
              </w:r>
            </w:ins>
          </w:p>
        </w:tc>
        <w:tc>
          <w:tcPr>
            <w:tcW w:w="0" w:type="auto"/>
            <w:tcBorders>
              <w:top w:val="single" w:sz="0" w:space="0" w:color="D3D3D3"/>
              <w:left w:val="single" w:sz="0" w:space="0" w:color="D3D3D3"/>
              <w:bottom w:val="single" w:sz="0" w:space="0" w:color="D3D3D3"/>
              <w:right w:val="single" w:sz="0" w:space="0" w:color="D3D3D3"/>
            </w:tcBorders>
          </w:tcPr>
          <w:p w14:paraId="4AAA9C3F" w14:textId="77777777" w:rsidR="00524773" w:rsidRDefault="00524773" w:rsidP="00C670FC">
            <w:pPr>
              <w:keepNext/>
              <w:spacing w:after="60"/>
              <w:rPr>
                <w:ins w:id="2661" w:author="Wittman, Jacob (CDC/DDNID/NCCDPHP/DDT) (CTR)" w:date="2023-08-15T14:04:00Z"/>
              </w:rPr>
            </w:pPr>
            <w:ins w:id="2662" w:author="Wittman, Jacob (CDC/DDNID/NCCDPHP/DDT) (CTR)" w:date="2023-08-15T14:04:00Z">
              <w:r>
                <w:rPr>
                  <w:rFonts w:ascii="Calibri" w:hAnsi="Calibri"/>
                  <w:sz w:val="20"/>
                </w:rPr>
                <w:t>33.1 (4.1)</w:t>
              </w:r>
            </w:ins>
          </w:p>
        </w:tc>
        <w:tc>
          <w:tcPr>
            <w:tcW w:w="0" w:type="auto"/>
            <w:tcBorders>
              <w:top w:val="single" w:sz="0" w:space="0" w:color="D3D3D3"/>
              <w:left w:val="single" w:sz="0" w:space="0" w:color="D3D3D3"/>
              <w:bottom w:val="single" w:sz="0" w:space="0" w:color="D3D3D3"/>
              <w:right w:val="single" w:sz="0" w:space="0" w:color="D3D3D3"/>
            </w:tcBorders>
          </w:tcPr>
          <w:p w14:paraId="0E38F3F5" w14:textId="77777777" w:rsidR="00524773" w:rsidRDefault="00524773" w:rsidP="00C670FC">
            <w:pPr>
              <w:keepNext/>
              <w:spacing w:after="60"/>
              <w:rPr>
                <w:ins w:id="2663" w:author="Wittman, Jacob (CDC/DDNID/NCCDPHP/DDT) (CTR)" w:date="2023-08-15T14:04:00Z"/>
              </w:rPr>
            </w:pPr>
            <w:ins w:id="2664" w:author="Wittman, Jacob (CDC/DDNID/NCCDPHP/DDT) (CTR)" w:date="2023-08-15T14:04:00Z">
              <w:r>
                <w:rPr>
                  <w:rFonts w:ascii="Calibri" w:hAnsi="Calibri"/>
                  <w:sz w:val="20"/>
                </w:rPr>
                <w:t>29.8 (4.4)</w:t>
              </w:r>
            </w:ins>
          </w:p>
        </w:tc>
        <w:tc>
          <w:tcPr>
            <w:tcW w:w="0" w:type="auto"/>
            <w:tcBorders>
              <w:top w:val="single" w:sz="0" w:space="0" w:color="D3D3D3"/>
              <w:left w:val="single" w:sz="0" w:space="0" w:color="D3D3D3"/>
              <w:bottom w:val="single" w:sz="0" w:space="0" w:color="D3D3D3"/>
              <w:right w:val="single" w:sz="0" w:space="0" w:color="D3D3D3"/>
            </w:tcBorders>
          </w:tcPr>
          <w:p w14:paraId="39F3B407" w14:textId="77777777" w:rsidR="00524773" w:rsidRDefault="00524773" w:rsidP="00C670FC">
            <w:pPr>
              <w:keepNext/>
              <w:spacing w:after="60"/>
              <w:rPr>
                <w:ins w:id="2665" w:author="Wittman, Jacob (CDC/DDNID/NCCDPHP/DDT) (CTR)" w:date="2023-08-15T14:04:00Z"/>
              </w:rPr>
            </w:pPr>
            <w:ins w:id="2666" w:author="Wittman, Jacob (CDC/DDNID/NCCDPHP/DDT) (CTR)" w:date="2023-08-15T14:04:00Z">
              <w:r>
                <w:rPr>
                  <w:rFonts w:ascii="Calibri" w:hAnsi="Calibri"/>
                  <w:sz w:val="20"/>
                </w:rPr>
                <w:t>30.0 (5.1)</w:t>
              </w:r>
            </w:ins>
          </w:p>
        </w:tc>
        <w:tc>
          <w:tcPr>
            <w:tcW w:w="0" w:type="auto"/>
            <w:tcBorders>
              <w:top w:val="single" w:sz="0" w:space="0" w:color="D3D3D3"/>
              <w:left w:val="single" w:sz="0" w:space="0" w:color="D3D3D3"/>
              <w:bottom w:val="single" w:sz="0" w:space="0" w:color="D3D3D3"/>
              <w:right w:val="single" w:sz="0" w:space="0" w:color="D3D3D3"/>
            </w:tcBorders>
          </w:tcPr>
          <w:p w14:paraId="554E48F5" w14:textId="77777777" w:rsidR="00524773" w:rsidRDefault="00524773" w:rsidP="00C670FC">
            <w:pPr>
              <w:keepNext/>
              <w:spacing w:after="60"/>
              <w:rPr>
                <w:ins w:id="2667" w:author="Wittman, Jacob (CDC/DDNID/NCCDPHP/DDT) (CTR)" w:date="2023-08-15T14:04:00Z"/>
              </w:rPr>
            </w:pPr>
            <w:ins w:id="2668" w:author="Wittman, Jacob (CDC/DDNID/NCCDPHP/DDT) (CTR)" w:date="2023-08-15T14:04:00Z">
              <w:r>
                <w:rPr>
                  <w:rFonts w:ascii="Calibri" w:hAnsi="Calibri"/>
                  <w:sz w:val="20"/>
                </w:rPr>
                <w:t>18.8 (5.5)</w:t>
              </w:r>
            </w:ins>
          </w:p>
        </w:tc>
        <w:tc>
          <w:tcPr>
            <w:tcW w:w="0" w:type="auto"/>
            <w:tcBorders>
              <w:top w:val="single" w:sz="0" w:space="0" w:color="D3D3D3"/>
              <w:left w:val="single" w:sz="0" w:space="0" w:color="D3D3D3"/>
              <w:bottom w:val="single" w:sz="0" w:space="0" w:color="D3D3D3"/>
              <w:right w:val="single" w:sz="0" w:space="0" w:color="D3D3D3"/>
            </w:tcBorders>
          </w:tcPr>
          <w:p w14:paraId="3751C5BB" w14:textId="77777777" w:rsidR="00524773" w:rsidRDefault="00524773" w:rsidP="00C670FC">
            <w:pPr>
              <w:keepNext/>
              <w:spacing w:after="60"/>
              <w:rPr>
                <w:ins w:id="2669" w:author="Wittman, Jacob (CDC/DDNID/NCCDPHP/DDT) (CTR)" w:date="2023-08-15T14:04:00Z"/>
              </w:rPr>
            </w:pPr>
            <w:ins w:id="2670" w:author="Wittman, Jacob (CDC/DDNID/NCCDPHP/DDT) (CTR)" w:date="2023-08-15T14:04:00Z">
              <w:r>
                <w:rPr>
                  <w:rFonts w:ascii="Calibri" w:hAnsi="Calibri"/>
                  <w:sz w:val="20"/>
                </w:rPr>
                <w:t>-17.8 (-90.5, 54.9)</w:t>
              </w:r>
            </w:ins>
          </w:p>
        </w:tc>
        <w:tc>
          <w:tcPr>
            <w:tcW w:w="0" w:type="auto"/>
            <w:tcBorders>
              <w:top w:val="single" w:sz="0" w:space="0" w:color="D3D3D3"/>
              <w:left w:val="single" w:sz="0" w:space="0" w:color="D3D3D3"/>
              <w:bottom w:val="single" w:sz="0" w:space="0" w:color="D3D3D3"/>
              <w:right w:val="single" w:sz="0" w:space="0" w:color="D3D3D3"/>
            </w:tcBorders>
          </w:tcPr>
          <w:p w14:paraId="571B71E5" w14:textId="77777777" w:rsidR="00524773" w:rsidRDefault="00524773" w:rsidP="00C670FC">
            <w:pPr>
              <w:keepNext/>
              <w:spacing w:after="60"/>
              <w:rPr>
                <w:ins w:id="267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2ED4BA9" w14:textId="77777777" w:rsidR="00524773" w:rsidRDefault="00524773" w:rsidP="00C670FC">
            <w:pPr>
              <w:keepNext/>
              <w:spacing w:after="60"/>
              <w:rPr>
                <w:ins w:id="2672" w:author="Wittman, Jacob (CDC/DDNID/NCCDPHP/DDT) (CTR)" w:date="2023-08-15T14:04:00Z"/>
              </w:rPr>
            </w:pPr>
            <w:ins w:id="2673" w:author="Wittman, Jacob (CDC/DDNID/NCCDPHP/DDT) (CTR)" w:date="2023-08-15T14:04:00Z">
              <w:r>
                <w:rPr>
                  <w:rFonts w:ascii="Calibri" w:hAnsi="Calibri"/>
                  <w:sz w:val="20"/>
                </w:rPr>
                <w:t>0.9 (-3.7, 5.7)</w:t>
              </w:r>
            </w:ins>
          </w:p>
        </w:tc>
        <w:tc>
          <w:tcPr>
            <w:tcW w:w="0" w:type="auto"/>
            <w:tcBorders>
              <w:top w:val="single" w:sz="0" w:space="0" w:color="D3D3D3"/>
              <w:left w:val="single" w:sz="0" w:space="0" w:color="D3D3D3"/>
              <w:bottom w:val="single" w:sz="0" w:space="0" w:color="D3D3D3"/>
              <w:right w:val="single" w:sz="0" w:space="0" w:color="D3D3D3"/>
            </w:tcBorders>
          </w:tcPr>
          <w:p w14:paraId="747C7AB1" w14:textId="77777777" w:rsidR="00524773" w:rsidRDefault="00524773" w:rsidP="00C670FC">
            <w:pPr>
              <w:keepNext/>
              <w:spacing w:after="60"/>
              <w:rPr>
                <w:ins w:id="2674" w:author="Wittman, Jacob (CDC/DDNID/NCCDPHP/DDT) (CTR)" w:date="2023-08-15T14:04:00Z"/>
              </w:rPr>
            </w:pPr>
            <w:ins w:id="2675" w:author="Wittman, Jacob (CDC/DDNID/NCCDPHP/DDT) (CTR)" w:date="2023-08-15T14:04:00Z">
              <w:r>
                <w:rPr>
                  <w:rFonts w:ascii="Calibri" w:hAnsi="Calibri"/>
                  <w:sz w:val="20"/>
                </w:rPr>
                <w:t>0.9 (-3.7, 5.7)</w:t>
              </w:r>
            </w:ins>
          </w:p>
        </w:tc>
      </w:tr>
      <w:tr w:rsidR="00524773" w14:paraId="7B9CEE08" w14:textId="77777777" w:rsidTr="00C670FC">
        <w:trPr>
          <w:cantSplit/>
          <w:jc w:val="center"/>
          <w:ins w:id="26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47A8F5" w14:textId="77777777" w:rsidR="00524773" w:rsidRDefault="00524773" w:rsidP="00C670FC">
            <w:pPr>
              <w:keepNext/>
              <w:spacing w:after="60"/>
              <w:rPr>
                <w:ins w:id="2677" w:author="Wittman, Jacob (CDC/DDNID/NCCDPHP/DDT) (CTR)" w:date="2023-08-15T14:04:00Z"/>
              </w:rPr>
            </w:pPr>
            <w:ins w:id="2678"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53298FC7" w14:textId="77777777" w:rsidR="00524773" w:rsidRDefault="00524773" w:rsidP="00C670FC">
            <w:pPr>
              <w:keepNext/>
              <w:spacing w:after="60"/>
              <w:rPr>
                <w:ins w:id="2679" w:author="Wittman, Jacob (CDC/DDNID/NCCDPHP/DDT) (CTR)" w:date="2023-08-15T14:04:00Z"/>
              </w:rPr>
            </w:pPr>
            <w:ins w:id="2680" w:author="Wittman, Jacob (CDC/DDNID/NCCDPHP/DDT) (CTR)" w:date="2023-08-15T14:04:00Z">
              <w:r>
                <w:rPr>
                  <w:rFonts w:ascii="Calibri" w:hAnsi="Calibri"/>
                  <w:sz w:val="20"/>
                </w:rPr>
                <w:t>29.0 (1.2)</w:t>
              </w:r>
            </w:ins>
          </w:p>
        </w:tc>
        <w:tc>
          <w:tcPr>
            <w:tcW w:w="0" w:type="auto"/>
            <w:tcBorders>
              <w:top w:val="single" w:sz="0" w:space="0" w:color="D3D3D3"/>
              <w:left w:val="single" w:sz="0" w:space="0" w:color="D3D3D3"/>
              <w:bottom w:val="single" w:sz="0" w:space="0" w:color="D3D3D3"/>
              <w:right w:val="single" w:sz="0" w:space="0" w:color="D3D3D3"/>
            </w:tcBorders>
          </w:tcPr>
          <w:p w14:paraId="7C7D97C9" w14:textId="77777777" w:rsidR="00524773" w:rsidRDefault="00524773" w:rsidP="00C670FC">
            <w:pPr>
              <w:keepNext/>
              <w:spacing w:after="60"/>
              <w:rPr>
                <w:ins w:id="2681" w:author="Wittman, Jacob (CDC/DDNID/NCCDPHP/DDT) (CTR)" w:date="2023-08-15T14:04:00Z"/>
              </w:rPr>
            </w:pPr>
            <w:ins w:id="2682" w:author="Wittman, Jacob (CDC/DDNID/NCCDPHP/DDT) (CTR)" w:date="2023-08-15T14:04:00Z">
              <w:r>
                <w:rPr>
                  <w:rFonts w:ascii="Calibri" w:hAnsi="Calibri"/>
                  <w:sz w:val="20"/>
                </w:rPr>
                <w:t>31.7 (4.3)</w:t>
              </w:r>
            </w:ins>
          </w:p>
        </w:tc>
        <w:tc>
          <w:tcPr>
            <w:tcW w:w="0" w:type="auto"/>
            <w:tcBorders>
              <w:top w:val="single" w:sz="0" w:space="0" w:color="D3D3D3"/>
              <w:left w:val="single" w:sz="0" w:space="0" w:color="D3D3D3"/>
              <w:bottom w:val="single" w:sz="0" w:space="0" w:color="D3D3D3"/>
              <w:right w:val="single" w:sz="0" w:space="0" w:color="D3D3D3"/>
            </w:tcBorders>
          </w:tcPr>
          <w:p w14:paraId="7934F9B2" w14:textId="77777777" w:rsidR="00524773" w:rsidRDefault="00524773" w:rsidP="00C670FC">
            <w:pPr>
              <w:keepNext/>
              <w:spacing w:after="60"/>
              <w:rPr>
                <w:ins w:id="2683" w:author="Wittman, Jacob (CDC/DDNID/NCCDPHP/DDT) (CTR)" w:date="2023-08-15T14:04:00Z"/>
              </w:rPr>
            </w:pPr>
            <w:ins w:id="2684" w:author="Wittman, Jacob (CDC/DDNID/NCCDPHP/DDT) (CTR)" w:date="2023-08-15T14:04:00Z">
              <w:r>
                <w:rPr>
                  <w:rFonts w:ascii="Calibri" w:hAnsi="Calibri"/>
                  <w:sz w:val="20"/>
                </w:rPr>
                <w:t>30.2 (3.6)</w:t>
              </w:r>
            </w:ins>
          </w:p>
        </w:tc>
        <w:tc>
          <w:tcPr>
            <w:tcW w:w="0" w:type="auto"/>
            <w:tcBorders>
              <w:top w:val="single" w:sz="0" w:space="0" w:color="D3D3D3"/>
              <w:left w:val="single" w:sz="0" w:space="0" w:color="D3D3D3"/>
              <w:bottom w:val="single" w:sz="0" w:space="0" w:color="D3D3D3"/>
              <w:right w:val="single" w:sz="0" w:space="0" w:color="D3D3D3"/>
            </w:tcBorders>
          </w:tcPr>
          <w:p w14:paraId="005C0F4A" w14:textId="77777777" w:rsidR="00524773" w:rsidRDefault="00524773" w:rsidP="00C670FC">
            <w:pPr>
              <w:keepNext/>
              <w:spacing w:after="60"/>
              <w:rPr>
                <w:ins w:id="2685" w:author="Wittman, Jacob (CDC/DDNID/NCCDPHP/DDT) (CTR)" w:date="2023-08-15T14:04:00Z"/>
              </w:rPr>
            </w:pPr>
            <w:ins w:id="2686" w:author="Wittman, Jacob (CDC/DDNID/NCCDPHP/DDT) (CTR)" w:date="2023-08-15T14:04:00Z">
              <w:r>
                <w:rPr>
                  <w:rFonts w:ascii="Calibri" w:hAnsi="Calibri"/>
                  <w:sz w:val="20"/>
                </w:rPr>
                <w:t>31.5 (4.3)</w:t>
              </w:r>
            </w:ins>
          </w:p>
        </w:tc>
        <w:tc>
          <w:tcPr>
            <w:tcW w:w="0" w:type="auto"/>
            <w:tcBorders>
              <w:top w:val="single" w:sz="0" w:space="0" w:color="D3D3D3"/>
              <w:left w:val="single" w:sz="0" w:space="0" w:color="D3D3D3"/>
              <w:bottom w:val="single" w:sz="0" w:space="0" w:color="D3D3D3"/>
              <w:right w:val="single" w:sz="0" w:space="0" w:color="D3D3D3"/>
            </w:tcBorders>
          </w:tcPr>
          <w:p w14:paraId="66C33377" w14:textId="77777777" w:rsidR="00524773" w:rsidRDefault="00524773" w:rsidP="00C670FC">
            <w:pPr>
              <w:keepNext/>
              <w:spacing w:after="60"/>
              <w:rPr>
                <w:ins w:id="2687" w:author="Wittman, Jacob (CDC/DDNID/NCCDPHP/DDT) (CTR)" w:date="2023-08-15T14:04:00Z"/>
              </w:rPr>
            </w:pPr>
            <w:ins w:id="2688" w:author="Wittman, Jacob (CDC/DDNID/NCCDPHP/DDT) (CTR)" w:date="2023-08-15T14:04:00Z">
              <w:r>
                <w:rPr>
                  <w:rFonts w:ascii="Calibri" w:hAnsi="Calibri"/>
                  <w:sz w:val="20"/>
                </w:rPr>
                <w:t>26.2 (3.6)</w:t>
              </w:r>
            </w:ins>
          </w:p>
        </w:tc>
        <w:tc>
          <w:tcPr>
            <w:tcW w:w="0" w:type="auto"/>
            <w:tcBorders>
              <w:top w:val="single" w:sz="0" w:space="0" w:color="D3D3D3"/>
              <w:left w:val="single" w:sz="0" w:space="0" w:color="D3D3D3"/>
              <w:bottom w:val="single" w:sz="0" w:space="0" w:color="D3D3D3"/>
              <w:right w:val="single" w:sz="0" w:space="0" w:color="D3D3D3"/>
            </w:tcBorders>
          </w:tcPr>
          <w:p w14:paraId="699A552A" w14:textId="77777777" w:rsidR="00524773" w:rsidRDefault="00524773" w:rsidP="00C670FC">
            <w:pPr>
              <w:keepNext/>
              <w:spacing w:after="60"/>
              <w:rPr>
                <w:ins w:id="2689" w:author="Wittman, Jacob (CDC/DDNID/NCCDPHP/DDT) (CTR)" w:date="2023-08-15T14:04:00Z"/>
              </w:rPr>
            </w:pPr>
            <w:ins w:id="2690" w:author="Wittman, Jacob (CDC/DDNID/NCCDPHP/DDT) (CTR)" w:date="2023-08-15T14:04:00Z">
              <w:r>
                <w:rPr>
                  <w:rFonts w:ascii="Calibri" w:hAnsi="Calibri"/>
                  <w:sz w:val="20"/>
                </w:rPr>
                <w:t>23.9 (2.9)</w:t>
              </w:r>
            </w:ins>
          </w:p>
        </w:tc>
        <w:tc>
          <w:tcPr>
            <w:tcW w:w="0" w:type="auto"/>
            <w:tcBorders>
              <w:top w:val="single" w:sz="0" w:space="0" w:color="D3D3D3"/>
              <w:left w:val="single" w:sz="0" w:space="0" w:color="D3D3D3"/>
              <w:bottom w:val="single" w:sz="0" w:space="0" w:color="D3D3D3"/>
              <w:right w:val="single" w:sz="0" w:space="0" w:color="D3D3D3"/>
            </w:tcBorders>
          </w:tcPr>
          <w:p w14:paraId="60C21AED" w14:textId="77777777" w:rsidR="00524773" w:rsidRDefault="00524773" w:rsidP="00C670FC">
            <w:pPr>
              <w:keepNext/>
              <w:spacing w:after="60"/>
              <w:rPr>
                <w:ins w:id="2691" w:author="Wittman, Jacob (CDC/DDNID/NCCDPHP/DDT) (CTR)" w:date="2023-08-15T14:04:00Z"/>
              </w:rPr>
            </w:pPr>
            <w:ins w:id="2692" w:author="Wittman, Jacob (CDC/DDNID/NCCDPHP/DDT) (CTR)" w:date="2023-08-15T14:04:00Z">
              <w:r>
                <w:rPr>
                  <w:rFonts w:ascii="Calibri" w:hAnsi="Calibri"/>
                  <w:sz w:val="20"/>
                </w:rPr>
                <w:t>36.4 (3.9)</w:t>
              </w:r>
            </w:ins>
          </w:p>
        </w:tc>
        <w:tc>
          <w:tcPr>
            <w:tcW w:w="0" w:type="auto"/>
            <w:tcBorders>
              <w:top w:val="single" w:sz="0" w:space="0" w:color="D3D3D3"/>
              <w:left w:val="single" w:sz="0" w:space="0" w:color="D3D3D3"/>
              <w:bottom w:val="single" w:sz="0" w:space="0" w:color="D3D3D3"/>
              <w:right w:val="single" w:sz="0" w:space="0" w:color="D3D3D3"/>
            </w:tcBorders>
          </w:tcPr>
          <w:p w14:paraId="118FDACE" w14:textId="77777777" w:rsidR="00524773" w:rsidRDefault="00524773" w:rsidP="00C670FC">
            <w:pPr>
              <w:keepNext/>
              <w:spacing w:after="60"/>
              <w:rPr>
                <w:ins w:id="2693" w:author="Wittman, Jacob (CDC/DDNID/NCCDPHP/DDT) (CTR)" w:date="2023-08-15T14:04:00Z"/>
              </w:rPr>
            </w:pPr>
            <w:ins w:id="2694" w:author="Wittman, Jacob (CDC/DDNID/NCCDPHP/DDT) (CTR)" w:date="2023-08-15T14:04:00Z">
              <w:r>
                <w:rPr>
                  <w:rFonts w:ascii="Calibri" w:hAnsi="Calibri"/>
                  <w:sz w:val="20"/>
                </w:rPr>
                <w:t>36.5 (5.4)</w:t>
              </w:r>
            </w:ins>
          </w:p>
        </w:tc>
        <w:tc>
          <w:tcPr>
            <w:tcW w:w="0" w:type="auto"/>
            <w:tcBorders>
              <w:top w:val="single" w:sz="0" w:space="0" w:color="D3D3D3"/>
              <w:left w:val="single" w:sz="0" w:space="0" w:color="D3D3D3"/>
              <w:bottom w:val="single" w:sz="0" w:space="0" w:color="D3D3D3"/>
              <w:right w:val="single" w:sz="0" w:space="0" w:color="D3D3D3"/>
            </w:tcBorders>
          </w:tcPr>
          <w:p w14:paraId="56C9C91B" w14:textId="77777777" w:rsidR="00524773" w:rsidRDefault="00524773" w:rsidP="00C670FC">
            <w:pPr>
              <w:keepNext/>
              <w:spacing w:after="60"/>
              <w:rPr>
                <w:ins w:id="2695" w:author="Wittman, Jacob (CDC/DDNID/NCCDPHP/DDT) (CTR)" w:date="2023-08-15T14:04:00Z"/>
              </w:rPr>
            </w:pPr>
            <w:ins w:id="2696" w:author="Wittman, Jacob (CDC/DDNID/NCCDPHP/DDT) (CTR)" w:date="2023-08-15T14:04:00Z">
              <w:r>
                <w:rPr>
                  <w:rFonts w:ascii="Calibri" w:hAnsi="Calibri"/>
                  <w:sz w:val="20"/>
                </w:rPr>
                <w:t>26.1 (3.1)</w:t>
              </w:r>
            </w:ins>
          </w:p>
        </w:tc>
        <w:tc>
          <w:tcPr>
            <w:tcW w:w="0" w:type="auto"/>
            <w:tcBorders>
              <w:top w:val="single" w:sz="0" w:space="0" w:color="D3D3D3"/>
              <w:left w:val="single" w:sz="0" w:space="0" w:color="D3D3D3"/>
              <w:bottom w:val="single" w:sz="0" w:space="0" w:color="D3D3D3"/>
              <w:right w:val="single" w:sz="0" w:space="0" w:color="D3D3D3"/>
            </w:tcBorders>
          </w:tcPr>
          <w:p w14:paraId="1634FA76" w14:textId="77777777" w:rsidR="00524773" w:rsidRDefault="00524773" w:rsidP="00C670FC">
            <w:pPr>
              <w:keepNext/>
              <w:spacing w:after="60"/>
              <w:rPr>
                <w:ins w:id="2697" w:author="Wittman, Jacob (CDC/DDNID/NCCDPHP/DDT) (CTR)" w:date="2023-08-15T14:04:00Z"/>
              </w:rPr>
            </w:pPr>
            <w:ins w:id="2698" w:author="Wittman, Jacob (CDC/DDNID/NCCDPHP/DDT) (CTR)" w:date="2023-08-15T14:04:00Z">
              <w:r>
                <w:rPr>
                  <w:rFonts w:ascii="Calibri" w:hAnsi="Calibri"/>
                  <w:sz w:val="20"/>
                </w:rPr>
                <w:t>23.6 (2.6)</w:t>
              </w:r>
            </w:ins>
          </w:p>
        </w:tc>
        <w:tc>
          <w:tcPr>
            <w:tcW w:w="0" w:type="auto"/>
            <w:tcBorders>
              <w:top w:val="single" w:sz="0" w:space="0" w:color="D3D3D3"/>
              <w:left w:val="single" w:sz="0" w:space="0" w:color="D3D3D3"/>
              <w:bottom w:val="single" w:sz="0" w:space="0" w:color="D3D3D3"/>
              <w:right w:val="single" w:sz="0" w:space="0" w:color="D3D3D3"/>
            </w:tcBorders>
          </w:tcPr>
          <w:p w14:paraId="097938B1" w14:textId="77777777" w:rsidR="00524773" w:rsidRDefault="00524773" w:rsidP="00C670FC">
            <w:pPr>
              <w:keepNext/>
              <w:spacing w:after="60"/>
              <w:rPr>
                <w:ins w:id="2699" w:author="Wittman, Jacob (CDC/DDNID/NCCDPHP/DDT) (CTR)" w:date="2023-08-15T14:04:00Z"/>
              </w:rPr>
            </w:pPr>
            <w:ins w:id="2700" w:author="Wittman, Jacob (CDC/DDNID/NCCDPHP/DDT) (CTR)" w:date="2023-08-15T14:04:00Z">
              <w:r>
                <w:rPr>
                  <w:rFonts w:ascii="Calibri" w:hAnsi="Calibri"/>
                  <w:sz w:val="20"/>
                </w:rPr>
                <w:t>24.9 (4.0)</w:t>
              </w:r>
            </w:ins>
          </w:p>
        </w:tc>
        <w:tc>
          <w:tcPr>
            <w:tcW w:w="0" w:type="auto"/>
            <w:tcBorders>
              <w:top w:val="single" w:sz="0" w:space="0" w:color="D3D3D3"/>
              <w:left w:val="single" w:sz="0" w:space="0" w:color="D3D3D3"/>
              <w:bottom w:val="single" w:sz="0" w:space="0" w:color="D3D3D3"/>
              <w:right w:val="single" w:sz="0" w:space="0" w:color="D3D3D3"/>
            </w:tcBorders>
          </w:tcPr>
          <w:p w14:paraId="0A809E25" w14:textId="77777777" w:rsidR="00524773" w:rsidRDefault="00524773" w:rsidP="00C670FC">
            <w:pPr>
              <w:keepNext/>
              <w:spacing w:after="60"/>
              <w:rPr>
                <w:ins w:id="2701" w:author="Wittman, Jacob (CDC/DDNID/NCCDPHP/DDT) (CTR)" w:date="2023-08-15T14:04:00Z"/>
              </w:rPr>
            </w:pPr>
            <w:ins w:id="2702" w:author="Wittman, Jacob (CDC/DDNID/NCCDPHP/DDT) (CTR)" w:date="2023-08-15T14:04:00Z">
              <w:r>
                <w:rPr>
                  <w:rFonts w:ascii="Calibri" w:hAnsi="Calibri"/>
                  <w:sz w:val="20"/>
                </w:rPr>
                <w:t>28.3 (4.2)</w:t>
              </w:r>
            </w:ins>
          </w:p>
        </w:tc>
        <w:tc>
          <w:tcPr>
            <w:tcW w:w="0" w:type="auto"/>
            <w:tcBorders>
              <w:top w:val="single" w:sz="0" w:space="0" w:color="D3D3D3"/>
              <w:left w:val="single" w:sz="0" w:space="0" w:color="D3D3D3"/>
              <w:bottom w:val="single" w:sz="0" w:space="0" w:color="D3D3D3"/>
              <w:right w:val="single" w:sz="0" w:space="0" w:color="D3D3D3"/>
            </w:tcBorders>
          </w:tcPr>
          <w:p w14:paraId="033F9BA1" w14:textId="77777777" w:rsidR="00524773" w:rsidRDefault="00524773" w:rsidP="00C670FC">
            <w:pPr>
              <w:keepNext/>
              <w:spacing w:after="60"/>
              <w:rPr>
                <w:ins w:id="2703" w:author="Wittman, Jacob (CDC/DDNID/NCCDPHP/DDT) (CTR)" w:date="2023-08-15T14:04:00Z"/>
              </w:rPr>
            </w:pPr>
            <w:ins w:id="2704" w:author="Wittman, Jacob (CDC/DDNID/NCCDPHP/DDT) (CTR)" w:date="2023-08-15T14:04:00Z">
              <w:r>
                <w:rPr>
                  <w:rFonts w:ascii="Calibri" w:hAnsi="Calibri"/>
                  <w:sz w:val="20"/>
                </w:rPr>
                <w:t>28.7 (4.7)</w:t>
              </w:r>
            </w:ins>
          </w:p>
        </w:tc>
        <w:tc>
          <w:tcPr>
            <w:tcW w:w="0" w:type="auto"/>
            <w:tcBorders>
              <w:top w:val="single" w:sz="0" w:space="0" w:color="D3D3D3"/>
              <w:left w:val="single" w:sz="0" w:space="0" w:color="D3D3D3"/>
              <w:bottom w:val="single" w:sz="0" w:space="0" w:color="D3D3D3"/>
              <w:right w:val="single" w:sz="0" w:space="0" w:color="D3D3D3"/>
            </w:tcBorders>
          </w:tcPr>
          <w:p w14:paraId="3A422D14" w14:textId="77777777" w:rsidR="00524773" w:rsidRDefault="00524773" w:rsidP="00C670FC">
            <w:pPr>
              <w:keepNext/>
              <w:spacing w:after="60"/>
              <w:rPr>
                <w:ins w:id="2705" w:author="Wittman, Jacob (CDC/DDNID/NCCDPHP/DDT) (CTR)" w:date="2023-08-15T14:04:00Z"/>
              </w:rPr>
            </w:pPr>
            <w:ins w:id="2706" w:author="Wittman, Jacob (CDC/DDNID/NCCDPHP/DDT) (CTR)" w:date="2023-08-15T14:04:00Z">
              <w:r>
                <w:rPr>
                  <w:rFonts w:ascii="Calibri" w:hAnsi="Calibri"/>
                  <w:sz w:val="20"/>
                </w:rPr>
                <w:t>40.5 (8.6)</w:t>
              </w:r>
            </w:ins>
          </w:p>
        </w:tc>
        <w:tc>
          <w:tcPr>
            <w:tcW w:w="0" w:type="auto"/>
            <w:tcBorders>
              <w:top w:val="single" w:sz="0" w:space="0" w:color="D3D3D3"/>
              <w:left w:val="single" w:sz="0" w:space="0" w:color="D3D3D3"/>
              <w:bottom w:val="single" w:sz="0" w:space="0" w:color="D3D3D3"/>
              <w:right w:val="single" w:sz="0" w:space="0" w:color="D3D3D3"/>
            </w:tcBorders>
          </w:tcPr>
          <w:p w14:paraId="17C83DF3" w14:textId="77777777" w:rsidR="00524773" w:rsidRDefault="00524773" w:rsidP="00C670FC">
            <w:pPr>
              <w:keepNext/>
              <w:spacing w:after="60"/>
              <w:rPr>
                <w:ins w:id="2707" w:author="Wittman, Jacob (CDC/DDNID/NCCDPHP/DDT) (CTR)" w:date="2023-08-15T14:04:00Z"/>
              </w:rPr>
            </w:pPr>
            <w:ins w:id="2708" w:author="Wittman, Jacob (CDC/DDNID/NCCDPHP/DDT) (CTR)" w:date="2023-08-15T14:04:00Z">
              <w:r>
                <w:rPr>
                  <w:rFonts w:ascii="Calibri" w:hAnsi="Calibri"/>
                  <w:sz w:val="20"/>
                </w:rPr>
                <w:t>-9.4 (-47.0, 28.3)</w:t>
              </w:r>
            </w:ins>
          </w:p>
        </w:tc>
        <w:tc>
          <w:tcPr>
            <w:tcW w:w="0" w:type="auto"/>
            <w:tcBorders>
              <w:top w:val="single" w:sz="0" w:space="0" w:color="D3D3D3"/>
              <w:left w:val="single" w:sz="0" w:space="0" w:color="D3D3D3"/>
              <w:bottom w:val="single" w:sz="0" w:space="0" w:color="D3D3D3"/>
              <w:right w:val="single" w:sz="0" w:space="0" w:color="D3D3D3"/>
            </w:tcBorders>
          </w:tcPr>
          <w:p w14:paraId="77FD4A0C" w14:textId="77777777" w:rsidR="00524773" w:rsidRDefault="00524773" w:rsidP="00C670FC">
            <w:pPr>
              <w:keepNext/>
              <w:spacing w:after="60"/>
              <w:rPr>
                <w:ins w:id="27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0EA618" w14:textId="77777777" w:rsidR="00524773" w:rsidRDefault="00524773" w:rsidP="00C670FC">
            <w:pPr>
              <w:keepNext/>
              <w:spacing w:after="60"/>
              <w:rPr>
                <w:ins w:id="2710" w:author="Wittman, Jacob (CDC/DDNID/NCCDPHP/DDT) (CTR)" w:date="2023-08-15T14:04:00Z"/>
              </w:rPr>
            </w:pPr>
            <w:ins w:id="2711" w:author="Wittman, Jacob (CDC/DDNID/NCCDPHP/DDT) (CTR)" w:date="2023-08-15T14:04:00Z">
              <w:r>
                <w:rPr>
                  <w:rFonts w:ascii="Calibri" w:hAnsi="Calibri"/>
                  <w:sz w:val="20"/>
                </w:rPr>
                <w:t>-1.2 (-4.0, 1.5)</w:t>
              </w:r>
            </w:ins>
          </w:p>
        </w:tc>
        <w:tc>
          <w:tcPr>
            <w:tcW w:w="0" w:type="auto"/>
            <w:tcBorders>
              <w:top w:val="single" w:sz="0" w:space="0" w:color="D3D3D3"/>
              <w:left w:val="single" w:sz="0" w:space="0" w:color="D3D3D3"/>
              <w:bottom w:val="single" w:sz="0" w:space="0" w:color="D3D3D3"/>
              <w:right w:val="single" w:sz="0" w:space="0" w:color="D3D3D3"/>
            </w:tcBorders>
          </w:tcPr>
          <w:p w14:paraId="0C06CAC0" w14:textId="77777777" w:rsidR="00524773" w:rsidRDefault="00524773" w:rsidP="00C670FC">
            <w:pPr>
              <w:keepNext/>
              <w:spacing w:after="60"/>
              <w:rPr>
                <w:ins w:id="2712" w:author="Wittman, Jacob (CDC/DDNID/NCCDPHP/DDT) (CTR)" w:date="2023-08-15T14:04:00Z"/>
              </w:rPr>
            </w:pPr>
            <w:ins w:id="2713" w:author="Wittman, Jacob (CDC/DDNID/NCCDPHP/DDT) (CTR)" w:date="2023-08-15T14:04:00Z">
              <w:r>
                <w:rPr>
                  <w:rFonts w:ascii="Calibri" w:hAnsi="Calibri"/>
                  <w:sz w:val="20"/>
                </w:rPr>
                <w:t>-1.2 (-4.0, 1.5)</w:t>
              </w:r>
            </w:ins>
          </w:p>
        </w:tc>
      </w:tr>
      <w:tr w:rsidR="00524773" w14:paraId="28E5B1B0" w14:textId="77777777" w:rsidTr="00C670FC">
        <w:trPr>
          <w:cantSplit/>
          <w:jc w:val="center"/>
          <w:ins w:id="271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E649148" w14:textId="77777777" w:rsidR="00524773" w:rsidRDefault="00524773" w:rsidP="00C670FC">
            <w:pPr>
              <w:keepNext/>
              <w:spacing w:after="60"/>
              <w:rPr>
                <w:ins w:id="2715" w:author="Wittman, Jacob (CDC/DDNID/NCCDPHP/DDT) (CTR)" w:date="2023-08-15T14:04:00Z"/>
              </w:rPr>
            </w:pPr>
            <w:ins w:id="2716"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0326520C" w14:textId="77777777" w:rsidR="00524773" w:rsidRDefault="00524773" w:rsidP="00C670FC">
            <w:pPr>
              <w:keepNext/>
              <w:spacing w:after="60"/>
              <w:rPr>
                <w:ins w:id="2717" w:author="Wittman, Jacob (CDC/DDNID/NCCDPHP/DDT) (CTR)" w:date="2023-08-15T14:04:00Z"/>
              </w:rPr>
            </w:pPr>
            <w:ins w:id="2718" w:author="Wittman, Jacob (CDC/DDNID/NCCDPHP/DDT) (CTR)" w:date="2023-08-15T14:04:00Z">
              <w:r>
                <w:rPr>
                  <w:rFonts w:ascii="Calibri" w:hAnsi="Calibri"/>
                  <w:sz w:val="20"/>
                </w:rPr>
                <w:t>40.0 (3.7)</w:t>
              </w:r>
            </w:ins>
          </w:p>
        </w:tc>
        <w:tc>
          <w:tcPr>
            <w:tcW w:w="0" w:type="auto"/>
            <w:tcBorders>
              <w:top w:val="single" w:sz="0" w:space="0" w:color="D3D3D3"/>
              <w:left w:val="single" w:sz="0" w:space="0" w:color="D3D3D3"/>
              <w:bottom w:val="single" w:sz="0" w:space="0" w:color="D3D3D3"/>
              <w:right w:val="single" w:sz="0" w:space="0" w:color="D3D3D3"/>
            </w:tcBorders>
          </w:tcPr>
          <w:p w14:paraId="7026567F" w14:textId="77777777" w:rsidR="00524773" w:rsidRDefault="00524773" w:rsidP="00C670FC">
            <w:pPr>
              <w:keepNext/>
              <w:spacing w:after="60"/>
              <w:rPr>
                <w:ins w:id="2719" w:author="Wittman, Jacob (CDC/DDNID/NCCDPHP/DDT) (CTR)" w:date="2023-08-15T14:04:00Z"/>
              </w:rPr>
            </w:pPr>
            <w:ins w:id="2720" w:author="Wittman, Jacob (CDC/DDNID/NCCDPHP/DDT) (CTR)" w:date="2023-08-15T14:04:00Z">
              <w:r>
                <w:rPr>
                  <w:rFonts w:ascii="Calibri" w:hAnsi="Calibri"/>
                  <w:sz w:val="20"/>
                </w:rPr>
                <w:t>44.7 (9.0)</w:t>
              </w:r>
            </w:ins>
          </w:p>
        </w:tc>
        <w:tc>
          <w:tcPr>
            <w:tcW w:w="0" w:type="auto"/>
            <w:tcBorders>
              <w:top w:val="single" w:sz="0" w:space="0" w:color="D3D3D3"/>
              <w:left w:val="single" w:sz="0" w:space="0" w:color="D3D3D3"/>
              <w:bottom w:val="single" w:sz="0" w:space="0" w:color="D3D3D3"/>
              <w:right w:val="single" w:sz="0" w:space="0" w:color="D3D3D3"/>
            </w:tcBorders>
          </w:tcPr>
          <w:p w14:paraId="09D13290" w14:textId="77777777" w:rsidR="00524773" w:rsidRDefault="00524773" w:rsidP="00C670FC">
            <w:pPr>
              <w:keepNext/>
              <w:spacing w:after="60"/>
              <w:rPr>
                <w:ins w:id="2721" w:author="Wittman, Jacob (CDC/DDNID/NCCDPHP/DDT) (CTR)" w:date="2023-08-15T14:04:00Z"/>
              </w:rPr>
            </w:pPr>
            <w:ins w:id="2722" w:author="Wittman, Jacob (CDC/DDNID/NCCDPHP/DDT) (CTR)" w:date="2023-08-15T14:04:00Z">
              <w:r>
                <w:rPr>
                  <w:rFonts w:ascii="Calibri" w:hAnsi="Calibri"/>
                  <w:sz w:val="20"/>
                </w:rPr>
                <w:t>40.4 (9.3)</w:t>
              </w:r>
            </w:ins>
          </w:p>
        </w:tc>
        <w:tc>
          <w:tcPr>
            <w:tcW w:w="0" w:type="auto"/>
            <w:tcBorders>
              <w:top w:val="single" w:sz="0" w:space="0" w:color="D3D3D3"/>
              <w:left w:val="single" w:sz="0" w:space="0" w:color="D3D3D3"/>
              <w:bottom w:val="single" w:sz="0" w:space="0" w:color="D3D3D3"/>
              <w:right w:val="single" w:sz="0" w:space="0" w:color="D3D3D3"/>
            </w:tcBorders>
          </w:tcPr>
          <w:p w14:paraId="398D826C" w14:textId="77777777" w:rsidR="00524773" w:rsidRDefault="00524773" w:rsidP="00C670FC">
            <w:pPr>
              <w:keepNext/>
              <w:spacing w:after="60"/>
              <w:rPr>
                <w:ins w:id="2723" w:author="Wittman, Jacob (CDC/DDNID/NCCDPHP/DDT) (CTR)" w:date="2023-08-15T14:04:00Z"/>
              </w:rPr>
            </w:pPr>
            <w:ins w:id="2724" w:author="Wittman, Jacob (CDC/DDNID/NCCDPHP/DDT) (CTR)" w:date="2023-08-15T14:04:00Z">
              <w:r>
                <w:rPr>
                  <w:rFonts w:ascii="Calibri" w:hAnsi="Calibri"/>
                  <w:sz w:val="20"/>
                </w:rPr>
                <w:t>41.6 (8.2)</w:t>
              </w:r>
            </w:ins>
          </w:p>
        </w:tc>
        <w:tc>
          <w:tcPr>
            <w:tcW w:w="0" w:type="auto"/>
            <w:tcBorders>
              <w:top w:val="single" w:sz="0" w:space="0" w:color="D3D3D3"/>
              <w:left w:val="single" w:sz="0" w:space="0" w:color="D3D3D3"/>
              <w:bottom w:val="single" w:sz="0" w:space="0" w:color="D3D3D3"/>
              <w:right w:val="single" w:sz="0" w:space="0" w:color="D3D3D3"/>
            </w:tcBorders>
          </w:tcPr>
          <w:p w14:paraId="04D14759" w14:textId="77777777" w:rsidR="00524773" w:rsidRDefault="00524773" w:rsidP="00C670FC">
            <w:pPr>
              <w:keepNext/>
              <w:spacing w:after="60"/>
              <w:rPr>
                <w:ins w:id="2725" w:author="Wittman, Jacob (CDC/DDNID/NCCDPHP/DDT) (CTR)" w:date="2023-08-15T14:04:00Z"/>
              </w:rPr>
            </w:pPr>
            <w:ins w:id="2726" w:author="Wittman, Jacob (CDC/DDNID/NCCDPHP/DDT) (CTR)" w:date="2023-08-15T14:04:00Z">
              <w:r>
                <w:rPr>
                  <w:rFonts w:ascii="Calibri" w:hAnsi="Calibri"/>
                  <w:sz w:val="20"/>
                </w:rPr>
                <w:t>28.5 (7.0)</w:t>
              </w:r>
            </w:ins>
          </w:p>
        </w:tc>
        <w:tc>
          <w:tcPr>
            <w:tcW w:w="0" w:type="auto"/>
            <w:tcBorders>
              <w:top w:val="single" w:sz="0" w:space="0" w:color="D3D3D3"/>
              <w:left w:val="single" w:sz="0" w:space="0" w:color="D3D3D3"/>
              <w:bottom w:val="single" w:sz="0" w:space="0" w:color="D3D3D3"/>
              <w:right w:val="single" w:sz="0" w:space="0" w:color="D3D3D3"/>
            </w:tcBorders>
          </w:tcPr>
          <w:p w14:paraId="6BAADA33" w14:textId="77777777" w:rsidR="00524773" w:rsidRDefault="00524773" w:rsidP="00C670FC">
            <w:pPr>
              <w:keepNext/>
              <w:spacing w:after="60"/>
              <w:rPr>
                <w:ins w:id="2727" w:author="Wittman, Jacob (CDC/DDNID/NCCDPHP/DDT) (CTR)" w:date="2023-08-15T14:04:00Z"/>
              </w:rPr>
            </w:pPr>
            <w:ins w:id="2728" w:author="Wittman, Jacob (CDC/DDNID/NCCDPHP/DDT) (CTR)" w:date="2023-08-15T14:04:00Z">
              <w:r>
                <w:rPr>
                  <w:rFonts w:ascii="Calibri" w:hAnsi="Calibri"/>
                  <w:sz w:val="20"/>
                </w:rPr>
                <w:t>43.5 (8.5)</w:t>
              </w:r>
            </w:ins>
          </w:p>
        </w:tc>
        <w:tc>
          <w:tcPr>
            <w:tcW w:w="0" w:type="auto"/>
            <w:tcBorders>
              <w:top w:val="single" w:sz="0" w:space="0" w:color="D3D3D3"/>
              <w:left w:val="single" w:sz="0" w:space="0" w:color="D3D3D3"/>
              <w:bottom w:val="single" w:sz="0" w:space="0" w:color="D3D3D3"/>
              <w:right w:val="single" w:sz="0" w:space="0" w:color="D3D3D3"/>
            </w:tcBorders>
          </w:tcPr>
          <w:p w14:paraId="1481D190" w14:textId="77777777" w:rsidR="00524773" w:rsidRDefault="00524773" w:rsidP="00C670FC">
            <w:pPr>
              <w:keepNext/>
              <w:spacing w:after="60"/>
              <w:rPr>
                <w:ins w:id="2729" w:author="Wittman, Jacob (CDC/DDNID/NCCDPHP/DDT) (CTR)" w:date="2023-08-15T14:04:00Z"/>
              </w:rPr>
            </w:pPr>
            <w:ins w:id="2730" w:author="Wittman, Jacob (CDC/DDNID/NCCDPHP/DDT) (CTR)" w:date="2023-08-15T14:04:00Z">
              <w:r>
                <w:rPr>
                  <w:rFonts w:ascii="Calibri" w:hAnsi="Calibri"/>
                  <w:sz w:val="20"/>
                </w:rPr>
                <w:t>43.3 (6.7)</w:t>
              </w:r>
            </w:ins>
          </w:p>
        </w:tc>
        <w:tc>
          <w:tcPr>
            <w:tcW w:w="0" w:type="auto"/>
            <w:tcBorders>
              <w:top w:val="single" w:sz="0" w:space="0" w:color="D3D3D3"/>
              <w:left w:val="single" w:sz="0" w:space="0" w:color="D3D3D3"/>
              <w:bottom w:val="single" w:sz="0" w:space="0" w:color="D3D3D3"/>
              <w:right w:val="single" w:sz="0" w:space="0" w:color="D3D3D3"/>
            </w:tcBorders>
          </w:tcPr>
          <w:p w14:paraId="53513EAE" w14:textId="77777777" w:rsidR="00524773" w:rsidRDefault="00524773" w:rsidP="00C670FC">
            <w:pPr>
              <w:keepNext/>
              <w:spacing w:after="60"/>
              <w:rPr>
                <w:ins w:id="2731" w:author="Wittman, Jacob (CDC/DDNID/NCCDPHP/DDT) (CTR)" w:date="2023-08-15T14:04:00Z"/>
              </w:rPr>
            </w:pPr>
            <w:ins w:id="2732" w:author="Wittman, Jacob (CDC/DDNID/NCCDPHP/DDT) (CTR)" w:date="2023-08-15T14:04:00Z">
              <w:r>
                <w:rPr>
                  <w:rFonts w:ascii="Calibri" w:hAnsi="Calibri"/>
                  <w:sz w:val="20"/>
                </w:rPr>
                <w:t>37.7 (8.6)</w:t>
              </w:r>
            </w:ins>
          </w:p>
        </w:tc>
        <w:tc>
          <w:tcPr>
            <w:tcW w:w="0" w:type="auto"/>
            <w:tcBorders>
              <w:top w:val="single" w:sz="0" w:space="0" w:color="D3D3D3"/>
              <w:left w:val="single" w:sz="0" w:space="0" w:color="D3D3D3"/>
              <w:bottom w:val="single" w:sz="0" w:space="0" w:color="D3D3D3"/>
              <w:right w:val="single" w:sz="0" w:space="0" w:color="D3D3D3"/>
            </w:tcBorders>
          </w:tcPr>
          <w:p w14:paraId="6EDE69FB" w14:textId="77777777" w:rsidR="00524773" w:rsidRDefault="00524773" w:rsidP="00C670FC">
            <w:pPr>
              <w:keepNext/>
              <w:spacing w:after="60"/>
              <w:rPr>
                <w:ins w:id="2733" w:author="Wittman, Jacob (CDC/DDNID/NCCDPHP/DDT) (CTR)" w:date="2023-08-15T14:04:00Z"/>
              </w:rPr>
            </w:pPr>
            <w:ins w:id="2734" w:author="Wittman, Jacob (CDC/DDNID/NCCDPHP/DDT) (CTR)" w:date="2023-08-15T14:04:00Z">
              <w:r>
                <w:rPr>
                  <w:rFonts w:ascii="Calibri" w:hAnsi="Calibri"/>
                  <w:sz w:val="20"/>
                </w:rPr>
                <w:t>28.7 (6.0)</w:t>
              </w:r>
            </w:ins>
          </w:p>
        </w:tc>
        <w:tc>
          <w:tcPr>
            <w:tcW w:w="0" w:type="auto"/>
            <w:tcBorders>
              <w:top w:val="single" w:sz="0" w:space="0" w:color="D3D3D3"/>
              <w:left w:val="single" w:sz="0" w:space="0" w:color="D3D3D3"/>
              <w:bottom w:val="single" w:sz="0" w:space="0" w:color="D3D3D3"/>
              <w:right w:val="single" w:sz="0" w:space="0" w:color="D3D3D3"/>
            </w:tcBorders>
          </w:tcPr>
          <w:p w14:paraId="6594BB0A" w14:textId="77777777" w:rsidR="00524773" w:rsidRDefault="00524773" w:rsidP="00C670FC">
            <w:pPr>
              <w:keepNext/>
              <w:spacing w:after="60"/>
              <w:rPr>
                <w:ins w:id="2735" w:author="Wittman, Jacob (CDC/DDNID/NCCDPHP/DDT) (CTR)" w:date="2023-08-15T14:04:00Z"/>
              </w:rPr>
            </w:pPr>
            <w:ins w:id="2736" w:author="Wittman, Jacob (CDC/DDNID/NCCDPHP/DDT) (CTR)" w:date="2023-08-15T14:04:00Z">
              <w:r>
                <w:rPr>
                  <w:rFonts w:ascii="Calibri" w:hAnsi="Calibri"/>
                  <w:sz w:val="20"/>
                </w:rPr>
                <w:t>24.9 (5.7)</w:t>
              </w:r>
            </w:ins>
          </w:p>
        </w:tc>
        <w:tc>
          <w:tcPr>
            <w:tcW w:w="0" w:type="auto"/>
            <w:tcBorders>
              <w:top w:val="single" w:sz="0" w:space="0" w:color="D3D3D3"/>
              <w:left w:val="single" w:sz="0" w:space="0" w:color="D3D3D3"/>
              <w:bottom w:val="single" w:sz="0" w:space="0" w:color="D3D3D3"/>
              <w:right w:val="single" w:sz="0" w:space="0" w:color="D3D3D3"/>
            </w:tcBorders>
          </w:tcPr>
          <w:p w14:paraId="15D86E63" w14:textId="77777777" w:rsidR="00524773" w:rsidRDefault="00524773" w:rsidP="00C670FC">
            <w:pPr>
              <w:keepNext/>
              <w:spacing w:after="60"/>
              <w:rPr>
                <w:ins w:id="2737" w:author="Wittman, Jacob (CDC/DDNID/NCCDPHP/DDT) (CTR)" w:date="2023-08-15T14:04:00Z"/>
              </w:rPr>
            </w:pPr>
            <w:ins w:id="2738" w:author="Wittman, Jacob (CDC/DDNID/NCCDPHP/DDT) (CTR)" w:date="2023-08-15T14:04:00Z">
              <w:r>
                <w:rPr>
                  <w:rFonts w:ascii="Calibri" w:hAnsi="Calibri"/>
                  <w:sz w:val="20"/>
                </w:rPr>
                <w:t>26.8 (7.4)</w:t>
              </w:r>
            </w:ins>
          </w:p>
        </w:tc>
        <w:tc>
          <w:tcPr>
            <w:tcW w:w="0" w:type="auto"/>
            <w:tcBorders>
              <w:top w:val="single" w:sz="0" w:space="0" w:color="D3D3D3"/>
              <w:left w:val="single" w:sz="0" w:space="0" w:color="D3D3D3"/>
              <w:bottom w:val="single" w:sz="0" w:space="0" w:color="D3D3D3"/>
              <w:right w:val="single" w:sz="0" w:space="0" w:color="D3D3D3"/>
            </w:tcBorders>
          </w:tcPr>
          <w:p w14:paraId="2B0F9A31" w14:textId="77777777" w:rsidR="00524773" w:rsidRDefault="00524773" w:rsidP="00C670FC">
            <w:pPr>
              <w:keepNext/>
              <w:spacing w:after="60"/>
              <w:rPr>
                <w:ins w:id="2739" w:author="Wittman, Jacob (CDC/DDNID/NCCDPHP/DDT) (CTR)" w:date="2023-08-15T14:04:00Z"/>
              </w:rPr>
            </w:pPr>
            <w:ins w:id="2740" w:author="Wittman, Jacob (CDC/DDNID/NCCDPHP/DDT) (CTR)" w:date="2023-08-15T14:04:00Z">
              <w:r>
                <w:rPr>
                  <w:rFonts w:ascii="Calibri" w:hAnsi="Calibri"/>
                  <w:sz w:val="20"/>
                </w:rPr>
                <w:t>46.1 (11.7)</w:t>
              </w:r>
            </w:ins>
          </w:p>
        </w:tc>
        <w:tc>
          <w:tcPr>
            <w:tcW w:w="0" w:type="auto"/>
            <w:tcBorders>
              <w:top w:val="single" w:sz="0" w:space="0" w:color="D3D3D3"/>
              <w:left w:val="single" w:sz="0" w:space="0" w:color="D3D3D3"/>
              <w:bottom w:val="single" w:sz="0" w:space="0" w:color="D3D3D3"/>
              <w:right w:val="single" w:sz="0" w:space="0" w:color="D3D3D3"/>
            </w:tcBorders>
          </w:tcPr>
          <w:p w14:paraId="109B158E" w14:textId="77777777" w:rsidR="00524773" w:rsidRDefault="00524773" w:rsidP="00C670FC">
            <w:pPr>
              <w:keepNext/>
              <w:spacing w:after="60"/>
              <w:rPr>
                <w:ins w:id="2741" w:author="Wittman, Jacob (CDC/DDNID/NCCDPHP/DDT) (CTR)" w:date="2023-08-15T14:04:00Z"/>
              </w:rPr>
            </w:pPr>
            <w:ins w:id="2742" w:author="Wittman, Jacob (CDC/DDNID/NCCDPHP/DDT) (CTR)" w:date="2023-08-15T14:04:00Z">
              <w:r>
                <w:rPr>
                  <w:rFonts w:ascii="Calibri" w:hAnsi="Calibri"/>
                  <w:sz w:val="20"/>
                </w:rPr>
                <w:t>74.0 (9.8)</w:t>
              </w:r>
            </w:ins>
          </w:p>
        </w:tc>
        <w:tc>
          <w:tcPr>
            <w:tcW w:w="0" w:type="auto"/>
            <w:tcBorders>
              <w:top w:val="single" w:sz="0" w:space="0" w:color="D3D3D3"/>
              <w:left w:val="single" w:sz="0" w:space="0" w:color="D3D3D3"/>
              <w:bottom w:val="single" w:sz="0" w:space="0" w:color="D3D3D3"/>
              <w:right w:val="single" w:sz="0" w:space="0" w:color="D3D3D3"/>
            </w:tcBorders>
          </w:tcPr>
          <w:p w14:paraId="2896B491" w14:textId="77777777" w:rsidR="00524773" w:rsidRDefault="00524773" w:rsidP="00C670FC">
            <w:pPr>
              <w:keepNext/>
              <w:spacing w:after="60"/>
              <w:rPr>
                <w:ins w:id="2743" w:author="Wittman, Jacob (CDC/DDNID/NCCDPHP/DDT) (CTR)" w:date="2023-08-15T14:04:00Z"/>
              </w:rPr>
            </w:pPr>
            <w:ins w:id="2744" w:author="Wittman, Jacob (CDC/DDNID/NCCDPHP/DDT) (CTR)" w:date="2023-08-15T14:04:00Z">
              <w:r>
                <w:rPr>
                  <w:rFonts w:ascii="Calibri" w:hAnsi="Calibri"/>
                  <w:sz w:val="20"/>
                </w:rPr>
                <w:t>31.1 (12.6)</w:t>
              </w:r>
            </w:ins>
          </w:p>
        </w:tc>
        <w:tc>
          <w:tcPr>
            <w:tcW w:w="0" w:type="auto"/>
            <w:tcBorders>
              <w:top w:val="single" w:sz="0" w:space="0" w:color="D3D3D3"/>
              <w:left w:val="single" w:sz="0" w:space="0" w:color="D3D3D3"/>
              <w:bottom w:val="single" w:sz="0" w:space="0" w:color="D3D3D3"/>
              <w:right w:val="single" w:sz="0" w:space="0" w:color="D3D3D3"/>
            </w:tcBorders>
          </w:tcPr>
          <w:p w14:paraId="3899D932" w14:textId="77777777" w:rsidR="00524773" w:rsidRDefault="00524773" w:rsidP="00C670FC">
            <w:pPr>
              <w:keepNext/>
              <w:spacing w:after="60"/>
              <w:rPr>
                <w:ins w:id="2745" w:author="Wittman, Jacob (CDC/DDNID/NCCDPHP/DDT) (CTR)" w:date="2023-08-15T14:04:00Z"/>
              </w:rPr>
            </w:pPr>
            <w:ins w:id="2746" w:author="Wittman, Jacob (CDC/DDNID/NCCDPHP/DDT) (CTR)" w:date="2023-08-15T14:04:00Z">
              <w:r>
                <w:rPr>
                  <w:rFonts w:ascii="Calibri" w:hAnsi="Calibri"/>
                  <w:sz w:val="20"/>
                </w:rPr>
                <w:t>65.7 (-12.4, 143.8)</w:t>
              </w:r>
            </w:ins>
          </w:p>
        </w:tc>
        <w:tc>
          <w:tcPr>
            <w:tcW w:w="0" w:type="auto"/>
            <w:tcBorders>
              <w:top w:val="single" w:sz="0" w:space="0" w:color="D3D3D3"/>
              <w:left w:val="single" w:sz="0" w:space="0" w:color="D3D3D3"/>
              <w:bottom w:val="single" w:sz="0" w:space="0" w:color="D3D3D3"/>
              <w:right w:val="single" w:sz="0" w:space="0" w:color="D3D3D3"/>
            </w:tcBorders>
          </w:tcPr>
          <w:p w14:paraId="012E27B0" w14:textId="77777777" w:rsidR="00524773" w:rsidRDefault="00524773" w:rsidP="00C670FC">
            <w:pPr>
              <w:keepNext/>
              <w:spacing w:after="60"/>
              <w:rPr>
                <w:ins w:id="2747" w:author="Wittman, Jacob (CDC/DDNID/NCCDPHP/DDT) (CTR)" w:date="2023-08-15T14:04:00Z"/>
              </w:rPr>
            </w:pPr>
            <w:ins w:id="2748" w:author="Wittman, Jacob (CDC/DDNID/NCCDPHP/DDT) (CTR)" w:date="2023-08-15T14:04:00Z">
              <w:r>
                <w:rPr>
                  <w:rFonts w:ascii="Calibri" w:hAnsi="Calibri"/>
                  <w:sz w:val="20"/>
                </w:rPr>
                <w:t>2017</w:t>
              </w:r>
            </w:ins>
          </w:p>
        </w:tc>
        <w:tc>
          <w:tcPr>
            <w:tcW w:w="0" w:type="auto"/>
            <w:tcBorders>
              <w:top w:val="single" w:sz="0" w:space="0" w:color="D3D3D3"/>
              <w:left w:val="single" w:sz="0" w:space="0" w:color="D3D3D3"/>
              <w:bottom w:val="single" w:sz="0" w:space="0" w:color="D3D3D3"/>
              <w:right w:val="single" w:sz="0" w:space="0" w:color="D3D3D3"/>
            </w:tcBorders>
          </w:tcPr>
          <w:p w14:paraId="62B53A37" w14:textId="77777777" w:rsidR="00524773" w:rsidRDefault="00524773" w:rsidP="00C670FC">
            <w:pPr>
              <w:keepNext/>
              <w:spacing w:after="60"/>
              <w:rPr>
                <w:ins w:id="2749" w:author="Wittman, Jacob (CDC/DDNID/NCCDPHP/DDT) (CTR)" w:date="2023-08-15T14:04:00Z"/>
              </w:rPr>
            </w:pPr>
            <w:ins w:id="2750" w:author="Wittman, Jacob (CDC/DDNID/NCCDPHP/DDT) (CTR)" w:date="2023-08-15T14:04:00Z">
              <w:r>
                <w:rPr>
                  <w:rFonts w:ascii="Calibri" w:hAnsi="Calibri"/>
                  <w:sz w:val="20"/>
                </w:rPr>
                <w:t>-5.3 (-10.4, 0.1), 64.5 (-10.4, 202.0)</w:t>
              </w:r>
            </w:ins>
          </w:p>
        </w:tc>
        <w:tc>
          <w:tcPr>
            <w:tcW w:w="0" w:type="auto"/>
            <w:tcBorders>
              <w:top w:val="single" w:sz="0" w:space="0" w:color="D3D3D3"/>
              <w:left w:val="single" w:sz="0" w:space="0" w:color="D3D3D3"/>
              <w:bottom w:val="single" w:sz="0" w:space="0" w:color="D3D3D3"/>
              <w:right w:val="single" w:sz="0" w:space="0" w:color="D3D3D3"/>
            </w:tcBorders>
          </w:tcPr>
          <w:p w14:paraId="5D87416C" w14:textId="77777777" w:rsidR="00524773" w:rsidRDefault="00524773" w:rsidP="00C670FC">
            <w:pPr>
              <w:keepNext/>
              <w:spacing w:after="60"/>
              <w:rPr>
                <w:ins w:id="2751" w:author="Wittman, Jacob (CDC/DDNID/NCCDPHP/DDT) (CTR)" w:date="2023-08-15T14:04:00Z"/>
              </w:rPr>
            </w:pPr>
            <w:ins w:id="2752" w:author="Wittman, Jacob (CDC/DDNID/NCCDPHP/DDT) (CTR)" w:date="2023-08-15T14:04:00Z">
              <w:r>
                <w:rPr>
                  <w:rFonts w:ascii="Calibri" w:hAnsi="Calibri"/>
                  <w:sz w:val="20"/>
                </w:rPr>
                <w:t>4.7 (-5.1, 15.6)</w:t>
              </w:r>
            </w:ins>
          </w:p>
        </w:tc>
      </w:tr>
      <w:tr w:rsidR="00524773" w14:paraId="09A78C2B" w14:textId="77777777" w:rsidTr="00C670FC">
        <w:trPr>
          <w:cantSplit/>
          <w:jc w:val="center"/>
          <w:ins w:id="27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DE8488" w14:textId="77777777" w:rsidR="00524773" w:rsidRDefault="00524773" w:rsidP="00C670FC">
            <w:pPr>
              <w:keepNext/>
              <w:spacing w:after="60"/>
              <w:rPr>
                <w:ins w:id="2754" w:author="Wittman, Jacob (CDC/DDNID/NCCDPHP/DDT) (CTR)" w:date="2023-08-15T14:04:00Z"/>
              </w:rPr>
            </w:pPr>
            <w:ins w:id="2755"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98F15D9" w14:textId="77777777" w:rsidR="00524773" w:rsidRDefault="00524773" w:rsidP="00C670FC">
            <w:pPr>
              <w:keepNext/>
              <w:spacing w:after="60"/>
              <w:rPr>
                <w:ins w:id="2756" w:author="Wittman, Jacob (CDC/DDNID/NCCDPHP/DDT) (CTR)" w:date="2023-08-15T14:04:00Z"/>
              </w:rPr>
            </w:pPr>
            <w:ins w:id="2757" w:author="Wittman, Jacob (CDC/DDNID/NCCDPHP/DDT) (CTR)" w:date="2023-08-15T14:04:00Z">
              <w:r>
                <w:rPr>
                  <w:rFonts w:ascii="Calibri" w:hAnsi="Calibri"/>
                  <w:sz w:val="20"/>
                </w:rPr>
                <w:t>39.9 (1.0)</w:t>
              </w:r>
            </w:ins>
          </w:p>
        </w:tc>
        <w:tc>
          <w:tcPr>
            <w:tcW w:w="0" w:type="auto"/>
            <w:tcBorders>
              <w:top w:val="single" w:sz="0" w:space="0" w:color="D3D3D3"/>
              <w:left w:val="single" w:sz="0" w:space="0" w:color="D3D3D3"/>
              <w:bottom w:val="single" w:sz="0" w:space="0" w:color="D3D3D3"/>
              <w:right w:val="single" w:sz="0" w:space="0" w:color="D3D3D3"/>
            </w:tcBorders>
          </w:tcPr>
          <w:p w14:paraId="5145E166" w14:textId="77777777" w:rsidR="00524773" w:rsidRDefault="00524773" w:rsidP="00C670FC">
            <w:pPr>
              <w:keepNext/>
              <w:spacing w:after="60"/>
              <w:rPr>
                <w:ins w:id="2758" w:author="Wittman, Jacob (CDC/DDNID/NCCDPHP/DDT) (CTR)" w:date="2023-08-15T14:04:00Z"/>
              </w:rPr>
            </w:pPr>
            <w:ins w:id="2759" w:author="Wittman, Jacob (CDC/DDNID/NCCDPHP/DDT) (CTR)" w:date="2023-08-15T14:04:00Z">
              <w:r>
                <w:rPr>
                  <w:rFonts w:ascii="Calibri" w:hAnsi="Calibri"/>
                  <w:sz w:val="20"/>
                </w:rPr>
                <w:t>38.0 (2.6)</w:t>
              </w:r>
            </w:ins>
          </w:p>
        </w:tc>
        <w:tc>
          <w:tcPr>
            <w:tcW w:w="0" w:type="auto"/>
            <w:tcBorders>
              <w:top w:val="single" w:sz="0" w:space="0" w:color="D3D3D3"/>
              <w:left w:val="single" w:sz="0" w:space="0" w:color="D3D3D3"/>
              <w:bottom w:val="single" w:sz="0" w:space="0" w:color="D3D3D3"/>
              <w:right w:val="single" w:sz="0" w:space="0" w:color="D3D3D3"/>
            </w:tcBorders>
          </w:tcPr>
          <w:p w14:paraId="00E4EF68" w14:textId="77777777" w:rsidR="00524773" w:rsidRDefault="00524773" w:rsidP="00C670FC">
            <w:pPr>
              <w:keepNext/>
              <w:spacing w:after="60"/>
              <w:rPr>
                <w:ins w:id="2760" w:author="Wittman, Jacob (CDC/DDNID/NCCDPHP/DDT) (CTR)" w:date="2023-08-15T14:04:00Z"/>
              </w:rPr>
            </w:pPr>
            <w:ins w:id="2761" w:author="Wittman, Jacob (CDC/DDNID/NCCDPHP/DDT) (CTR)" w:date="2023-08-15T14:04:00Z">
              <w:r>
                <w:rPr>
                  <w:rFonts w:ascii="Calibri" w:hAnsi="Calibri"/>
                  <w:sz w:val="20"/>
                </w:rPr>
                <w:t>39.1 (2.8)</w:t>
              </w:r>
            </w:ins>
          </w:p>
        </w:tc>
        <w:tc>
          <w:tcPr>
            <w:tcW w:w="0" w:type="auto"/>
            <w:tcBorders>
              <w:top w:val="single" w:sz="0" w:space="0" w:color="D3D3D3"/>
              <w:left w:val="single" w:sz="0" w:space="0" w:color="D3D3D3"/>
              <w:bottom w:val="single" w:sz="0" w:space="0" w:color="D3D3D3"/>
              <w:right w:val="single" w:sz="0" w:space="0" w:color="D3D3D3"/>
            </w:tcBorders>
          </w:tcPr>
          <w:p w14:paraId="69C12B17" w14:textId="77777777" w:rsidR="00524773" w:rsidRDefault="00524773" w:rsidP="00C670FC">
            <w:pPr>
              <w:keepNext/>
              <w:spacing w:after="60"/>
              <w:rPr>
                <w:ins w:id="2762" w:author="Wittman, Jacob (CDC/DDNID/NCCDPHP/DDT) (CTR)" w:date="2023-08-15T14:04:00Z"/>
              </w:rPr>
            </w:pPr>
            <w:ins w:id="2763" w:author="Wittman, Jacob (CDC/DDNID/NCCDPHP/DDT) (CTR)" w:date="2023-08-15T14:04:00Z">
              <w:r>
                <w:rPr>
                  <w:rFonts w:ascii="Calibri" w:hAnsi="Calibri"/>
                  <w:sz w:val="20"/>
                </w:rPr>
                <w:t>32.2 (2.5)</w:t>
              </w:r>
            </w:ins>
          </w:p>
        </w:tc>
        <w:tc>
          <w:tcPr>
            <w:tcW w:w="0" w:type="auto"/>
            <w:tcBorders>
              <w:top w:val="single" w:sz="0" w:space="0" w:color="D3D3D3"/>
              <w:left w:val="single" w:sz="0" w:space="0" w:color="D3D3D3"/>
              <w:bottom w:val="single" w:sz="0" w:space="0" w:color="D3D3D3"/>
              <w:right w:val="single" w:sz="0" w:space="0" w:color="D3D3D3"/>
            </w:tcBorders>
          </w:tcPr>
          <w:p w14:paraId="329F080B" w14:textId="77777777" w:rsidR="00524773" w:rsidRDefault="00524773" w:rsidP="00C670FC">
            <w:pPr>
              <w:keepNext/>
              <w:spacing w:after="60"/>
              <w:rPr>
                <w:ins w:id="2764" w:author="Wittman, Jacob (CDC/DDNID/NCCDPHP/DDT) (CTR)" w:date="2023-08-15T14:04:00Z"/>
              </w:rPr>
            </w:pPr>
            <w:ins w:id="2765" w:author="Wittman, Jacob (CDC/DDNID/NCCDPHP/DDT) (CTR)" w:date="2023-08-15T14:04:00Z">
              <w:r>
                <w:rPr>
                  <w:rFonts w:ascii="Calibri" w:hAnsi="Calibri"/>
                  <w:sz w:val="20"/>
                </w:rPr>
                <w:t>40.0 (2.8)</w:t>
              </w:r>
            </w:ins>
          </w:p>
        </w:tc>
        <w:tc>
          <w:tcPr>
            <w:tcW w:w="0" w:type="auto"/>
            <w:tcBorders>
              <w:top w:val="single" w:sz="0" w:space="0" w:color="D3D3D3"/>
              <w:left w:val="single" w:sz="0" w:space="0" w:color="D3D3D3"/>
              <w:bottom w:val="single" w:sz="0" w:space="0" w:color="D3D3D3"/>
              <w:right w:val="single" w:sz="0" w:space="0" w:color="D3D3D3"/>
            </w:tcBorders>
          </w:tcPr>
          <w:p w14:paraId="1A046883" w14:textId="77777777" w:rsidR="00524773" w:rsidRDefault="00524773" w:rsidP="00C670FC">
            <w:pPr>
              <w:keepNext/>
              <w:spacing w:after="60"/>
              <w:rPr>
                <w:ins w:id="2766" w:author="Wittman, Jacob (CDC/DDNID/NCCDPHP/DDT) (CTR)" w:date="2023-08-15T14:04:00Z"/>
              </w:rPr>
            </w:pPr>
            <w:ins w:id="2767" w:author="Wittman, Jacob (CDC/DDNID/NCCDPHP/DDT) (CTR)" w:date="2023-08-15T14:04:00Z">
              <w:r>
                <w:rPr>
                  <w:rFonts w:ascii="Calibri" w:hAnsi="Calibri"/>
                  <w:sz w:val="20"/>
                </w:rPr>
                <w:t>39.7 (2.9)</w:t>
              </w:r>
            </w:ins>
          </w:p>
        </w:tc>
        <w:tc>
          <w:tcPr>
            <w:tcW w:w="0" w:type="auto"/>
            <w:tcBorders>
              <w:top w:val="single" w:sz="0" w:space="0" w:color="D3D3D3"/>
              <w:left w:val="single" w:sz="0" w:space="0" w:color="D3D3D3"/>
              <w:bottom w:val="single" w:sz="0" w:space="0" w:color="D3D3D3"/>
              <w:right w:val="single" w:sz="0" w:space="0" w:color="D3D3D3"/>
            </w:tcBorders>
          </w:tcPr>
          <w:p w14:paraId="362A2D40" w14:textId="77777777" w:rsidR="00524773" w:rsidRDefault="00524773" w:rsidP="00C670FC">
            <w:pPr>
              <w:keepNext/>
              <w:spacing w:after="60"/>
              <w:rPr>
                <w:ins w:id="2768" w:author="Wittman, Jacob (CDC/DDNID/NCCDPHP/DDT) (CTR)" w:date="2023-08-15T14:04:00Z"/>
              </w:rPr>
            </w:pPr>
            <w:ins w:id="2769" w:author="Wittman, Jacob (CDC/DDNID/NCCDPHP/DDT) (CTR)" w:date="2023-08-15T14:04:00Z">
              <w:r>
                <w:rPr>
                  <w:rFonts w:ascii="Calibri" w:hAnsi="Calibri"/>
                  <w:sz w:val="20"/>
                </w:rPr>
                <w:t>39.6 (3.4)</w:t>
              </w:r>
            </w:ins>
          </w:p>
        </w:tc>
        <w:tc>
          <w:tcPr>
            <w:tcW w:w="0" w:type="auto"/>
            <w:tcBorders>
              <w:top w:val="single" w:sz="0" w:space="0" w:color="D3D3D3"/>
              <w:left w:val="single" w:sz="0" w:space="0" w:color="D3D3D3"/>
              <w:bottom w:val="single" w:sz="0" w:space="0" w:color="D3D3D3"/>
              <w:right w:val="single" w:sz="0" w:space="0" w:color="D3D3D3"/>
            </w:tcBorders>
          </w:tcPr>
          <w:p w14:paraId="0B16CAEB" w14:textId="77777777" w:rsidR="00524773" w:rsidRDefault="00524773" w:rsidP="00C670FC">
            <w:pPr>
              <w:keepNext/>
              <w:spacing w:after="60"/>
              <w:rPr>
                <w:ins w:id="2770" w:author="Wittman, Jacob (CDC/DDNID/NCCDPHP/DDT) (CTR)" w:date="2023-08-15T14:04:00Z"/>
              </w:rPr>
            </w:pPr>
            <w:ins w:id="2771" w:author="Wittman, Jacob (CDC/DDNID/NCCDPHP/DDT) (CTR)" w:date="2023-08-15T14:04:00Z">
              <w:r>
                <w:rPr>
                  <w:rFonts w:ascii="Calibri" w:hAnsi="Calibri"/>
                  <w:sz w:val="20"/>
                </w:rPr>
                <w:t>36.4 (3.1)</w:t>
              </w:r>
            </w:ins>
          </w:p>
        </w:tc>
        <w:tc>
          <w:tcPr>
            <w:tcW w:w="0" w:type="auto"/>
            <w:tcBorders>
              <w:top w:val="single" w:sz="0" w:space="0" w:color="D3D3D3"/>
              <w:left w:val="single" w:sz="0" w:space="0" w:color="D3D3D3"/>
              <w:bottom w:val="single" w:sz="0" w:space="0" w:color="D3D3D3"/>
              <w:right w:val="single" w:sz="0" w:space="0" w:color="D3D3D3"/>
            </w:tcBorders>
          </w:tcPr>
          <w:p w14:paraId="0473449C" w14:textId="77777777" w:rsidR="00524773" w:rsidRDefault="00524773" w:rsidP="00C670FC">
            <w:pPr>
              <w:keepNext/>
              <w:spacing w:after="60"/>
              <w:rPr>
                <w:ins w:id="2772" w:author="Wittman, Jacob (CDC/DDNID/NCCDPHP/DDT) (CTR)" w:date="2023-08-15T14:04:00Z"/>
              </w:rPr>
            </w:pPr>
            <w:ins w:id="2773" w:author="Wittman, Jacob (CDC/DDNID/NCCDPHP/DDT) (CTR)" w:date="2023-08-15T14:04:00Z">
              <w:r>
                <w:rPr>
                  <w:rFonts w:ascii="Calibri" w:hAnsi="Calibri"/>
                  <w:sz w:val="20"/>
                </w:rPr>
                <w:t>42.6 (3.1)</w:t>
              </w:r>
            </w:ins>
          </w:p>
        </w:tc>
        <w:tc>
          <w:tcPr>
            <w:tcW w:w="0" w:type="auto"/>
            <w:tcBorders>
              <w:top w:val="single" w:sz="0" w:space="0" w:color="D3D3D3"/>
              <w:left w:val="single" w:sz="0" w:space="0" w:color="D3D3D3"/>
              <w:bottom w:val="single" w:sz="0" w:space="0" w:color="D3D3D3"/>
              <w:right w:val="single" w:sz="0" w:space="0" w:color="D3D3D3"/>
            </w:tcBorders>
          </w:tcPr>
          <w:p w14:paraId="551BC0BB" w14:textId="77777777" w:rsidR="00524773" w:rsidRDefault="00524773" w:rsidP="00C670FC">
            <w:pPr>
              <w:keepNext/>
              <w:spacing w:after="60"/>
              <w:rPr>
                <w:ins w:id="2774" w:author="Wittman, Jacob (CDC/DDNID/NCCDPHP/DDT) (CTR)" w:date="2023-08-15T14:04:00Z"/>
              </w:rPr>
            </w:pPr>
            <w:ins w:id="2775" w:author="Wittman, Jacob (CDC/DDNID/NCCDPHP/DDT) (CTR)" w:date="2023-08-15T14:04:00Z">
              <w:r>
                <w:rPr>
                  <w:rFonts w:ascii="Calibri" w:hAnsi="Calibri"/>
                  <w:sz w:val="20"/>
                </w:rPr>
                <w:t>39.7 (3.4)</w:t>
              </w:r>
            </w:ins>
          </w:p>
        </w:tc>
        <w:tc>
          <w:tcPr>
            <w:tcW w:w="0" w:type="auto"/>
            <w:tcBorders>
              <w:top w:val="single" w:sz="0" w:space="0" w:color="D3D3D3"/>
              <w:left w:val="single" w:sz="0" w:space="0" w:color="D3D3D3"/>
              <w:bottom w:val="single" w:sz="0" w:space="0" w:color="D3D3D3"/>
              <w:right w:val="single" w:sz="0" w:space="0" w:color="D3D3D3"/>
            </w:tcBorders>
          </w:tcPr>
          <w:p w14:paraId="24BD9848" w14:textId="77777777" w:rsidR="00524773" w:rsidRDefault="00524773" w:rsidP="00C670FC">
            <w:pPr>
              <w:keepNext/>
              <w:spacing w:after="60"/>
              <w:rPr>
                <w:ins w:id="2776" w:author="Wittman, Jacob (CDC/DDNID/NCCDPHP/DDT) (CTR)" w:date="2023-08-15T14:04:00Z"/>
              </w:rPr>
            </w:pPr>
            <w:ins w:id="2777" w:author="Wittman, Jacob (CDC/DDNID/NCCDPHP/DDT) (CTR)" w:date="2023-08-15T14:04:00Z">
              <w:r>
                <w:rPr>
                  <w:rFonts w:ascii="Calibri" w:hAnsi="Calibri"/>
                  <w:sz w:val="20"/>
                </w:rPr>
                <w:t>41.7 (3.1)</w:t>
              </w:r>
            </w:ins>
          </w:p>
        </w:tc>
        <w:tc>
          <w:tcPr>
            <w:tcW w:w="0" w:type="auto"/>
            <w:tcBorders>
              <w:top w:val="single" w:sz="0" w:space="0" w:color="D3D3D3"/>
              <w:left w:val="single" w:sz="0" w:space="0" w:color="D3D3D3"/>
              <w:bottom w:val="single" w:sz="0" w:space="0" w:color="D3D3D3"/>
              <w:right w:val="single" w:sz="0" w:space="0" w:color="D3D3D3"/>
            </w:tcBorders>
          </w:tcPr>
          <w:p w14:paraId="1887CD89" w14:textId="77777777" w:rsidR="00524773" w:rsidRDefault="00524773" w:rsidP="00C670FC">
            <w:pPr>
              <w:keepNext/>
              <w:spacing w:after="60"/>
              <w:rPr>
                <w:ins w:id="2778" w:author="Wittman, Jacob (CDC/DDNID/NCCDPHP/DDT) (CTR)" w:date="2023-08-15T14:04:00Z"/>
              </w:rPr>
            </w:pPr>
            <w:ins w:id="2779" w:author="Wittman, Jacob (CDC/DDNID/NCCDPHP/DDT) (CTR)" w:date="2023-08-15T14:04:00Z">
              <w:r>
                <w:rPr>
                  <w:rFonts w:ascii="Calibri" w:hAnsi="Calibri"/>
                  <w:sz w:val="20"/>
                </w:rPr>
                <w:t>44.4 (3.1)</w:t>
              </w:r>
            </w:ins>
          </w:p>
        </w:tc>
        <w:tc>
          <w:tcPr>
            <w:tcW w:w="0" w:type="auto"/>
            <w:tcBorders>
              <w:top w:val="single" w:sz="0" w:space="0" w:color="D3D3D3"/>
              <w:left w:val="single" w:sz="0" w:space="0" w:color="D3D3D3"/>
              <w:bottom w:val="single" w:sz="0" w:space="0" w:color="D3D3D3"/>
              <w:right w:val="single" w:sz="0" w:space="0" w:color="D3D3D3"/>
            </w:tcBorders>
          </w:tcPr>
          <w:p w14:paraId="2CE4D045" w14:textId="77777777" w:rsidR="00524773" w:rsidRDefault="00524773" w:rsidP="00C670FC">
            <w:pPr>
              <w:keepNext/>
              <w:spacing w:after="60"/>
              <w:rPr>
                <w:ins w:id="2780" w:author="Wittman, Jacob (CDC/DDNID/NCCDPHP/DDT) (CTR)" w:date="2023-08-15T14:04:00Z"/>
              </w:rPr>
            </w:pPr>
            <w:ins w:id="2781" w:author="Wittman, Jacob (CDC/DDNID/NCCDPHP/DDT) (CTR)" w:date="2023-08-15T14:04:00Z">
              <w:r>
                <w:rPr>
                  <w:rFonts w:ascii="Calibri" w:hAnsi="Calibri"/>
                  <w:sz w:val="20"/>
                </w:rPr>
                <w:t>45.7 (3.6)</w:t>
              </w:r>
            </w:ins>
          </w:p>
        </w:tc>
        <w:tc>
          <w:tcPr>
            <w:tcW w:w="0" w:type="auto"/>
            <w:tcBorders>
              <w:top w:val="single" w:sz="0" w:space="0" w:color="D3D3D3"/>
              <w:left w:val="single" w:sz="0" w:space="0" w:color="D3D3D3"/>
              <w:bottom w:val="single" w:sz="0" w:space="0" w:color="D3D3D3"/>
              <w:right w:val="single" w:sz="0" w:space="0" w:color="D3D3D3"/>
            </w:tcBorders>
          </w:tcPr>
          <w:p w14:paraId="6116B630" w14:textId="77777777" w:rsidR="00524773" w:rsidRDefault="00524773" w:rsidP="00C670FC">
            <w:pPr>
              <w:keepNext/>
              <w:spacing w:after="60"/>
              <w:rPr>
                <w:ins w:id="2782" w:author="Wittman, Jacob (CDC/DDNID/NCCDPHP/DDT) (CTR)" w:date="2023-08-15T14:04:00Z"/>
              </w:rPr>
            </w:pPr>
            <w:ins w:id="2783" w:author="Wittman, Jacob (CDC/DDNID/NCCDPHP/DDT) (CTR)" w:date="2023-08-15T14:04:00Z">
              <w:r>
                <w:rPr>
                  <w:rFonts w:ascii="Calibri" w:hAnsi="Calibri"/>
                  <w:sz w:val="20"/>
                </w:rPr>
                <w:t>35.4 (3.5)</w:t>
              </w:r>
            </w:ins>
          </w:p>
        </w:tc>
        <w:tc>
          <w:tcPr>
            <w:tcW w:w="0" w:type="auto"/>
            <w:tcBorders>
              <w:top w:val="single" w:sz="0" w:space="0" w:color="D3D3D3"/>
              <w:left w:val="single" w:sz="0" w:space="0" w:color="D3D3D3"/>
              <w:bottom w:val="single" w:sz="0" w:space="0" w:color="D3D3D3"/>
              <w:right w:val="single" w:sz="0" w:space="0" w:color="D3D3D3"/>
            </w:tcBorders>
          </w:tcPr>
          <w:p w14:paraId="3F584872" w14:textId="77777777" w:rsidR="00524773" w:rsidRDefault="00524773" w:rsidP="00C670FC">
            <w:pPr>
              <w:keepNext/>
              <w:spacing w:after="60"/>
              <w:rPr>
                <w:ins w:id="2784" w:author="Wittman, Jacob (CDC/DDNID/NCCDPHP/DDT) (CTR)" w:date="2023-08-15T14:04:00Z"/>
              </w:rPr>
            </w:pPr>
            <w:ins w:id="2785" w:author="Wittman, Jacob (CDC/DDNID/NCCDPHP/DDT) (CTR)" w:date="2023-08-15T14:04:00Z">
              <w:r>
                <w:rPr>
                  <w:rFonts w:ascii="Calibri" w:hAnsi="Calibri"/>
                  <w:sz w:val="20"/>
                </w:rPr>
                <w:t>20.2 (-4.3, 44.8)</w:t>
              </w:r>
            </w:ins>
          </w:p>
        </w:tc>
        <w:tc>
          <w:tcPr>
            <w:tcW w:w="0" w:type="auto"/>
            <w:tcBorders>
              <w:top w:val="single" w:sz="0" w:space="0" w:color="D3D3D3"/>
              <w:left w:val="single" w:sz="0" w:space="0" w:color="D3D3D3"/>
              <w:bottom w:val="single" w:sz="0" w:space="0" w:color="D3D3D3"/>
              <w:right w:val="single" w:sz="0" w:space="0" w:color="D3D3D3"/>
            </w:tcBorders>
          </w:tcPr>
          <w:p w14:paraId="38E024AA" w14:textId="77777777" w:rsidR="00524773" w:rsidRDefault="00524773" w:rsidP="00C670FC">
            <w:pPr>
              <w:keepNext/>
              <w:spacing w:after="60"/>
              <w:rPr>
                <w:ins w:id="27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9EB7324" w14:textId="77777777" w:rsidR="00524773" w:rsidRDefault="00524773" w:rsidP="00C670FC">
            <w:pPr>
              <w:keepNext/>
              <w:spacing w:after="60"/>
              <w:rPr>
                <w:ins w:id="2787" w:author="Wittman, Jacob (CDC/DDNID/NCCDPHP/DDT) (CTR)" w:date="2023-08-15T14:04:00Z"/>
              </w:rPr>
            </w:pPr>
            <w:ins w:id="2788" w:author="Wittman, Jacob (CDC/DDNID/NCCDPHP/DDT) (CTR)" w:date="2023-08-15T14:04:00Z">
              <w:r>
                <w:rPr>
                  <w:rFonts w:ascii="Calibri" w:hAnsi="Calibri"/>
                  <w:sz w:val="20"/>
                </w:rPr>
                <w:t>1.8 (0.5, 3.1)</w:t>
              </w:r>
            </w:ins>
          </w:p>
        </w:tc>
        <w:tc>
          <w:tcPr>
            <w:tcW w:w="0" w:type="auto"/>
            <w:tcBorders>
              <w:top w:val="single" w:sz="0" w:space="0" w:color="D3D3D3"/>
              <w:left w:val="single" w:sz="0" w:space="0" w:color="D3D3D3"/>
              <w:bottom w:val="single" w:sz="0" w:space="0" w:color="D3D3D3"/>
              <w:right w:val="single" w:sz="0" w:space="0" w:color="D3D3D3"/>
            </w:tcBorders>
          </w:tcPr>
          <w:p w14:paraId="28ACD657" w14:textId="77777777" w:rsidR="00524773" w:rsidRDefault="00524773" w:rsidP="00C670FC">
            <w:pPr>
              <w:keepNext/>
              <w:spacing w:after="60"/>
              <w:rPr>
                <w:ins w:id="2789" w:author="Wittman, Jacob (CDC/DDNID/NCCDPHP/DDT) (CTR)" w:date="2023-08-15T14:04:00Z"/>
              </w:rPr>
            </w:pPr>
            <w:ins w:id="2790" w:author="Wittman, Jacob (CDC/DDNID/NCCDPHP/DDT) (CTR)" w:date="2023-08-15T14:04:00Z">
              <w:r>
                <w:rPr>
                  <w:rFonts w:ascii="Calibri" w:hAnsi="Calibri"/>
                  <w:sz w:val="20"/>
                </w:rPr>
                <w:t>1.8 (0.5, 3.1)</w:t>
              </w:r>
            </w:ins>
          </w:p>
        </w:tc>
      </w:tr>
      <w:tr w:rsidR="00524773" w14:paraId="0B49EF08" w14:textId="77777777" w:rsidTr="00C670FC">
        <w:trPr>
          <w:cantSplit/>
          <w:jc w:val="center"/>
          <w:ins w:id="27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BB908D0" w14:textId="77777777" w:rsidR="00524773" w:rsidRDefault="00524773" w:rsidP="00C670FC">
            <w:pPr>
              <w:keepNext/>
              <w:spacing w:after="60"/>
              <w:rPr>
                <w:ins w:id="2792" w:author="Wittman, Jacob (CDC/DDNID/NCCDPHP/DDT) (CTR)" w:date="2023-08-15T14:04:00Z"/>
              </w:rPr>
            </w:pPr>
            <w:ins w:id="2793"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04940070" w14:textId="77777777" w:rsidR="00524773" w:rsidRDefault="00524773" w:rsidP="00C670FC">
            <w:pPr>
              <w:keepNext/>
              <w:spacing w:after="60"/>
              <w:rPr>
                <w:ins w:id="2794" w:author="Wittman, Jacob (CDC/DDNID/NCCDPHP/DDT) (CTR)" w:date="2023-08-15T14:04:00Z"/>
              </w:rPr>
            </w:pPr>
            <w:ins w:id="2795" w:author="Wittman, Jacob (CDC/DDNID/NCCDPHP/DDT) (CTR)" w:date="2023-08-15T14:04:00Z">
              <w:r>
                <w:rPr>
                  <w:rFonts w:ascii="Calibri" w:hAnsi="Calibri"/>
                  <w:sz w:val="20"/>
                </w:rPr>
                <w:t>34.5 (1.0)</w:t>
              </w:r>
            </w:ins>
          </w:p>
        </w:tc>
        <w:tc>
          <w:tcPr>
            <w:tcW w:w="0" w:type="auto"/>
            <w:tcBorders>
              <w:top w:val="single" w:sz="0" w:space="0" w:color="D3D3D3"/>
              <w:left w:val="single" w:sz="0" w:space="0" w:color="D3D3D3"/>
              <w:bottom w:val="single" w:sz="0" w:space="0" w:color="D3D3D3"/>
              <w:right w:val="single" w:sz="0" w:space="0" w:color="D3D3D3"/>
            </w:tcBorders>
          </w:tcPr>
          <w:p w14:paraId="3CE17951" w14:textId="77777777" w:rsidR="00524773" w:rsidRDefault="00524773" w:rsidP="00C670FC">
            <w:pPr>
              <w:keepNext/>
              <w:spacing w:after="60"/>
              <w:rPr>
                <w:ins w:id="2796" w:author="Wittman, Jacob (CDC/DDNID/NCCDPHP/DDT) (CTR)" w:date="2023-08-15T14:04:00Z"/>
              </w:rPr>
            </w:pPr>
            <w:ins w:id="2797" w:author="Wittman, Jacob (CDC/DDNID/NCCDPHP/DDT) (CTR)" w:date="2023-08-15T14:04:00Z">
              <w:r>
                <w:rPr>
                  <w:rFonts w:ascii="Calibri" w:hAnsi="Calibri"/>
                  <w:sz w:val="20"/>
                </w:rPr>
                <w:t>36.5 (2.9)</w:t>
              </w:r>
            </w:ins>
          </w:p>
        </w:tc>
        <w:tc>
          <w:tcPr>
            <w:tcW w:w="0" w:type="auto"/>
            <w:tcBorders>
              <w:top w:val="single" w:sz="0" w:space="0" w:color="D3D3D3"/>
              <w:left w:val="single" w:sz="0" w:space="0" w:color="D3D3D3"/>
              <w:bottom w:val="single" w:sz="0" w:space="0" w:color="D3D3D3"/>
              <w:right w:val="single" w:sz="0" w:space="0" w:color="D3D3D3"/>
            </w:tcBorders>
          </w:tcPr>
          <w:p w14:paraId="30F7EDD8" w14:textId="77777777" w:rsidR="00524773" w:rsidRDefault="00524773" w:rsidP="00C670FC">
            <w:pPr>
              <w:keepNext/>
              <w:spacing w:after="60"/>
              <w:rPr>
                <w:ins w:id="2798" w:author="Wittman, Jacob (CDC/DDNID/NCCDPHP/DDT) (CTR)" w:date="2023-08-15T14:04:00Z"/>
              </w:rPr>
            </w:pPr>
            <w:ins w:id="2799" w:author="Wittman, Jacob (CDC/DDNID/NCCDPHP/DDT) (CTR)" w:date="2023-08-15T14:04:00Z">
              <w:r>
                <w:rPr>
                  <w:rFonts w:ascii="Calibri" w:hAnsi="Calibri"/>
                  <w:sz w:val="20"/>
                </w:rPr>
                <w:t>36.4 (2.7)</w:t>
              </w:r>
            </w:ins>
          </w:p>
        </w:tc>
        <w:tc>
          <w:tcPr>
            <w:tcW w:w="0" w:type="auto"/>
            <w:tcBorders>
              <w:top w:val="single" w:sz="0" w:space="0" w:color="D3D3D3"/>
              <w:left w:val="single" w:sz="0" w:space="0" w:color="D3D3D3"/>
              <w:bottom w:val="single" w:sz="0" w:space="0" w:color="D3D3D3"/>
              <w:right w:val="single" w:sz="0" w:space="0" w:color="D3D3D3"/>
            </w:tcBorders>
          </w:tcPr>
          <w:p w14:paraId="326C5402" w14:textId="77777777" w:rsidR="00524773" w:rsidRDefault="00524773" w:rsidP="00C670FC">
            <w:pPr>
              <w:keepNext/>
              <w:spacing w:after="60"/>
              <w:rPr>
                <w:ins w:id="2800" w:author="Wittman, Jacob (CDC/DDNID/NCCDPHP/DDT) (CTR)" w:date="2023-08-15T14:04:00Z"/>
              </w:rPr>
            </w:pPr>
            <w:ins w:id="2801" w:author="Wittman, Jacob (CDC/DDNID/NCCDPHP/DDT) (CTR)" w:date="2023-08-15T14:04:00Z">
              <w:r>
                <w:rPr>
                  <w:rFonts w:ascii="Calibri" w:hAnsi="Calibri"/>
                  <w:sz w:val="20"/>
                </w:rPr>
                <w:t>31.2 (3.0)</w:t>
              </w:r>
            </w:ins>
          </w:p>
        </w:tc>
        <w:tc>
          <w:tcPr>
            <w:tcW w:w="0" w:type="auto"/>
            <w:tcBorders>
              <w:top w:val="single" w:sz="0" w:space="0" w:color="D3D3D3"/>
              <w:left w:val="single" w:sz="0" w:space="0" w:color="D3D3D3"/>
              <w:bottom w:val="single" w:sz="0" w:space="0" w:color="D3D3D3"/>
              <w:right w:val="single" w:sz="0" w:space="0" w:color="D3D3D3"/>
            </w:tcBorders>
          </w:tcPr>
          <w:p w14:paraId="00DF90B8" w14:textId="77777777" w:rsidR="00524773" w:rsidRDefault="00524773" w:rsidP="00C670FC">
            <w:pPr>
              <w:keepNext/>
              <w:spacing w:after="60"/>
              <w:rPr>
                <w:ins w:id="2802" w:author="Wittman, Jacob (CDC/DDNID/NCCDPHP/DDT) (CTR)" w:date="2023-08-15T14:04:00Z"/>
              </w:rPr>
            </w:pPr>
            <w:ins w:id="2803" w:author="Wittman, Jacob (CDC/DDNID/NCCDPHP/DDT) (CTR)" w:date="2023-08-15T14:04:00Z">
              <w:r>
                <w:rPr>
                  <w:rFonts w:ascii="Calibri" w:hAnsi="Calibri"/>
                  <w:sz w:val="20"/>
                </w:rPr>
                <w:t>35.7 (3.4)</w:t>
              </w:r>
            </w:ins>
          </w:p>
        </w:tc>
        <w:tc>
          <w:tcPr>
            <w:tcW w:w="0" w:type="auto"/>
            <w:tcBorders>
              <w:top w:val="single" w:sz="0" w:space="0" w:color="D3D3D3"/>
              <w:left w:val="single" w:sz="0" w:space="0" w:color="D3D3D3"/>
              <w:bottom w:val="single" w:sz="0" w:space="0" w:color="D3D3D3"/>
              <w:right w:val="single" w:sz="0" w:space="0" w:color="D3D3D3"/>
            </w:tcBorders>
          </w:tcPr>
          <w:p w14:paraId="1BBF9AF8" w14:textId="77777777" w:rsidR="00524773" w:rsidRDefault="00524773" w:rsidP="00C670FC">
            <w:pPr>
              <w:keepNext/>
              <w:spacing w:after="60"/>
              <w:rPr>
                <w:ins w:id="2804" w:author="Wittman, Jacob (CDC/DDNID/NCCDPHP/DDT) (CTR)" w:date="2023-08-15T14:04:00Z"/>
              </w:rPr>
            </w:pPr>
            <w:ins w:id="2805" w:author="Wittman, Jacob (CDC/DDNID/NCCDPHP/DDT) (CTR)" w:date="2023-08-15T14:04:00Z">
              <w:r>
                <w:rPr>
                  <w:rFonts w:ascii="Calibri" w:hAnsi="Calibri"/>
                  <w:sz w:val="20"/>
                </w:rPr>
                <w:t>29.0 (2.4)</w:t>
              </w:r>
            </w:ins>
          </w:p>
        </w:tc>
        <w:tc>
          <w:tcPr>
            <w:tcW w:w="0" w:type="auto"/>
            <w:tcBorders>
              <w:top w:val="single" w:sz="0" w:space="0" w:color="D3D3D3"/>
              <w:left w:val="single" w:sz="0" w:space="0" w:color="D3D3D3"/>
              <w:bottom w:val="single" w:sz="0" w:space="0" w:color="D3D3D3"/>
              <w:right w:val="single" w:sz="0" w:space="0" w:color="D3D3D3"/>
            </w:tcBorders>
          </w:tcPr>
          <w:p w14:paraId="20A8D172" w14:textId="77777777" w:rsidR="00524773" w:rsidRDefault="00524773" w:rsidP="00C670FC">
            <w:pPr>
              <w:keepNext/>
              <w:spacing w:after="60"/>
              <w:rPr>
                <w:ins w:id="2806" w:author="Wittman, Jacob (CDC/DDNID/NCCDPHP/DDT) (CTR)" w:date="2023-08-15T14:04:00Z"/>
              </w:rPr>
            </w:pPr>
            <w:ins w:id="2807" w:author="Wittman, Jacob (CDC/DDNID/NCCDPHP/DDT) (CTR)" w:date="2023-08-15T14:04:00Z">
              <w:r>
                <w:rPr>
                  <w:rFonts w:ascii="Calibri" w:hAnsi="Calibri"/>
                  <w:sz w:val="20"/>
                </w:rPr>
                <w:t>34.0 (2.9)</w:t>
              </w:r>
            </w:ins>
          </w:p>
        </w:tc>
        <w:tc>
          <w:tcPr>
            <w:tcW w:w="0" w:type="auto"/>
            <w:tcBorders>
              <w:top w:val="single" w:sz="0" w:space="0" w:color="D3D3D3"/>
              <w:left w:val="single" w:sz="0" w:space="0" w:color="D3D3D3"/>
              <w:bottom w:val="single" w:sz="0" w:space="0" w:color="D3D3D3"/>
              <w:right w:val="single" w:sz="0" w:space="0" w:color="D3D3D3"/>
            </w:tcBorders>
          </w:tcPr>
          <w:p w14:paraId="0777CDFC" w14:textId="77777777" w:rsidR="00524773" w:rsidRDefault="00524773" w:rsidP="00C670FC">
            <w:pPr>
              <w:keepNext/>
              <w:spacing w:after="60"/>
              <w:rPr>
                <w:ins w:id="2808" w:author="Wittman, Jacob (CDC/DDNID/NCCDPHP/DDT) (CTR)" w:date="2023-08-15T14:04:00Z"/>
              </w:rPr>
            </w:pPr>
            <w:ins w:id="2809" w:author="Wittman, Jacob (CDC/DDNID/NCCDPHP/DDT) (CTR)" w:date="2023-08-15T14:04:00Z">
              <w:r>
                <w:rPr>
                  <w:rFonts w:ascii="Calibri" w:hAnsi="Calibri"/>
                  <w:sz w:val="20"/>
                </w:rPr>
                <w:t>30.3 (3.1)</w:t>
              </w:r>
            </w:ins>
          </w:p>
        </w:tc>
        <w:tc>
          <w:tcPr>
            <w:tcW w:w="0" w:type="auto"/>
            <w:tcBorders>
              <w:top w:val="single" w:sz="0" w:space="0" w:color="D3D3D3"/>
              <w:left w:val="single" w:sz="0" w:space="0" w:color="D3D3D3"/>
              <w:bottom w:val="single" w:sz="0" w:space="0" w:color="D3D3D3"/>
              <w:right w:val="single" w:sz="0" w:space="0" w:color="D3D3D3"/>
            </w:tcBorders>
          </w:tcPr>
          <w:p w14:paraId="1A25E3ED" w14:textId="77777777" w:rsidR="00524773" w:rsidRDefault="00524773" w:rsidP="00C670FC">
            <w:pPr>
              <w:keepNext/>
              <w:spacing w:after="60"/>
              <w:rPr>
                <w:ins w:id="2810" w:author="Wittman, Jacob (CDC/DDNID/NCCDPHP/DDT) (CTR)" w:date="2023-08-15T14:04:00Z"/>
              </w:rPr>
            </w:pPr>
            <w:ins w:id="2811" w:author="Wittman, Jacob (CDC/DDNID/NCCDPHP/DDT) (CTR)" w:date="2023-08-15T14:04:00Z">
              <w:r>
                <w:rPr>
                  <w:rFonts w:ascii="Calibri" w:hAnsi="Calibri"/>
                  <w:sz w:val="20"/>
                </w:rPr>
                <w:t>34.0 (3.0)</w:t>
              </w:r>
            </w:ins>
          </w:p>
        </w:tc>
        <w:tc>
          <w:tcPr>
            <w:tcW w:w="0" w:type="auto"/>
            <w:tcBorders>
              <w:top w:val="single" w:sz="0" w:space="0" w:color="D3D3D3"/>
              <w:left w:val="single" w:sz="0" w:space="0" w:color="D3D3D3"/>
              <w:bottom w:val="single" w:sz="0" w:space="0" w:color="D3D3D3"/>
              <w:right w:val="single" w:sz="0" w:space="0" w:color="D3D3D3"/>
            </w:tcBorders>
          </w:tcPr>
          <w:p w14:paraId="3AA5ACBD" w14:textId="77777777" w:rsidR="00524773" w:rsidRDefault="00524773" w:rsidP="00C670FC">
            <w:pPr>
              <w:keepNext/>
              <w:spacing w:after="60"/>
              <w:rPr>
                <w:ins w:id="2812" w:author="Wittman, Jacob (CDC/DDNID/NCCDPHP/DDT) (CTR)" w:date="2023-08-15T14:04:00Z"/>
              </w:rPr>
            </w:pPr>
            <w:ins w:id="2813" w:author="Wittman, Jacob (CDC/DDNID/NCCDPHP/DDT) (CTR)" w:date="2023-08-15T14:04:00Z">
              <w:r>
                <w:rPr>
                  <w:rFonts w:ascii="Calibri" w:hAnsi="Calibri"/>
                  <w:sz w:val="20"/>
                </w:rPr>
                <w:t>37.2 (3.1)</w:t>
              </w:r>
            </w:ins>
          </w:p>
        </w:tc>
        <w:tc>
          <w:tcPr>
            <w:tcW w:w="0" w:type="auto"/>
            <w:tcBorders>
              <w:top w:val="single" w:sz="0" w:space="0" w:color="D3D3D3"/>
              <w:left w:val="single" w:sz="0" w:space="0" w:color="D3D3D3"/>
              <w:bottom w:val="single" w:sz="0" w:space="0" w:color="D3D3D3"/>
              <w:right w:val="single" w:sz="0" w:space="0" w:color="D3D3D3"/>
            </w:tcBorders>
          </w:tcPr>
          <w:p w14:paraId="00E0A23F" w14:textId="77777777" w:rsidR="00524773" w:rsidRDefault="00524773" w:rsidP="00C670FC">
            <w:pPr>
              <w:keepNext/>
              <w:spacing w:after="60"/>
              <w:rPr>
                <w:ins w:id="2814" w:author="Wittman, Jacob (CDC/DDNID/NCCDPHP/DDT) (CTR)" w:date="2023-08-15T14:04:00Z"/>
              </w:rPr>
            </w:pPr>
            <w:ins w:id="2815" w:author="Wittman, Jacob (CDC/DDNID/NCCDPHP/DDT) (CTR)" w:date="2023-08-15T14:04:00Z">
              <w:r>
                <w:rPr>
                  <w:rFonts w:ascii="Calibri" w:hAnsi="Calibri"/>
                  <w:sz w:val="20"/>
                </w:rPr>
                <w:t>32.4 (2.8)</w:t>
              </w:r>
            </w:ins>
          </w:p>
        </w:tc>
        <w:tc>
          <w:tcPr>
            <w:tcW w:w="0" w:type="auto"/>
            <w:tcBorders>
              <w:top w:val="single" w:sz="0" w:space="0" w:color="D3D3D3"/>
              <w:left w:val="single" w:sz="0" w:space="0" w:color="D3D3D3"/>
              <w:bottom w:val="single" w:sz="0" w:space="0" w:color="D3D3D3"/>
              <w:right w:val="single" w:sz="0" w:space="0" w:color="D3D3D3"/>
            </w:tcBorders>
          </w:tcPr>
          <w:p w14:paraId="44BD02EF" w14:textId="77777777" w:rsidR="00524773" w:rsidRDefault="00524773" w:rsidP="00C670FC">
            <w:pPr>
              <w:keepNext/>
              <w:spacing w:after="60"/>
              <w:rPr>
                <w:ins w:id="2816" w:author="Wittman, Jacob (CDC/DDNID/NCCDPHP/DDT) (CTR)" w:date="2023-08-15T14:04:00Z"/>
              </w:rPr>
            </w:pPr>
            <w:ins w:id="2817" w:author="Wittman, Jacob (CDC/DDNID/NCCDPHP/DDT) (CTR)" w:date="2023-08-15T14:04:00Z">
              <w:r>
                <w:rPr>
                  <w:rFonts w:ascii="Calibri" w:hAnsi="Calibri"/>
                  <w:sz w:val="20"/>
                </w:rPr>
                <w:t>36.0 (2.8)</w:t>
              </w:r>
            </w:ins>
          </w:p>
        </w:tc>
        <w:tc>
          <w:tcPr>
            <w:tcW w:w="0" w:type="auto"/>
            <w:tcBorders>
              <w:top w:val="single" w:sz="0" w:space="0" w:color="D3D3D3"/>
              <w:left w:val="single" w:sz="0" w:space="0" w:color="D3D3D3"/>
              <w:bottom w:val="single" w:sz="0" w:space="0" w:color="D3D3D3"/>
              <w:right w:val="single" w:sz="0" w:space="0" w:color="D3D3D3"/>
            </w:tcBorders>
          </w:tcPr>
          <w:p w14:paraId="22265F92" w14:textId="77777777" w:rsidR="00524773" w:rsidRDefault="00524773" w:rsidP="00C670FC">
            <w:pPr>
              <w:keepNext/>
              <w:spacing w:after="60"/>
              <w:rPr>
                <w:ins w:id="2818" w:author="Wittman, Jacob (CDC/DDNID/NCCDPHP/DDT) (CTR)" w:date="2023-08-15T14:04:00Z"/>
              </w:rPr>
            </w:pPr>
            <w:ins w:id="2819" w:author="Wittman, Jacob (CDC/DDNID/NCCDPHP/DDT) (CTR)" w:date="2023-08-15T14:04:00Z">
              <w:r>
                <w:rPr>
                  <w:rFonts w:ascii="Calibri" w:hAnsi="Calibri"/>
                  <w:sz w:val="20"/>
                </w:rPr>
                <w:t>41.6 (3.7)</w:t>
              </w:r>
            </w:ins>
          </w:p>
        </w:tc>
        <w:tc>
          <w:tcPr>
            <w:tcW w:w="0" w:type="auto"/>
            <w:tcBorders>
              <w:top w:val="single" w:sz="0" w:space="0" w:color="D3D3D3"/>
              <w:left w:val="single" w:sz="0" w:space="0" w:color="D3D3D3"/>
              <w:bottom w:val="single" w:sz="0" w:space="0" w:color="D3D3D3"/>
              <w:right w:val="single" w:sz="0" w:space="0" w:color="D3D3D3"/>
            </w:tcBorders>
          </w:tcPr>
          <w:p w14:paraId="352D33B0" w14:textId="77777777" w:rsidR="00524773" w:rsidRDefault="00524773" w:rsidP="00C670FC">
            <w:pPr>
              <w:keepNext/>
              <w:spacing w:after="60"/>
              <w:rPr>
                <w:ins w:id="2820" w:author="Wittman, Jacob (CDC/DDNID/NCCDPHP/DDT) (CTR)" w:date="2023-08-15T14:04:00Z"/>
              </w:rPr>
            </w:pPr>
            <w:ins w:id="2821" w:author="Wittman, Jacob (CDC/DDNID/NCCDPHP/DDT) (CTR)" w:date="2023-08-15T14:04:00Z">
              <w:r>
                <w:rPr>
                  <w:rFonts w:ascii="Calibri" w:hAnsi="Calibri"/>
                  <w:sz w:val="20"/>
                </w:rPr>
                <w:t>32.9 (4.2)</w:t>
              </w:r>
            </w:ins>
          </w:p>
        </w:tc>
        <w:tc>
          <w:tcPr>
            <w:tcW w:w="0" w:type="auto"/>
            <w:tcBorders>
              <w:top w:val="single" w:sz="0" w:space="0" w:color="D3D3D3"/>
              <w:left w:val="single" w:sz="0" w:space="0" w:color="D3D3D3"/>
              <w:bottom w:val="single" w:sz="0" w:space="0" w:color="D3D3D3"/>
              <w:right w:val="single" w:sz="0" w:space="0" w:color="D3D3D3"/>
            </w:tcBorders>
          </w:tcPr>
          <w:p w14:paraId="2224C400" w14:textId="77777777" w:rsidR="00524773" w:rsidRDefault="00524773" w:rsidP="00C670FC">
            <w:pPr>
              <w:keepNext/>
              <w:spacing w:after="60"/>
              <w:rPr>
                <w:ins w:id="2822" w:author="Wittman, Jacob (CDC/DDNID/NCCDPHP/DDT) (CTR)" w:date="2023-08-15T14:04:00Z"/>
              </w:rPr>
            </w:pPr>
            <w:ins w:id="2823" w:author="Wittman, Jacob (CDC/DDNID/NCCDPHP/DDT) (CTR)" w:date="2023-08-15T14:04:00Z">
              <w:r>
                <w:rPr>
                  <w:rFonts w:ascii="Calibri" w:hAnsi="Calibri"/>
                  <w:sz w:val="20"/>
                </w:rPr>
                <w:t>13.8 (-13.0, 40.6)</w:t>
              </w:r>
            </w:ins>
          </w:p>
        </w:tc>
        <w:tc>
          <w:tcPr>
            <w:tcW w:w="0" w:type="auto"/>
            <w:tcBorders>
              <w:top w:val="single" w:sz="0" w:space="0" w:color="D3D3D3"/>
              <w:left w:val="single" w:sz="0" w:space="0" w:color="D3D3D3"/>
              <w:bottom w:val="single" w:sz="0" w:space="0" w:color="D3D3D3"/>
              <w:right w:val="single" w:sz="0" w:space="0" w:color="D3D3D3"/>
            </w:tcBorders>
          </w:tcPr>
          <w:p w14:paraId="777FFE67" w14:textId="77777777" w:rsidR="00524773" w:rsidRDefault="00524773" w:rsidP="00C670FC">
            <w:pPr>
              <w:keepNext/>
              <w:spacing w:after="60"/>
              <w:rPr>
                <w:ins w:id="282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44F9D6C" w14:textId="77777777" w:rsidR="00524773" w:rsidRDefault="00524773" w:rsidP="00C670FC">
            <w:pPr>
              <w:keepNext/>
              <w:spacing w:after="60"/>
              <w:rPr>
                <w:ins w:id="2825" w:author="Wittman, Jacob (CDC/DDNID/NCCDPHP/DDT) (CTR)" w:date="2023-08-15T14:04:00Z"/>
              </w:rPr>
            </w:pPr>
            <w:ins w:id="2826" w:author="Wittman, Jacob (CDC/DDNID/NCCDPHP/DDT) (CTR)" w:date="2023-08-15T14:04:00Z">
              <w:r>
                <w:rPr>
                  <w:rFonts w:ascii="Calibri" w:hAnsi="Calibri"/>
                  <w:sz w:val="20"/>
                </w:rPr>
                <w:t>0.7 (-1.1, 2.7)</w:t>
              </w:r>
            </w:ins>
          </w:p>
        </w:tc>
        <w:tc>
          <w:tcPr>
            <w:tcW w:w="0" w:type="auto"/>
            <w:tcBorders>
              <w:top w:val="single" w:sz="0" w:space="0" w:color="D3D3D3"/>
              <w:left w:val="single" w:sz="0" w:space="0" w:color="D3D3D3"/>
              <w:bottom w:val="single" w:sz="0" w:space="0" w:color="D3D3D3"/>
              <w:right w:val="single" w:sz="0" w:space="0" w:color="D3D3D3"/>
            </w:tcBorders>
          </w:tcPr>
          <w:p w14:paraId="7D56F034" w14:textId="77777777" w:rsidR="00524773" w:rsidRDefault="00524773" w:rsidP="00C670FC">
            <w:pPr>
              <w:keepNext/>
              <w:spacing w:after="60"/>
              <w:rPr>
                <w:ins w:id="2827" w:author="Wittman, Jacob (CDC/DDNID/NCCDPHP/DDT) (CTR)" w:date="2023-08-15T14:04:00Z"/>
              </w:rPr>
            </w:pPr>
            <w:ins w:id="2828" w:author="Wittman, Jacob (CDC/DDNID/NCCDPHP/DDT) (CTR)" w:date="2023-08-15T14:04:00Z">
              <w:r>
                <w:rPr>
                  <w:rFonts w:ascii="Calibri" w:hAnsi="Calibri"/>
                  <w:sz w:val="20"/>
                </w:rPr>
                <w:t>0.7 (-1.1, 2.7)</w:t>
              </w:r>
            </w:ins>
          </w:p>
        </w:tc>
      </w:tr>
      <w:tr w:rsidR="00524773" w14:paraId="13CC3898" w14:textId="77777777" w:rsidTr="00C670FC">
        <w:trPr>
          <w:cantSplit/>
          <w:jc w:val="center"/>
          <w:ins w:id="282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E63CE5D" w14:textId="77777777" w:rsidR="00524773" w:rsidRDefault="00524773" w:rsidP="00C670FC">
            <w:pPr>
              <w:keepNext/>
              <w:spacing w:after="60"/>
              <w:rPr>
                <w:ins w:id="2830" w:author="Wittman, Jacob (CDC/DDNID/NCCDPHP/DDT) (CTR)" w:date="2023-08-15T14:04:00Z"/>
              </w:rPr>
            </w:pPr>
            <w:ins w:id="2831"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45F09210" w14:textId="77777777" w:rsidR="00524773" w:rsidRDefault="00524773" w:rsidP="00C670FC">
            <w:pPr>
              <w:keepNext/>
              <w:spacing w:after="60"/>
              <w:rPr>
                <w:ins w:id="2832" w:author="Wittman, Jacob (CDC/DDNID/NCCDPHP/DDT) (CTR)" w:date="2023-08-15T14:04:00Z"/>
              </w:rPr>
            </w:pPr>
            <w:ins w:id="2833" w:author="Wittman, Jacob (CDC/DDNID/NCCDPHP/DDT) (CTR)" w:date="2023-08-15T14:04:00Z">
              <w:r>
                <w:rPr>
                  <w:rFonts w:ascii="Calibri" w:hAnsi="Calibri"/>
                  <w:sz w:val="20"/>
                </w:rPr>
                <w:t>36.9 (0.9)</w:t>
              </w:r>
            </w:ins>
          </w:p>
        </w:tc>
        <w:tc>
          <w:tcPr>
            <w:tcW w:w="0" w:type="auto"/>
            <w:tcBorders>
              <w:top w:val="single" w:sz="0" w:space="0" w:color="D3D3D3"/>
              <w:left w:val="single" w:sz="0" w:space="0" w:color="D3D3D3"/>
              <w:bottom w:val="single" w:sz="0" w:space="0" w:color="D3D3D3"/>
              <w:right w:val="single" w:sz="0" w:space="0" w:color="D3D3D3"/>
            </w:tcBorders>
          </w:tcPr>
          <w:p w14:paraId="39204635" w14:textId="77777777" w:rsidR="00524773" w:rsidRDefault="00524773" w:rsidP="00C670FC">
            <w:pPr>
              <w:keepNext/>
              <w:spacing w:after="60"/>
              <w:rPr>
                <w:ins w:id="2834" w:author="Wittman, Jacob (CDC/DDNID/NCCDPHP/DDT) (CTR)" w:date="2023-08-15T14:04:00Z"/>
              </w:rPr>
            </w:pPr>
            <w:ins w:id="2835" w:author="Wittman, Jacob (CDC/DDNID/NCCDPHP/DDT) (CTR)" w:date="2023-08-15T14:04:00Z">
              <w:r>
                <w:rPr>
                  <w:rFonts w:ascii="Calibri" w:hAnsi="Calibri"/>
                  <w:sz w:val="20"/>
                </w:rPr>
                <w:t>37.7 (3.0)</w:t>
              </w:r>
            </w:ins>
          </w:p>
        </w:tc>
        <w:tc>
          <w:tcPr>
            <w:tcW w:w="0" w:type="auto"/>
            <w:tcBorders>
              <w:top w:val="single" w:sz="0" w:space="0" w:color="D3D3D3"/>
              <w:left w:val="single" w:sz="0" w:space="0" w:color="D3D3D3"/>
              <w:bottom w:val="single" w:sz="0" w:space="0" w:color="D3D3D3"/>
              <w:right w:val="single" w:sz="0" w:space="0" w:color="D3D3D3"/>
            </w:tcBorders>
          </w:tcPr>
          <w:p w14:paraId="2632234A" w14:textId="77777777" w:rsidR="00524773" w:rsidRDefault="00524773" w:rsidP="00C670FC">
            <w:pPr>
              <w:keepNext/>
              <w:spacing w:after="60"/>
              <w:rPr>
                <w:ins w:id="2836" w:author="Wittman, Jacob (CDC/DDNID/NCCDPHP/DDT) (CTR)" w:date="2023-08-15T14:04:00Z"/>
              </w:rPr>
            </w:pPr>
            <w:ins w:id="2837" w:author="Wittman, Jacob (CDC/DDNID/NCCDPHP/DDT) (CTR)" w:date="2023-08-15T14:04:00Z">
              <w:r>
                <w:rPr>
                  <w:rFonts w:ascii="Calibri" w:hAnsi="Calibri"/>
                  <w:sz w:val="20"/>
                </w:rPr>
                <w:t>37.4 (3.1)</w:t>
              </w:r>
            </w:ins>
          </w:p>
        </w:tc>
        <w:tc>
          <w:tcPr>
            <w:tcW w:w="0" w:type="auto"/>
            <w:tcBorders>
              <w:top w:val="single" w:sz="0" w:space="0" w:color="D3D3D3"/>
              <w:left w:val="single" w:sz="0" w:space="0" w:color="D3D3D3"/>
              <w:bottom w:val="single" w:sz="0" w:space="0" w:color="D3D3D3"/>
              <w:right w:val="single" w:sz="0" w:space="0" w:color="D3D3D3"/>
            </w:tcBorders>
          </w:tcPr>
          <w:p w14:paraId="6C80A506" w14:textId="77777777" w:rsidR="00524773" w:rsidRDefault="00524773" w:rsidP="00C670FC">
            <w:pPr>
              <w:keepNext/>
              <w:spacing w:after="60"/>
              <w:rPr>
                <w:ins w:id="2838" w:author="Wittman, Jacob (CDC/DDNID/NCCDPHP/DDT) (CTR)" w:date="2023-08-15T14:04:00Z"/>
              </w:rPr>
            </w:pPr>
            <w:ins w:id="2839" w:author="Wittman, Jacob (CDC/DDNID/NCCDPHP/DDT) (CTR)" w:date="2023-08-15T14:04:00Z">
              <w:r>
                <w:rPr>
                  <w:rFonts w:ascii="Calibri" w:hAnsi="Calibri"/>
                  <w:sz w:val="20"/>
                </w:rPr>
                <w:t>34.3 (2.8)</w:t>
              </w:r>
            </w:ins>
          </w:p>
        </w:tc>
        <w:tc>
          <w:tcPr>
            <w:tcW w:w="0" w:type="auto"/>
            <w:tcBorders>
              <w:top w:val="single" w:sz="0" w:space="0" w:color="D3D3D3"/>
              <w:left w:val="single" w:sz="0" w:space="0" w:color="D3D3D3"/>
              <w:bottom w:val="single" w:sz="0" w:space="0" w:color="D3D3D3"/>
              <w:right w:val="single" w:sz="0" w:space="0" w:color="D3D3D3"/>
            </w:tcBorders>
          </w:tcPr>
          <w:p w14:paraId="1E47BA89" w14:textId="77777777" w:rsidR="00524773" w:rsidRDefault="00524773" w:rsidP="00C670FC">
            <w:pPr>
              <w:keepNext/>
              <w:spacing w:after="60"/>
              <w:rPr>
                <w:ins w:id="2840" w:author="Wittman, Jacob (CDC/DDNID/NCCDPHP/DDT) (CTR)" w:date="2023-08-15T14:04:00Z"/>
              </w:rPr>
            </w:pPr>
            <w:ins w:id="2841" w:author="Wittman, Jacob (CDC/DDNID/NCCDPHP/DDT) (CTR)" w:date="2023-08-15T14:04:00Z">
              <w:r>
                <w:rPr>
                  <w:rFonts w:ascii="Calibri" w:hAnsi="Calibri"/>
                  <w:sz w:val="20"/>
                </w:rPr>
                <w:t>37.4 (3.1)</w:t>
              </w:r>
            </w:ins>
          </w:p>
        </w:tc>
        <w:tc>
          <w:tcPr>
            <w:tcW w:w="0" w:type="auto"/>
            <w:tcBorders>
              <w:top w:val="single" w:sz="0" w:space="0" w:color="D3D3D3"/>
              <w:left w:val="single" w:sz="0" w:space="0" w:color="D3D3D3"/>
              <w:bottom w:val="single" w:sz="0" w:space="0" w:color="D3D3D3"/>
              <w:right w:val="single" w:sz="0" w:space="0" w:color="D3D3D3"/>
            </w:tcBorders>
          </w:tcPr>
          <w:p w14:paraId="40CBEE37" w14:textId="77777777" w:rsidR="00524773" w:rsidRDefault="00524773" w:rsidP="00C670FC">
            <w:pPr>
              <w:keepNext/>
              <w:spacing w:after="60"/>
              <w:rPr>
                <w:ins w:id="2842" w:author="Wittman, Jacob (CDC/DDNID/NCCDPHP/DDT) (CTR)" w:date="2023-08-15T14:04:00Z"/>
              </w:rPr>
            </w:pPr>
            <w:ins w:id="2843" w:author="Wittman, Jacob (CDC/DDNID/NCCDPHP/DDT) (CTR)" w:date="2023-08-15T14:04:00Z">
              <w:r>
                <w:rPr>
                  <w:rFonts w:ascii="Calibri" w:hAnsi="Calibri"/>
                  <w:sz w:val="20"/>
                </w:rPr>
                <w:t>36.2 (2.8)</w:t>
              </w:r>
            </w:ins>
          </w:p>
        </w:tc>
        <w:tc>
          <w:tcPr>
            <w:tcW w:w="0" w:type="auto"/>
            <w:tcBorders>
              <w:top w:val="single" w:sz="0" w:space="0" w:color="D3D3D3"/>
              <w:left w:val="single" w:sz="0" w:space="0" w:color="D3D3D3"/>
              <w:bottom w:val="single" w:sz="0" w:space="0" w:color="D3D3D3"/>
              <w:right w:val="single" w:sz="0" w:space="0" w:color="D3D3D3"/>
            </w:tcBorders>
          </w:tcPr>
          <w:p w14:paraId="6A7E82A7" w14:textId="77777777" w:rsidR="00524773" w:rsidRDefault="00524773" w:rsidP="00C670FC">
            <w:pPr>
              <w:keepNext/>
              <w:spacing w:after="60"/>
              <w:rPr>
                <w:ins w:id="2844" w:author="Wittman, Jacob (CDC/DDNID/NCCDPHP/DDT) (CTR)" w:date="2023-08-15T14:04:00Z"/>
              </w:rPr>
            </w:pPr>
            <w:ins w:id="2845" w:author="Wittman, Jacob (CDC/DDNID/NCCDPHP/DDT) (CTR)" w:date="2023-08-15T14:04:00Z">
              <w:r>
                <w:rPr>
                  <w:rFonts w:ascii="Calibri" w:hAnsi="Calibri"/>
                  <w:sz w:val="20"/>
                </w:rPr>
                <w:t>36.2 (3.0)</w:t>
              </w:r>
            </w:ins>
          </w:p>
        </w:tc>
        <w:tc>
          <w:tcPr>
            <w:tcW w:w="0" w:type="auto"/>
            <w:tcBorders>
              <w:top w:val="single" w:sz="0" w:space="0" w:color="D3D3D3"/>
              <w:left w:val="single" w:sz="0" w:space="0" w:color="D3D3D3"/>
              <w:bottom w:val="single" w:sz="0" w:space="0" w:color="D3D3D3"/>
              <w:right w:val="single" w:sz="0" w:space="0" w:color="D3D3D3"/>
            </w:tcBorders>
          </w:tcPr>
          <w:p w14:paraId="1267363C" w14:textId="77777777" w:rsidR="00524773" w:rsidRDefault="00524773" w:rsidP="00C670FC">
            <w:pPr>
              <w:keepNext/>
              <w:spacing w:after="60"/>
              <w:rPr>
                <w:ins w:id="2846" w:author="Wittman, Jacob (CDC/DDNID/NCCDPHP/DDT) (CTR)" w:date="2023-08-15T14:04:00Z"/>
              </w:rPr>
            </w:pPr>
            <w:ins w:id="2847" w:author="Wittman, Jacob (CDC/DDNID/NCCDPHP/DDT) (CTR)" w:date="2023-08-15T14:04:00Z">
              <w:r>
                <w:rPr>
                  <w:rFonts w:ascii="Calibri" w:hAnsi="Calibri"/>
                  <w:sz w:val="20"/>
                </w:rPr>
                <w:t>38.4 (2.8)</w:t>
              </w:r>
            </w:ins>
          </w:p>
        </w:tc>
        <w:tc>
          <w:tcPr>
            <w:tcW w:w="0" w:type="auto"/>
            <w:tcBorders>
              <w:top w:val="single" w:sz="0" w:space="0" w:color="D3D3D3"/>
              <w:left w:val="single" w:sz="0" w:space="0" w:color="D3D3D3"/>
              <w:bottom w:val="single" w:sz="0" w:space="0" w:color="D3D3D3"/>
              <w:right w:val="single" w:sz="0" w:space="0" w:color="D3D3D3"/>
            </w:tcBorders>
          </w:tcPr>
          <w:p w14:paraId="1C984F0D" w14:textId="77777777" w:rsidR="00524773" w:rsidRDefault="00524773" w:rsidP="00C670FC">
            <w:pPr>
              <w:keepNext/>
              <w:spacing w:after="60"/>
              <w:rPr>
                <w:ins w:id="2848" w:author="Wittman, Jacob (CDC/DDNID/NCCDPHP/DDT) (CTR)" w:date="2023-08-15T14:04:00Z"/>
              </w:rPr>
            </w:pPr>
            <w:ins w:id="2849" w:author="Wittman, Jacob (CDC/DDNID/NCCDPHP/DDT) (CTR)" w:date="2023-08-15T14:04:00Z">
              <w:r>
                <w:rPr>
                  <w:rFonts w:ascii="Calibri" w:hAnsi="Calibri"/>
                  <w:sz w:val="20"/>
                </w:rPr>
                <w:t>37.5 (2.7)</w:t>
              </w:r>
            </w:ins>
          </w:p>
        </w:tc>
        <w:tc>
          <w:tcPr>
            <w:tcW w:w="0" w:type="auto"/>
            <w:tcBorders>
              <w:top w:val="single" w:sz="0" w:space="0" w:color="D3D3D3"/>
              <w:left w:val="single" w:sz="0" w:space="0" w:color="D3D3D3"/>
              <w:bottom w:val="single" w:sz="0" w:space="0" w:color="D3D3D3"/>
              <w:right w:val="single" w:sz="0" w:space="0" w:color="D3D3D3"/>
            </w:tcBorders>
          </w:tcPr>
          <w:p w14:paraId="1A1D627E" w14:textId="77777777" w:rsidR="00524773" w:rsidRDefault="00524773" w:rsidP="00C670FC">
            <w:pPr>
              <w:keepNext/>
              <w:spacing w:after="60"/>
              <w:rPr>
                <w:ins w:id="2850" w:author="Wittman, Jacob (CDC/DDNID/NCCDPHP/DDT) (CTR)" w:date="2023-08-15T14:04:00Z"/>
              </w:rPr>
            </w:pPr>
            <w:ins w:id="2851" w:author="Wittman, Jacob (CDC/DDNID/NCCDPHP/DDT) (CTR)" w:date="2023-08-15T14:04:00Z">
              <w:r>
                <w:rPr>
                  <w:rFonts w:ascii="Calibri" w:hAnsi="Calibri"/>
                  <w:sz w:val="20"/>
                </w:rPr>
                <w:t>28.4 (2.7)</w:t>
              </w:r>
            </w:ins>
          </w:p>
        </w:tc>
        <w:tc>
          <w:tcPr>
            <w:tcW w:w="0" w:type="auto"/>
            <w:tcBorders>
              <w:top w:val="single" w:sz="0" w:space="0" w:color="D3D3D3"/>
              <w:left w:val="single" w:sz="0" w:space="0" w:color="D3D3D3"/>
              <w:bottom w:val="single" w:sz="0" w:space="0" w:color="D3D3D3"/>
              <w:right w:val="single" w:sz="0" w:space="0" w:color="D3D3D3"/>
            </w:tcBorders>
          </w:tcPr>
          <w:p w14:paraId="74583B29" w14:textId="77777777" w:rsidR="00524773" w:rsidRDefault="00524773" w:rsidP="00C670FC">
            <w:pPr>
              <w:keepNext/>
              <w:spacing w:after="60"/>
              <w:rPr>
                <w:ins w:id="2852" w:author="Wittman, Jacob (CDC/DDNID/NCCDPHP/DDT) (CTR)" w:date="2023-08-15T14:04:00Z"/>
              </w:rPr>
            </w:pPr>
            <w:ins w:id="2853" w:author="Wittman, Jacob (CDC/DDNID/NCCDPHP/DDT) (CTR)" w:date="2023-08-15T14:04:00Z">
              <w:r>
                <w:rPr>
                  <w:rFonts w:ascii="Calibri" w:hAnsi="Calibri"/>
                  <w:sz w:val="20"/>
                </w:rPr>
                <w:t>36.7 (3.2)</w:t>
              </w:r>
            </w:ins>
          </w:p>
        </w:tc>
        <w:tc>
          <w:tcPr>
            <w:tcW w:w="0" w:type="auto"/>
            <w:tcBorders>
              <w:top w:val="single" w:sz="0" w:space="0" w:color="D3D3D3"/>
              <w:left w:val="single" w:sz="0" w:space="0" w:color="D3D3D3"/>
              <w:bottom w:val="single" w:sz="0" w:space="0" w:color="D3D3D3"/>
              <w:right w:val="single" w:sz="0" w:space="0" w:color="D3D3D3"/>
            </w:tcBorders>
          </w:tcPr>
          <w:p w14:paraId="77E2875B" w14:textId="77777777" w:rsidR="00524773" w:rsidRDefault="00524773" w:rsidP="00C670FC">
            <w:pPr>
              <w:keepNext/>
              <w:spacing w:after="60"/>
              <w:rPr>
                <w:ins w:id="2854" w:author="Wittman, Jacob (CDC/DDNID/NCCDPHP/DDT) (CTR)" w:date="2023-08-15T14:04:00Z"/>
              </w:rPr>
            </w:pPr>
            <w:ins w:id="2855" w:author="Wittman, Jacob (CDC/DDNID/NCCDPHP/DDT) (CTR)" w:date="2023-08-15T14:04:00Z">
              <w:r>
                <w:rPr>
                  <w:rFonts w:ascii="Calibri" w:hAnsi="Calibri"/>
                  <w:sz w:val="20"/>
                </w:rPr>
                <w:t>39.8 (3.1)</w:t>
              </w:r>
            </w:ins>
          </w:p>
        </w:tc>
        <w:tc>
          <w:tcPr>
            <w:tcW w:w="0" w:type="auto"/>
            <w:tcBorders>
              <w:top w:val="single" w:sz="0" w:space="0" w:color="D3D3D3"/>
              <w:left w:val="single" w:sz="0" w:space="0" w:color="D3D3D3"/>
              <w:bottom w:val="single" w:sz="0" w:space="0" w:color="D3D3D3"/>
              <w:right w:val="single" w:sz="0" w:space="0" w:color="D3D3D3"/>
            </w:tcBorders>
          </w:tcPr>
          <w:p w14:paraId="486FAAD0" w14:textId="77777777" w:rsidR="00524773" w:rsidRDefault="00524773" w:rsidP="00C670FC">
            <w:pPr>
              <w:keepNext/>
              <w:spacing w:after="60"/>
              <w:rPr>
                <w:ins w:id="2856" w:author="Wittman, Jacob (CDC/DDNID/NCCDPHP/DDT) (CTR)" w:date="2023-08-15T14:04:00Z"/>
              </w:rPr>
            </w:pPr>
            <w:ins w:id="2857" w:author="Wittman, Jacob (CDC/DDNID/NCCDPHP/DDT) (CTR)" w:date="2023-08-15T14:04:00Z">
              <w:r>
                <w:rPr>
                  <w:rFonts w:ascii="Calibri" w:hAnsi="Calibri"/>
                  <w:sz w:val="20"/>
                </w:rPr>
                <w:t>42.4 (3.4)</w:t>
              </w:r>
            </w:ins>
          </w:p>
        </w:tc>
        <w:tc>
          <w:tcPr>
            <w:tcW w:w="0" w:type="auto"/>
            <w:tcBorders>
              <w:top w:val="single" w:sz="0" w:space="0" w:color="D3D3D3"/>
              <w:left w:val="single" w:sz="0" w:space="0" w:color="D3D3D3"/>
              <w:bottom w:val="single" w:sz="0" w:space="0" w:color="D3D3D3"/>
              <w:right w:val="single" w:sz="0" w:space="0" w:color="D3D3D3"/>
            </w:tcBorders>
          </w:tcPr>
          <w:p w14:paraId="7EF8D808" w14:textId="77777777" w:rsidR="00524773" w:rsidRDefault="00524773" w:rsidP="00C670FC">
            <w:pPr>
              <w:keepNext/>
              <w:spacing w:after="60"/>
              <w:rPr>
                <w:ins w:id="2858" w:author="Wittman, Jacob (CDC/DDNID/NCCDPHP/DDT) (CTR)" w:date="2023-08-15T14:04:00Z"/>
              </w:rPr>
            </w:pPr>
            <w:ins w:id="2859" w:author="Wittman, Jacob (CDC/DDNID/NCCDPHP/DDT) (CTR)" w:date="2023-08-15T14:04:00Z">
              <w:r>
                <w:rPr>
                  <w:rFonts w:ascii="Calibri" w:hAnsi="Calibri"/>
                  <w:sz w:val="20"/>
                </w:rPr>
                <w:t>32.6 (3.9)</w:t>
              </w:r>
            </w:ins>
          </w:p>
        </w:tc>
        <w:tc>
          <w:tcPr>
            <w:tcW w:w="0" w:type="auto"/>
            <w:tcBorders>
              <w:top w:val="single" w:sz="0" w:space="0" w:color="D3D3D3"/>
              <w:left w:val="single" w:sz="0" w:space="0" w:color="D3D3D3"/>
              <w:bottom w:val="single" w:sz="0" w:space="0" w:color="D3D3D3"/>
              <w:right w:val="single" w:sz="0" w:space="0" w:color="D3D3D3"/>
            </w:tcBorders>
          </w:tcPr>
          <w:p w14:paraId="2B84AF62" w14:textId="77777777" w:rsidR="00524773" w:rsidRDefault="00524773" w:rsidP="00C670FC">
            <w:pPr>
              <w:keepNext/>
              <w:spacing w:after="60"/>
              <w:rPr>
                <w:ins w:id="2860" w:author="Wittman, Jacob (CDC/DDNID/NCCDPHP/DDT) (CTR)" w:date="2023-08-15T14:04:00Z"/>
              </w:rPr>
            </w:pPr>
            <w:ins w:id="2861" w:author="Wittman, Jacob (CDC/DDNID/NCCDPHP/DDT) (CTR)" w:date="2023-08-15T14:04:00Z">
              <w:r>
                <w:rPr>
                  <w:rFonts w:ascii="Calibri" w:hAnsi="Calibri"/>
                  <w:sz w:val="20"/>
                </w:rPr>
                <w:t>12.2 (-12.7, 37.1)</w:t>
              </w:r>
            </w:ins>
          </w:p>
        </w:tc>
        <w:tc>
          <w:tcPr>
            <w:tcW w:w="0" w:type="auto"/>
            <w:tcBorders>
              <w:top w:val="single" w:sz="0" w:space="0" w:color="D3D3D3"/>
              <w:left w:val="single" w:sz="0" w:space="0" w:color="D3D3D3"/>
              <w:bottom w:val="single" w:sz="0" w:space="0" w:color="D3D3D3"/>
              <w:right w:val="single" w:sz="0" w:space="0" w:color="D3D3D3"/>
            </w:tcBorders>
          </w:tcPr>
          <w:p w14:paraId="1C48FB7A" w14:textId="77777777" w:rsidR="00524773" w:rsidRDefault="00524773" w:rsidP="00C670FC">
            <w:pPr>
              <w:keepNext/>
              <w:spacing w:after="60"/>
              <w:rPr>
                <w:ins w:id="28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E425A0" w14:textId="77777777" w:rsidR="00524773" w:rsidRDefault="00524773" w:rsidP="00C670FC">
            <w:pPr>
              <w:keepNext/>
              <w:spacing w:after="60"/>
              <w:rPr>
                <w:ins w:id="2863" w:author="Wittman, Jacob (CDC/DDNID/NCCDPHP/DDT) (CTR)" w:date="2023-08-15T14:04:00Z"/>
              </w:rPr>
            </w:pPr>
            <w:ins w:id="2864" w:author="Wittman, Jacob (CDC/DDNID/NCCDPHP/DDT) (CTR)" w:date="2023-08-15T14:04:00Z">
              <w:r>
                <w:rPr>
                  <w:rFonts w:ascii="Calibri" w:hAnsi="Calibri"/>
                  <w:sz w:val="20"/>
                </w:rPr>
                <w:t>0.4 (-1.5, 2.3)</w:t>
              </w:r>
            </w:ins>
          </w:p>
        </w:tc>
        <w:tc>
          <w:tcPr>
            <w:tcW w:w="0" w:type="auto"/>
            <w:tcBorders>
              <w:top w:val="single" w:sz="0" w:space="0" w:color="D3D3D3"/>
              <w:left w:val="single" w:sz="0" w:space="0" w:color="D3D3D3"/>
              <w:bottom w:val="single" w:sz="0" w:space="0" w:color="D3D3D3"/>
              <w:right w:val="single" w:sz="0" w:space="0" w:color="D3D3D3"/>
            </w:tcBorders>
          </w:tcPr>
          <w:p w14:paraId="69844EB4" w14:textId="77777777" w:rsidR="00524773" w:rsidRDefault="00524773" w:rsidP="00C670FC">
            <w:pPr>
              <w:keepNext/>
              <w:spacing w:after="60"/>
              <w:rPr>
                <w:ins w:id="2865" w:author="Wittman, Jacob (CDC/DDNID/NCCDPHP/DDT) (CTR)" w:date="2023-08-15T14:04:00Z"/>
              </w:rPr>
            </w:pPr>
            <w:ins w:id="2866" w:author="Wittman, Jacob (CDC/DDNID/NCCDPHP/DDT) (CTR)" w:date="2023-08-15T14:04:00Z">
              <w:r>
                <w:rPr>
                  <w:rFonts w:ascii="Calibri" w:hAnsi="Calibri"/>
                  <w:sz w:val="20"/>
                </w:rPr>
                <w:t>0.4 (-1.5, 2.3)</w:t>
              </w:r>
            </w:ins>
          </w:p>
        </w:tc>
      </w:tr>
      <w:tr w:rsidR="00524773" w14:paraId="2247C98E" w14:textId="77777777" w:rsidTr="00C670FC">
        <w:trPr>
          <w:cantSplit/>
          <w:jc w:val="center"/>
          <w:ins w:id="286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A3D399" w14:textId="77777777" w:rsidR="00524773" w:rsidRDefault="00524773" w:rsidP="00C670FC">
            <w:pPr>
              <w:keepNext/>
              <w:spacing w:after="60"/>
              <w:rPr>
                <w:ins w:id="2868" w:author="Wittman, Jacob (CDC/DDNID/NCCDPHP/DDT) (CTR)" w:date="2023-08-15T14:04:00Z"/>
              </w:rPr>
            </w:pPr>
            <w:ins w:id="2869"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53F946C8" w14:textId="77777777" w:rsidR="00524773" w:rsidRDefault="00524773" w:rsidP="00C670FC">
            <w:pPr>
              <w:keepNext/>
              <w:spacing w:after="60"/>
              <w:rPr>
                <w:ins w:id="2870" w:author="Wittman, Jacob (CDC/DDNID/NCCDPHP/DDT) (CTR)" w:date="2023-08-15T14:04:00Z"/>
              </w:rPr>
            </w:pPr>
            <w:ins w:id="2871" w:author="Wittman, Jacob (CDC/DDNID/NCCDPHP/DDT) (CTR)" w:date="2023-08-15T14:04:00Z">
              <w:r>
                <w:rPr>
                  <w:rFonts w:ascii="Calibri" w:hAnsi="Calibri"/>
                  <w:sz w:val="20"/>
                </w:rPr>
                <w:t>43.0 (0.9)</w:t>
              </w:r>
            </w:ins>
          </w:p>
        </w:tc>
        <w:tc>
          <w:tcPr>
            <w:tcW w:w="0" w:type="auto"/>
            <w:tcBorders>
              <w:top w:val="single" w:sz="0" w:space="0" w:color="D3D3D3"/>
              <w:left w:val="single" w:sz="0" w:space="0" w:color="D3D3D3"/>
              <w:bottom w:val="single" w:sz="0" w:space="0" w:color="D3D3D3"/>
              <w:right w:val="single" w:sz="0" w:space="0" w:color="D3D3D3"/>
            </w:tcBorders>
          </w:tcPr>
          <w:p w14:paraId="1D1D5B52" w14:textId="77777777" w:rsidR="00524773" w:rsidRDefault="00524773" w:rsidP="00C670FC">
            <w:pPr>
              <w:keepNext/>
              <w:spacing w:after="60"/>
              <w:rPr>
                <w:ins w:id="2872" w:author="Wittman, Jacob (CDC/DDNID/NCCDPHP/DDT) (CTR)" w:date="2023-08-15T14:04:00Z"/>
              </w:rPr>
            </w:pPr>
            <w:ins w:id="2873" w:author="Wittman, Jacob (CDC/DDNID/NCCDPHP/DDT) (CTR)" w:date="2023-08-15T14:04:00Z">
              <w:r>
                <w:rPr>
                  <w:rFonts w:ascii="Calibri" w:hAnsi="Calibri"/>
                  <w:sz w:val="20"/>
                </w:rPr>
                <w:t>46.3 (2.9)</w:t>
              </w:r>
            </w:ins>
          </w:p>
        </w:tc>
        <w:tc>
          <w:tcPr>
            <w:tcW w:w="0" w:type="auto"/>
            <w:tcBorders>
              <w:top w:val="single" w:sz="0" w:space="0" w:color="D3D3D3"/>
              <w:left w:val="single" w:sz="0" w:space="0" w:color="D3D3D3"/>
              <w:bottom w:val="single" w:sz="0" w:space="0" w:color="D3D3D3"/>
              <w:right w:val="single" w:sz="0" w:space="0" w:color="D3D3D3"/>
            </w:tcBorders>
          </w:tcPr>
          <w:p w14:paraId="0A452B83" w14:textId="77777777" w:rsidR="00524773" w:rsidRDefault="00524773" w:rsidP="00C670FC">
            <w:pPr>
              <w:keepNext/>
              <w:spacing w:after="60"/>
              <w:rPr>
                <w:ins w:id="2874" w:author="Wittman, Jacob (CDC/DDNID/NCCDPHP/DDT) (CTR)" w:date="2023-08-15T14:04:00Z"/>
              </w:rPr>
            </w:pPr>
            <w:ins w:id="2875" w:author="Wittman, Jacob (CDC/DDNID/NCCDPHP/DDT) (CTR)" w:date="2023-08-15T14:04:00Z">
              <w:r>
                <w:rPr>
                  <w:rFonts w:ascii="Calibri" w:hAnsi="Calibri"/>
                  <w:sz w:val="20"/>
                </w:rPr>
                <w:t>47.6 (3.3)</w:t>
              </w:r>
            </w:ins>
          </w:p>
        </w:tc>
        <w:tc>
          <w:tcPr>
            <w:tcW w:w="0" w:type="auto"/>
            <w:tcBorders>
              <w:top w:val="single" w:sz="0" w:space="0" w:color="D3D3D3"/>
              <w:left w:val="single" w:sz="0" w:space="0" w:color="D3D3D3"/>
              <w:bottom w:val="single" w:sz="0" w:space="0" w:color="D3D3D3"/>
              <w:right w:val="single" w:sz="0" w:space="0" w:color="D3D3D3"/>
            </w:tcBorders>
          </w:tcPr>
          <w:p w14:paraId="1AA30873" w14:textId="77777777" w:rsidR="00524773" w:rsidRDefault="00524773" w:rsidP="00C670FC">
            <w:pPr>
              <w:keepNext/>
              <w:spacing w:after="60"/>
              <w:rPr>
                <w:ins w:id="2876" w:author="Wittman, Jacob (CDC/DDNID/NCCDPHP/DDT) (CTR)" w:date="2023-08-15T14:04:00Z"/>
              </w:rPr>
            </w:pPr>
            <w:ins w:id="2877" w:author="Wittman, Jacob (CDC/DDNID/NCCDPHP/DDT) (CTR)" w:date="2023-08-15T14:04:00Z">
              <w:r>
                <w:rPr>
                  <w:rFonts w:ascii="Calibri" w:hAnsi="Calibri"/>
                  <w:sz w:val="20"/>
                </w:rPr>
                <w:t>41.4 (3.0)</w:t>
              </w:r>
            </w:ins>
          </w:p>
        </w:tc>
        <w:tc>
          <w:tcPr>
            <w:tcW w:w="0" w:type="auto"/>
            <w:tcBorders>
              <w:top w:val="single" w:sz="0" w:space="0" w:color="D3D3D3"/>
              <w:left w:val="single" w:sz="0" w:space="0" w:color="D3D3D3"/>
              <w:bottom w:val="single" w:sz="0" w:space="0" w:color="D3D3D3"/>
              <w:right w:val="single" w:sz="0" w:space="0" w:color="D3D3D3"/>
            </w:tcBorders>
          </w:tcPr>
          <w:p w14:paraId="7B87DEAB" w14:textId="77777777" w:rsidR="00524773" w:rsidRDefault="00524773" w:rsidP="00C670FC">
            <w:pPr>
              <w:keepNext/>
              <w:spacing w:after="60"/>
              <w:rPr>
                <w:ins w:id="2878" w:author="Wittman, Jacob (CDC/DDNID/NCCDPHP/DDT) (CTR)" w:date="2023-08-15T14:04:00Z"/>
              </w:rPr>
            </w:pPr>
            <w:ins w:id="2879" w:author="Wittman, Jacob (CDC/DDNID/NCCDPHP/DDT) (CTR)" w:date="2023-08-15T14:04:00Z">
              <w:r>
                <w:rPr>
                  <w:rFonts w:ascii="Calibri" w:hAnsi="Calibri"/>
                  <w:sz w:val="20"/>
                </w:rPr>
                <w:t>43.2 (3.8)</w:t>
              </w:r>
            </w:ins>
          </w:p>
        </w:tc>
        <w:tc>
          <w:tcPr>
            <w:tcW w:w="0" w:type="auto"/>
            <w:tcBorders>
              <w:top w:val="single" w:sz="0" w:space="0" w:color="D3D3D3"/>
              <w:left w:val="single" w:sz="0" w:space="0" w:color="D3D3D3"/>
              <w:bottom w:val="single" w:sz="0" w:space="0" w:color="D3D3D3"/>
              <w:right w:val="single" w:sz="0" w:space="0" w:color="D3D3D3"/>
            </w:tcBorders>
          </w:tcPr>
          <w:p w14:paraId="26763D7C" w14:textId="77777777" w:rsidR="00524773" w:rsidRDefault="00524773" w:rsidP="00C670FC">
            <w:pPr>
              <w:keepNext/>
              <w:spacing w:after="60"/>
              <w:rPr>
                <w:ins w:id="2880" w:author="Wittman, Jacob (CDC/DDNID/NCCDPHP/DDT) (CTR)" w:date="2023-08-15T14:04:00Z"/>
              </w:rPr>
            </w:pPr>
            <w:ins w:id="2881" w:author="Wittman, Jacob (CDC/DDNID/NCCDPHP/DDT) (CTR)" w:date="2023-08-15T14:04:00Z">
              <w:r>
                <w:rPr>
                  <w:rFonts w:ascii="Calibri" w:hAnsi="Calibri"/>
                  <w:sz w:val="20"/>
                </w:rPr>
                <w:t>40.1 (3.3)</w:t>
              </w:r>
            </w:ins>
          </w:p>
        </w:tc>
        <w:tc>
          <w:tcPr>
            <w:tcW w:w="0" w:type="auto"/>
            <w:tcBorders>
              <w:top w:val="single" w:sz="0" w:space="0" w:color="D3D3D3"/>
              <w:left w:val="single" w:sz="0" w:space="0" w:color="D3D3D3"/>
              <w:bottom w:val="single" w:sz="0" w:space="0" w:color="D3D3D3"/>
              <w:right w:val="single" w:sz="0" w:space="0" w:color="D3D3D3"/>
            </w:tcBorders>
          </w:tcPr>
          <w:p w14:paraId="21217F29" w14:textId="77777777" w:rsidR="00524773" w:rsidRDefault="00524773" w:rsidP="00C670FC">
            <w:pPr>
              <w:keepNext/>
              <w:spacing w:after="60"/>
              <w:rPr>
                <w:ins w:id="2882" w:author="Wittman, Jacob (CDC/DDNID/NCCDPHP/DDT) (CTR)" w:date="2023-08-15T14:04:00Z"/>
              </w:rPr>
            </w:pPr>
            <w:ins w:id="2883" w:author="Wittman, Jacob (CDC/DDNID/NCCDPHP/DDT) (CTR)" w:date="2023-08-15T14:04:00Z">
              <w:r>
                <w:rPr>
                  <w:rFonts w:ascii="Calibri" w:hAnsi="Calibri"/>
                  <w:sz w:val="20"/>
                </w:rPr>
                <w:t>42.3 (3.5)</w:t>
              </w:r>
            </w:ins>
          </w:p>
        </w:tc>
        <w:tc>
          <w:tcPr>
            <w:tcW w:w="0" w:type="auto"/>
            <w:tcBorders>
              <w:top w:val="single" w:sz="0" w:space="0" w:color="D3D3D3"/>
              <w:left w:val="single" w:sz="0" w:space="0" w:color="D3D3D3"/>
              <w:bottom w:val="single" w:sz="0" w:space="0" w:color="D3D3D3"/>
              <w:right w:val="single" w:sz="0" w:space="0" w:color="D3D3D3"/>
            </w:tcBorders>
          </w:tcPr>
          <w:p w14:paraId="1D181BD1" w14:textId="77777777" w:rsidR="00524773" w:rsidRDefault="00524773" w:rsidP="00C670FC">
            <w:pPr>
              <w:keepNext/>
              <w:spacing w:after="60"/>
              <w:rPr>
                <w:ins w:id="2884" w:author="Wittman, Jacob (CDC/DDNID/NCCDPHP/DDT) (CTR)" w:date="2023-08-15T14:04:00Z"/>
              </w:rPr>
            </w:pPr>
            <w:ins w:id="2885" w:author="Wittman, Jacob (CDC/DDNID/NCCDPHP/DDT) (CTR)" w:date="2023-08-15T14:04:00Z">
              <w:r>
                <w:rPr>
                  <w:rFonts w:ascii="Calibri" w:hAnsi="Calibri"/>
                  <w:sz w:val="20"/>
                </w:rPr>
                <w:t>38.6 (3.7)</w:t>
              </w:r>
            </w:ins>
          </w:p>
        </w:tc>
        <w:tc>
          <w:tcPr>
            <w:tcW w:w="0" w:type="auto"/>
            <w:tcBorders>
              <w:top w:val="single" w:sz="0" w:space="0" w:color="D3D3D3"/>
              <w:left w:val="single" w:sz="0" w:space="0" w:color="D3D3D3"/>
              <w:bottom w:val="single" w:sz="0" w:space="0" w:color="D3D3D3"/>
              <w:right w:val="single" w:sz="0" w:space="0" w:color="D3D3D3"/>
            </w:tcBorders>
          </w:tcPr>
          <w:p w14:paraId="40EFE530" w14:textId="77777777" w:rsidR="00524773" w:rsidRDefault="00524773" w:rsidP="00C670FC">
            <w:pPr>
              <w:keepNext/>
              <w:spacing w:after="60"/>
              <w:rPr>
                <w:ins w:id="2886" w:author="Wittman, Jacob (CDC/DDNID/NCCDPHP/DDT) (CTR)" w:date="2023-08-15T14:04:00Z"/>
              </w:rPr>
            </w:pPr>
            <w:ins w:id="2887" w:author="Wittman, Jacob (CDC/DDNID/NCCDPHP/DDT) (CTR)" w:date="2023-08-15T14:04:00Z">
              <w:r>
                <w:rPr>
                  <w:rFonts w:ascii="Calibri" w:hAnsi="Calibri"/>
                  <w:sz w:val="20"/>
                </w:rPr>
                <w:t>39.5 (3.6)</w:t>
              </w:r>
            </w:ins>
          </w:p>
        </w:tc>
        <w:tc>
          <w:tcPr>
            <w:tcW w:w="0" w:type="auto"/>
            <w:tcBorders>
              <w:top w:val="single" w:sz="0" w:space="0" w:color="D3D3D3"/>
              <w:left w:val="single" w:sz="0" w:space="0" w:color="D3D3D3"/>
              <w:bottom w:val="single" w:sz="0" w:space="0" w:color="D3D3D3"/>
              <w:right w:val="single" w:sz="0" w:space="0" w:color="D3D3D3"/>
            </w:tcBorders>
          </w:tcPr>
          <w:p w14:paraId="4E38281F" w14:textId="77777777" w:rsidR="00524773" w:rsidRDefault="00524773" w:rsidP="00C670FC">
            <w:pPr>
              <w:keepNext/>
              <w:spacing w:after="60"/>
              <w:rPr>
                <w:ins w:id="2888" w:author="Wittman, Jacob (CDC/DDNID/NCCDPHP/DDT) (CTR)" w:date="2023-08-15T14:04:00Z"/>
              </w:rPr>
            </w:pPr>
            <w:ins w:id="2889" w:author="Wittman, Jacob (CDC/DDNID/NCCDPHP/DDT) (CTR)" w:date="2023-08-15T14:04:00Z">
              <w:r>
                <w:rPr>
                  <w:rFonts w:ascii="Calibri" w:hAnsi="Calibri"/>
                  <w:sz w:val="20"/>
                </w:rPr>
                <w:t>40.7 (3.5)</w:t>
              </w:r>
            </w:ins>
          </w:p>
        </w:tc>
        <w:tc>
          <w:tcPr>
            <w:tcW w:w="0" w:type="auto"/>
            <w:tcBorders>
              <w:top w:val="single" w:sz="0" w:space="0" w:color="D3D3D3"/>
              <w:left w:val="single" w:sz="0" w:space="0" w:color="D3D3D3"/>
              <w:bottom w:val="single" w:sz="0" w:space="0" w:color="D3D3D3"/>
              <w:right w:val="single" w:sz="0" w:space="0" w:color="D3D3D3"/>
            </w:tcBorders>
          </w:tcPr>
          <w:p w14:paraId="5B680441" w14:textId="77777777" w:rsidR="00524773" w:rsidRDefault="00524773" w:rsidP="00C670FC">
            <w:pPr>
              <w:keepNext/>
              <w:spacing w:after="60"/>
              <w:rPr>
                <w:ins w:id="2890" w:author="Wittman, Jacob (CDC/DDNID/NCCDPHP/DDT) (CTR)" w:date="2023-08-15T14:04:00Z"/>
              </w:rPr>
            </w:pPr>
            <w:ins w:id="2891" w:author="Wittman, Jacob (CDC/DDNID/NCCDPHP/DDT) (CTR)" w:date="2023-08-15T14:04:00Z">
              <w:r>
                <w:rPr>
                  <w:rFonts w:ascii="Calibri" w:hAnsi="Calibri"/>
                  <w:sz w:val="20"/>
                </w:rPr>
                <w:t>42.3 (3.6)</w:t>
              </w:r>
            </w:ins>
          </w:p>
        </w:tc>
        <w:tc>
          <w:tcPr>
            <w:tcW w:w="0" w:type="auto"/>
            <w:tcBorders>
              <w:top w:val="single" w:sz="0" w:space="0" w:color="D3D3D3"/>
              <w:left w:val="single" w:sz="0" w:space="0" w:color="D3D3D3"/>
              <w:bottom w:val="single" w:sz="0" w:space="0" w:color="D3D3D3"/>
              <w:right w:val="single" w:sz="0" w:space="0" w:color="D3D3D3"/>
            </w:tcBorders>
          </w:tcPr>
          <w:p w14:paraId="40780708" w14:textId="77777777" w:rsidR="00524773" w:rsidRDefault="00524773" w:rsidP="00C670FC">
            <w:pPr>
              <w:keepNext/>
              <w:spacing w:after="60"/>
              <w:rPr>
                <w:ins w:id="2892" w:author="Wittman, Jacob (CDC/DDNID/NCCDPHP/DDT) (CTR)" w:date="2023-08-15T14:04:00Z"/>
              </w:rPr>
            </w:pPr>
            <w:ins w:id="2893" w:author="Wittman, Jacob (CDC/DDNID/NCCDPHP/DDT) (CTR)" w:date="2023-08-15T14:04:00Z">
              <w:r>
                <w:rPr>
                  <w:rFonts w:ascii="Calibri" w:hAnsi="Calibri"/>
                  <w:sz w:val="20"/>
                </w:rPr>
                <w:t>45.3 (3.4)</w:t>
              </w:r>
            </w:ins>
          </w:p>
        </w:tc>
        <w:tc>
          <w:tcPr>
            <w:tcW w:w="0" w:type="auto"/>
            <w:tcBorders>
              <w:top w:val="single" w:sz="0" w:space="0" w:color="D3D3D3"/>
              <w:left w:val="single" w:sz="0" w:space="0" w:color="D3D3D3"/>
              <w:bottom w:val="single" w:sz="0" w:space="0" w:color="D3D3D3"/>
              <w:right w:val="single" w:sz="0" w:space="0" w:color="D3D3D3"/>
            </w:tcBorders>
          </w:tcPr>
          <w:p w14:paraId="57B29A71" w14:textId="77777777" w:rsidR="00524773" w:rsidRDefault="00524773" w:rsidP="00C670FC">
            <w:pPr>
              <w:keepNext/>
              <w:spacing w:after="60"/>
              <w:rPr>
                <w:ins w:id="2894" w:author="Wittman, Jacob (CDC/DDNID/NCCDPHP/DDT) (CTR)" w:date="2023-08-15T14:04:00Z"/>
              </w:rPr>
            </w:pPr>
            <w:ins w:id="2895" w:author="Wittman, Jacob (CDC/DDNID/NCCDPHP/DDT) (CTR)" w:date="2023-08-15T14:04:00Z">
              <w:r>
                <w:rPr>
                  <w:rFonts w:ascii="Calibri" w:hAnsi="Calibri"/>
                  <w:sz w:val="20"/>
                </w:rPr>
                <w:t>48.2 (4.2)</w:t>
              </w:r>
            </w:ins>
          </w:p>
        </w:tc>
        <w:tc>
          <w:tcPr>
            <w:tcW w:w="0" w:type="auto"/>
            <w:tcBorders>
              <w:top w:val="single" w:sz="0" w:space="0" w:color="D3D3D3"/>
              <w:left w:val="single" w:sz="0" w:space="0" w:color="D3D3D3"/>
              <w:bottom w:val="single" w:sz="0" w:space="0" w:color="D3D3D3"/>
              <w:right w:val="single" w:sz="0" w:space="0" w:color="D3D3D3"/>
            </w:tcBorders>
          </w:tcPr>
          <w:p w14:paraId="79DBC766" w14:textId="77777777" w:rsidR="00524773" w:rsidRDefault="00524773" w:rsidP="00C670FC">
            <w:pPr>
              <w:keepNext/>
              <w:spacing w:after="60"/>
              <w:rPr>
                <w:ins w:id="2896" w:author="Wittman, Jacob (CDC/DDNID/NCCDPHP/DDT) (CTR)" w:date="2023-08-15T14:04:00Z"/>
              </w:rPr>
            </w:pPr>
            <w:ins w:id="2897" w:author="Wittman, Jacob (CDC/DDNID/NCCDPHP/DDT) (CTR)" w:date="2023-08-15T14:04:00Z">
              <w:r>
                <w:rPr>
                  <w:rFonts w:ascii="Calibri" w:hAnsi="Calibri"/>
                  <w:sz w:val="20"/>
                </w:rPr>
                <w:t>38.4 (4.5)</w:t>
              </w:r>
            </w:ins>
          </w:p>
        </w:tc>
        <w:tc>
          <w:tcPr>
            <w:tcW w:w="0" w:type="auto"/>
            <w:tcBorders>
              <w:top w:val="single" w:sz="0" w:space="0" w:color="D3D3D3"/>
              <w:left w:val="single" w:sz="0" w:space="0" w:color="D3D3D3"/>
              <w:bottom w:val="single" w:sz="0" w:space="0" w:color="D3D3D3"/>
              <w:right w:val="single" w:sz="0" w:space="0" w:color="D3D3D3"/>
            </w:tcBorders>
          </w:tcPr>
          <w:p w14:paraId="7F7D98E6" w14:textId="77777777" w:rsidR="00524773" w:rsidRDefault="00524773" w:rsidP="00C670FC">
            <w:pPr>
              <w:keepNext/>
              <w:spacing w:after="60"/>
              <w:rPr>
                <w:ins w:id="2898" w:author="Wittman, Jacob (CDC/DDNID/NCCDPHP/DDT) (CTR)" w:date="2023-08-15T14:04:00Z"/>
              </w:rPr>
            </w:pPr>
            <w:ins w:id="2899" w:author="Wittman, Jacob (CDC/DDNID/NCCDPHP/DDT) (CTR)" w:date="2023-08-15T14:04:00Z">
              <w:r>
                <w:rPr>
                  <w:rFonts w:ascii="Calibri" w:hAnsi="Calibri"/>
                  <w:sz w:val="20"/>
                </w:rPr>
                <w:t>4.2 (-17.9, 26.3)</w:t>
              </w:r>
            </w:ins>
          </w:p>
        </w:tc>
        <w:tc>
          <w:tcPr>
            <w:tcW w:w="0" w:type="auto"/>
            <w:tcBorders>
              <w:top w:val="single" w:sz="0" w:space="0" w:color="D3D3D3"/>
              <w:left w:val="single" w:sz="0" w:space="0" w:color="D3D3D3"/>
              <w:bottom w:val="single" w:sz="0" w:space="0" w:color="D3D3D3"/>
              <w:right w:val="single" w:sz="0" w:space="0" w:color="D3D3D3"/>
            </w:tcBorders>
          </w:tcPr>
          <w:p w14:paraId="105FB1B5" w14:textId="77777777" w:rsidR="00524773" w:rsidRDefault="00524773" w:rsidP="00C670FC">
            <w:pPr>
              <w:keepNext/>
              <w:spacing w:after="60"/>
              <w:rPr>
                <w:ins w:id="2900" w:author="Wittman, Jacob (CDC/DDNID/NCCDPHP/DDT) (CTR)" w:date="2023-08-15T14:04:00Z"/>
              </w:rPr>
            </w:pPr>
            <w:ins w:id="2901" w:author="Wittman, Jacob (CDC/DDNID/NCCDPHP/DDT) (CTR)" w:date="2023-08-15T14:04:00Z">
              <w:r>
                <w:rPr>
                  <w:rFonts w:ascii="Calibri" w:hAnsi="Calibri"/>
                  <w:sz w:val="20"/>
                </w:rPr>
                <w:t>2015</w:t>
              </w:r>
            </w:ins>
          </w:p>
        </w:tc>
        <w:tc>
          <w:tcPr>
            <w:tcW w:w="0" w:type="auto"/>
            <w:tcBorders>
              <w:top w:val="single" w:sz="0" w:space="0" w:color="D3D3D3"/>
              <w:left w:val="single" w:sz="0" w:space="0" w:color="D3D3D3"/>
              <w:bottom w:val="single" w:sz="0" w:space="0" w:color="D3D3D3"/>
              <w:right w:val="single" w:sz="0" w:space="0" w:color="D3D3D3"/>
            </w:tcBorders>
          </w:tcPr>
          <w:p w14:paraId="423133DC" w14:textId="77777777" w:rsidR="00524773" w:rsidRDefault="00524773" w:rsidP="00C670FC">
            <w:pPr>
              <w:keepNext/>
              <w:spacing w:after="60"/>
              <w:rPr>
                <w:ins w:id="2902" w:author="Wittman, Jacob (CDC/DDNID/NCCDPHP/DDT) (CTR)" w:date="2023-08-15T14:04:00Z"/>
              </w:rPr>
            </w:pPr>
            <w:ins w:id="2903" w:author="Wittman, Jacob (CDC/DDNID/NCCDPHP/DDT) (CTR)" w:date="2023-08-15T14:04:00Z">
              <w:r>
                <w:rPr>
                  <w:rFonts w:ascii="Calibri" w:hAnsi="Calibri"/>
                  <w:sz w:val="20"/>
                </w:rPr>
                <w:t>-2.6 (-4.3, -0.9), 5.6 (1.4, 9.9)</w:t>
              </w:r>
            </w:ins>
          </w:p>
        </w:tc>
        <w:tc>
          <w:tcPr>
            <w:tcW w:w="0" w:type="auto"/>
            <w:tcBorders>
              <w:top w:val="single" w:sz="0" w:space="0" w:color="D3D3D3"/>
              <w:left w:val="single" w:sz="0" w:space="0" w:color="D3D3D3"/>
              <w:bottom w:val="single" w:sz="0" w:space="0" w:color="D3D3D3"/>
              <w:right w:val="single" w:sz="0" w:space="0" w:color="D3D3D3"/>
            </w:tcBorders>
          </w:tcPr>
          <w:p w14:paraId="749F6738" w14:textId="77777777" w:rsidR="00524773" w:rsidRDefault="00524773" w:rsidP="00C670FC">
            <w:pPr>
              <w:keepNext/>
              <w:spacing w:after="60"/>
              <w:rPr>
                <w:ins w:id="2904" w:author="Wittman, Jacob (CDC/DDNID/NCCDPHP/DDT) (CTR)" w:date="2023-08-15T14:04:00Z"/>
              </w:rPr>
            </w:pPr>
            <w:ins w:id="2905" w:author="Wittman, Jacob (CDC/DDNID/NCCDPHP/DDT) (CTR)" w:date="2023-08-15T14:04:00Z">
              <w:r>
                <w:rPr>
                  <w:rFonts w:ascii="Calibri" w:hAnsi="Calibri"/>
                  <w:sz w:val="20"/>
                </w:rPr>
                <w:t>0.3 (-1.2, 1.8)</w:t>
              </w:r>
            </w:ins>
          </w:p>
        </w:tc>
      </w:tr>
      <w:tr w:rsidR="00524773" w14:paraId="282EB4FD" w14:textId="77777777" w:rsidTr="00C670FC">
        <w:trPr>
          <w:cantSplit/>
          <w:jc w:val="center"/>
          <w:ins w:id="290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0C09F4" w14:textId="77777777" w:rsidR="00524773" w:rsidRDefault="00524773" w:rsidP="00C670FC">
            <w:pPr>
              <w:keepNext/>
              <w:spacing w:after="60"/>
              <w:rPr>
                <w:ins w:id="2907" w:author="Wittman, Jacob (CDC/DDNID/NCCDPHP/DDT) (CTR)" w:date="2023-08-15T14:04:00Z"/>
              </w:rPr>
            </w:pPr>
            <w:ins w:id="2908" w:author="Wittman, Jacob (CDC/DDNID/NCCDPHP/DDT) (CTR)" w:date="2023-08-15T14:04:00Z">
              <w:r>
                <w:rPr>
                  <w:rFonts w:ascii="Calibri" w:hAnsi="Calibri"/>
                  <w:sz w:val="20"/>
                </w:rPr>
                <w:lastRenderedPageBreak/>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3E6A669" w14:textId="77777777" w:rsidR="00524773" w:rsidRDefault="00524773" w:rsidP="00C670FC">
            <w:pPr>
              <w:keepNext/>
              <w:spacing w:after="60"/>
              <w:rPr>
                <w:ins w:id="2909" w:author="Wittman, Jacob (CDC/DDNID/NCCDPHP/DDT) (CTR)" w:date="2023-08-15T14:04:00Z"/>
              </w:rPr>
            </w:pPr>
            <w:ins w:id="2910" w:author="Wittman, Jacob (CDC/DDNID/NCCDPHP/DDT) (CTR)" w:date="2023-08-15T14:04:00Z">
              <w:r>
                <w:rPr>
                  <w:rFonts w:ascii="Calibri" w:hAnsi="Calibri"/>
                  <w:sz w:val="20"/>
                </w:rPr>
                <w:t>25.5 (1.3)</w:t>
              </w:r>
            </w:ins>
          </w:p>
        </w:tc>
        <w:tc>
          <w:tcPr>
            <w:tcW w:w="0" w:type="auto"/>
            <w:tcBorders>
              <w:top w:val="single" w:sz="0" w:space="0" w:color="D3D3D3"/>
              <w:left w:val="single" w:sz="0" w:space="0" w:color="D3D3D3"/>
              <w:bottom w:val="single" w:sz="0" w:space="0" w:color="D3D3D3"/>
              <w:right w:val="single" w:sz="0" w:space="0" w:color="D3D3D3"/>
            </w:tcBorders>
          </w:tcPr>
          <w:p w14:paraId="228B0302" w14:textId="77777777" w:rsidR="00524773" w:rsidRDefault="00524773" w:rsidP="00C670FC">
            <w:pPr>
              <w:keepNext/>
              <w:spacing w:after="60"/>
              <w:rPr>
                <w:ins w:id="2911" w:author="Wittman, Jacob (CDC/DDNID/NCCDPHP/DDT) (CTR)" w:date="2023-08-15T14:04:00Z"/>
              </w:rPr>
            </w:pPr>
            <w:ins w:id="2912" w:author="Wittman, Jacob (CDC/DDNID/NCCDPHP/DDT) (CTR)" w:date="2023-08-15T14:04:00Z">
              <w:r>
                <w:rPr>
                  <w:rFonts w:ascii="Calibri" w:hAnsi="Calibri"/>
                  <w:sz w:val="20"/>
                </w:rPr>
                <w:t>24.7 (4.5)</w:t>
              </w:r>
            </w:ins>
          </w:p>
        </w:tc>
        <w:tc>
          <w:tcPr>
            <w:tcW w:w="0" w:type="auto"/>
            <w:tcBorders>
              <w:top w:val="single" w:sz="0" w:space="0" w:color="D3D3D3"/>
              <w:left w:val="single" w:sz="0" w:space="0" w:color="D3D3D3"/>
              <w:bottom w:val="single" w:sz="0" w:space="0" w:color="D3D3D3"/>
              <w:right w:val="single" w:sz="0" w:space="0" w:color="D3D3D3"/>
            </w:tcBorders>
          </w:tcPr>
          <w:p w14:paraId="49FF16AD" w14:textId="77777777" w:rsidR="00524773" w:rsidRDefault="00524773" w:rsidP="00C670FC">
            <w:pPr>
              <w:keepNext/>
              <w:spacing w:after="60"/>
              <w:rPr>
                <w:ins w:id="2913" w:author="Wittman, Jacob (CDC/DDNID/NCCDPHP/DDT) (CTR)" w:date="2023-08-15T14:04:00Z"/>
              </w:rPr>
            </w:pPr>
            <w:ins w:id="2914" w:author="Wittman, Jacob (CDC/DDNID/NCCDPHP/DDT) (CTR)" w:date="2023-08-15T14:04:00Z">
              <w:r>
                <w:rPr>
                  <w:rFonts w:ascii="Calibri" w:hAnsi="Calibri"/>
                  <w:sz w:val="20"/>
                </w:rPr>
                <w:t>23.4 (3.6)</w:t>
              </w:r>
            </w:ins>
          </w:p>
        </w:tc>
        <w:tc>
          <w:tcPr>
            <w:tcW w:w="0" w:type="auto"/>
            <w:tcBorders>
              <w:top w:val="single" w:sz="0" w:space="0" w:color="D3D3D3"/>
              <w:left w:val="single" w:sz="0" w:space="0" w:color="D3D3D3"/>
              <w:bottom w:val="single" w:sz="0" w:space="0" w:color="D3D3D3"/>
              <w:right w:val="single" w:sz="0" w:space="0" w:color="D3D3D3"/>
            </w:tcBorders>
          </w:tcPr>
          <w:p w14:paraId="5A15D877" w14:textId="77777777" w:rsidR="00524773" w:rsidRDefault="00524773" w:rsidP="00C670FC">
            <w:pPr>
              <w:keepNext/>
              <w:spacing w:after="60"/>
              <w:rPr>
                <w:ins w:id="2915" w:author="Wittman, Jacob (CDC/DDNID/NCCDPHP/DDT) (CTR)" w:date="2023-08-15T14:04:00Z"/>
              </w:rPr>
            </w:pPr>
            <w:ins w:id="2916" w:author="Wittman, Jacob (CDC/DDNID/NCCDPHP/DDT) (CTR)" w:date="2023-08-15T14:04:00Z">
              <w:r>
                <w:rPr>
                  <w:rFonts w:ascii="Calibri" w:hAnsi="Calibri"/>
                  <w:sz w:val="20"/>
                </w:rPr>
                <w:t>19.4 (4.4)</w:t>
              </w:r>
            </w:ins>
          </w:p>
        </w:tc>
        <w:tc>
          <w:tcPr>
            <w:tcW w:w="0" w:type="auto"/>
            <w:tcBorders>
              <w:top w:val="single" w:sz="0" w:space="0" w:color="D3D3D3"/>
              <w:left w:val="single" w:sz="0" w:space="0" w:color="D3D3D3"/>
              <w:bottom w:val="single" w:sz="0" w:space="0" w:color="D3D3D3"/>
              <w:right w:val="single" w:sz="0" w:space="0" w:color="D3D3D3"/>
            </w:tcBorders>
          </w:tcPr>
          <w:p w14:paraId="131E4378" w14:textId="77777777" w:rsidR="00524773" w:rsidRDefault="00524773" w:rsidP="00C670FC">
            <w:pPr>
              <w:keepNext/>
              <w:spacing w:after="60"/>
              <w:rPr>
                <w:ins w:id="2917" w:author="Wittman, Jacob (CDC/DDNID/NCCDPHP/DDT) (CTR)" w:date="2023-08-15T14:04:00Z"/>
              </w:rPr>
            </w:pPr>
            <w:ins w:id="2918" w:author="Wittman, Jacob (CDC/DDNID/NCCDPHP/DDT) (CTR)" w:date="2023-08-15T14:04:00Z">
              <w:r>
                <w:rPr>
                  <w:rFonts w:ascii="Calibri" w:hAnsi="Calibri"/>
                  <w:sz w:val="20"/>
                </w:rPr>
                <w:t>32.1 (5.7)</w:t>
              </w:r>
            </w:ins>
          </w:p>
        </w:tc>
        <w:tc>
          <w:tcPr>
            <w:tcW w:w="0" w:type="auto"/>
            <w:tcBorders>
              <w:top w:val="single" w:sz="0" w:space="0" w:color="D3D3D3"/>
              <w:left w:val="single" w:sz="0" w:space="0" w:color="D3D3D3"/>
              <w:bottom w:val="single" w:sz="0" w:space="0" w:color="D3D3D3"/>
              <w:right w:val="single" w:sz="0" w:space="0" w:color="D3D3D3"/>
            </w:tcBorders>
          </w:tcPr>
          <w:p w14:paraId="0B0F1E33" w14:textId="77777777" w:rsidR="00524773" w:rsidRDefault="00524773" w:rsidP="00C670FC">
            <w:pPr>
              <w:keepNext/>
              <w:spacing w:after="60"/>
              <w:rPr>
                <w:ins w:id="2919" w:author="Wittman, Jacob (CDC/DDNID/NCCDPHP/DDT) (CTR)" w:date="2023-08-15T14:04:00Z"/>
              </w:rPr>
            </w:pPr>
            <w:ins w:id="2920" w:author="Wittman, Jacob (CDC/DDNID/NCCDPHP/DDT) (CTR)" w:date="2023-08-15T14:04:00Z">
              <w:r>
                <w:rPr>
                  <w:rFonts w:ascii="Calibri" w:hAnsi="Calibri"/>
                  <w:sz w:val="20"/>
                </w:rPr>
                <w:t>22.1 (4.0)</w:t>
              </w:r>
            </w:ins>
          </w:p>
        </w:tc>
        <w:tc>
          <w:tcPr>
            <w:tcW w:w="0" w:type="auto"/>
            <w:tcBorders>
              <w:top w:val="single" w:sz="0" w:space="0" w:color="D3D3D3"/>
              <w:left w:val="single" w:sz="0" w:space="0" w:color="D3D3D3"/>
              <w:bottom w:val="single" w:sz="0" w:space="0" w:color="D3D3D3"/>
              <w:right w:val="single" w:sz="0" w:space="0" w:color="D3D3D3"/>
            </w:tcBorders>
          </w:tcPr>
          <w:p w14:paraId="5E064891" w14:textId="77777777" w:rsidR="00524773" w:rsidRDefault="00524773" w:rsidP="00C670FC">
            <w:pPr>
              <w:keepNext/>
              <w:spacing w:after="60"/>
              <w:rPr>
                <w:ins w:id="2921" w:author="Wittman, Jacob (CDC/DDNID/NCCDPHP/DDT) (CTR)" w:date="2023-08-15T14:04:00Z"/>
              </w:rPr>
            </w:pPr>
            <w:ins w:id="2922" w:author="Wittman, Jacob (CDC/DDNID/NCCDPHP/DDT) (CTR)" w:date="2023-08-15T14:04:00Z">
              <w:r>
                <w:rPr>
                  <w:rFonts w:ascii="Calibri" w:hAnsi="Calibri"/>
                  <w:sz w:val="20"/>
                </w:rPr>
                <w:t>23.0 (3.6)</w:t>
              </w:r>
            </w:ins>
          </w:p>
        </w:tc>
        <w:tc>
          <w:tcPr>
            <w:tcW w:w="0" w:type="auto"/>
            <w:tcBorders>
              <w:top w:val="single" w:sz="0" w:space="0" w:color="D3D3D3"/>
              <w:left w:val="single" w:sz="0" w:space="0" w:color="D3D3D3"/>
              <w:bottom w:val="single" w:sz="0" w:space="0" w:color="D3D3D3"/>
              <w:right w:val="single" w:sz="0" w:space="0" w:color="D3D3D3"/>
            </w:tcBorders>
          </w:tcPr>
          <w:p w14:paraId="321ACBCD" w14:textId="77777777" w:rsidR="00524773" w:rsidRDefault="00524773" w:rsidP="00C670FC">
            <w:pPr>
              <w:keepNext/>
              <w:spacing w:after="60"/>
              <w:rPr>
                <w:ins w:id="2923" w:author="Wittman, Jacob (CDC/DDNID/NCCDPHP/DDT) (CTR)" w:date="2023-08-15T14:04:00Z"/>
              </w:rPr>
            </w:pPr>
            <w:ins w:id="2924" w:author="Wittman, Jacob (CDC/DDNID/NCCDPHP/DDT) (CTR)" w:date="2023-08-15T14:04:00Z">
              <w:r>
                <w:rPr>
                  <w:rFonts w:ascii="Calibri" w:hAnsi="Calibri"/>
                  <w:sz w:val="20"/>
                </w:rPr>
                <w:t>29.2 (4.7)</w:t>
              </w:r>
            </w:ins>
          </w:p>
        </w:tc>
        <w:tc>
          <w:tcPr>
            <w:tcW w:w="0" w:type="auto"/>
            <w:tcBorders>
              <w:top w:val="single" w:sz="0" w:space="0" w:color="D3D3D3"/>
              <w:left w:val="single" w:sz="0" w:space="0" w:color="D3D3D3"/>
              <w:bottom w:val="single" w:sz="0" w:space="0" w:color="D3D3D3"/>
              <w:right w:val="single" w:sz="0" w:space="0" w:color="D3D3D3"/>
            </w:tcBorders>
          </w:tcPr>
          <w:p w14:paraId="49094B3E" w14:textId="77777777" w:rsidR="00524773" w:rsidRDefault="00524773" w:rsidP="00C670FC">
            <w:pPr>
              <w:keepNext/>
              <w:spacing w:after="60"/>
              <w:rPr>
                <w:ins w:id="2925" w:author="Wittman, Jacob (CDC/DDNID/NCCDPHP/DDT) (CTR)" w:date="2023-08-15T14:04:00Z"/>
              </w:rPr>
            </w:pPr>
            <w:ins w:id="2926" w:author="Wittman, Jacob (CDC/DDNID/NCCDPHP/DDT) (CTR)" w:date="2023-08-15T14:04:00Z">
              <w:r>
                <w:rPr>
                  <w:rFonts w:ascii="Calibri" w:hAnsi="Calibri"/>
                  <w:sz w:val="20"/>
                </w:rPr>
                <w:t>27.5 (4.5)</w:t>
              </w:r>
            </w:ins>
          </w:p>
        </w:tc>
        <w:tc>
          <w:tcPr>
            <w:tcW w:w="0" w:type="auto"/>
            <w:tcBorders>
              <w:top w:val="single" w:sz="0" w:space="0" w:color="D3D3D3"/>
              <w:left w:val="single" w:sz="0" w:space="0" w:color="D3D3D3"/>
              <w:bottom w:val="single" w:sz="0" w:space="0" w:color="D3D3D3"/>
              <w:right w:val="single" w:sz="0" w:space="0" w:color="D3D3D3"/>
            </w:tcBorders>
          </w:tcPr>
          <w:p w14:paraId="04986637" w14:textId="77777777" w:rsidR="00524773" w:rsidRDefault="00524773" w:rsidP="00C670FC">
            <w:pPr>
              <w:keepNext/>
              <w:spacing w:after="60"/>
              <w:rPr>
                <w:ins w:id="2927" w:author="Wittman, Jacob (CDC/DDNID/NCCDPHP/DDT) (CTR)" w:date="2023-08-15T14:04:00Z"/>
              </w:rPr>
            </w:pPr>
            <w:ins w:id="2928" w:author="Wittman, Jacob (CDC/DDNID/NCCDPHP/DDT) (CTR)" w:date="2023-08-15T14:04:00Z">
              <w:r>
                <w:rPr>
                  <w:rFonts w:ascii="Calibri" w:hAnsi="Calibri"/>
                  <w:sz w:val="20"/>
                </w:rPr>
                <w:t>19.0 (2.9)</w:t>
              </w:r>
            </w:ins>
          </w:p>
        </w:tc>
        <w:tc>
          <w:tcPr>
            <w:tcW w:w="0" w:type="auto"/>
            <w:tcBorders>
              <w:top w:val="single" w:sz="0" w:space="0" w:color="D3D3D3"/>
              <w:left w:val="single" w:sz="0" w:space="0" w:color="D3D3D3"/>
              <w:bottom w:val="single" w:sz="0" w:space="0" w:color="D3D3D3"/>
              <w:right w:val="single" w:sz="0" w:space="0" w:color="D3D3D3"/>
            </w:tcBorders>
          </w:tcPr>
          <w:p w14:paraId="6595F38A" w14:textId="77777777" w:rsidR="00524773" w:rsidRDefault="00524773" w:rsidP="00C670FC">
            <w:pPr>
              <w:keepNext/>
              <w:spacing w:after="60"/>
              <w:rPr>
                <w:ins w:id="2929" w:author="Wittman, Jacob (CDC/DDNID/NCCDPHP/DDT) (CTR)" w:date="2023-08-15T14:04:00Z"/>
              </w:rPr>
            </w:pPr>
            <w:ins w:id="2930" w:author="Wittman, Jacob (CDC/DDNID/NCCDPHP/DDT) (CTR)" w:date="2023-08-15T14:04:00Z">
              <w:r>
                <w:rPr>
                  <w:rFonts w:ascii="Calibri" w:hAnsi="Calibri"/>
                  <w:sz w:val="20"/>
                </w:rPr>
                <w:t>24.7 (4.3)</w:t>
              </w:r>
            </w:ins>
          </w:p>
        </w:tc>
        <w:tc>
          <w:tcPr>
            <w:tcW w:w="0" w:type="auto"/>
            <w:tcBorders>
              <w:top w:val="single" w:sz="0" w:space="0" w:color="D3D3D3"/>
              <w:left w:val="single" w:sz="0" w:space="0" w:color="D3D3D3"/>
              <w:bottom w:val="single" w:sz="0" w:space="0" w:color="D3D3D3"/>
              <w:right w:val="single" w:sz="0" w:space="0" w:color="D3D3D3"/>
            </w:tcBorders>
          </w:tcPr>
          <w:p w14:paraId="44ACF1BD" w14:textId="77777777" w:rsidR="00524773" w:rsidRDefault="00524773" w:rsidP="00C670FC">
            <w:pPr>
              <w:keepNext/>
              <w:spacing w:after="60"/>
              <w:rPr>
                <w:ins w:id="2931" w:author="Wittman, Jacob (CDC/DDNID/NCCDPHP/DDT) (CTR)" w:date="2023-08-15T14:04:00Z"/>
              </w:rPr>
            </w:pPr>
            <w:ins w:id="2932" w:author="Wittman, Jacob (CDC/DDNID/NCCDPHP/DDT) (CTR)" w:date="2023-08-15T14:04:00Z">
              <w:r>
                <w:rPr>
                  <w:rFonts w:ascii="Calibri" w:hAnsi="Calibri"/>
                  <w:sz w:val="20"/>
                </w:rPr>
                <w:t>27.8 (4.3)</w:t>
              </w:r>
            </w:ins>
          </w:p>
        </w:tc>
        <w:tc>
          <w:tcPr>
            <w:tcW w:w="0" w:type="auto"/>
            <w:tcBorders>
              <w:top w:val="single" w:sz="0" w:space="0" w:color="D3D3D3"/>
              <w:left w:val="single" w:sz="0" w:space="0" w:color="D3D3D3"/>
              <w:bottom w:val="single" w:sz="0" w:space="0" w:color="D3D3D3"/>
              <w:right w:val="single" w:sz="0" w:space="0" w:color="D3D3D3"/>
            </w:tcBorders>
          </w:tcPr>
          <w:p w14:paraId="39C2BC1F" w14:textId="77777777" w:rsidR="00524773" w:rsidRDefault="00524773" w:rsidP="00C670FC">
            <w:pPr>
              <w:keepNext/>
              <w:spacing w:after="60"/>
              <w:rPr>
                <w:ins w:id="2933" w:author="Wittman, Jacob (CDC/DDNID/NCCDPHP/DDT) (CTR)" w:date="2023-08-15T14:04:00Z"/>
              </w:rPr>
            </w:pPr>
            <w:ins w:id="2934" w:author="Wittman, Jacob (CDC/DDNID/NCCDPHP/DDT) (CTR)" w:date="2023-08-15T14:04:00Z">
              <w:r>
                <w:rPr>
                  <w:rFonts w:ascii="Calibri" w:hAnsi="Calibri"/>
                  <w:sz w:val="20"/>
                </w:rPr>
                <w:t>33.5 (5.7)</w:t>
              </w:r>
            </w:ins>
          </w:p>
        </w:tc>
        <w:tc>
          <w:tcPr>
            <w:tcW w:w="0" w:type="auto"/>
            <w:tcBorders>
              <w:top w:val="single" w:sz="0" w:space="0" w:color="D3D3D3"/>
              <w:left w:val="single" w:sz="0" w:space="0" w:color="D3D3D3"/>
              <w:bottom w:val="single" w:sz="0" w:space="0" w:color="D3D3D3"/>
              <w:right w:val="single" w:sz="0" w:space="0" w:color="D3D3D3"/>
            </w:tcBorders>
          </w:tcPr>
          <w:p w14:paraId="7EB7D0A4" w14:textId="77777777" w:rsidR="00524773" w:rsidRDefault="00524773" w:rsidP="00C670FC">
            <w:pPr>
              <w:keepNext/>
              <w:spacing w:after="60"/>
              <w:rPr>
                <w:ins w:id="2935" w:author="Wittman, Jacob (CDC/DDNID/NCCDPHP/DDT) (CTR)" w:date="2023-08-15T14:04:00Z"/>
              </w:rPr>
            </w:pPr>
            <w:ins w:id="2936" w:author="Wittman, Jacob (CDC/DDNID/NCCDPHP/DDT) (CTR)" w:date="2023-08-15T14:04:00Z">
              <w:r>
                <w:rPr>
                  <w:rFonts w:ascii="Calibri" w:hAnsi="Calibri"/>
                  <w:sz w:val="20"/>
                </w:rPr>
                <w:t>20.4 (5.0)</w:t>
              </w:r>
            </w:ins>
          </w:p>
        </w:tc>
        <w:tc>
          <w:tcPr>
            <w:tcW w:w="0" w:type="auto"/>
            <w:tcBorders>
              <w:top w:val="single" w:sz="0" w:space="0" w:color="D3D3D3"/>
              <w:left w:val="single" w:sz="0" w:space="0" w:color="D3D3D3"/>
              <w:bottom w:val="single" w:sz="0" w:space="0" w:color="D3D3D3"/>
              <w:right w:val="single" w:sz="0" w:space="0" w:color="D3D3D3"/>
            </w:tcBorders>
          </w:tcPr>
          <w:p w14:paraId="6CCC2C8B" w14:textId="77777777" w:rsidR="00524773" w:rsidRDefault="00524773" w:rsidP="00C670FC">
            <w:pPr>
              <w:keepNext/>
              <w:spacing w:after="60"/>
              <w:rPr>
                <w:ins w:id="2937" w:author="Wittman, Jacob (CDC/DDNID/NCCDPHP/DDT) (CTR)" w:date="2023-08-15T14:04:00Z"/>
              </w:rPr>
            </w:pPr>
            <w:ins w:id="2938" w:author="Wittman, Jacob (CDC/DDNID/NCCDPHP/DDT) (CTR)" w:date="2023-08-15T14:04:00Z">
              <w:r>
                <w:rPr>
                  <w:rFonts w:ascii="Calibri" w:hAnsi="Calibri"/>
                  <w:sz w:val="20"/>
                </w:rPr>
                <w:t>35.9 (-30.8, 102.7)</w:t>
              </w:r>
            </w:ins>
          </w:p>
        </w:tc>
        <w:tc>
          <w:tcPr>
            <w:tcW w:w="0" w:type="auto"/>
            <w:tcBorders>
              <w:top w:val="single" w:sz="0" w:space="0" w:color="D3D3D3"/>
              <w:left w:val="single" w:sz="0" w:space="0" w:color="D3D3D3"/>
              <w:bottom w:val="single" w:sz="0" w:space="0" w:color="D3D3D3"/>
              <w:right w:val="single" w:sz="0" w:space="0" w:color="D3D3D3"/>
            </w:tcBorders>
          </w:tcPr>
          <w:p w14:paraId="6FD5D232" w14:textId="77777777" w:rsidR="00524773" w:rsidRDefault="00524773" w:rsidP="00C670FC">
            <w:pPr>
              <w:keepNext/>
              <w:spacing w:after="60"/>
              <w:rPr>
                <w:ins w:id="293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8EDB22F" w14:textId="77777777" w:rsidR="00524773" w:rsidRDefault="00524773" w:rsidP="00C670FC">
            <w:pPr>
              <w:keepNext/>
              <w:spacing w:after="60"/>
              <w:rPr>
                <w:ins w:id="2940" w:author="Wittman, Jacob (CDC/DDNID/NCCDPHP/DDT) (CTR)" w:date="2023-08-15T14:04:00Z"/>
              </w:rPr>
            </w:pPr>
            <w:ins w:id="2941" w:author="Wittman, Jacob (CDC/DDNID/NCCDPHP/DDT) (CTR)" w:date="2023-08-15T14:04:00Z">
              <w:r>
                <w:rPr>
                  <w:rFonts w:ascii="Calibri" w:hAnsi="Calibri"/>
                  <w:sz w:val="20"/>
                </w:rPr>
                <w:t>1.7 (-1.6, 5.2)</w:t>
              </w:r>
            </w:ins>
          </w:p>
        </w:tc>
        <w:tc>
          <w:tcPr>
            <w:tcW w:w="0" w:type="auto"/>
            <w:tcBorders>
              <w:top w:val="single" w:sz="0" w:space="0" w:color="D3D3D3"/>
              <w:left w:val="single" w:sz="0" w:space="0" w:color="D3D3D3"/>
              <w:bottom w:val="single" w:sz="0" w:space="0" w:color="D3D3D3"/>
              <w:right w:val="single" w:sz="0" w:space="0" w:color="D3D3D3"/>
            </w:tcBorders>
          </w:tcPr>
          <w:p w14:paraId="51D9B62D" w14:textId="77777777" w:rsidR="00524773" w:rsidRDefault="00524773" w:rsidP="00C670FC">
            <w:pPr>
              <w:keepNext/>
              <w:spacing w:after="60"/>
              <w:rPr>
                <w:ins w:id="2942" w:author="Wittman, Jacob (CDC/DDNID/NCCDPHP/DDT) (CTR)" w:date="2023-08-15T14:04:00Z"/>
              </w:rPr>
            </w:pPr>
            <w:ins w:id="2943" w:author="Wittman, Jacob (CDC/DDNID/NCCDPHP/DDT) (CTR)" w:date="2023-08-15T14:04:00Z">
              <w:r>
                <w:rPr>
                  <w:rFonts w:ascii="Calibri" w:hAnsi="Calibri"/>
                  <w:sz w:val="20"/>
                </w:rPr>
                <w:t>1.7 (-1.6, 5.2)</w:t>
              </w:r>
            </w:ins>
          </w:p>
        </w:tc>
      </w:tr>
      <w:tr w:rsidR="00524773" w14:paraId="14F7F91E" w14:textId="77777777" w:rsidTr="00C670FC">
        <w:trPr>
          <w:cantSplit/>
          <w:jc w:val="center"/>
          <w:ins w:id="294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E2232E" w14:textId="77777777" w:rsidR="00524773" w:rsidRDefault="00524773" w:rsidP="00C670FC">
            <w:pPr>
              <w:keepNext/>
              <w:spacing w:after="60"/>
              <w:rPr>
                <w:ins w:id="2945" w:author="Wittman, Jacob (CDC/DDNID/NCCDPHP/DDT) (CTR)" w:date="2023-08-15T14:04:00Z"/>
              </w:rPr>
            </w:pPr>
            <w:ins w:id="2946"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86C6A4F" w14:textId="77777777" w:rsidR="00524773" w:rsidRDefault="00524773" w:rsidP="00C670FC">
            <w:pPr>
              <w:keepNext/>
              <w:spacing w:after="60"/>
              <w:rPr>
                <w:ins w:id="2947" w:author="Wittman, Jacob (CDC/DDNID/NCCDPHP/DDT) (CTR)" w:date="2023-08-15T14:04:00Z"/>
              </w:rPr>
            </w:pPr>
            <w:ins w:id="2948" w:author="Wittman, Jacob (CDC/DDNID/NCCDPHP/DDT) (CTR)" w:date="2023-08-15T14:04:00Z">
              <w:r>
                <w:rPr>
                  <w:rFonts w:ascii="Calibri" w:hAnsi="Calibri"/>
                  <w:sz w:val="20"/>
                </w:rPr>
                <w:t>15.9 (1.3)</w:t>
              </w:r>
            </w:ins>
          </w:p>
        </w:tc>
        <w:tc>
          <w:tcPr>
            <w:tcW w:w="0" w:type="auto"/>
            <w:tcBorders>
              <w:top w:val="single" w:sz="0" w:space="0" w:color="D3D3D3"/>
              <w:left w:val="single" w:sz="0" w:space="0" w:color="D3D3D3"/>
              <w:bottom w:val="single" w:sz="0" w:space="0" w:color="D3D3D3"/>
              <w:right w:val="single" w:sz="0" w:space="0" w:color="D3D3D3"/>
            </w:tcBorders>
          </w:tcPr>
          <w:p w14:paraId="5237474B" w14:textId="77777777" w:rsidR="00524773" w:rsidRDefault="00524773" w:rsidP="00C670FC">
            <w:pPr>
              <w:keepNext/>
              <w:spacing w:after="60"/>
              <w:rPr>
                <w:ins w:id="2949" w:author="Wittman, Jacob (CDC/DDNID/NCCDPHP/DDT) (CTR)" w:date="2023-08-15T14:04:00Z"/>
              </w:rPr>
            </w:pPr>
            <w:ins w:id="2950" w:author="Wittman, Jacob (CDC/DDNID/NCCDPHP/DDT) (CTR)" w:date="2023-08-15T14:04:00Z">
              <w:r>
                <w:rPr>
                  <w:rFonts w:ascii="Calibri" w:hAnsi="Calibri"/>
                  <w:sz w:val="20"/>
                </w:rPr>
                <w:t>18.4 (5.4)</w:t>
              </w:r>
            </w:ins>
          </w:p>
        </w:tc>
        <w:tc>
          <w:tcPr>
            <w:tcW w:w="0" w:type="auto"/>
            <w:tcBorders>
              <w:top w:val="single" w:sz="0" w:space="0" w:color="D3D3D3"/>
              <w:left w:val="single" w:sz="0" w:space="0" w:color="D3D3D3"/>
              <w:bottom w:val="single" w:sz="0" w:space="0" w:color="D3D3D3"/>
              <w:right w:val="single" w:sz="0" w:space="0" w:color="D3D3D3"/>
            </w:tcBorders>
          </w:tcPr>
          <w:p w14:paraId="2DB6E5FC" w14:textId="77777777" w:rsidR="00524773" w:rsidRDefault="00524773" w:rsidP="00C670FC">
            <w:pPr>
              <w:keepNext/>
              <w:spacing w:after="60"/>
              <w:rPr>
                <w:ins w:id="2951" w:author="Wittman, Jacob (CDC/DDNID/NCCDPHP/DDT) (CTR)" w:date="2023-08-15T14:04:00Z"/>
              </w:rPr>
            </w:pPr>
            <w:ins w:id="2952" w:author="Wittman, Jacob (CDC/DDNID/NCCDPHP/DDT) (CTR)" w:date="2023-08-15T14:04:00Z">
              <w:r>
                <w:rPr>
                  <w:rFonts w:ascii="Calibri" w:hAnsi="Calibri"/>
                  <w:sz w:val="20"/>
                </w:rPr>
                <w:t>18.2 (6.5)</w:t>
              </w:r>
            </w:ins>
          </w:p>
        </w:tc>
        <w:tc>
          <w:tcPr>
            <w:tcW w:w="0" w:type="auto"/>
            <w:tcBorders>
              <w:top w:val="single" w:sz="0" w:space="0" w:color="D3D3D3"/>
              <w:left w:val="single" w:sz="0" w:space="0" w:color="D3D3D3"/>
              <w:bottom w:val="single" w:sz="0" w:space="0" w:color="D3D3D3"/>
              <w:right w:val="single" w:sz="0" w:space="0" w:color="D3D3D3"/>
            </w:tcBorders>
          </w:tcPr>
          <w:p w14:paraId="5CA1B0F0" w14:textId="77777777" w:rsidR="00524773" w:rsidRDefault="00524773" w:rsidP="00C670FC">
            <w:pPr>
              <w:keepNext/>
              <w:spacing w:after="60"/>
              <w:rPr>
                <w:ins w:id="2953" w:author="Wittman, Jacob (CDC/DDNID/NCCDPHP/DDT) (CTR)" w:date="2023-08-15T14:04:00Z"/>
              </w:rPr>
            </w:pPr>
            <w:ins w:id="2954" w:author="Wittman, Jacob (CDC/DDNID/NCCDPHP/DDT) (CTR)" w:date="2023-08-15T14:04:00Z">
              <w:r>
                <w:rPr>
                  <w:rFonts w:ascii="Calibri" w:hAnsi="Calibri"/>
                  <w:sz w:val="20"/>
                </w:rPr>
                <w:t>20.4 (4.2)</w:t>
              </w:r>
            </w:ins>
          </w:p>
        </w:tc>
        <w:tc>
          <w:tcPr>
            <w:tcW w:w="0" w:type="auto"/>
            <w:tcBorders>
              <w:top w:val="single" w:sz="0" w:space="0" w:color="D3D3D3"/>
              <w:left w:val="single" w:sz="0" w:space="0" w:color="D3D3D3"/>
              <w:bottom w:val="single" w:sz="0" w:space="0" w:color="D3D3D3"/>
              <w:right w:val="single" w:sz="0" w:space="0" w:color="D3D3D3"/>
            </w:tcBorders>
          </w:tcPr>
          <w:p w14:paraId="420DD076" w14:textId="77777777" w:rsidR="00524773" w:rsidRDefault="00524773" w:rsidP="00C670FC">
            <w:pPr>
              <w:keepNext/>
              <w:spacing w:after="60"/>
              <w:rPr>
                <w:ins w:id="2955" w:author="Wittman, Jacob (CDC/DDNID/NCCDPHP/DDT) (CTR)" w:date="2023-08-15T14:04:00Z"/>
              </w:rPr>
            </w:pPr>
            <w:ins w:id="2956" w:author="Wittman, Jacob (CDC/DDNID/NCCDPHP/DDT) (CTR)" w:date="2023-08-15T14:04:00Z">
              <w:r>
                <w:rPr>
                  <w:rFonts w:ascii="Calibri" w:hAnsi="Calibri"/>
                  <w:sz w:val="20"/>
                </w:rPr>
                <w:t>16.9 (4.4)</w:t>
              </w:r>
            </w:ins>
          </w:p>
        </w:tc>
        <w:tc>
          <w:tcPr>
            <w:tcW w:w="0" w:type="auto"/>
            <w:tcBorders>
              <w:top w:val="single" w:sz="0" w:space="0" w:color="D3D3D3"/>
              <w:left w:val="single" w:sz="0" w:space="0" w:color="D3D3D3"/>
              <w:bottom w:val="single" w:sz="0" w:space="0" w:color="D3D3D3"/>
              <w:right w:val="single" w:sz="0" w:space="0" w:color="D3D3D3"/>
            </w:tcBorders>
          </w:tcPr>
          <w:p w14:paraId="27032093" w14:textId="77777777" w:rsidR="00524773" w:rsidRDefault="00524773" w:rsidP="00C670FC">
            <w:pPr>
              <w:keepNext/>
              <w:spacing w:after="60"/>
              <w:rPr>
                <w:ins w:id="2957" w:author="Wittman, Jacob (CDC/DDNID/NCCDPHP/DDT) (CTR)" w:date="2023-08-15T14:04:00Z"/>
              </w:rPr>
            </w:pPr>
            <w:ins w:id="2958" w:author="Wittman, Jacob (CDC/DDNID/NCCDPHP/DDT) (CTR)" w:date="2023-08-15T14:04:00Z">
              <w:r>
                <w:rPr>
                  <w:rFonts w:ascii="Calibri" w:hAnsi="Calibri"/>
                  <w:sz w:val="20"/>
                </w:rPr>
                <w:t>13.1 (3.4)</w:t>
              </w:r>
            </w:ins>
          </w:p>
        </w:tc>
        <w:tc>
          <w:tcPr>
            <w:tcW w:w="0" w:type="auto"/>
            <w:tcBorders>
              <w:top w:val="single" w:sz="0" w:space="0" w:color="D3D3D3"/>
              <w:left w:val="single" w:sz="0" w:space="0" w:color="D3D3D3"/>
              <w:bottom w:val="single" w:sz="0" w:space="0" w:color="D3D3D3"/>
              <w:right w:val="single" w:sz="0" w:space="0" w:color="D3D3D3"/>
            </w:tcBorders>
          </w:tcPr>
          <w:p w14:paraId="3E057BD9" w14:textId="77777777" w:rsidR="00524773" w:rsidRDefault="00524773" w:rsidP="00C670FC">
            <w:pPr>
              <w:keepNext/>
              <w:spacing w:after="60"/>
              <w:rPr>
                <w:ins w:id="2959" w:author="Wittman, Jacob (CDC/DDNID/NCCDPHP/DDT) (CTR)" w:date="2023-08-15T14:04:00Z"/>
              </w:rPr>
            </w:pPr>
            <w:ins w:id="2960" w:author="Wittman, Jacob (CDC/DDNID/NCCDPHP/DDT) (CTR)" w:date="2023-08-15T14:04:00Z">
              <w:r>
                <w:rPr>
                  <w:rFonts w:ascii="Calibri" w:hAnsi="Calibri"/>
                  <w:sz w:val="20"/>
                </w:rPr>
                <w:t>18.6 (5.8)</w:t>
              </w:r>
            </w:ins>
          </w:p>
        </w:tc>
        <w:tc>
          <w:tcPr>
            <w:tcW w:w="0" w:type="auto"/>
            <w:tcBorders>
              <w:top w:val="single" w:sz="0" w:space="0" w:color="D3D3D3"/>
              <w:left w:val="single" w:sz="0" w:space="0" w:color="D3D3D3"/>
              <w:bottom w:val="single" w:sz="0" w:space="0" w:color="D3D3D3"/>
              <w:right w:val="single" w:sz="0" w:space="0" w:color="D3D3D3"/>
            </w:tcBorders>
          </w:tcPr>
          <w:p w14:paraId="736D0281" w14:textId="77777777" w:rsidR="00524773" w:rsidRDefault="00524773" w:rsidP="00C670FC">
            <w:pPr>
              <w:keepNext/>
              <w:spacing w:after="60"/>
              <w:rPr>
                <w:ins w:id="2961" w:author="Wittman, Jacob (CDC/DDNID/NCCDPHP/DDT) (CTR)" w:date="2023-08-15T14:04:00Z"/>
              </w:rPr>
            </w:pPr>
            <w:ins w:id="2962" w:author="Wittman, Jacob (CDC/DDNID/NCCDPHP/DDT) (CTR)" w:date="2023-08-15T14:04:00Z">
              <w:r>
                <w:rPr>
                  <w:rFonts w:ascii="Calibri" w:hAnsi="Calibri"/>
                  <w:sz w:val="20"/>
                </w:rPr>
                <w:t>16.3 (4.6)</w:t>
              </w:r>
            </w:ins>
          </w:p>
        </w:tc>
        <w:tc>
          <w:tcPr>
            <w:tcW w:w="0" w:type="auto"/>
            <w:tcBorders>
              <w:top w:val="single" w:sz="0" w:space="0" w:color="D3D3D3"/>
              <w:left w:val="single" w:sz="0" w:space="0" w:color="D3D3D3"/>
              <w:bottom w:val="single" w:sz="0" w:space="0" w:color="D3D3D3"/>
              <w:right w:val="single" w:sz="0" w:space="0" w:color="D3D3D3"/>
            </w:tcBorders>
          </w:tcPr>
          <w:p w14:paraId="3806046D" w14:textId="77777777" w:rsidR="00524773" w:rsidRDefault="00524773" w:rsidP="00C670FC">
            <w:pPr>
              <w:keepNext/>
              <w:spacing w:after="60"/>
              <w:rPr>
                <w:ins w:id="2963" w:author="Wittman, Jacob (CDC/DDNID/NCCDPHP/DDT) (CTR)" w:date="2023-08-15T14:04:00Z"/>
              </w:rPr>
            </w:pPr>
            <w:ins w:id="2964" w:author="Wittman, Jacob (CDC/DDNID/NCCDPHP/DDT) (CTR)" w:date="2023-08-15T14:04:00Z">
              <w:r>
                <w:rPr>
                  <w:rFonts w:ascii="Calibri" w:hAnsi="Calibri"/>
                  <w:sz w:val="20"/>
                </w:rPr>
                <w:t>23.8 (9.8)</w:t>
              </w:r>
            </w:ins>
          </w:p>
        </w:tc>
        <w:tc>
          <w:tcPr>
            <w:tcW w:w="0" w:type="auto"/>
            <w:tcBorders>
              <w:top w:val="single" w:sz="0" w:space="0" w:color="D3D3D3"/>
              <w:left w:val="single" w:sz="0" w:space="0" w:color="D3D3D3"/>
              <w:bottom w:val="single" w:sz="0" w:space="0" w:color="D3D3D3"/>
              <w:right w:val="single" w:sz="0" w:space="0" w:color="D3D3D3"/>
            </w:tcBorders>
          </w:tcPr>
          <w:p w14:paraId="59E4A349" w14:textId="77777777" w:rsidR="00524773" w:rsidRDefault="00524773" w:rsidP="00C670FC">
            <w:pPr>
              <w:keepNext/>
              <w:spacing w:after="60"/>
              <w:rPr>
                <w:ins w:id="2965" w:author="Wittman, Jacob (CDC/DDNID/NCCDPHP/DDT) (CTR)" w:date="2023-08-15T14:04:00Z"/>
              </w:rPr>
            </w:pPr>
            <w:ins w:id="2966" w:author="Wittman, Jacob (CDC/DDNID/NCCDPHP/DDT) (CTR)" w:date="2023-08-15T14:04:00Z">
              <w:r>
                <w:rPr>
                  <w:rFonts w:ascii="Calibri" w:hAnsi="Calibri"/>
                  <w:sz w:val="20"/>
                </w:rPr>
                <w:t>9.6 (4.1)</w:t>
              </w:r>
            </w:ins>
          </w:p>
        </w:tc>
        <w:tc>
          <w:tcPr>
            <w:tcW w:w="0" w:type="auto"/>
            <w:tcBorders>
              <w:top w:val="single" w:sz="0" w:space="0" w:color="D3D3D3"/>
              <w:left w:val="single" w:sz="0" w:space="0" w:color="D3D3D3"/>
              <w:bottom w:val="single" w:sz="0" w:space="0" w:color="D3D3D3"/>
              <w:right w:val="single" w:sz="0" w:space="0" w:color="D3D3D3"/>
            </w:tcBorders>
          </w:tcPr>
          <w:p w14:paraId="3359119E" w14:textId="77777777" w:rsidR="00524773" w:rsidRDefault="00524773" w:rsidP="00C670FC">
            <w:pPr>
              <w:keepNext/>
              <w:spacing w:after="60"/>
              <w:rPr>
                <w:ins w:id="2967" w:author="Wittman, Jacob (CDC/DDNID/NCCDPHP/DDT) (CTR)" w:date="2023-08-15T14:04:00Z"/>
              </w:rPr>
            </w:pPr>
            <w:ins w:id="2968" w:author="Wittman, Jacob (CDC/DDNID/NCCDPHP/DDT) (CTR)" w:date="2023-08-15T14:04:00Z">
              <w:r>
                <w:rPr>
                  <w:rFonts w:ascii="Calibri" w:hAnsi="Calibri"/>
                  <w:sz w:val="20"/>
                </w:rPr>
                <w:t>17.5 (7.6)</w:t>
              </w:r>
            </w:ins>
          </w:p>
        </w:tc>
        <w:tc>
          <w:tcPr>
            <w:tcW w:w="0" w:type="auto"/>
            <w:tcBorders>
              <w:top w:val="single" w:sz="0" w:space="0" w:color="D3D3D3"/>
              <w:left w:val="single" w:sz="0" w:space="0" w:color="D3D3D3"/>
              <w:bottom w:val="single" w:sz="0" w:space="0" w:color="D3D3D3"/>
              <w:right w:val="single" w:sz="0" w:space="0" w:color="D3D3D3"/>
            </w:tcBorders>
          </w:tcPr>
          <w:p w14:paraId="7B05BC07" w14:textId="77777777" w:rsidR="00524773" w:rsidRDefault="00524773" w:rsidP="00C670FC">
            <w:pPr>
              <w:keepNext/>
              <w:spacing w:after="60"/>
              <w:rPr>
                <w:ins w:id="2969" w:author="Wittman, Jacob (CDC/DDNID/NCCDPHP/DDT) (CTR)" w:date="2023-08-15T14:04:00Z"/>
              </w:rPr>
            </w:pPr>
            <w:ins w:id="2970" w:author="Wittman, Jacob (CDC/DDNID/NCCDPHP/DDT) (CTR)" w:date="2023-08-15T14:04:00Z">
              <w:r>
                <w:rPr>
                  <w:rFonts w:ascii="Calibri" w:hAnsi="Calibri"/>
                  <w:sz w:val="20"/>
                </w:rPr>
                <w:t>7.9 (2.8)</w:t>
              </w:r>
            </w:ins>
          </w:p>
        </w:tc>
        <w:tc>
          <w:tcPr>
            <w:tcW w:w="0" w:type="auto"/>
            <w:tcBorders>
              <w:top w:val="single" w:sz="0" w:space="0" w:color="D3D3D3"/>
              <w:left w:val="single" w:sz="0" w:space="0" w:color="D3D3D3"/>
              <w:bottom w:val="single" w:sz="0" w:space="0" w:color="D3D3D3"/>
              <w:right w:val="single" w:sz="0" w:space="0" w:color="D3D3D3"/>
            </w:tcBorders>
          </w:tcPr>
          <w:p w14:paraId="260B4C62" w14:textId="77777777" w:rsidR="00524773" w:rsidRDefault="00524773" w:rsidP="00C670FC">
            <w:pPr>
              <w:keepNext/>
              <w:spacing w:after="60"/>
              <w:rPr>
                <w:ins w:id="2971" w:author="Wittman, Jacob (CDC/DDNID/NCCDPHP/DDT) (CTR)" w:date="2023-08-15T14:04:00Z"/>
              </w:rPr>
            </w:pPr>
            <w:ins w:id="2972" w:author="Wittman, Jacob (CDC/DDNID/NCCDPHP/DDT) (CTR)" w:date="2023-08-15T14:04:00Z">
              <w:r>
                <w:rPr>
                  <w:rFonts w:ascii="Calibri" w:hAnsi="Calibri"/>
                  <w:sz w:val="20"/>
                </w:rPr>
                <w:t>9.8 (7.1)</w:t>
              </w:r>
            </w:ins>
          </w:p>
        </w:tc>
        <w:tc>
          <w:tcPr>
            <w:tcW w:w="0" w:type="auto"/>
            <w:tcBorders>
              <w:top w:val="single" w:sz="0" w:space="0" w:color="D3D3D3"/>
              <w:left w:val="single" w:sz="0" w:space="0" w:color="D3D3D3"/>
              <w:bottom w:val="single" w:sz="0" w:space="0" w:color="D3D3D3"/>
              <w:right w:val="single" w:sz="0" w:space="0" w:color="D3D3D3"/>
            </w:tcBorders>
          </w:tcPr>
          <w:p w14:paraId="1A7E1E8D" w14:textId="77777777" w:rsidR="00524773" w:rsidRDefault="00524773" w:rsidP="00C670FC">
            <w:pPr>
              <w:keepNext/>
              <w:spacing w:after="60"/>
              <w:rPr>
                <w:ins w:id="2973" w:author="Wittman, Jacob (CDC/DDNID/NCCDPHP/DDT) (CTR)" w:date="2023-08-15T14:04:00Z"/>
              </w:rPr>
            </w:pPr>
            <w:ins w:id="2974" w:author="Wittman, Jacob (CDC/DDNID/NCCDPHP/DDT) (CTR)" w:date="2023-08-15T14:04:00Z">
              <w:r>
                <w:rPr>
                  <w:rFonts w:ascii="Calibri" w:hAnsi="Calibri"/>
                  <w:sz w:val="20"/>
                </w:rPr>
                <w:t>12.1 (7.1)</w:t>
              </w:r>
            </w:ins>
          </w:p>
        </w:tc>
        <w:tc>
          <w:tcPr>
            <w:tcW w:w="0" w:type="auto"/>
            <w:tcBorders>
              <w:top w:val="single" w:sz="0" w:space="0" w:color="D3D3D3"/>
              <w:left w:val="single" w:sz="0" w:space="0" w:color="D3D3D3"/>
              <w:bottom w:val="single" w:sz="0" w:space="0" w:color="D3D3D3"/>
              <w:right w:val="single" w:sz="0" w:space="0" w:color="D3D3D3"/>
            </w:tcBorders>
          </w:tcPr>
          <w:p w14:paraId="7366BD9E" w14:textId="77777777" w:rsidR="00524773" w:rsidRDefault="00524773" w:rsidP="00C670FC">
            <w:pPr>
              <w:keepNext/>
              <w:spacing w:after="60"/>
              <w:rPr>
                <w:ins w:id="2975" w:author="Wittman, Jacob (CDC/DDNID/NCCDPHP/DDT) (CTR)" w:date="2023-08-15T14:04:00Z"/>
              </w:rPr>
            </w:pPr>
            <w:ins w:id="2976" w:author="Wittman, Jacob (CDC/DDNID/NCCDPHP/DDT) (CTR)" w:date="2023-08-15T14:04:00Z">
              <w:r>
                <w:rPr>
                  <w:rFonts w:ascii="Calibri" w:hAnsi="Calibri"/>
                  <w:sz w:val="20"/>
                </w:rPr>
                <w:t>-46.4 (-128.4, 35.6)</w:t>
              </w:r>
            </w:ins>
          </w:p>
        </w:tc>
        <w:tc>
          <w:tcPr>
            <w:tcW w:w="0" w:type="auto"/>
            <w:tcBorders>
              <w:top w:val="single" w:sz="0" w:space="0" w:color="D3D3D3"/>
              <w:left w:val="single" w:sz="0" w:space="0" w:color="D3D3D3"/>
              <w:bottom w:val="single" w:sz="0" w:space="0" w:color="D3D3D3"/>
              <w:right w:val="single" w:sz="0" w:space="0" w:color="D3D3D3"/>
            </w:tcBorders>
          </w:tcPr>
          <w:p w14:paraId="478551A8" w14:textId="77777777" w:rsidR="00524773" w:rsidRDefault="00524773" w:rsidP="00C670FC">
            <w:pPr>
              <w:keepNext/>
              <w:spacing w:after="60"/>
              <w:rPr>
                <w:ins w:id="297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09A6C3A" w14:textId="77777777" w:rsidR="00524773" w:rsidRDefault="00524773" w:rsidP="00C670FC">
            <w:pPr>
              <w:keepNext/>
              <w:spacing w:after="60"/>
              <w:rPr>
                <w:ins w:id="2978" w:author="Wittman, Jacob (CDC/DDNID/NCCDPHP/DDT) (CTR)" w:date="2023-08-15T14:04:00Z"/>
              </w:rPr>
            </w:pPr>
            <w:ins w:id="2979" w:author="Wittman, Jacob (CDC/DDNID/NCCDPHP/DDT) (CTR)" w:date="2023-08-15T14:04:00Z">
              <w:r>
                <w:rPr>
                  <w:rFonts w:ascii="Calibri" w:hAnsi="Calibri"/>
                  <w:sz w:val="20"/>
                </w:rPr>
                <w:t>-5.6 (-10.5, -0.5)</w:t>
              </w:r>
            </w:ins>
          </w:p>
        </w:tc>
        <w:tc>
          <w:tcPr>
            <w:tcW w:w="0" w:type="auto"/>
            <w:tcBorders>
              <w:top w:val="single" w:sz="0" w:space="0" w:color="D3D3D3"/>
              <w:left w:val="single" w:sz="0" w:space="0" w:color="D3D3D3"/>
              <w:bottom w:val="single" w:sz="0" w:space="0" w:color="D3D3D3"/>
              <w:right w:val="single" w:sz="0" w:space="0" w:color="D3D3D3"/>
            </w:tcBorders>
          </w:tcPr>
          <w:p w14:paraId="1F36D0E1" w14:textId="77777777" w:rsidR="00524773" w:rsidRDefault="00524773" w:rsidP="00C670FC">
            <w:pPr>
              <w:keepNext/>
              <w:spacing w:after="60"/>
              <w:rPr>
                <w:ins w:id="2980" w:author="Wittman, Jacob (CDC/DDNID/NCCDPHP/DDT) (CTR)" w:date="2023-08-15T14:04:00Z"/>
              </w:rPr>
            </w:pPr>
            <w:ins w:id="2981" w:author="Wittman, Jacob (CDC/DDNID/NCCDPHP/DDT) (CTR)" w:date="2023-08-15T14:04:00Z">
              <w:r>
                <w:rPr>
                  <w:rFonts w:ascii="Calibri" w:hAnsi="Calibri"/>
                  <w:sz w:val="20"/>
                </w:rPr>
                <w:t>-5.6 (-10.5, -0.5)</w:t>
              </w:r>
            </w:ins>
          </w:p>
        </w:tc>
      </w:tr>
      <w:tr w:rsidR="00524773" w14:paraId="4CAFC9AF" w14:textId="77777777" w:rsidTr="00C670FC">
        <w:trPr>
          <w:cantSplit/>
          <w:jc w:val="center"/>
          <w:ins w:id="298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81CC247" w14:textId="77777777" w:rsidR="00524773" w:rsidRDefault="00524773" w:rsidP="00C670FC">
            <w:pPr>
              <w:keepNext/>
              <w:spacing w:after="60"/>
              <w:rPr>
                <w:ins w:id="2983" w:author="Wittman, Jacob (CDC/DDNID/NCCDPHP/DDT) (CTR)" w:date="2023-08-15T14:04:00Z"/>
              </w:rPr>
            </w:pPr>
            <w:ins w:id="2984"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5255D11E" w14:textId="77777777" w:rsidR="00524773" w:rsidRDefault="00524773" w:rsidP="00C670FC">
            <w:pPr>
              <w:keepNext/>
              <w:spacing w:after="60"/>
              <w:rPr>
                <w:ins w:id="2985" w:author="Wittman, Jacob (CDC/DDNID/NCCDPHP/DDT) (CTR)" w:date="2023-08-15T14:04:00Z"/>
              </w:rPr>
            </w:pPr>
            <w:ins w:id="2986" w:author="Wittman, Jacob (CDC/DDNID/NCCDPHP/DDT) (CTR)" w:date="2023-08-15T14:04:00Z">
              <w:r>
                <w:rPr>
                  <w:rFonts w:ascii="Calibri" w:hAnsi="Calibri"/>
                  <w:sz w:val="20"/>
                </w:rPr>
                <w:t>39.9 (1.1)</w:t>
              </w:r>
            </w:ins>
          </w:p>
        </w:tc>
        <w:tc>
          <w:tcPr>
            <w:tcW w:w="0" w:type="auto"/>
            <w:tcBorders>
              <w:top w:val="single" w:sz="0" w:space="0" w:color="D3D3D3"/>
              <w:left w:val="single" w:sz="0" w:space="0" w:color="D3D3D3"/>
              <w:bottom w:val="single" w:sz="0" w:space="0" w:color="D3D3D3"/>
              <w:right w:val="single" w:sz="0" w:space="0" w:color="D3D3D3"/>
            </w:tcBorders>
          </w:tcPr>
          <w:p w14:paraId="414455FF" w14:textId="77777777" w:rsidR="00524773" w:rsidRDefault="00524773" w:rsidP="00C670FC">
            <w:pPr>
              <w:keepNext/>
              <w:spacing w:after="60"/>
              <w:rPr>
                <w:ins w:id="2987" w:author="Wittman, Jacob (CDC/DDNID/NCCDPHP/DDT) (CTR)" w:date="2023-08-15T14:04:00Z"/>
              </w:rPr>
            </w:pPr>
            <w:ins w:id="2988" w:author="Wittman, Jacob (CDC/DDNID/NCCDPHP/DDT) (CTR)" w:date="2023-08-15T14:04:00Z">
              <w:r>
                <w:rPr>
                  <w:rFonts w:ascii="Calibri" w:hAnsi="Calibri"/>
                  <w:sz w:val="20"/>
                </w:rPr>
                <w:t>35.0 (2.6)</w:t>
              </w:r>
            </w:ins>
          </w:p>
        </w:tc>
        <w:tc>
          <w:tcPr>
            <w:tcW w:w="0" w:type="auto"/>
            <w:tcBorders>
              <w:top w:val="single" w:sz="0" w:space="0" w:color="D3D3D3"/>
              <w:left w:val="single" w:sz="0" w:space="0" w:color="D3D3D3"/>
              <w:bottom w:val="single" w:sz="0" w:space="0" w:color="D3D3D3"/>
              <w:right w:val="single" w:sz="0" w:space="0" w:color="D3D3D3"/>
            </w:tcBorders>
          </w:tcPr>
          <w:p w14:paraId="75A3F944" w14:textId="77777777" w:rsidR="00524773" w:rsidRDefault="00524773" w:rsidP="00C670FC">
            <w:pPr>
              <w:keepNext/>
              <w:spacing w:after="60"/>
              <w:rPr>
                <w:ins w:id="2989" w:author="Wittman, Jacob (CDC/DDNID/NCCDPHP/DDT) (CTR)" w:date="2023-08-15T14:04:00Z"/>
              </w:rPr>
            </w:pPr>
            <w:ins w:id="2990" w:author="Wittman, Jacob (CDC/DDNID/NCCDPHP/DDT) (CTR)" w:date="2023-08-15T14:04:00Z">
              <w:r>
                <w:rPr>
                  <w:rFonts w:ascii="Calibri" w:hAnsi="Calibri"/>
                  <w:sz w:val="20"/>
                </w:rPr>
                <w:t>35.8 (2.4)</w:t>
              </w:r>
            </w:ins>
          </w:p>
        </w:tc>
        <w:tc>
          <w:tcPr>
            <w:tcW w:w="0" w:type="auto"/>
            <w:tcBorders>
              <w:top w:val="single" w:sz="0" w:space="0" w:color="D3D3D3"/>
              <w:left w:val="single" w:sz="0" w:space="0" w:color="D3D3D3"/>
              <w:bottom w:val="single" w:sz="0" w:space="0" w:color="D3D3D3"/>
              <w:right w:val="single" w:sz="0" w:space="0" w:color="D3D3D3"/>
            </w:tcBorders>
          </w:tcPr>
          <w:p w14:paraId="2E9E998B" w14:textId="77777777" w:rsidR="00524773" w:rsidRDefault="00524773" w:rsidP="00C670FC">
            <w:pPr>
              <w:keepNext/>
              <w:spacing w:after="60"/>
              <w:rPr>
                <w:ins w:id="2991" w:author="Wittman, Jacob (CDC/DDNID/NCCDPHP/DDT) (CTR)" w:date="2023-08-15T14:04:00Z"/>
              </w:rPr>
            </w:pPr>
            <w:ins w:id="2992" w:author="Wittman, Jacob (CDC/DDNID/NCCDPHP/DDT) (CTR)" w:date="2023-08-15T14:04:00Z">
              <w:r>
                <w:rPr>
                  <w:rFonts w:ascii="Calibri" w:hAnsi="Calibri"/>
                  <w:sz w:val="20"/>
                </w:rPr>
                <w:t>34.6 (2.4)</w:t>
              </w:r>
            </w:ins>
          </w:p>
        </w:tc>
        <w:tc>
          <w:tcPr>
            <w:tcW w:w="0" w:type="auto"/>
            <w:tcBorders>
              <w:top w:val="single" w:sz="0" w:space="0" w:color="D3D3D3"/>
              <w:left w:val="single" w:sz="0" w:space="0" w:color="D3D3D3"/>
              <w:bottom w:val="single" w:sz="0" w:space="0" w:color="D3D3D3"/>
              <w:right w:val="single" w:sz="0" w:space="0" w:color="D3D3D3"/>
            </w:tcBorders>
          </w:tcPr>
          <w:p w14:paraId="15753C72" w14:textId="77777777" w:rsidR="00524773" w:rsidRDefault="00524773" w:rsidP="00C670FC">
            <w:pPr>
              <w:keepNext/>
              <w:spacing w:after="60"/>
              <w:rPr>
                <w:ins w:id="2993" w:author="Wittman, Jacob (CDC/DDNID/NCCDPHP/DDT) (CTR)" w:date="2023-08-15T14:04:00Z"/>
              </w:rPr>
            </w:pPr>
            <w:ins w:id="2994" w:author="Wittman, Jacob (CDC/DDNID/NCCDPHP/DDT) (CTR)" w:date="2023-08-15T14:04:00Z">
              <w:r>
                <w:rPr>
                  <w:rFonts w:ascii="Calibri" w:hAnsi="Calibri"/>
                  <w:sz w:val="20"/>
                </w:rPr>
                <w:t>37.4 (2.2)</w:t>
              </w:r>
            </w:ins>
          </w:p>
        </w:tc>
        <w:tc>
          <w:tcPr>
            <w:tcW w:w="0" w:type="auto"/>
            <w:tcBorders>
              <w:top w:val="single" w:sz="0" w:space="0" w:color="D3D3D3"/>
              <w:left w:val="single" w:sz="0" w:space="0" w:color="D3D3D3"/>
              <w:bottom w:val="single" w:sz="0" w:space="0" w:color="D3D3D3"/>
              <w:right w:val="single" w:sz="0" w:space="0" w:color="D3D3D3"/>
            </w:tcBorders>
          </w:tcPr>
          <w:p w14:paraId="4D9C97D0" w14:textId="77777777" w:rsidR="00524773" w:rsidRDefault="00524773" w:rsidP="00C670FC">
            <w:pPr>
              <w:keepNext/>
              <w:spacing w:after="60"/>
              <w:rPr>
                <w:ins w:id="2995" w:author="Wittman, Jacob (CDC/DDNID/NCCDPHP/DDT) (CTR)" w:date="2023-08-15T14:04:00Z"/>
              </w:rPr>
            </w:pPr>
            <w:ins w:id="2996" w:author="Wittman, Jacob (CDC/DDNID/NCCDPHP/DDT) (CTR)" w:date="2023-08-15T14:04:00Z">
              <w:r>
                <w:rPr>
                  <w:rFonts w:ascii="Calibri" w:hAnsi="Calibri"/>
                  <w:sz w:val="20"/>
                </w:rPr>
                <w:t>39.1 (2.4)</w:t>
              </w:r>
            </w:ins>
          </w:p>
        </w:tc>
        <w:tc>
          <w:tcPr>
            <w:tcW w:w="0" w:type="auto"/>
            <w:tcBorders>
              <w:top w:val="single" w:sz="0" w:space="0" w:color="D3D3D3"/>
              <w:left w:val="single" w:sz="0" w:space="0" w:color="D3D3D3"/>
              <w:bottom w:val="single" w:sz="0" w:space="0" w:color="D3D3D3"/>
              <w:right w:val="single" w:sz="0" w:space="0" w:color="D3D3D3"/>
            </w:tcBorders>
          </w:tcPr>
          <w:p w14:paraId="0B78DB76" w14:textId="77777777" w:rsidR="00524773" w:rsidRDefault="00524773" w:rsidP="00C670FC">
            <w:pPr>
              <w:keepNext/>
              <w:spacing w:after="60"/>
              <w:rPr>
                <w:ins w:id="2997" w:author="Wittman, Jacob (CDC/DDNID/NCCDPHP/DDT) (CTR)" w:date="2023-08-15T14:04:00Z"/>
              </w:rPr>
            </w:pPr>
            <w:ins w:id="2998" w:author="Wittman, Jacob (CDC/DDNID/NCCDPHP/DDT) (CTR)" w:date="2023-08-15T14:04:00Z">
              <w:r>
                <w:rPr>
                  <w:rFonts w:ascii="Calibri" w:hAnsi="Calibri"/>
                  <w:sz w:val="20"/>
                </w:rPr>
                <w:t>43.3 (2.8)</w:t>
              </w:r>
            </w:ins>
          </w:p>
        </w:tc>
        <w:tc>
          <w:tcPr>
            <w:tcW w:w="0" w:type="auto"/>
            <w:tcBorders>
              <w:top w:val="single" w:sz="0" w:space="0" w:color="D3D3D3"/>
              <w:left w:val="single" w:sz="0" w:space="0" w:color="D3D3D3"/>
              <w:bottom w:val="single" w:sz="0" w:space="0" w:color="D3D3D3"/>
              <w:right w:val="single" w:sz="0" w:space="0" w:color="D3D3D3"/>
            </w:tcBorders>
          </w:tcPr>
          <w:p w14:paraId="3687E9A0" w14:textId="77777777" w:rsidR="00524773" w:rsidRDefault="00524773" w:rsidP="00C670FC">
            <w:pPr>
              <w:keepNext/>
              <w:spacing w:after="60"/>
              <w:rPr>
                <w:ins w:id="2999" w:author="Wittman, Jacob (CDC/DDNID/NCCDPHP/DDT) (CTR)" w:date="2023-08-15T14:04:00Z"/>
              </w:rPr>
            </w:pPr>
            <w:ins w:id="3000" w:author="Wittman, Jacob (CDC/DDNID/NCCDPHP/DDT) (CTR)" w:date="2023-08-15T14:04:00Z">
              <w:r>
                <w:rPr>
                  <w:rFonts w:ascii="Calibri" w:hAnsi="Calibri"/>
                  <w:sz w:val="20"/>
                </w:rPr>
                <w:t>39.8 (2.5)</w:t>
              </w:r>
            </w:ins>
          </w:p>
        </w:tc>
        <w:tc>
          <w:tcPr>
            <w:tcW w:w="0" w:type="auto"/>
            <w:tcBorders>
              <w:top w:val="single" w:sz="0" w:space="0" w:color="D3D3D3"/>
              <w:left w:val="single" w:sz="0" w:space="0" w:color="D3D3D3"/>
              <w:bottom w:val="single" w:sz="0" w:space="0" w:color="D3D3D3"/>
              <w:right w:val="single" w:sz="0" w:space="0" w:color="D3D3D3"/>
            </w:tcBorders>
          </w:tcPr>
          <w:p w14:paraId="171A7BF7" w14:textId="77777777" w:rsidR="00524773" w:rsidRDefault="00524773" w:rsidP="00C670FC">
            <w:pPr>
              <w:keepNext/>
              <w:spacing w:after="60"/>
              <w:rPr>
                <w:ins w:id="3001" w:author="Wittman, Jacob (CDC/DDNID/NCCDPHP/DDT) (CTR)" w:date="2023-08-15T14:04:00Z"/>
              </w:rPr>
            </w:pPr>
            <w:ins w:id="3002" w:author="Wittman, Jacob (CDC/DDNID/NCCDPHP/DDT) (CTR)" w:date="2023-08-15T14:04:00Z">
              <w:r>
                <w:rPr>
                  <w:rFonts w:ascii="Calibri" w:hAnsi="Calibri"/>
                  <w:sz w:val="20"/>
                </w:rPr>
                <w:t>41.4 (2.4)</w:t>
              </w:r>
            </w:ins>
          </w:p>
        </w:tc>
        <w:tc>
          <w:tcPr>
            <w:tcW w:w="0" w:type="auto"/>
            <w:tcBorders>
              <w:top w:val="single" w:sz="0" w:space="0" w:color="D3D3D3"/>
              <w:left w:val="single" w:sz="0" w:space="0" w:color="D3D3D3"/>
              <w:bottom w:val="single" w:sz="0" w:space="0" w:color="D3D3D3"/>
              <w:right w:val="single" w:sz="0" w:space="0" w:color="D3D3D3"/>
            </w:tcBorders>
          </w:tcPr>
          <w:p w14:paraId="6E12683A" w14:textId="77777777" w:rsidR="00524773" w:rsidRDefault="00524773" w:rsidP="00C670FC">
            <w:pPr>
              <w:keepNext/>
              <w:spacing w:after="60"/>
              <w:rPr>
                <w:ins w:id="3003" w:author="Wittman, Jacob (CDC/DDNID/NCCDPHP/DDT) (CTR)" w:date="2023-08-15T14:04:00Z"/>
              </w:rPr>
            </w:pPr>
            <w:ins w:id="3004" w:author="Wittman, Jacob (CDC/DDNID/NCCDPHP/DDT) (CTR)" w:date="2023-08-15T14:04:00Z">
              <w:r>
                <w:rPr>
                  <w:rFonts w:ascii="Calibri" w:hAnsi="Calibri"/>
                  <w:sz w:val="20"/>
                </w:rPr>
                <w:t>40.0 (2.5)</w:t>
              </w:r>
            </w:ins>
          </w:p>
        </w:tc>
        <w:tc>
          <w:tcPr>
            <w:tcW w:w="0" w:type="auto"/>
            <w:tcBorders>
              <w:top w:val="single" w:sz="0" w:space="0" w:color="D3D3D3"/>
              <w:left w:val="single" w:sz="0" w:space="0" w:color="D3D3D3"/>
              <w:bottom w:val="single" w:sz="0" w:space="0" w:color="D3D3D3"/>
              <w:right w:val="single" w:sz="0" w:space="0" w:color="D3D3D3"/>
            </w:tcBorders>
          </w:tcPr>
          <w:p w14:paraId="53356D6F" w14:textId="77777777" w:rsidR="00524773" w:rsidRDefault="00524773" w:rsidP="00C670FC">
            <w:pPr>
              <w:keepNext/>
              <w:spacing w:after="60"/>
              <w:rPr>
                <w:ins w:id="3005" w:author="Wittman, Jacob (CDC/DDNID/NCCDPHP/DDT) (CTR)" w:date="2023-08-15T14:04:00Z"/>
              </w:rPr>
            </w:pPr>
            <w:ins w:id="3006" w:author="Wittman, Jacob (CDC/DDNID/NCCDPHP/DDT) (CTR)" w:date="2023-08-15T14:04:00Z">
              <w:r>
                <w:rPr>
                  <w:rFonts w:ascii="Calibri" w:hAnsi="Calibri"/>
                  <w:sz w:val="20"/>
                </w:rPr>
                <w:t>39.3 (2.3)</w:t>
              </w:r>
            </w:ins>
          </w:p>
        </w:tc>
        <w:tc>
          <w:tcPr>
            <w:tcW w:w="0" w:type="auto"/>
            <w:tcBorders>
              <w:top w:val="single" w:sz="0" w:space="0" w:color="D3D3D3"/>
              <w:left w:val="single" w:sz="0" w:space="0" w:color="D3D3D3"/>
              <w:bottom w:val="single" w:sz="0" w:space="0" w:color="D3D3D3"/>
              <w:right w:val="single" w:sz="0" w:space="0" w:color="D3D3D3"/>
            </w:tcBorders>
          </w:tcPr>
          <w:p w14:paraId="43B4189C" w14:textId="77777777" w:rsidR="00524773" w:rsidRDefault="00524773" w:rsidP="00C670FC">
            <w:pPr>
              <w:keepNext/>
              <w:spacing w:after="60"/>
              <w:rPr>
                <w:ins w:id="3007" w:author="Wittman, Jacob (CDC/DDNID/NCCDPHP/DDT) (CTR)" w:date="2023-08-15T14:04:00Z"/>
              </w:rPr>
            </w:pPr>
            <w:ins w:id="3008" w:author="Wittman, Jacob (CDC/DDNID/NCCDPHP/DDT) (CTR)" w:date="2023-08-15T14:04:00Z">
              <w:r>
                <w:rPr>
                  <w:rFonts w:ascii="Calibri" w:hAnsi="Calibri"/>
                  <w:sz w:val="20"/>
                </w:rPr>
                <w:t>45.0 (2.1)</w:t>
              </w:r>
            </w:ins>
          </w:p>
        </w:tc>
        <w:tc>
          <w:tcPr>
            <w:tcW w:w="0" w:type="auto"/>
            <w:tcBorders>
              <w:top w:val="single" w:sz="0" w:space="0" w:color="D3D3D3"/>
              <w:left w:val="single" w:sz="0" w:space="0" w:color="D3D3D3"/>
              <w:bottom w:val="single" w:sz="0" w:space="0" w:color="D3D3D3"/>
              <w:right w:val="single" w:sz="0" w:space="0" w:color="D3D3D3"/>
            </w:tcBorders>
          </w:tcPr>
          <w:p w14:paraId="6F20F7FA" w14:textId="77777777" w:rsidR="00524773" w:rsidRDefault="00524773" w:rsidP="00C670FC">
            <w:pPr>
              <w:keepNext/>
              <w:spacing w:after="60"/>
              <w:rPr>
                <w:ins w:id="3009" w:author="Wittman, Jacob (CDC/DDNID/NCCDPHP/DDT) (CTR)" w:date="2023-08-15T14:04:00Z"/>
              </w:rPr>
            </w:pPr>
            <w:ins w:id="3010" w:author="Wittman, Jacob (CDC/DDNID/NCCDPHP/DDT) (CTR)" w:date="2023-08-15T14:04:00Z">
              <w:r>
                <w:rPr>
                  <w:rFonts w:ascii="Calibri" w:hAnsi="Calibri"/>
                  <w:sz w:val="20"/>
                </w:rPr>
                <w:t>48.1 (2.6)</w:t>
              </w:r>
            </w:ins>
          </w:p>
        </w:tc>
        <w:tc>
          <w:tcPr>
            <w:tcW w:w="0" w:type="auto"/>
            <w:tcBorders>
              <w:top w:val="single" w:sz="0" w:space="0" w:color="D3D3D3"/>
              <w:left w:val="single" w:sz="0" w:space="0" w:color="D3D3D3"/>
              <w:bottom w:val="single" w:sz="0" w:space="0" w:color="D3D3D3"/>
              <w:right w:val="single" w:sz="0" w:space="0" w:color="D3D3D3"/>
            </w:tcBorders>
          </w:tcPr>
          <w:p w14:paraId="5ED633D2" w14:textId="77777777" w:rsidR="00524773" w:rsidRDefault="00524773" w:rsidP="00C670FC">
            <w:pPr>
              <w:keepNext/>
              <w:spacing w:after="60"/>
              <w:rPr>
                <w:ins w:id="3011" w:author="Wittman, Jacob (CDC/DDNID/NCCDPHP/DDT) (CTR)" w:date="2023-08-15T14:04:00Z"/>
              </w:rPr>
            </w:pPr>
            <w:ins w:id="3012" w:author="Wittman, Jacob (CDC/DDNID/NCCDPHP/DDT) (CTR)" w:date="2023-08-15T14:04:00Z">
              <w:r>
                <w:rPr>
                  <w:rFonts w:ascii="Calibri" w:hAnsi="Calibri"/>
                  <w:sz w:val="20"/>
                </w:rPr>
                <w:t>45.1 (3.0)</w:t>
              </w:r>
            </w:ins>
          </w:p>
        </w:tc>
        <w:tc>
          <w:tcPr>
            <w:tcW w:w="0" w:type="auto"/>
            <w:tcBorders>
              <w:top w:val="single" w:sz="0" w:space="0" w:color="D3D3D3"/>
              <w:left w:val="single" w:sz="0" w:space="0" w:color="D3D3D3"/>
              <w:bottom w:val="single" w:sz="0" w:space="0" w:color="D3D3D3"/>
              <w:right w:val="single" w:sz="0" w:space="0" w:color="D3D3D3"/>
            </w:tcBorders>
          </w:tcPr>
          <w:p w14:paraId="5A8EDED2" w14:textId="77777777" w:rsidR="00524773" w:rsidRDefault="00524773" w:rsidP="00C670FC">
            <w:pPr>
              <w:keepNext/>
              <w:spacing w:after="60"/>
              <w:rPr>
                <w:ins w:id="3013" w:author="Wittman, Jacob (CDC/DDNID/NCCDPHP/DDT) (CTR)" w:date="2023-08-15T14:04:00Z"/>
              </w:rPr>
            </w:pPr>
            <w:ins w:id="3014" w:author="Wittman, Jacob (CDC/DDNID/NCCDPHP/DDT) (CTR)" w:date="2023-08-15T14:04:00Z">
              <w:r>
                <w:rPr>
                  <w:rFonts w:ascii="Calibri" w:hAnsi="Calibri"/>
                  <w:sz w:val="20"/>
                </w:rPr>
                <w:t>37.7 (12.7, 62.6)</w:t>
              </w:r>
            </w:ins>
          </w:p>
        </w:tc>
        <w:tc>
          <w:tcPr>
            <w:tcW w:w="0" w:type="auto"/>
            <w:tcBorders>
              <w:top w:val="single" w:sz="0" w:space="0" w:color="D3D3D3"/>
              <w:left w:val="single" w:sz="0" w:space="0" w:color="D3D3D3"/>
              <w:bottom w:val="single" w:sz="0" w:space="0" w:color="D3D3D3"/>
              <w:right w:val="single" w:sz="0" w:space="0" w:color="D3D3D3"/>
            </w:tcBorders>
          </w:tcPr>
          <w:p w14:paraId="36070ED5" w14:textId="77777777" w:rsidR="00524773" w:rsidRDefault="00524773" w:rsidP="00C670FC">
            <w:pPr>
              <w:keepNext/>
              <w:spacing w:after="60"/>
              <w:rPr>
                <w:ins w:id="3015" w:author="Wittman, Jacob (CDC/DDNID/NCCDPHP/DDT) (CTR)" w:date="2023-08-15T14:04:00Z"/>
              </w:rPr>
            </w:pPr>
            <w:ins w:id="3016" w:author="Wittman, Jacob (CDC/DDNID/NCCDPHP/DDT) (CTR)" w:date="2023-08-15T14:04:00Z">
              <w:r>
                <w:rPr>
                  <w:rFonts w:ascii="Calibri" w:hAnsi="Calibri"/>
                  <w:sz w:val="20"/>
                </w:rPr>
                <w:t>2010, 2013, 2017</w:t>
              </w:r>
            </w:ins>
          </w:p>
        </w:tc>
        <w:tc>
          <w:tcPr>
            <w:tcW w:w="0" w:type="auto"/>
            <w:tcBorders>
              <w:top w:val="single" w:sz="0" w:space="0" w:color="D3D3D3"/>
              <w:left w:val="single" w:sz="0" w:space="0" w:color="D3D3D3"/>
              <w:bottom w:val="single" w:sz="0" w:space="0" w:color="D3D3D3"/>
              <w:right w:val="single" w:sz="0" w:space="0" w:color="D3D3D3"/>
            </w:tcBorders>
          </w:tcPr>
          <w:p w14:paraId="47D0D479" w14:textId="77777777" w:rsidR="00524773" w:rsidRDefault="00524773" w:rsidP="00C670FC">
            <w:pPr>
              <w:keepNext/>
              <w:spacing w:after="60"/>
              <w:rPr>
                <w:ins w:id="3017" w:author="Wittman, Jacob (CDC/DDNID/NCCDPHP/DDT) (CTR)" w:date="2023-08-15T14:04:00Z"/>
              </w:rPr>
            </w:pPr>
            <w:ins w:id="3018" w:author="Wittman, Jacob (CDC/DDNID/NCCDPHP/DDT) (CTR)" w:date="2023-08-15T14:04:00Z">
              <w:r>
                <w:rPr>
                  <w:rFonts w:ascii="Calibri" w:hAnsi="Calibri"/>
                  <w:sz w:val="20"/>
                </w:rPr>
                <w:t>-0.5 (-41.7, 69.5), 6.4 (-37.6, 81.5), -1.6 (-24.6, 28.5), 11.0 (-34.9, 89.3)</w:t>
              </w:r>
            </w:ins>
          </w:p>
        </w:tc>
        <w:tc>
          <w:tcPr>
            <w:tcW w:w="0" w:type="auto"/>
            <w:tcBorders>
              <w:top w:val="single" w:sz="0" w:space="0" w:color="D3D3D3"/>
              <w:left w:val="single" w:sz="0" w:space="0" w:color="D3D3D3"/>
              <w:bottom w:val="single" w:sz="0" w:space="0" w:color="D3D3D3"/>
              <w:right w:val="single" w:sz="0" w:space="0" w:color="D3D3D3"/>
            </w:tcBorders>
          </w:tcPr>
          <w:p w14:paraId="317410A8" w14:textId="77777777" w:rsidR="00524773" w:rsidRDefault="00524773" w:rsidP="00C670FC">
            <w:pPr>
              <w:keepNext/>
              <w:spacing w:after="60"/>
              <w:rPr>
                <w:ins w:id="3019" w:author="Wittman, Jacob (CDC/DDNID/NCCDPHP/DDT) (CTR)" w:date="2023-08-15T14:04:00Z"/>
              </w:rPr>
            </w:pPr>
            <w:ins w:id="3020" w:author="Wittman, Jacob (CDC/DDNID/NCCDPHP/DDT) (CTR)" w:date="2023-08-15T14:04:00Z">
              <w:r>
                <w:rPr>
                  <w:rFonts w:ascii="Calibri" w:hAnsi="Calibri"/>
                  <w:sz w:val="20"/>
                </w:rPr>
                <w:t>3.0 (-0.5, 6.6)</w:t>
              </w:r>
            </w:ins>
          </w:p>
        </w:tc>
      </w:tr>
      <w:tr w:rsidR="00524773" w14:paraId="23E10D37" w14:textId="77777777" w:rsidTr="00C670FC">
        <w:trPr>
          <w:cantSplit/>
          <w:jc w:val="center"/>
          <w:ins w:id="30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D91173" w14:textId="77777777" w:rsidR="00524773" w:rsidRDefault="00524773" w:rsidP="00C670FC">
            <w:pPr>
              <w:keepNext/>
              <w:spacing w:after="60"/>
              <w:rPr>
                <w:ins w:id="3022" w:author="Wittman, Jacob (CDC/DDNID/NCCDPHP/DDT) (CTR)" w:date="2023-08-15T14:04:00Z"/>
              </w:rPr>
            </w:pPr>
            <w:ins w:id="3023"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387F1835" w14:textId="77777777" w:rsidR="00524773" w:rsidRDefault="00524773" w:rsidP="00C670FC">
            <w:pPr>
              <w:keepNext/>
              <w:spacing w:after="60"/>
              <w:rPr>
                <w:ins w:id="3024" w:author="Wittman, Jacob (CDC/DDNID/NCCDPHP/DDT) (CTR)" w:date="2023-08-15T14:04:00Z"/>
              </w:rPr>
            </w:pPr>
            <w:ins w:id="3025" w:author="Wittman, Jacob (CDC/DDNID/NCCDPHP/DDT) (CTR)" w:date="2023-08-15T14:04:00Z">
              <w:r>
                <w:rPr>
                  <w:rFonts w:ascii="Calibri" w:hAnsi="Calibri"/>
                  <w:sz w:val="20"/>
                </w:rPr>
                <w:t>50.0 (1.0)</w:t>
              </w:r>
            </w:ins>
          </w:p>
        </w:tc>
        <w:tc>
          <w:tcPr>
            <w:tcW w:w="0" w:type="auto"/>
            <w:tcBorders>
              <w:top w:val="single" w:sz="0" w:space="0" w:color="D3D3D3"/>
              <w:left w:val="single" w:sz="0" w:space="0" w:color="D3D3D3"/>
              <w:bottom w:val="single" w:sz="0" w:space="0" w:color="D3D3D3"/>
              <w:right w:val="single" w:sz="0" w:space="0" w:color="D3D3D3"/>
            </w:tcBorders>
          </w:tcPr>
          <w:p w14:paraId="7ED08244" w14:textId="77777777" w:rsidR="00524773" w:rsidRDefault="00524773" w:rsidP="00C670FC">
            <w:pPr>
              <w:keepNext/>
              <w:spacing w:after="60"/>
              <w:rPr>
                <w:ins w:id="3026" w:author="Wittman, Jacob (CDC/DDNID/NCCDPHP/DDT) (CTR)" w:date="2023-08-15T14:04:00Z"/>
              </w:rPr>
            </w:pPr>
            <w:ins w:id="3027" w:author="Wittman, Jacob (CDC/DDNID/NCCDPHP/DDT) (CTR)" w:date="2023-08-15T14:04:00Z">
              <w:r>
                <w:rPr>
                  <w:rFonts w:ascii="Calibri" w:hAnsi="Calibri"/>
                  <w:sz w:val="20"/>
                </w:rPr>
                <w:t>46.3 (4.0)</w:t>
              </w:r>
            </w:ins>
          </w:p>
        </w:tc>
        <w:tc>
          <w:tcPr>
            <w:tcW w:w="0" w:type="auto"/>
            <w:tcBorders>
              <w:top w:val="single" w:sz="0" w:space="0" w:color="D3D3D3"/>
              <w:left w:val="single" w:sz="0" w:space="0" w:color="D3D3D3"/>
              <w:bottom w:val="single" w:sz="0" w:space="0" w:color="D3D3D3"/>
              <w:right w:val="single" w:sz="0" w:space="0" w:color="D3D3D3"/>
            </w:tcBorders>
          </w:tcPr>
          <w:p w14:paraId="202262D1" w14:textId="77777777" w:rsidR="00524773" w:rsidRDefault="00524773" w:rsidP="00C670FC">
            <w:pPr>
              <w:keepNext/>
              <w:spacing w:after="60"/>
              <w:rPr>
                <w:ins w:id="3028" w:author="Wittman, Jacob (CDC/DDNID/NCCDPHP/DDT) (CTR)" w:date="2023-08-15T14:04:00Z"/>
              </w:rPr>
            </w:pPr>
            <w:ins w:id="3029" w:author="Wittman, Jacob (CDC/DDNID/NCCDPHP/DDT) (CTR)" w:date="2023-08-15T14:04:00Z">
              <w:r>
                <w:rPr>
                  <w:rFonts w:ascii="Calibri" w:hAnsi="Calibri"/>
                  <w:sz w:val="20"/>
                </w:rPr>
                <w:t>54.2 (4.3)</w:t>
              </w:r>
            </w:ins>
          </w:p>
        </w:tc>
        <w:tc>
          <w:tcPr>
            <w:tcW w:w="0" w:type="auto"/>
            <w:tcBorders>
              <w:top w:val="single" w:sz="0" w:space="0" w:color="D3D3D3"/>
              <w:left w:val="single" w:sz="0" w:space="0" w:color="D3D3D3"/>
              <w:bottom w:val="single" w:sz="0" w:space="0" w:color="D3D3D3"/>
              <w:right w:val="single" w:sz="0" w:space="0" w:color="D3D3D3"/>
            </w:tcBorders>
          </w:tcPr>
          <w:p w14:paraId="6235A5FE" w14:textId="77777777" w:rsidR="00524773" w:rsidRDefault="00524773" w:rsidP="00C670FC">
            <w:pPr>
              <w:keepNext/>
              <w:spacing w:after="60"/>
              <w:rPr>
                <w:ins w:id="3030" w:author="Wittman, Jacob (CDC/DDNID/NCCDPHP/DDT) (CTR)" w:date="2023-08-15T14:04:00Z"/>
              </w:rPr>
            </w:pPr>
            <w:ins w:id="3031" w:author="Wittman, Jacob (CDC/DDNID/NCCDPHP/DDT) (CTR)" w:date="2023-08-15T14:04:00Z">
              <w:r>
                <w:rPr>
                  <w:rFonts w:ascii="Calibri" w:hAnsi="Calibri"/>
                  <w:sz w:val="20"/>
                </w:rPr>
                <w:t>47.1 (4.3)</w:t>
              </w:r>
            </w:ins>
          </w:p>
        </w:tc>
        <w:tc>
          <w:tcPr>
            <w:tcW w:w="0" w:type="auto"/>
            <w:tcBorders>
              <w:top w:val="single" w:sz="0" w:space="0" w:color="D3D3D3"/>
              <w:left w:val="single" w:sz="0" w:space="0" w:color="D3D3D3"/>
              <w:bottom w:val="single" w:sz="0" w:space="0" w:color="D3D3D3"/>
              <w:right w:val="single" w:sz="0" w:space="0" w:color="D3D3D3"/>
            </w:tcBorders>
          </w:tcPr>
          <w:p w14:paraId="3F2DF8B6" w14:textId="77777777" w:rsidR="00524773" w:rsidRDefault="00524773" w:rsidP="00C670FC">
            <w:pPr>
              <w:keepNext/>
              <w:spacing w:after="60"/>
              <w:rPr>
                <w:ins w:id="3032" w:author="Wittman, Jacob (CDC/DDNID/NCCDPHP/DDT) (CTR)" w:date="2023-08-15T14:04:00Z"/>
              </w:rPr>
            </w:pPr>
            <w:ins w:id="3033" w:author="Wittman, Jacob (CDC/DDNID/NCCDPHP/DDT) (CTR)" w:date="2023-08-15T14:04:00Z">
              <w:r>
                <w:rPr>
                  <w:rFonts w:ascii="Calibri" w:hAnsi="Calibri"/>
                  <w:sz w:val="20"/>
                </w:rPr>
                <w:t>54.6 (4.6)</w:t>
              </w:r>
            </w:ins>
          </w:p>
        </w:tc>
        <w:tc>
          <w:tcPr>
            <w:tcW w:w="0" w:type="auto"/>
            <w:tcBorders>
              <w:top w:val="single" w:sz="0" w:space="0" w:color="D3D3D3"/>
              <w:left w:val="single" w:sz="0" w:space="0" w:color="D3D3D3"/>
              <w:bottom w:val="single" w:sz="0" w:space="0" w:color="D3D3D3"/>
              <w:right w:val="single" w:sz="0" w:space="0" w:color="D3D3D3"/>
            </w:tcBorders>
          </w:tcPr>
          <w:p w14:paraId="61AB261F" w14:textId="77777777" w:rsidR="00524773" w:rsidRDefault="00524773" w:rsidP="00C670FC">
            <w:pPr>
              <w:keepNext/>
              <w:spacing w:after="60"/>
              <w:rPr>
                <w:ins w:id="3034" w:author="Wittman, Jacob (CDC/DDNID/NCCDPHP/DDT) (CTR)" w:date="2023-08-15T14:04:00Z"/>
              </w:rPr>
            </w:pPr>
            <w:ins w:id="3035" w:author="Wittman, Jacob (CDC/DDNID/NCCDPHP/DDT) (CTR)" w:date="2023-08-15T14:04:00Z">
              <w:r>
                <w:rPr>
                  <w:rFonts w:ascii="Calibri" w:hAnsi="Calibri"/>
                  <w:sz w:val="20"/>
                </w:rPr>
                <w:t>47.2 (4.0)</w:t>
              </w:r>
            </w:ins>
          </w:p>
        </w:tc>
        <w:tc>
          <w:tcPr>
            <w:tcW w:w="0" w:type="auto"/>
            <w:tcBorders>
              <w:top w:val="single" w:sz="0" w:space="0" w:color="D3D3D3"/>
              <w:left w:val="single" w:sz="0" w:space="0" w:color="D3D3D3"/>
              <w:bottom w:val="single" w:sz="0" w:space="0" w:color="D3D3D3"/>
              <w:right w:val="single" w:sz="0" w:space="0" w:color="D3D3D3"/>
            </w:tcBorders>
          </w:tcPr>
          <w:p w14:paraId="7DE26274" w14:textId="77777777" w:rsidR="00524773" w:rsidRDefault="00524773" w:rsidP="00C670FC">
            <w:pPr>
              <w:keepNext/>
              <w:spacing w:after="60"/>
              <w:rPr>
                <w:ins w:id="3036" w:author="Wittman, Jacob (CDC/DDNID/NCCDPHP/DDT) (CTR)" w:date="2023-08-15T14:04:00Z"/>
              </w:rPr>
            </w:pPr>
            <w:ins w:id="3037" w:author="Wittman, Jacob (CDC/DDNID/NCCDPHP/DDT) (CTR)" w:date="2023-08-15T14:04:00Z">
              <w:r>
                <w:rPr>
                  <w:rFonts w:ascii="Calibri" w:hAnsi="Calibri"/>
                  <w:sz w:val="20"/>
                </w:rPr>
                <w:t>52.2 (3.7)</w:t>
              </w:r>
            </w:ins>
          </w:p>
        </w:tc>
        <w:tc>
          <w:tcPr>
            <w:tcW w:w="0" w:type="auto"/>
            <w:tcBorders>
              <w:top w:val="single" w:sz="0" w:space="0" w:color="D3D3D3"/>
              <w:left w:val="single" w:sz="0" w:space="0" w:color="D3D3D3"/>
              <w:bottom w:val="single" w:sz="0" w:space="0" w:color="D3D3D3"/>
              <w:right w:val="single" w:sz="0" w:space="0" w:color="D3D3D3"/>
            </w:tcBorders>
          </w:tcPr>
          <w:p w14:paraId="70E7EB42" w14:textId="77777777" w:rsidR="00524773" w:rsidRDefault="00524773" w:rsidP="00C670FC">
            <w:pPr>
              <w:keepNext/>
              <w:spacing w:after="60"/>
              <w:rPr>
                <w:ins w:id="3038" w:author="Wittman, Jacob (CDC/DDNID/NCCDPHP/DDT) (CTR)" w:date="2023-08-15T14:04:00Z"/>
              </w:rPr>
            </w:pPr>
            <w:ins w:id="3039" w:author="Wittman, Jacob (CDC/DDNID/NCCDPHP/DDT) (CTR)" w:date="2023-08-15T14:04:00Z">
              <w:r>
                <w:rPr>
                  <w:rFonts w:ascii="Calibri" w:hAnsi="Calibri"/>
                  <w:sz w:val="20"/>
                </w:rPr>
                <w:t>48.9 (4.6)</w:t>
              </w:r>
            </w:ins>
          </w:p>
        </w:tc>
        <w:tc>
          <w:tcPr>
            <w:tcW w:w="0" w:type="auto"/>
            <w:tcBorders>
              <w:top w:val="single" w:sz="0" w:space="0" w:color="D3D3D3"/>
              <w:left w:val="single" w:sz="0" w:space="0" w:color="D3D3D3"/>
              <w:bottom w:val="single" w:sz="0" w:space="0" w:color="D3D3D3"/>
              <w:right w:val="single" w:sz="0" w:space="0" w:color="D3D3D3"/>
            </w:tcBorders>
          </w:tcPr>
          <w:p w14:paraId="0C392B35" w14:textId="77777777" w:rsidR="00524773" w:rsidRDefault="00524773" w:rsidP="00C670FC">
            <w:pPr>
              <w:keepNext/>
              <w:spacing w:after="60"/>
              <w:rPr>
                <w:ins w:id="3040" w:author="Wittman, Jacob (CDC/DDNID/NCCDPHP/DDT) (CTR)" w:date="2023-08-15T14:04:00Z"/>
              </w:rPr>
            </w:pPr>
            <w:ins w:id="3041" w:author="Wittman, Jacob (CDC/DDNID/NCCDPHP/DDT) (CTR)" w:date="2023-08-15T14:04:00Z">
              <w:r>
                <w:rPr>
                  <w:rFonts w:ascii="Calibri" w:hAnsi="Calibri"/>
                  <w:sz w:val="20"/>
                </w:rPr>
                <w:t>44.6 (4.4)</w:t>
              </w:r>
            </w:ins>
          </w:p>
        </w:tc>
        <w:tc>
          <w:tcPr>
            <w:tcW w:w="0" w:type="auto"/>
            <w:tcBorders>
              <w:top w:val="single" w:sz="0" w:space="0" w:color="D3D3D3"/>
              <w:left w:val="single" w:sz="0" w:space="0" w:color="D3D3D3"/>
              <w:bottom w:val="single" w:sz="0" w:space="0" w:color="D3D3D3"/>
              <w:right w:val="single" w:sz="0" w:space="0" w:color="D3D3D3"/>
            </w:tcBorders>
          </w:tcPr>
          <w:p w14:paraId="083B36D9" w14:textId="77777777" w:rsidR="00524773" w:rsidRDefault="00524773" w:rsidP="00C670FC">
            <w:pPr>
              <w:keepNext/>
              <w:spacing w:after="60"/>
              <w:rPr>
                <w:ins w:id="3042" w:author="Wittman, Jacob (CDC/DDNID/NCCDPHP/DDT) (CTR)" w:date="2023-08-15T14:04:00Z"/>
              </w:rPr>
            </w:pPr>
            <w:ins w:id="3043" w:author="Wittman, Jacob (CDC/DDNID/NCCDPHP/DDT) (CTR)" w:date="2023-08-15T14:04:00Z">
              <w:r>
                <w:rPr>
                  <w:rFonts w:ascii="Calibri" w:hAnsi="Calibri"/>
                  <w:sz w:val="20"/>
                </w:rPr>
                <w:t>47.7 (4.5)</w:t>
              </w:r>
            </w:ins>
          </w:p>
        </w:tc>
        <w:tc>
          <w:tcPr>
            <w:tcW w:w="0" w:type="auto"/>
            <w:tcBorders>
              <w:top w:val="single" w:sz="0" w:space="0" w:color="D3D3D3"/>
              <w:left w:val="single" w:sz="0" w:space="0" w:color="D3D3D3"/>
              <w:bottom w:val="single" w:sz="0" w:space="0" w:color="D3D3D3"/>
              <w:right w:val="single" w:sz="0" w:space="0" w:color="D3D3D3"/>
            </w:tcBorders>
          </w:tcPr>
          <w:p w14:paraId="62B3C4D9" w14:textId="77777777" w:rsidR="00524773" w:rsidRDefault="00524773" w:rsidP="00C670FC">
            <w:pPr>
              <w:keepNext/>
              <w:spacing w:after="60"/>
              <w:rPr>
                <w:ins w:id="3044" w:author="Wittman, Jacob (CDC/DDNID/NCCDPHP/DDT) (CTR)" w:date="2023-08-15T14:04:00Z"/>
              </w:rPr>
            </w:pPr>
            <w:ins w:id="3045" w:author="Wittman, Jacob (CDC/DDNID/NCCDPHP/DDT) (CTR)" w:date="2023-08-15T14:04:00Z">
              <w:r>
                <w:rPr>
                  <w:rFonts w:ascii="Calibri" w:hAnsi="Calibri"/>
                  <w:sz w:val="20"/>
                </w:rPr>
                <w:t>50.1 (4.2)</w:t>
              </w:r>
            </w:ins>
          </w:p>
        </w:tc>
        <w:tc>
          <w:tcPr>
            <w:tcW w:w="0" w:type="auto"/>
            <w:tcBorders>
              <w:top w:val="single" w:sz="0" w:space="0" w:color="D3D3D3"/>
              <w:left w:val="single" w:sz="0" w:space="0" w:color="D3D3D3"/>
              <w:bottom w:val="single" w:sz="0" w:space="0" w:color="D3D3D3"/>
              <w:right w:val="single" w:sz="0" w:space="0" w:color="D3D3D3"/>
            </w:tcBorders>
          </w:tcPr>
          <w:p w14:paraId="2593A482" w14:textId="77777777" w:rsidR="00524773" w:rsidRDefault="00524773" w:rsidP="00C670FC">
            <w:pPr>
              <w:keepNext/>
              <w:spacing w:after="60"/>
              <w:rPr>
                <w:ins w:id="3046" w:author="Wittman, Jacob (CDC/DDNID/NCCDPHP/DDT) (CTR)" w:date="2023-08-15T14:04:00Z"/>
              </w:rPr>
            </w:pPr>
            <w:ins w:id="3047" w:author="Wittman, Jacob (CDC/DDNID/NCCDPHP/DDT) (CTR)" w:date="2023-08-15T14:04:00Z">
              <w:r>
                <w:rPr>
                  <w:rFonts w:ascii="Calibri" w:hAnsi="Calibri"/>
                  <w:sz w:val="20"/>
                </w:rPr>
                <w:t>52.5 (3.9)</w:t>
              </w:r>
            </w:ins>
          </w:p>
        </w:tc>
        <w:tc>
          <w:tcPr>
            <w:tcW w:w="0" w:type="auto"/>
            <w:tcBorders>
              <w:top w:val="single" w:sz="0" w:space="0" w:color="D3D3D3"/>
              <w:left w:val="single" w:sz="0" w:space="0" w:color="D3D3D3"/>
              <w:bottom w:val="single" w:sz="0" w:space="0" w:color="D3D3D3"/>
              <w:right w:val="single" w:sz="0" w:space="0" w:color="D3D3D3"/>
            </w:tcBorders>
          </w:tcPr>
          <w:p w14:paraId="2C1AC361" w14:textId="77777777" w:rsidR="00524773" w:rsidRDefault="00524773" w:rsidP="00C670FC">
            <w:pPr>
              <w:keepNext/>
              <w:spacing w:after="60"/>
              <w:rPr>
                <w:ins w:id="3048" w:author="Wittman, Jacob (CDC/DDNID/NCCDPHP/DDT) (CTR)" w:date="2023-08-15T14:04:00Z"/>
              </w:rPr>
            </w:pPr>
            <w:ins w:id="3049" w:author="Wittman, Jacob (CDC/DDNID/NCCDPHP/DDT) (CTR)" w:date="2023-08-15T14:04:00Z">
              <w:r>
                <w:rPr>
                  <w:rFonts w:ascii="Calibri" w:hAnsi="Calibri"/>
                  <w:sz w:val="20"/>
                </w:rPr>
                <w:t>55.0 (4.7)</w:t>
              </w:r>
            </w:ins>
          </w:p>
        </w:tc>
        <w:tc>
          <w:tcPr>
            <w:tcW w:w="0" w:type="auto"/>
            <w:tcBorders>
              <w:top w:val="single" w:sz="0" w:space="0" w:color="D3D3D3"/>
              <w:left w:val="single" w:sz="0" w:space="0" w:color="D3D3D3"/>
              <w:bottom w:val="single" w:sz="0" w:space="0" w:color="D3D3D3"/>
              <w:right w:val="single" w:sz="0" w:space="0" w:color="D3D3D3"/>
            </w:tcBorders>
          </w:tcPr>
          <w:p w14:paraId="19C623E7" w14:textId="77777777" w:rsidR="00524773" w:rsidRDefault="00524773" w:rsidP="00C670FC">
            <w:pPr>
              <w:keepNext/>
              <w:spacing w:after="60"/>
              <w:rPr>
                <w:ins w:id="3050" w:author="Wittman, Jacob (CDC/DDNID/NCCDPHP/DDT) (CTR)" w:date="2023-08-15T14:04:00Z"/>
              </w:rPr>
            </w:pPr>
            <w:ins w:id="3051" w:author="Wittman, Jacob (CDC/DDNID/NCCDPHP/DDT) (CTR)" w:date="2023-08-15T14:04:00Z">
              <w:r>
                <w:rPr>
                  <w:rFonts w:ascii="Calibri" w:hAnsi="Calibri"/>
                  <w:sz w:val="20"/>
                </w:rPr>
                <w:t>56.5 (5.1)</w:t>
              </w:r>
            </w:ins>
          </w:p>
        </w:tc>
        <w:tc>
          <w:tcPr>
            <w:tcW w:w="0" w:type="auto"/>
            <w:tcBorders>
              <w:top w:val="single" w:sz="0" w:space="0" w:color="D3D3D3"/>
              <w:left w:val="single" w:sz="0" w:space="0" w:color="D3D3D3"/>
              <w:bottom w:val="single" w:sz="0" w:space="0" w:color="D3D3D3"/>
              <w:right w:val="single" w:sz="0" w:space="0" w:color="D3D3D3"/>
            </w:tcBorders>
          </w:tcPr>
          <w:p w14:paraId="615C0937" w14:textId="77777777" w:rsidR="00524773" w:rsidRDefault="00524773" w:rsidP="00C670FC">
            <w:pPr>
              <w:keepNext/>
              <w:spacing w:after="60"/>
              <w:rPr>
                <w:ins w:id="3052" w:author="Wittman, Jacob (CDC/DDNID/NCCDPHP/DDT) (CTR)" w:date="2023-08-15T14:04:00Z"/>
              </w:rPr>
            </w:pPr>
            <w:ins w:id="3053" w:author="Wittman, Jacob (CDC/DDNID/NCCDPHP/DDT) (CTR)" w:date="2023-08-15T14:04:00Z">
              <w:r>
                <w:rPr>
                  <w:rFonts w:ascii="Calibri" w:hAnsi="Calibri"/>
                  <w:sz w:val="20"/>
                </w:rPr>
                <w:t>18.7 (-9.7, 47.1)</w:t>
              </w:r>
            </w:ins>
          </w:p>
        </w:tc>
        <w:tc>
          <w:tcPr>
            <w:tcW w:w="0" w:type="auto"/>
            <w:tcBorders>
              <w:top w:val="single" w:sz="0" w:space="0" w:color="D3D3D3"/>
              <w:left w:val="single" w:sz="0" w:space="0" w:color="D3D3D3"/>
              <w:bottom w:val="single" w:sz="0" w:space="0" w:color="D3D3D3"/>
              <w:right w:val="single" w:sz="0" w:space="0" w:color="D3D3D3"/>
            </w:tcBorders>
          </w:tcPr>
          <w:p w14:paraId="22DA7AF1" w14:textId="77777777" w:rsidR="00524773" w:rsidRDefault="00524773" w:rsidP="00C670FC">
            <w:pPr>
              <w:keepNext/>
              <w:spacing w:after="60"/>
              <w:rPr>
                <w:ins w:id="30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AB41F9" w14:textId="77777777" w:rsidR="00524773" w:rsidRDefault="00524773" w:rsidP="00C670FC">
            <w:pPr>
              <w:keepNext/>
              <w:spacing w:after="60"/>
              <w:rPr>
                <w:ins w:id="3055" w:author="Wittman, Jacob (CDC/DDNID/NCCDPHP/DDT) (CTR)" w:date="2023-08-15T14:04:00Z"/>
              </w:rPr>
            </w:pPr>
            <w:ins w:id="3056" w:author="Wittman, Jacob (CDC/DDNID/NCCDPHP/DDT) (CTR)" w:date="2023-08-15T14:04:00Z">
              <w:r>
                <w:rPr>
                  <w:rFonts w:ascii="Calibri" w:hAnsi="Calibri"/>
                  <w:sz w:val="20"/>
                </w:rPr>
                <w:t>0.4 (-1.0, 1.8)</w:t>
              </w:r>
            </w:ins>
          </w:p>
        </w:tc>
        <w:tc>
          <w:tcPr>
            <w:tcW w:w="0" w:type="auto"/>
            <w:tcBorders>
              <w:top w:val="single" w:sz="0" w:space="0" w:color="D3D3D3"/>
              <w:left w:val="single" w:sz="0" w:space="0" w:color="D3D3D3"/>
              <w:bottom w:val="single" w:sz="0" w:space="0" w:color="D3D3D3"/>
              <w:right w:val="single" w:sz="0" w:space="0" w:color="D3D3D3"/>
            </w:tcBorders>
          </w:tcPr>
          <w:p w14:paraId="6F0EBFCD" w14:textId="77777777" w:rsidR="00524773" w:rsidRDefault="00524773" w:rsidP="00C670FC">
            <w:pPr>
              <w:keepNext/>
              <w:spacing w:after="60"/>
              <w:rPr>
                <w:ins w:id="3057" w:author="Wittman, Jacob (CDC/DDNID/NCCDPHP/DDT) (CTR)" w:date="2023-08-15T14:04:00Z"/>
              </w:rPr>
            </w:pPr>
            <w:ins w:id="3058" w:author="Wittman, Jacob (CDC/DDNID/NCCDPHP/DDT) (CTR)" w:date="2023-08-15T14:04:00Z">
              <w:r>
                <w:rPr>
                  <w:rFonts w:ascii="Calibri" w:hAnsi="Calibri"/>
                  <w:sz w:val="20"/>
                </w:rPr>
                <w:t>0.4 (-1.0, 1.8)</w:t>
              </w:r>
            </w:ins>
          </w:p>
        </w:tc>
      </w:tr>
      <w:tr w:rsidR="00524773" w14:paraId="7E3EC93C" w14:textId="77777777" w:rsidTr="00C670FC">
        <w:trPr>
          <w:cantSplit/>
          <w:jc w:val="center"/>
          <w:ins w:id="30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BC4C6A2" w14:textId="77777777" w:rsidR="00524773" w:rsidRDefault="00524773" w:rsidP="00C670FC">
            <w:pPr>
              <w:keepNext/>
              <w:spacing w:after="60"/>
              <w:rPr>
                <w:ins w:id="3060" w:author="Wittman, Jacob (CDC/DDNID/NCCDPHP/DDT) (CTR)" w:date="2023-08-15T14:04:00Z"/>
              </w:rPr>
            </w:pPr>
            <w:ins w:id="3061" w:author="Wittman, Jacob (CDC/DDNID/NCCDPHP/DDT) (CTR)" w:date="2023-08-15T14:04:00Z">
              <w:r>
                <w:rPr>
                  <w:rFonts w:ascii="Calibri" w:hAnsi="Calibri"/>
                  <w:sz w:val="20"/>
                </w:rPr>
                <w:lastRenderedPageBreak/>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1704EB8D" w14:textId="77777777" w:rsidR="00524773" w:rsidRDefault="00524773" w:rsidP="00C670FC">
            <w:pPr>
              <w:keepNext/>
              <w:spacing w:after="60"/>
              <w:rPr>
                <w:ins w:id="3062" w:author="Wittman, Jacob (CDC/DDNID/NCCDPHP/DDT) (CTR)" w:date="2023-08-15T14:04:00Z"/>
              </w:rPr>
            </w:pPr>
            <w:ins w:id="3063" w:author="Wittman, Jacob (CDC/DDNID/NCCDPHP/DDT) (CTR)" w:date="2023-08-15T14:04:00Z">
              <w:r>
                <w:rPr>
                  <w:rFonts w:ascii="Calibri" w:hAnsi="Calibri"/>
                  <w:sz w:val="20"/>
                </w:rPr>
                <w:t>34.9 (1.4)</w:t>
              </w:r>
            </w:ins>
          </w:p>
        </w:tc>
        <w:tc>
          <w:tcPr>
            <w:tcW w:w="0" w:type="auto"/>
            <w:tcBorders>
              <w:top w:val="single" w:sz="0" w:space="0" w:color="D3D3D3"/>
              <w:left w:val="single" w:sz="0" w:space="0" w:color="D3D3D3"/>
              <w:bottom w:val="single" w:sz="0" w:space="0" w:color="D3D3D3"/>
              <w:right w:val="single" w:sz="0" w:space="0" w:color="D3D3D3"/>
            </w:tcBorders>
          </w:tcPr>
          <w:p w14:paraId="32CD4AA1" w14:textId="77777777" w:rsidR="00524773" w:rsidRDefault="00524773" w:rsidP="00C670FC">
            <w:pPr>
              <w:keepNext/>
              <w:spacing w:after="60"/>
              <w:rPr>
                <w:ins w:id="3064" w:author="Wittman, Jacob (CDC/DDNID/NCCDPHP/DDT) (CTR)" w:date="2023-08-15T14:04:00Z"/>
              </w:rPr>
            </w:pPr>
            <w:ins w:id="3065" w:author="Wittman, Jacob (CDC/DDNID/NCCDPHP/DDT) (CTR)" w:date="2023-08-15T14:04:00Z">
              <w:r>
                <w:rPr>
                  <w:rFonts w:ascii="Calibri" w:hAnsi="Calibri"/>
                  <w:sz w:val="20"/>
                </w:rPr>
                <w:t>38.2 (3.5)</w:t>
              </w:r>
            </w:ins>
          </w:p>
        </w:tc>
        <w:tc>
          <w:tcPr>
            <w:tcW w:w="0" w:type="auto"/>
            <w:tcBorders>
              <w:top w:val="single" w:sz="0" w:space="0" w:color="D3D3D3"/>
              <w:left w:val="single" w:sz="0" w:space="0" w:color="D3D3D3"/>
              <w:bottom w:val="single" w:sz="0" w:space="0" w:color="D3D3D3"/>
              <w:right w:val="single" w:sz="0" w:space="0" w:color="D3D3D3"/>
            </w:tcBorders>
          </w:tcPr>
          <w:p w14:paraId="08B4C421" w14:textId="77777777" w:rsidR="00524773" w:rsidRDefault="00524773" w:rsidP="00C670FC">
            <w:pPr>
              <w:keepNext/>
              <w:spacing w:after="60"/>
              <w:rPr>
                <w:ins w:id="3066" w:author="Wittman, Jacob (CDC/DDNID/NCCDPHP/DDT) (CTR)" w:date="2023-08-15T14:04:00Z"/>
              </w:rPr>
            </w:pPr>
            <w:ins w:id="3067" w:author="Wittman, Jacob (CDC/DDNID/NCCDPHP/DDT) (CTR)" w:date="2023-08-15T14:04:00Z">
              <w:r>
                <w:rPr>
                  <w:rFonts w:ascii="Calibri" w:hAnsi="Calibri"/>
                  <w:sz w:val="20"/>
                </w:rPr>
                <w:t>32.9 (3.3)</w:t>
              </w:r>
            </w:ins>
          </w:p>
        </w:tc>
        <w:tc>
          <w:tcPr>
            <w:tcW w:w="0" w:type="auto"/>
            <w:tcBorders>
              <w:top w:val="single" w:sz="0" w:space="0" w:color="D3D3D3"/>
              <w:left w:val="single" w:sz="0" w:space="0" w:color="D3D3D3"/>
              <w:bottom w:val="single" w:sz="0" w:space="0" w:color="D3D3D3"/>
              <w:right w:val="single" w:sz="0" w:space="0" w:color="D3D3D3"/>
            </w:tcBorders>
          </w:tcPr>
          <w:p w14:paraId="19D4DDF6" w14:textId="77777777" w:rsidR="00524773" w:rsidRDefault="00524773" w:rsidP="00C670FC">
            <w:pPr>
              <w:keepNext/>
              <w:spacing w:after="60"/>
              <w:rPr>
                <w:ins w:id="3068" w:author="Wittman, Jacob (CDC/DDNID/NCCDPHP/DDT) (CTR)" w:date="2023-08-15T14:04:00Z"/>
              </w:rPr>
            </w:pPr>
            <w:ins w:id="3069" w:author="Wittman, Jacob (CDC/DDNID/NCCDPHP/DDT) (CTR)" w:date="2023-08-15T14:04:00Z">
              <w:r>
                <w:rPr>
                  <w:rFonts w:ascii="Calibri" w:hAnsi="Calibri"/>
                  <w:sz w:val="20"/>
                </w:rPr>
                <w:t>30.6 (3.3)</w:t>
              </w:r>
            </w:ins>
          </w:p>
        </w:tc>
        <w:tc>
          <w:tcPr>
            <w:tcW w:w="0" w:type="auto"/>
            <w:tcBorders>
              <w:top w:val="single" w:sz="0" w:space="0" w:color="D3D3D3"/>
              <w:left w:val="single" w:sz="0" w:space="0" w:color="D3D3D3"/>
              <w:bottom w:val="single" w:sz="0" w:space="0" w:color="D3D3D3"/>
              <w:right w:val="single" w:sz="0" w:space="0" w:color="D3D3D3"/>
            </w:tcBorders>
          </w:tcPr>
          <w:p w14:paraId="1653F425" w14:textId="77777777" w:rsidR="00524773" w:rsidRDefault="00524773" w:rsidP="00C670FC">
            <w:pPr>
              <w:keepNext/>
              <w:spacing w:after="60"/>
              <w:rPr>
                <w:ins w:id="3070" w:author="Wittman, Jacob (CDC/DDNID/NCCDPHP/DDT) (CTR)" w:date="2023-08-15T14:04:00Z"/>
              </w:rPr>
            </w:pPr>
            <w:ins w:id="3071" w:author="Wittman, Jacob (CDC/DDNID/NCCDPHP/DDT) (CTR)" w:date="2023-08-15T14:04:00Z">
              <w:r>
                <w:rPr>
                  <w:rFonts w:ascii="Calibri" w:hAnsi="Calibri"/>
                  <w:sz w:val="20"/>
                </w:rPr>
                <w:t>29.5 (3.1)</w:t>
              </w:r>
            </w:ins>
          </w:p>
        </w:tc>
        <w:tc>
          <w:tcPr>
            <w:tcW w:w="0" w:type="auto"/>
            <w:tcBorders>
              <w:top w:val="single" w:sz="0" w:space="0" w:color="D3D3D3"/>
              <w:left w:val="single" w:sz="0" w:space="0" w:color="D3D3D3"/>
              <w:bottom w:val="single" w:sz="0" w:space="0" w:color="D3D3D3"/>
              <w:right w:val="single" w:sz="0" w:space="0" w:color="D3D3D3"/>
            </w:tcBorders>
          </w:tcPr>
          <w:p w14:paraId="2DC9F7C0" w14:textId="77777777" w:rsidR="00524773" w:rsidRDefault="00524773" w:rsidP="00C670FC">
            <w:pPr>
              <w:keepNext/>
              <w:spacing w:after="60"/>
              <w:rPr>
                <w:ins w:id="3072" w:author="Wittman, Jacob (CDC/DDNID/NCCDPHP/DDT) (CTR)" w:date="2023-08-15T14:04:00Z"/>
              </w:rPr>
            </w:pPr>
            <w:ins w:id="3073" w:author="Wittman, Jacob (CDC/DDNID/NCCDPHP/DDT) (CTR)" w:date="2023-08-15T14:04:00Z">
              <w:r>
                <w:rPr>
                  <w:rFonts w:ascii="Calibri" w:hAnsi="Calibri"/>
                  <w:sz w:val="20"/>
                </w:rPr>
                <w:t>35.9 (3.7)</w:t>
              </w:r>
            </w:ins>
          </w:p>
        </w:tc>
        <w:tc>
          <w:tcPr>
            <w:tcW w:w="0" w:type="auto"/>
            <w:tcBorders>
              <w:top w:val="single" w:sz="0" w:space="0" w:color="D3D3D3"/>
              <w:left w:val="single" w:sz="0" w:space="0" w:color="D3D3D3"/>
              <w:bottom w:val="single" w:sz="0" w:space="0" w:color="D3D3D3"/>
              <w:right w:val="single" w:sz="0" w:space="0" w:color="D3D3D3"/>
            </w:tcBorders>
          </w:tcPr>
          <w:p w14:paraId="38323F17" w14:textId="77777777" w:rsidR="00524773" w:rsidRDefault="00524773" w:rsidP="00C670FC">
            <w:pPr>
              <w:keepNext/>
              <w:spacing w:after="60"/>
              <w:rPr>
                <w:ins w:id="3074" w:author="Wittman, Jacob (CDC/DDNID/NCCDPHP/DDT) (CTR)" w:date="2023-08-15T14:04:00Z"/>
              </w:rPr>
            </w:pPr>
            <w:ins w:id="3075" w:author="Wittman, Jacob (CDC/DDNID/NCCDPHP/DDT) (CTR)" w:date="2023-08-15T14:04:00Z">
              <w:r>
                <w:rPr>
                  <w:rFonts w:ascii="Calibri" w:hAnsi="Calibri"/>
                  <w:sz w:val="20"/>
                </w:rPr>
                <w:t>33.5 (4.1)</w:t>
              </w:r>
            </w:ins>
          </w:p>
        </w:tc>
        <w:tc>
          <w:tcPr>
            <w:tcW w:w="0" w:type="auto"/>
            <w:tcBorders>
              <w:top w:val="single" w:sz="0" w:space="0" w:color="D3D3D3"/>
              <w:left w:val="single" w:sz="0" w:space="0" w:color="D3D3D3"/>
              <w:bottom w:val="single" w:sz="0" w:space="0" w:color="D3D3D3"/>
              <w:right w:val="single" w:sz="0" w:space="0" w:color="D3D3D3"/>
            </w:tcBorders>
          </w:tcPr>
          <w:p w14:paraId="7AAB33FD" w14:textId="77777777" w:rsidR="00524773" w:rsidRDefault="00524773" w:rsidP="00C670FC">
            <w:pPr>
              <w:keepNext/>
              <w:spacing w:after="60"/>
              <w:rPr>
                <w:ins w:id="3076" w:author="Wittman, Jacob (CDC/DDNID/NCCDPHP/DDT) (CTR)" w:date="2023-08-15T14:04:00Z"/>
              </w:rPr>
            </w:pPr>
            <w:ins w:id="3077" w:author="Wittman, Jacob (CDC/DDNID/NCCDPHP/DDT) (CTR)" w:date="2023-08-15T14:04:00Z">
              <w:r>
                <w:rPr>
                  <w:rFonts w:ascii="Calibri" w:hAnsi="Calibri"/>
                  <w:sz w:val="20"/>
                </w:rPr>
                <w:t>35.1 (4.0)</w:t>
              </w:r>
            </w:ins>
          </w:p>
        </w:tc>
        <w:tc>
          <w:tcPr>
            <w:tcW w:w="0" w:type="auto"/>
            <w:tcBorders>
              <w:top w:val="single" w:sz="0" w:space="0" w:color="D3D3D3"/>
              <w:left w:val="single" w:sz="0" w:space="0" w:color="D3D3D3"/>
              <w:bottom w:val="single" w:sz="0" w:space="0" w:color="D3D3D3"/>
              <w:right w:val="single" w:sz="0" w:space="0" w:color="D3D3D3"/>
            </w:tcBorders>
          </w:tcPr>
          <w:p w14:paraId="14F65A90" w14:textId="77777777" w:rsidR="00524773" w:rsidRDefault="00524773" w:rsidP="00C670FC">
            <w:pPr>
              <w:keepNext/>
              <w:spacing w:after="60"/>
              <w:rPr>
                <w:ins w:id="3078" w:author="Wittman, Jacob (CDC/DDNID/NCCDPHP/DDT) (CTR)" w:date="2023-08-15T14:04:00Z"/>
              </w:rPr>
            </w:pPr>
            <w:ins w:id="3079" w:author="Wittman, Jacob (CDC/DDNID/NCCDPHP/DDT) (CTR)" w:date="2023-08-15T14:04:00Z">
              <w:r>
                <w:rPr>
                  <w:rFonts w:ascii="Calibri" w:hAnsi="Calibri"/>
                  <w:sz w:val="20"/>
                </w:rPr>
                <w:t>33.5 (4.0)</w:t>
              </w:r>
            </w:ins>
          </w:p>
        </w:tc>
        <w:tc>
          <w:tcPr>
            <w:tcW w:w="0" w:type="auto"/>
            <w:tcBorders>
              <w:top w:val="single" w:sz="0" w:space="0" w:color="D3D3D3"/>
              <w:left w:val="single" w:sz="0" w:space="0" w:color="D3D3D3"/>
              <w:bottom w:val="single" w:sz="0" w:space="0" w:color="D3D3D3"/>
              <w:right w:val="single" w:sz="0" w:space="0" w:color="D3D3D3"/>
            </w:tcBorders>
          </w:tcPr>
          <w:p w14:paraId="49FCFE49" w14:textId="77777777" w:rsidR="00524773" w:rsidRDefault="00524773" w:rsidP="00C670FC">
            <w:pPr>
              <w:keepNext/>
              <w:spacing w:after="60"/>
              <w:rPr>
                <w:ins w:id="3080" w:author="Wittman, Jacob (CDC/DDNID/NCCDPHP/DDT) (CTR)" w:date="2023-08-15T14:04:00Z"/>
              </w:rPr>
            </w:pPr>
            <w:ins w:id="3081" w:author="Wittman, Jacob (CDC/DDNID/NCCDPHP/DDT) (CTR)" w:date="2023-08-15T14:04:00Z">
              <w:r>
                <w:rPr>
                  <w:rFonts w:ascii="Calibri" w:hAnsi="Calibri"/>
                  <w:sz w:val="20"/>
                </w:rPr>
                <w:t>28.1 (3.5)</w:t>
              </w:r>
            </w:ins>
          </w:p>
        </w:tc>
        <w:tc>
          <w:tcPr>
            <w:tcW w:w="0" w:type="auto"/>
            <w:tcBorders>
              <w:top w:val="single" w:sz="0" w:space="0" w:color="D3D3D3"/>
              <w:left w:val="single" w:sz="0" w:space="0" w:color="D3D3D3"/>
              <w:bottom w:val="single" w:sz="0" w:space="0" w:color="D3D3D3"/>
              <w:right w:val="single" w:sz="0" w:space="0" w:color="D3D3D3"/>
            </w:tcBorders>
          </w:tcPr>
          <w:p w14:paraId="09B4044C" w14:textId="77777777" w:rsidR="00524773" w:rsidRDefault="00524773" w:rsidP="00C670FC">
            <w:pPr>
              <w:keepNext/>
              <w:spacing w:after="60"/>
              <w:rPr>
                <w:ins w:id="3082" w:author="Wittman, Jacob (CDC/DDNID/NCCDPHP/DDT) (CTR)" w:date="2023-08-15T14:04:00Z"/>
              </w:rPr>
            </w:pPr>
            <w:ins w:id="3083" w:author="Wittman, Jacob (CDC/DDNID/NCCDPHP/DDT) (CTR)" w:date="2023-08-15T14:04:00Z">
              <w:r>
                <w:rPr>
                  <w:rFonts w:ascii="Calibri" w:hAnsi="Calibri"/>
                  <w:sz w:val="20"/>
                </w:rPr>
                <w:t>33.8 (3.5)</w:t>
              </w:r>
            </w:ins>
          </w:p>
        </w:tc>
        <w:tc>
          <w:tcPr>
            <w:tcW w:w="0" w:type="auto"/>
            <w:tcBorders>
              <w:top w:val="single" w:sz="0" w:space="0" w:color="D3D3D3"/>
              <w:left w:val="single" w:sz="0" w:space="0" w:color="D3D3D3"/>
              <w:bottom w:val="single" w:sz="0" w:space="0" w:color="D3D3D3"/>
              <w:right w:val="single" w:sz="0" w:space="0" w:color="D3D3D3"/>
            </w:tcBorders>
          </w:tcPr>
          <w:p w14:paraId="5A159FEA" w14:textId="77777777" w:rsidR="00524773" w:rsidRDefault="00524773" w:rsidP="00C670FC">
            <w:pPr>
              <w:keepNext/>
              <w:spacing w:after="60"/>
              <w:rPr>
                <w:ins w:id="3084" w:author="Wittman, Jacob (CDC/DDNID/NCCDPHP/DDT) (CTR)" w:date="2023-08-15T14:04:00Z"/>
              </w:rPr>
            </w:pPr>
            <w:ins w:id="3085" w:author="Wittman, Jacob (CDC/DDNID/NCCDPHP/DDT) (CTR)" w:date="2023-08-15T14:04:00Z">
              <w:r>
                <w:rPr>
                  <w:rFonts w:ascii="Calibri" w:hAnsi="Calibri"/>
                  <w:sz w:val="20"/>
                </w:rPr>
                <w:t>41.0 (4.1)</w:t>
              </w:r>
            </w:ins>
          </w:p>
        </w:tc>
        <w:tc>
          <w:tcPr>
            <w:tcW w:w="0" w:type="auto"/>
            <w:tcBorders>
              <w:top w:val="single" w:sz="0" w:space="0" w:color="D3D3D3"/>
              <w:left w:val="single" w:sz="0" w:space="0" w:color="D3D3D3"/>
              <w:bottom w:val="single" w:sz="0" w:space="0" w:color="D3D3D3"/>
              <w:right w:val="single" w:sz="0" w:space="0" w:color="D3D3D3"/>
            </w:tcBorders>
          </w:tcPr>
          <w:p w14:paraId="0AA4B8B7" w14:textId="77777777" w:rsidR="00524773" w:rsidRDefault="00524773" w:rsidP="00C670FC">
            <w:pPr>
              <w:keepNext/>
              <w:spacing w:after="60"/>
              <w:rPr>
                <w:ins w:id="3086" w:author="Wittman, Jacob (CDC/DDNID/NCCDPHP/DDT) (CTR)" w:date="2023-08-15T14:04:00Z"/>
              </w:rPr>
            </w:pPr>
            <w:ins w:id="3087" w:author="Wittman, Jacob (CDC/DDNID/NCCDPHP/DDT) (CTR)" w:date="2023-08-15T14:04:00Z">
              <w:r>
                <w:rPr>
                  <w:rFonts w:ascii="Calibri" w:hAnsi="Calibri"/>
                  <w:sz w:val="20"/>
                </w:rPr>
                <w:t>47.1 (4.6)</w:t>
              </w:r>
            </w:ins>
          </w:p>
        </w:tc>
        <w:tc>
          <w:tcPr>
            <w:tcW w:w="0" w:type="auto"/>
            <w:tcBorders>
              <w:top w:val="single" w:sz="0" w:space="0" w:color="D3D3D3"/>
              <w:left w:val="single" w:sz="0" w:space="0" w:color="D3D3D3"/>
              <w:bottom w:val="single" w:sz="0" w:space="0" w:color="D3D3D3"/>
              <w:right w:val="single" w:sz="0" w:space="0" w:color="D3D3D3"/>
            </w:tcBorders>
          </w:tcPr>
          <w:p w14:paraId="6C4EFCC0" w14:textId="77777777" w:rsidR="00524773" w:rsidRDefault="00524773" w:rsidP="00C670FC">
            <w:pPr>
              <w:keepNext/>
              <w:spacing w:after="60"/>
              <w:rPr>
                <w:ins w:id="3088" w:author="Wittman, Jacob (CDC/DDNID/NCCDPHP/DDT) (CTR)" w:date="2023-08-15T14:04:00Z"/>
              </w:rPr>
            </w:pPr>
            <w:ins w:id="3089" w:author="Wittman, Jacob (CDC/DDNID/NCCDPHP/DDT) (CTR)" w:date="2023-08-15T14:04:00Z">
              <w:r>
                <w:rPr>
                  <w:rFonts w:ascii="Calibri" w:hAnsi="Calibri"/>
                  <w:sz w:val="20"/>
                </w:rPr>
                <w:t>21.8 (3.9)</w:t>
              </w:r>
            </w:ins>
          </w:p>
        </w:tc>
        <w:tc>
          <w:tcPr>
            <w:tcW w:w="0" w:type="auto"/>
            <w:tcBorders>
              <w:top w:val="single" w:sz="0" w:space="0" w:color="D3D3D3"/>
              <w:left w:val="single" w:sz="0" w:space="0" w:color="D3D3D3"/>
              <w:bottom w:val="single" w:sz="0" w:space="0" w:color="D3D3D3"/>
              <w:right w:val="single" w:sz="0" w:space="0" w:color="D3D3D3"/>
            </w:tcBorders>
          </w:tcPr>
          <w:p w14:paraId="2D433B66" w14:textId="77777777" w:rsidR="00524773" w:rsidRDefault="00524773" w:rsidP="00C670FC">
            <w:pPr>
              <w:keepNext/>
              <w:spacing w:after="60"/>
              <w:rPr>
                <w:ins w:id="3090" w:author="Wittman, Jacob (CDC/DDNID/NCCDPHP/DDT) (CTR)" w:date="2023-08-15T14:04:00Z"/>
              </w:rPr>
            </w:pPr>
            <w:ins w:id="3091" w:author="Wittman, Jacob (CDC/DDNID/NCCDPHP/DDT) (CTR)" w:date="2023-08-15T14:04:00Z">
              <w:r>
                <w:rPr>
                  <w:rFonts w:ascii="Calibri" w:hAnsi="Calibri"/>
                  <w:sz w:val="20"/>
                </w:rPr>
                <w:t>23.2 (-9.4, 55.9)</w:t>
              </w:r>
            </w:ins>
          </w:p>
        </w:tc>
        <w:tc>
          <w:tcPr>
            <w:tcW w:w="0" w:type="auto"/>
            <w:tcBorders>
              <w:top w:val="single" w:sz="0" w:space="0" w:color="D3D3D3"/>
              <w:left w:val="single" w:sz="0" w:space="0" w:color="D3D3D3"/>
              <w:bottom w:val="single" w:sz="0" w:space="0" w:color="D3D3D3"/>
              <w:right w:val="single" w:sz="0" w:space="0" w:color="D3D3D3"/>
            </w:tcBorders>
          </w:tcPr>
          <w:p w14:paraId="074A9665" w14:textId="77777777" w:rsidR="00524773" w:rsidRDefault="00524773" w:rsidP="00C670FC">
            <w:pPr>
              <w:keepNext/>
              <w:spacing w:after="60"/>
              <w:rPr>
                <w:ins w:id="3092" w:author="Wittman, Jacob (CDC/DDNID/NCCDPHP/DDT) (CTR)" w:date="2023-08-15T14:04:00Z"/>
              </w:rPr>
            </w:pPr>
            <w:ins w:id="3093" w:author="Wittman, Jacob (CDC/DDNID/NCCDPHP/DDT) (CTR)" w:date="2023-08-15T14:04:00Z">
              <w:r>
                <w:rPr>
                  <w:rFonts w:ascii="Calibri" w:hAnsi="Calibri"/>
                  <w:sz w:val="20"/>
                </w:rPr>
                <w:t>2010, 2013, 2016</w:t>
              </w:r>
            </w:ins>
          </w:p>
        </w:tc>
        <w:tc>
          <w:tcPr>
            <w:tcW w:w="0" w:type="auto"/>
            <w:tcBorders>
              <w:top w:val="single" w:sz="0" w:space="0" w:color="D3D3D3"/>
              <w:left w:val="single" w:sz="0" w:space="0" w:color="D3D3D3"/>
              <w:bottom w:val="single" w:sz="0" w:space="0" w:color="D3D3D3"/>
              <w:right w:val="single" w:sz="0" w:space="0" w:color="D3D3D3"/>
            </w:tcBorders>
          </w:tcPr>
          <w:p w14:paraId="5378481A" w14:textId="77777777" w:rsidR="00524773" w:rsidRDefault="00524773" w:rsidP="00C670FC">
            <w:pPr>
              <w:keepNext/>
              <w:spacing w:after="60"/>
              <w:rPr>
                <w:ins w:id="3094" w:author="Wittman, Jacob (CDC/DDNID/NCCDPHP/DDT) (CTR)" w:date="2023-08-15T14:04:00Z"/>
              </w:rPr>
            </w:pPr>
            <w:ins w:id="3095" w:author="Wittman, Jacob (CDC/DDNID/NCCDPHP/DDT) (CTR)" w:date="2023-08-15T14:04:00Z">
              <w:r>
                <w:rPr>
                  <w:rFonts w:ascii="Calibri" w:hAnsi="Calibri"/>
                  <w:sz w:val="20"/>
                </w:rPr>
                <w:t>-11.6 (-40.1, 30.5), 6.7 (-27.8, 57.5), -6.4 (-36.6, 38.2), 17.0 (-3.7, 42.2)</w:t>
              </w:r>
            </w:ins>
          </w:p>
        </w:tc>
        <w:tc>
          <w:tcPr>
            <w:tcW w:w="0" w:type="auto"/>
            <w:tcBorders>
              <w:top w:val="single" w:sz="0" w:space="0" w:color="D3D3D3"/>
              <w:left w:val="single" w:sz="0" w:space="0" w:color="D3D3D3"/>
              <w:bottom w:val="single" w:sz="0" w:space="0" w:color="D3D3D3"/>
              <w:right w:val="single" w:sz="0" w:space="0" w:color="D3D3D3"/>
            </w:tcBorders>
          </w:tcPr>
          <w:p w14:paraId="4872FC1D" w14:textId="77777777" w:rsidR="00524773" w:rsidRDefault="00524773" w:rsidP="00C670FC">
            <w:pPr>
              <w:keepNext/>
              <w:spacing w:after="60"/>
              <w:rPr>
                <w:ins w:id="3096" w:author="Wittman, Jacob (CDC/DDNID/NCCDPHP/DDT) (CTR)" w:date="2023-08-15T14:04:00Z"/>
              </w:rPr>
            </w:pPr>
            <w:ins w:id="3097" w:author="Wittman, Jacob (CDC/DDNID/NCCDPHP/DDT) (CTR)" w:date="2023-08-15T14:04:00Z">
              <w:r>
                <w:rPr>
                  <w:rFonts w:ascii="Calibri" w:hAnsi="Calibri"/>
                  <w:sz w:val="20"/>
                </w:rPr>
                <w:t>2.0 (-0.7, 4.8)</w:t>
              </w:r>
            </w:ins>
          </w:p>
        </w:tc>
      </w:tr>
      <w:tr w:rsidR="00524773" w14:paraId="3047121D" w14:textId="77777777" w:rsidTr="00C670FC">
        <w:trPr>
          <w:cantSplit/>
          <w:jc w:val="center"/>
          <w:ins w:id="309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9BB07CB" w14:textId="77777777" w:rsidR="00524773" w:rsidRDefault="00524773" w:rsidP="00C670FC">
            <w:pPr>
              <w:keepNext/>
              <w:spacing w:after="60"/>
              <w:rPr>
                <w:ins w:id="3099" w:author="Wittman, Jacob (CDC/DDNID/NCCDPHP/DDT) (CTR)" w:date="2023-08-15T14:04:00Z"/>
              </w:rPr>
            </w:pPr>
            <w:ins w:id="3100"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2726E079" w14:textId="77777777" w:rsidR="00524773" w:rsidRDefault="00524773" w:rsidP="00C670FC">
            <w:pPr>
              <w:keepNext/>
              <w:spacing w:after="60"/>
              <w:rPr>
                <w:ins w:id="3101" w:author="Wittman, Jacob (CDC/DDNID/NCCDPHP/DDT) (CTR)" w:date="2023-08-15T14:04:00Z"/>
              </w:rPr>
            </w:pPr>
            <w:ins w:id="3102" w:author="Wittman, Jacob (CDC/DDNID/NCCDPHP/DDT) (CTR)" w:date="2023-08-15T14:04:00Z">
              <w:r>
                <w:rPr>
                  <w:rFonts w:ascii="Calibri" w:hAnsi="Calibri"/>
                  <w:sz w:val="20"/>
                </w:rPr>
                <w:t>27.3 (1.0)</w:t>
              </w:r>
            </w:ins>
          </w:p>
        </w:tc>
        <w:tc>
          <w:tcPr>
            <w:tcW w:w="0" w:type="auto"/>
            <w:tcBorders>
              <w:top w:val="single" w:sz="0" w:space="0" w:color="D3D3D3"/>
              <w:left w:val="single" w:sz="0" w:space="0" w:color="D3D3D3"/>
              <w:bottom w:val="single" w:sz="0" w:space="0" w:color="D3D3D3"/>
              <w:right w:val="single" w:sz="0" w:space="0" w:color="D3D3D3"/>
            </w:tcBorders>
          </w:tcPr>
          <w:p w14:paraId="197E40C0" w14:textId="77777777" w:rsidR="00524773" w:rsidRDefault="00524773" w:rsidP="00C670FC">
            <w:pPr>
              <w:keepNext/>
              <w:spacing w:after="60"/>
              <w:rPr>
                <w:ins w:id="3103" w:author="Wittman, Jacob (CDC/DDNID/NCCDPHP/DDT) (CTR)" w:date="2023-08-15T14:04:00Z"/>
              </w:rPr>
            </w:pPr>
            <w:ins w:id="3104" w:author="Wittman, Jacob (CDC/DDNID/NCCDPHP/DDT) (CTR)" w:date="2023-08-15T14:04:00Z">
              <w:r>
                <w:rPr>
                  <w:rFonts w:ascii="Calibri" w:hAnsi="Calibri"/>
                  <w:sz w:val="20"/>
                </w:rPr>
                <w:t>29.0 (3.8)</w:t>
              </w:r>
            </w:ins>
          </w:p>
        </w:tc>
        <w:tc>
          <w:tcPr>
            <w:tcW w:w="0" w:type="auto"/>
            <w:tcBorders>
              <w:top w:val="single" w:sz="0" w:space="0" w:color="D3D3D3"/>
              <w:left w:val="single" w:sz="0" w:space="0" w:color="D3D3D3"/>
              <w:bottom w:val="single" w:sz="0" w:space="0" w:color="D3D3D3"/>
              <w:right w:val="single" w:sz="0" w:space="0" w:color="D3D3D3"/>
            </w:tcBorders>
          </w:tcPr>
          <w:p w14:paraId="1B86C178" w14:textId="77777777" w:rsidR="00524773" w:rsidRDefault="00524773" w:rsidP="00C670FC">
            <w:pPr>
              <w:keepNext/>
              <w:spacing w:after="60"/>
              <w:rPr>
                <w:ins w:id="3105" w:author="Wittman, Jacob (CDC/DDNID/NCCDPHP/DDT) (CTR)" w:date="2023-08-15T14:04:00Z"/>
              </w:rPr>
            </w:pPr>
            <w:ins w:id="3106" w:author="Wittman, Jacob (CDC/DDNID/NCCDPHP/DDT) (CTR)" w:date="2023-08-15T14:04:00Z">
              <w:r>
                <w:rPr>
                  <w:rFonts w:ascii="Calibri" w:hAnsi="Calibri"/>
                  <w:sz w:val="20"/>
                </w:rPr>
                <w:t>28.8 (4.9)</w:t>
              </w:r>
            </w:ins>
          </w:p>
        </w:tc>
        <w:tc>
          <w:tcPr>
            <w:tcW w:w="0" w:type="auto"/>
            <w:tcBorders>
              <w:top w:val="single" w:sz="0" w:space="0" w:color="D3D3D3"/>
              <w:left w:val="single" w:sz="0" w:space="0" w:color="D3D3D3"/>
              <w:bottom w:val="single" w:sz="0" w:space="0" w:color="D3D3D3"/>
              <w:right w:val="single" w:sz="0" w:space="0" w:color="D3D3D3"/>
            </w:tcBorders>
          </w:tcPr>
          <w:p w14:paraId="1BB8E985" w14:textId="77777777" w:rsidR="00524773" w:rsidRDefault="00524773" w:rsidP="00C670FC">
            <w:pPr>
              <w:keepNext/>
              <w:spacing w:after="60"/>
              <w:rPr>
                <w:ins w:id="3107" w:author="Wittman, Jacob (CDC/DDNID/NCCDPHP/DDT) (CTR)" w:date="2023-08-15T14:04:00Z"/>
              </w:rPr>
            </w:pPr>
            <w:ins w:id="3108" w:author="Wittman, Jacob (CDC/DDNID/NCCDPHP/DDT) (CTR)" w:date="2023-08-15T14:04:00Z">
              <w:r>
                <w:rPr>
                  <w:rFonts w:ascii="Calibri" w:hAnsi="Calibri"/>
                  <w:sz w:val="20"/>
                </w:rPr>
                <w:t>27.6 (4.0)</w:t>
              </w:r>
            </w:ins>
          </w:p>
        </w:tc>
        <w:tc>
          <w:tcPr>
            <w:tcW w:w="0" w:type="auto"/>
            <w:tcBorders>
              <w:top w:val="single" w:sz="0" w:space="0" w:color="D3D3D3"/>
              <w:left w:val="single" w:sz="0" w:space="0" w:color="D3D3D3"/>
              <w:bottom w:val="single" w:sz="0" w:space="0" w:color="D3D3D3"/>
              <w:right w:val="single" w:sz="0" w:space="0" w:color="D3D3D3"/>
            </w:tcBorders>
          </w:tcPr>
          <w:p w14:paraId="1FE34D63" w14:textId="77777777" w:rsidR="00524773" w:rsidRDefault="00524773" w:rsidP="00C670FC">
            <w:pPr>
              <w:keepNext/>
              <w:spacing w:after="60"/>
              <w:rPr>
                <w:ins w:id="3109" w:author="Wittman, Jacob (CDC/DDNID/NCCDPHP/DDT) (CTR)" w:date="2023-08-15T14:04:00Z"/>
              </w:rPr>
            </w:pPr>
            <w:ins w:id="3110" w:author="Wittman, Jacob (CDC/DDNID/NCCDPHP/DDT) (CTR)" w:date="2023-08-15T14:04:00Z">
              <w:r>
                <w:rPr>
                  <w:rFonts w:ascii="Calibri" w:hAnsi="Calibri"/>
                  <w:sz w:val="20"/>
                </w:rPr>
                <w:t>33.1 (4.9)</w:t>
              </w:r>
            </w:ins>
          </w:p>
        </w:tc>
        <w:tc>
          <w:tcPr>
            <w:tcW w:w="0" w:type="auto"/>
            <w:tcBorders>
              <w:top w:val="single" w:sz="0" w:space="0" w:color="D3D3D3"/>
              <w:left w:val="single" w:sz="0" w:space="0" w:color="D3D3D3"/>
              <w:bottom w:val="single" w:sz="0" w:space="0" w:color="D3D3D3"/>
              <w:right w:val="single" w:sz="0" w:space="0" w:color="D3D3D3"/>
            </w:tcBorders>
          </w:tcPr>
          <w:p w14:paraId="6E1CA009" w14:textId="77777777" w:rsidR="00524773" w:rsidRDefault="00524773" w:rsidP="00C670FC">
            <w:pPr>
              <w:keepNext/>
              <w:spacing w:after="60"/>
              <w:rPr>
                <w:ins w:id="3111" w:author="Wittman, Jacob (CDC/DDNID/NCCDPHP/DDT) (CTR)" w:date="2023-08-15T14:04:00Z"/>
              </w:rPr>
            </w:pPr>
            <w:ins w:id="3112" w:author="Wittman, Jacob (CDC/DDNID/NCCDPHP/DDT) (CTR)" w:date="2023-08-15T14:04:00Z">
              <w:r>
                <w:rPr>
                  <w:rFonts w:ascii="Calibri" w:hAnsi="Calibri"/>
                  <w:sz w:val="20"/>
                </w:rPr>
                <w:t>22.9 (3.4)</w:t>
              </w:r>
            </w:ins>
          </w:p>
        </w:tc>
        <w:tc>
          <w:tcPr>
            <w:tcW w:w="0" w:type="auto"/>
            <w:tcBorders>
              <w:top w:val="single" w:sz="0" w:space="0" w:color="D3D3D3"/>
              <w:left w:val="single" w:sz="0" w:space="0" w:color="D3D3D3"/>
              <w:bottom w:val="single" w:sz="0" w:space="0" w:color="D3D3D3"/>
              <w:right w:val="single" w:sz="0" w:space="0" w:color="D3D3D3"/>
            </w:tcBorders>
          </w:tcPr>
          <w:p w14:paraId="5B3467A3" w14:textId="77777777" w:rsidR="00524773" w:rsidRDefault="00524773" w:rsidP="00C670FC">
            <w:pPr>
              <w:keepNext/>
              <w:spacing w:after="60"/>
              <w:rPr>
                <w:ins w:id="3113" w:author="Wittman, Jacob (CDC/DDNID/NCCDPHP/DDT) (CTR)" w:date="2023-08-15T14:04:00Z"/>
              </w:rPr>
            </w:pPr>
            <w:ins w:id="3114" w:author="Wittman, Jacob (CDC/DDNID/NCCDPHP/DDT) (CTR)" w:date="2023-08-15T14:04:00Z">
              <w:r>
                <w:rPr>
                  <w:rFonts w:ascii="Calibri" w:hAnsi="Calibri"/>
                  <w:sz w:val="20"/>
                </w:rPr>
                <w:t>26.5 (3.9)</w:t>
              </w:r>
            </w:ins>
          </w:p>
        </w:tc>
        <w:tc>
          <w:tcPr>
            <w:tcW w:w="0" w:type="auto"/>
            <w:tcBorders>
              <w:top w:val="single" w:sz="0" w:space="0" w:color="D3D3D3"/>
              <w:left w:val="single" w:sz="0" w:space="0" w:color="D3D3D3"/>
              <w:bottom w:val="single" w:sz="0" w:space="0" w:color="D3D3D3"/>
              <w:right w:val="single" w:sz="0" w:space="0" w:color="D3D3D3"/>
            </w:tcBorders>
          </w:tcPr>
          <w:p w14:paraId="0478C77D" w14:textId="77777777" w:rsidR="00524773" w:rsidRDefault="00524773" w:rsidP="00C670FC">
            <w:pPr>
              <w:keepNext/>
              <w:spacing w:after="60"/>
              <w:rPr>
                <w:ins w:id="3115" w:author="Wittman, Jacob (CDC/DDNID/NCCDPHP/DDT) (CTR)" w:date="2023-08-15T14:04:00Z"/>
              </w:rPr>
            </w:pPr>
            <w:ins w:id="3116" w:author="Wittman, Jacob (CDC/DDNID/NCCDPHP/DDT) (CTR)" w:date="2023-08-15T14:04:00Z">
              <w:r>
                <w:rPr>
                  <w:rFonts w:ascii="Calibri" w:hAnsi="Calibri"/>
                  <w:sz w:val="20"/>
                </w:rPr>
                <w:t>23.7 (3.7)</w:t>
              </w:r>
            </w:ins>
          </w:p>
        </w:tc>
        <w:tc>
          <w:tcPr>
            <w:tcW w:w="0" w:type="auto"/>
            <w:tcBorders>
              <w:top w:val="single" w:sz="0" w:space="0" w:color="D3D3D3"/>
              <w:left w:val="single" w:sz="0" w:space="0" w:color="D3D3D3"/>
              <w:bottom w:val="single" w:sz="0" w:space="0" w:color="D3D3D3"/>
              <w:right w:val="single" w:sz="0" w:space="0" w:color="D3D3D3"/>
            </w:tcBorders>
          </w:tcPr>
          <w:p w14:paraId="2889AFC6" w14:textId="77777777" w:rsidR="00524773" w:rsidRDefault="00524773" w:rsidP="00C670FC">
            <w:pPr>
              <w:keepNext/>
              <w:spacing w:after="60"/>
              <w:rPr>
                <w:ins w:id="3117" w:author="Wittman, Jacob (CDC/DDNID/NCCDPHP/DDT) (CTR)" w:date="2023-08-15T14:04:00Z"/>
              </w:rPr>
            </w:pPr>
            <w:ins w:id="3118" w:author="Wittman, Jacob (CDC/DDNID/NCCDPHP/DDT) (CTR)" w:date="2023-08-15T14:04:00Z">
              <w:r>
                <w:rPr>
                  <w:rFonts w:ascii="Calibri" w:hAnsi="Calibri"/>
                  <w:sz w:val="20"/>
                </w:rPr>
                <w:t>32.1 (4.1)</w:t>
              </w:r>
            </w:ins>
          </w:p>
        </w:tc>
        <w:tc>
          <w:tcPr>
            <w:tcW w:w="0" w:type="auto"/>
            <w:tcBorders>
              <w:top w:val="single" w:sz="0" w:space="0" w:color="D3D3D3"/>
              <w:left w:val="single" w:sz="0" w:space="0" w:color="D3D3D3"/>
              <w:bottom w:val="single" w:sz="0" w:space="0" w:color="D3D3D3"/>
              <w:right w:val="single" w:sz="0" w:space="0" w:color="D3D3D3"/>
            </w:tcBorders>
          </w:tcPr>
          <w:p w14:paraId="4528FC98" w14:textId="77777777" w:rsidR="00524773" w:rsidRDefault="00524773" w:rsidP="00C670FC">
            <w:pPr>
              <w:keepNext/>
              <w:spacing w:after="60"/>
              <w:rPr>
                <w:ins w:id="3119" w:author="Wittman, Jacob (CDC/DDNID/NCCDPHP/DDT) (CTR)" w:date="2023-08-15T14:04:00Z"/>
              </w:rPr>
            </w:pPr>
            <w:ins w:id="3120" w:author="Wittman, Jacob (CDC/DDNID/NCCDPHP/DDT) (CTR)" w:date="2023-08-15T14:04:00Z">
              <w:r>
                <w:rPr>
                  <w:rFonts w:ascii="Calibri" w:hAnsi="Calibri"/>
                  <w:sz w:val="20"/>
                </w:rPr>
                <w:t>22.8 (3.2)</w:t>
              </w:r>
            </w:ins>
          </w:p>
        </w:tc>
        <w:tc>
          <w:tcPr>
            <w:tcW w:w="0" w:type="auto"/>
            <w:tcBorders>
              <w:top w:val="single" w:sz="0" w:space="0" w:color="D3D3D3"/>
              <w:left w:val="single" w:sz="0" w:space="0" w:color="D3D3D3"/>
              <w:bottom w:val="single" w:sz="0" w:space="0" w:color="D3D3D3"/>
              <w:right w:val="single" w:sz="0" w:space="0" w:color="D3D3D3"/>
            </w:tcBorders>
          </w:tcPr>
          <w:p w14:paraId="506F3FDD" w14:textId="77777777" w:rsidR="00524773" w:rsidRDefault="00524773" w:rsidP="00C670FC">
            <w:pPr>
              <w:keepNext/>
              <w:spacing w:after="60"/>
              <w:rPr>
                <w:ins w:id="3121" w:author="Wittman, Jacob (CDC/DDNID/NCCDPHP/DDT) (CTR)" w:date="2023-08-15T14:04:00Z"/>
              </w:rPr>
            </w:pPr>
            <w:ins w:id="3122" w:author="Wittman, Jacob (CDC/DDNID/NCCDPHP/DDT) (CTR)" w:date="2023-08-15T14:04:00Z">
              <w:r>
                <w:rPr>
                  <w:rFonts w:ascii="Calibri" w:hAnsi="Calibri"/>
                  <w:sz w:val="20"/>
                </w:rPr>
                <w:t>23.8 (3.7)</w:t>
              </w:r>
            </w:ins>
          </w:p>
        </w:tc>
        <w:tc>
          <w:tcPr>
            <w:tcW w:w="0" w:type="auto"/>
            <w:tcBorders>
              <w:top w:val="single" w:sz="0" w:space="0" w:color="D3D3D3"/>
              <w:left w:val="single" w:sz="0" w:space="0" w:color="D3D3D3"/>
              <w:bottom w:val="single" w:sz="0" w:space="0" w:color="D3D3D3"/>
              <w:right w:val="single" w:sz="0" w:space="0" w:color="D3D3D3"/>
            </w:tcBorders>
          </w:tcPr>
          <w:p w14:paraId="56F1E9A9" w14:textId="77777777" w:rsidR="00524773" w:rsidRDefault="00524773" w:rsidP="00C670FC">
            <w:pPr>
              <w:keepNext/>
              <w:spacing w:after="60"/>
              <w:rPr>
                <w:ins w:id="3123" w:author="Wittman, Jacob (CDC/DDNID/NCCDPHP/DDT) (CTR)" w:date="2023-08-15T14:04:00Z"/>
              </w:rPr>
            </w:pPr>
            <w:ins w:id="3124" w:author="Wittman, Jacob (CDC/DDNID/NCCDPHP/DDT) (CTR)" w:date="2023-08-15T14:04:00Z">
              <w:r>
                <w:rPr>
                  <w:rFonts w:ascii="Calibri" w:hAnsi="Calibri"/>
                  <w:sz w:val="20"/>
                </w:rPr>
                <w:t>27.1 (3.7)</w:t>
              </w:r>
            </w:ins>
          </w:p>
        </w:tc>
        <w:tc>
          <w:tcPr>
            <w:tcW w:w="0" w:type="auto"/>
            <w:tcBorders>
              <w:top w:val="single" w:sz="0" w:space="0" w:color="D3D3D3"/>
              <w:left w:val="single" w:sz="0" w:space="0" w:color="D3D3D3"/>
              <w:bottom w:val="single" w:sz="0" w:space="0" w:color="D3D3D3"/>
              <w:right w:val="single" w:sz="0" w:space="0" w:color="D3D3D3"/>
            </w:tcBorders>
          </w:tcPr>
          <w:p w14:paraId="199DD336" w14:textId="77777777" w:rsidR="00524773" w:rsidRDefault="00524773" w:rsidP="00C670FC">
            <w:pPr>
              <w:keepNext/>
              <w:spacing w:after="60"/>
              <w:rPr>
                <w:ins w:id="3125" w:author="Wittman, Jacob (CDC/DDNID/NCCDPHP/DDT) (CTR)" w:date="2023-08-15T14:04:00Z"/>
              </w:rPr>
            </w:pPr>
            <w:ins w:id="3126" w:author="Wittman, Jacob (CDC/DDNID/NCCDPHP/DDT) (CTR)" w:date="2023-08-15T14:04:00Z">
              <w:r>
                <w:rPr>
                  <w:rFonts w:ascii="Calibri" w:hAnsi="Calibri"/>
                  <w:sz w:val="20"/>
                </w:rPr>
                <w:t>30.6 (5.0)</w:t>
              </w:r>
            </w:ins>
          </w:p>
        </w:tc>
        <w:tc>
          <w:tcPr>
            <w:tcW w:w="0" w:type="auto"/>
            <w:tcBorders>
              <w:top w:val="single" w:sz="0" w:space="0" w:color="D3D3D3"/>
              <w:left w:val="single" w:sz="0" w:space="0" w:color="D3D3D3"/>
              <w:bottom w:val="single" w:sz="0" w:space="0" w:color="D3D3D3"/>
              <w:right w:val="single" w:sz="0" w:space="0" w:color="D3D3D3"/>
            </w:tcBorders>
          </w:tcPr>
          <w:p w14:paraId="56BC77C9" w14:textId="77777777" w:rsidR="00524773" w:rsidRDefault="00524773" w:rsidP="00C670FC">
            <w:pPr>
              <w:keepNext/>
              <w:spacing w:after="60"/>
              <w:rPr>
                <w:ins w:id="3127" w:author="Wittman, Jacob (CDC/DDNID/NCCDPHP/DDT) (CTR)" w:date="2023-08-15T14:04:00Z"/>
              </w:rPr>
            </w:pPr>
            <w:ins w:id="3128" w:author="Wittman, Jacob (CDC/DDNID/NCCDPHP/DDT) (CTR)" w:date="2023-08-15T14:04:00Z">
              <w:r>
                <w:rPr>
                  <w:rFonts w:ascii="Calibri" w:hAnsi="Calibri"/>
                  <w:sz w:val="20"/>
                </w:rPr>
                <w:t>20.0 (5.3)</w:t>
              </w:r>
            </w:ins>
          </w:p>
        </w:tc>
        <w:tc>
          <w:tcPr>
            <w:tcW w:w="0" w:type="auto"/>
            <w:tcBorders>
              <w:top w:val="single" w:sz="0" w:space="0" w:color="D3D3D3"/>
              <w:left w:val="single" w:sz="0" w:space="0" w:color="D3D3D3"/>
              <w:bottom w:val="single" w:sz="0" w:space="0" w:color="D3D3D3"/>
              <w:right w:val="single" w:sz="0" w:space="0" w:color="D3D3D3"/>
            </w:tcBorders>
          </w:tcPr>
          <w:p w14:paraId="174C4A91" w14:textId="77777777" w:rsidR="00524773" w:rsidRDefault="00524773" w:rsidP="00C670FC">
            <w:pPr>
              <w:keepNext/>
              <w:spacing w:after="60"/>
              <w:rPr>
                <w:ins w:id="3129" w:author="Wittman, Jacob (CDC/DDNID/NCCDPHP/DDT) (CTR)" w:date="2023-08-15T14:04:00Z"/>
              </w:rPr>
            </w:pPr>
            <w:ins w:id="3130" w:author="Wittman, Jacob (CDC/DDNID/NCCDPHP/DDT) (CTR)" w:date="2023-08-15T14:04:00Z">
              <w:r>
                <w:rPr>
                  <w:rFonts w:ascii="Calibri" w:hAnsi="Calibri"/>
                  <w:sz w:val="20"/>
                </w:rPr>
                <w:t>5.6 (-37.9, 49.1)</w:t>
              </w:r>
            </w:ins>
          </w:p>
        </w:tc>
        <w:tc>
          <w:tcPr>
            <w:tcW w:w="0" w:type="auto"/>
            <w:tcBorders>
              <w:top w:val="single" w:sz="0" w:space="0" w:color="D3D3D3"/>
              <w:left w:val="single" w:sz="0" w:space="0" w:color="D3D3D3"/>
              <w:bottom w:val="single" w:sz="0" w:space="0" w:color="D3D3D3"/>
              <w:right w:val="single" w:sz="0" w:space="0" w:color="D3D3D3"/>
            </w:tcBorders>
          </w:tcPr>
          <w:p w14:paraId="64D54968" w14:textId="77777777" w:rsidR="00524773" w:rsidRDefault="00524773" w:rsidP="00C670FC">
            <w:pPr>
              <w:keepNext/>
              <w:spacing w:after="60"/>
              <w:rPr>
                <w:ins w:id="31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56E057A" w14:textId="77777777" w:rsidR="00524773" w:rsidRDefault="00524773" w:rsidP="00C670FC">
            <w:pPr>
              <w:keepNext/>
              <w:spacing w:after="60"/>
              <w:rPr>
                <w:ins w:id="3132" w:author="Wittman, Jacob (CDC/DDNID/NCCDPHP/DDT) (CTR)" w:date="2023-08-15T14:04:00Z"/>
              </w:rPr>
            </w:pPr>
            <w:ins w:id="3133" w:author="Wittman, Jacob (CDC/DDNID/NCCDPHP/DDT) (CTR)" w:date="2023-08-15T14:04:00Z">
              <w:r>
                <w:rPr>
                  <w:rFonts w:ascii="Calibri" w:hAnsi="Calibri"/>
                  <w:sz w:val="20"/>
                </w:rPr>
                <w:t>-0.7 (-3.1, 1.8)</w:t>
              </w:r>
            </w:ins>
          </w:p>
        </w:tc>
        <w:tc>
          <w:tcPr>
            <w:tcW w:w="0" w:type="auto"/>
            <w:tcBorders>
              <w:top w:val="single" w:sz="0" w:space="0" w:color="D3D3D3"/>
              <w:left w:val="single" w:sz="0" w:space="0" w:color="D3D3D3"/>
              <w:bottom w:val="single" w:sz="0" w:space="0" w:color="D3D3D3"/>
              <w:right w:val="single" w:sz="0" w:space="0" w:color="D3D3D3"/>
            </w:tcBorders>
          </w:tcPr>
          <w:p w14:paraId="48D50C56" w14:textId="77777777" w:rsidR="00524773" w:rsidRDefault="00524773" w:rsidP="00C670FC">
            <w:pPr>
              <w:keepNext/>
              <w:spacing w:after="60"/>
              <w:rPr>
                <w:ins w:id="3134" w:author="Wittman, Jacob (CDC/DDNID/NCCDPHP/DDT) (CTR)" w:date="2023-08-15T14:04:00Z"/>
              </w:rPr>
            </w:pPr>
            <w:ins w:id="3135" w:author="Wittman, Jacob (CDC/DDNID/NCCDPHP/DDT) (CTR)" w:date="2023-08-15T14:04:00Z">
              <w:r>
                <w:rPr>
                  <w:rFonts w:ascii="Calibri" w:hAnsi="Calibri"/>
                  <w:sz w:val="20"/>
                </w:rPr>
                <w:t>-0.7 (-3.1, 1.8)</w:t>
              </w:r>
            </w:ins>
          </w:p>
        </w:tc>
      </w:tr>
      <w:tr w:rsidR="00524773" w14:paraId="6D10D424" w14:textId="77777777" w:rsidTr="00C670FC">
        <w:trPr>
          <w:cantSplit/>
          <w:jc w:val="center"/>
          <w:ins w:id="31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8EB854" w14:textId="77777777" w:rsidR="00524773" w:rsidRDefault="00524773" w:rsidP="00C670FC">
            <w:pPr>
              <w:keepNext/>
              <w:spacing w:after="60"/>
              <w:rPr>
                <w:ins w:id="3137" w:author="Wittman, Jacob (CDC/DDNID/NCCDPHP/DDT) (CTR)" w:date="2023-08-15T14:04:00Z"/>
              </w:rPr>
            </w:pPr>
            <w:ins w:id="3138"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4B424788" w14:textId="77777777" w:rsidR="00524773" w:rsidRDefault="00524773" w:rsidP="00C670FC">
            <w:pPr>
              <w:keepNext/>
              <w:spacing w:after="60"/>
              <w:rPr>
                <w:ins w:id="3139" w:author="Wittman, Jacob (CDC/DDNID/NCCDPHP/DDT) (CTR)" w:date="2023-08-15T14:04:00Z"/>
              </w:rPr>
            </w:pPr>
            <w:ins w:id="3140" w:author="Wittman, Jacob (CDC/DDNID/NCCDPHP/DDT) (CTR)" w:date="2023-08-15T14:04:00Z">
              <w:r>
                <w:rPr>
                  <w:rFonts w:ascii="Calibri" w:hAnsi="Calibri"/>
                  <w:sz w:val="20"/>
                </w:rPr>
                <w:t>23.8 (1.0)</w:t>
              </w:r>
            </w:ins>
          </w:p>
        </w:tc>
        <w:tc>
          <w:tcPr>
            <w:tcW w:w="0" w:type="auto"/>
            <w:tcBorders>
              <w:top w:val="single" w:sz="0" w:space="0" w:color="D3D3D3"/>
              <w:left w:val="single" w:sz="0" w:space="0" w:color="D3D3D3"/>
              <w:bottom w:val="single" w:sz="0" w:space="0" w:color="D3D3D3"/>
              <w:right w:val="single" w:sz="0" w:space="0" w:color="D3D3D3"/>
            </w:tcBorders>
          </w:tcPr>
          <w:p w14:paraId="48BEFE27" w14:textId="77777777" w:rsidR="00524773" w:rsidRDefault="00524773" w:rsidP="00C670FC">
            <w:pPr>
              <w:keepNext/>
              <w:spacing w:after="60"/>
              <w:rPr>
                <w:ins w:id="3141" w:author="Wittman, Jacob (CDC/DDNID/NCCDPHP/DDT) (CTR)" w:date="2023-08-15T14:04:00Z"/>
              </w:rPr>
            </w:pPr>
            <w:ins w:id="3142" w:author="Wittman, Jacob (CDC/DDNID/NCCDPHP/DDT) (CTR)" w:date="2023-08-15T14:04:00Z">
              <w:r>
                <w:rPr>
                  <w:rFonts w:ascii="Calibri" w:hAnsi="Calibri"/>
                  <w:sz w:val="20"/>
                </w:rPr>
                <w:t>28.3 (4.8)</w:t>
              </w:r>
            </w:ins>
          </w:p>
        </w:tc>
        <w:tc>
          <w:tcPr>
            <w:tcW w:w="0" w:type="auto"/>
            <w:tcBorders>
              <w:top w:val="single" w:sz="0" w:space="0" w:color="D3D3D3"/>
              <w:left w:val="single" w:sz="0" w:space="0" w:color="D3D3D3"/>
              <w:bottom w:val="single" w:sz="0" w:space="0" w:color="D3D3D3"/>
              <w:right w:val="single" w:sz="0" w:space="0" w:color="D3D3D3"/>
            </w:tcBorders>
          </w:tcPr>
          <w:p w14:paraId="6228FE86" w14:textId="77777777" w:rsidR="00524773" w:rsidRDefault="00524773" w:rsidP="00C670FC">
            <w:pPr>
              <w:keepNext/>
              <w:spacing w:after="60"/>
              <w:rPr>
                <w:ins w:id="3143" w:author="Wittman, Jacob (CDC/DDNID/NCCDPHP/DDT) (CTR)" w:date="2023-08-15T14:04:00Z"/>
              </w:rPr>
            </w:pPr>
            <w:ins w:id="3144" w:author="Wittman, Jacob (CDC/DDNID/NCCDPHP/DDT) (CTR)" w:date="2023-08-15T14:04:00Z">
              <w:r>
                <w:rPr>
                  <w:rFonts w:ascii="Calibri" w:hAnsi="Calibri"/>
                  <w:sz w:val="20"/>
                </w:rPr>
                <w:t>26.7 (4.0)</w:t>
              </w:r>
            </w:ins>
          </w:p>
        </w:tc>
        <w:tc>
          <w:tcPr>
            <w:tcW w:w="0" w:type="auto"/>
            <w:tcBorders>
              <w:top w:val="single" w:sz="0" w:space="0" w:color="D3D3D3"/>
              <w:left w:val="single" w:sz="0" w:space="0" w:color="D3D3D3"/>
              <w:bottom w:val="single" w:sz="0" w:space="0" w:color="D3D3D3"/>
              <w:right w:val="single" w:sz="0" w:space="0" w:color="D3D3D3"/>
            </w:tcBorders>
          </w:tcPr>
          <w:p w14:paraId="59B94B25" w14:textId="77777777" w:rsidR="00524773" w:rsidRDefault="00524773" w:rsidP="00C670FC">
            <w:pPr>
              <w:keepNext/>
              <w:spacing w:after="60"/>
              <w:rPr>
                <w:ins w:id="3145" w:author="Wittman, Jacob (CDC/DDNID/NCCDPHP/DDT) (CTR)" w:date="2023-08-15T14:04:00Z"/>
              </w:rPr>
            </w:pPr>
            <w:ins w:id="3146" w:author="Wittman, Jacob (CDC/DDNID/NCCDPHP/DDT) (CTR)" w:date="2023-08-15T14:04:00Z">
              <w:r>
                <w:rPr>
                  <w:rFonts w:ascii="Calibri" w:hAnsi="Calibri"/>
                  <w:sz w:val="20"/>
                </w:rPr>
                <w:t>20.5 (3.5)</w:t>
              </w:r>
            </w:ins>
          </w:p>
        </w:tc>
        <w:tc>
          <w:tcPr>
            <w:tcW w:w="0" w:type="auto"/>
            <w:tcBorders>
              <w:top w:val="single" w:sz="0" w:space="0" w:color="D3D3D3"/>
              <w:left w:val="single" w:sz="0" w:space="0" w:color="D3D3D3"/>
              <w:bottom w:val="single" w:sz="0" w:space="0" w:color="D3D3D3"/>
              <w:right w:val="single" w:sz="0" w:space="0" w:color="D3D3D3"/>
            </w:tcBorders>
          </w:tcPr>
          <w:p w14:paraId="3484BCEF" w14:textId="77777777" w:rsidR="00524773" w:rsidRDefault="00524773" w:rsidP="00C670FC">
            <w:pPr>
              <w:keepNext/>
              <w:spacing w:after="60"/>
              <w:rPr>
                <w:ins w:id="3147" w:author="Wittman, Jacob (CDC/DDNID/NCCDPHP/DDT) (CTR)" w:date="2023-08-15T14:04:00Z"/>
              </w:rPr>
            </w:pPr>
            <w:ins w:id="3148" w:author="Wittman, Jacob (CDC/DDNID/NCCDPHP/DDT) (CTR)" w:date="2023-08-15T14:04:00Z">
              <w:r>
                <w:rPr>
                  <w:rFonts w:ascii="Calibri" w:hAnsi="Calibri"/>
                  <w:sz w:val="20"/>
                </w:rPr>
                <w:t>19.6 (3.9)</w:t>
              </w:r>
            </w:ins>
          </w:p>
        </w:tc>
        <w:tc>
          <w:tcPr>
            <w:tcW w:w="0" w:type="auto"/>
            <w:tcBorders>
              <w:top w:val="single" w:sz="0" w:space="0" w:color="D3D3D3"/>
              <w:left w:val="single" w:sz="0" w:space="0" w:color="D3D3D3"/>
              <w:bottom w:val="single" w:sz="0" w:space="0" w:color="D3D3D3"/>
              <w:right w:val="single" w:sz="0" w:space="0" w:color="D3D3D3"/>
            </w:tcBorders>
          </w:tcPr>
          <w:p w14:paraId="6350E547" w14:textId="77777777" w:rsidR="00524773" w:rsidRDefault="00524773" w:rsidP="00C670FC">
            <w:pPr>
              <w:keepNext/>
              <w:spacing w:after="60"/>
              <w:rPr>
                <w:ins w:id="3149" w:author="Wittman, Jacob (CDC/DDNID/NCCDPHP/DDT) (CTR)" w:date="2023-08-15T14:04:00Z"/>
              </w:rPr>
            </w:pPr>
            <w:ins w:id="3150" w:author="Wittman, Jacob (CDC/DDNID/NCCDPHP/DDT) (CTR)" w:date="2023-08-15T14:04:00Z">
              <w:r>
                <w:rPr>
                  <w:rFonts w:ascii="Calibri" w:hAnsi="Calibri"/>
                  <w:sz w:val="20"/>
                </w:rPr>
                <w:t>18.0 (3.0)</w:t>
              </w:r>
            </w:ins>
          </w:p>
        </w:tc>
        <w:tc>
          <w:tcPr>
            <w:tcW w:w="0" w:type="auto"/>
            <w:tcBorders>
              <w:top w:val="single" w:sz="0" w:space="0" w:color="D3D3D3"/>
              <w:left w:val="single" w:sz="0" w:space="0" w:color="D3D3D3"/>
              <w:bottom w:val="single" w:sz="0" w:space="0" w:color="D3D3D3"/>
              <w:right w:val="single" w:sz="0" w:space="0" w:color="D3D3D3"/>
            </w:tcBorders>
          </w:tcPr>
          <w:p w14:paraId="3178C76F" w14:textId="77777777" w:rsidR="00524773" w:rsidRDefault="00524773" w:rsidP="00C670FC">
            <w:pPr>
              <w:keepNext/>
              <w:spacing w:after="60"/>
              <w:rPr>
                <w:ins w:id="3151" w:author="Wittman, Jacob (CDC/DDNID/NCCDPHP/DDT) (CTR)" w:date="2023-08-15T14:04:00Z"/>
              </w:rPr>
            </w:pPr>
            <w:ins w:id="3152" w:author="Wittman, Jacob (CDC/DDNID/NCCDPHP/DDT) (CTR)" w:date="2023-08-15T14:04:00Z">
              <w:r>
                <w:rPr>
                  <w:rFonts w:ascii="Calibri" w:hAnsi="Calibri"/>
                  <w:sz w:val="20"/>
                </w:rPr>
                <w:t>23.2 (4.1)</w:t>
              </w:r>
            </w:ins>
          </w:p>
        </w:tc>
        <w:tc>
          <w:tcPr>
            <w:tcW w:w="0" w:type="auto"/>
            <w:tcBorders>
              <w:top w:val="single" w:sz="0" w:space="0" w:color="D3D3D3"/>
              <w:left w:val="single" w:sz="0" w:space="0" w:color="D3D3D3"/>
              <w:bottom w:val="single" w:sz="0" w:space="0" w:color="D3D3D3"/>
              <w:right w:val="single" w:sz="0" w:space="0" w:color="D3D3D3"/>
            </w:tcBorders>
          </w:tcPr>
          <w:p w14:paraId="0187C3B8" w14:textId="77777777" w:rsidR="00524773" w:rsidRDefault="00524773" w:rsidP="00C670FC">
            <w:pPr>
              <w:keepNext/>
              <w:spacing w:after="60"/>
              <w:rPr>
                <w:ins w:id="3153" w:author="Wittman, Jacob (CDC/DDNID/NCCDPHP/DDT) (CTR)" w:date="2023-08-15T14:04:00Z"/>
              </w:rPr>
            </w:pPr>
            <w:ins w:id="3154" w:author="Wittman, Jacob (CDC/DDNID/NCCDPHP/DDT) (CTR)" w:date="2023-08-15T14:04:00Z">
              <w:r>
                <w:rPr>
                  <w:rFonts w:ascii="Calibri" w:hAnsi="Calibri"/>
                  <w:sz w:val="20"/>
                </w:rPr>
                <w:t>27.0 (5.0)</w:t>
              </w:r>
            </w:ins>
          </w:p>
        </w:tc>
        <w:tc>
          <w:tcPr>
            <w:tcW w:w="0" w:type="auto"/>
            <w:tcBorders>
              <w:top w:val="single" w:sz="0" w:space="0" w:color="D3D3D3"/>
              <w:left w:val="single" w:sz="0" w:space="0" w:color="D3D3D3"/>
              <w:bottom w:val="single" w:sz="0" w:space="0" w:color="D3D3D3"/>
              <w:right w:val="single" w:sz="0" w:space="0" w:color="D3D3D3"/>
            </w:tcBorders>
          </w:tcPr>
          <w:p w14:paraId="506C2DE1" w14:textId="77777777" w:rsidR="00524773" w:rsidRDefault="00524773" w:rsidP="00C670FC">
            <w:pPr>
              <w:keepNext/>
              <w:spacing w:after="60"/>
              <w:rPr>
                <w:ins w:id="3155" w:author="Wittman, Jacob (CDC/DDNID/NCCDPHP/DDT) (CTR)" w:date="2023-08-15T14:04:00Z"/>
              </w:rPr>
            </w:pPr>
            <w:ins w:id="3156" w:author="Wittman, Jacob (CDC/DDNID/NCCDPHP/DDT) (CTR)" w:date="2023-08-15T14:04:00Z">
              <w:r>
                <w:rPr>
                  <w:rFonts w:ascii="Calibri" w:hAnsi="Calibri"/>
                  <w:sz w:val="20"/>
                </w:rPr>
                <w:t>29.2 (5.4)</w:t>
              </w:r>
            </w:ins>
          </w:p>
        </w:tc>
        <w:tc>
          <w:tcPr>
            <w:tcW w:w="0" w:type="auto"/>
            <w:tcBorders>
              <w:top w:val="single" w:sz="0" w:space="0" w:color="D3D3D3"/>
              <w:left w:val="single" w:sz="0" w:space="0" w:color="D3D3D3"/>
              <w:bottom w:val="single" w:sz="0" w:space="0" w:color="D3D3D3"/>
              <w:right w:val="single" w:sz="0" w:space="0" w:color="D3D3D3"/>
            </w:tcBorders>
          </w:tcPr>
          <w:p w14:paraId="6128E7E1" w14:textId="77777777" w:rsidR="00524773" w:rsidRDefault="00524773" w:rsidP="00C670FC">
            <w:pPr>
              <w:keepNext/>
              <w:spacing w:after="60"/>
              <w:rPr>
                <w:ins w:id="3157" w:author="Wittman, Jacob (CDC/DDNID/NCCDPHP/DDT) (CTR)" w:date="2023-08-15T14:04:00Z"/>
              </w:rPr>
            </w:pPr>
            <w:ins w:id="3158" w:author="Wittman, Jacob (CDC/DDNID/NCCDPHP/DDT) (CTR)" w:date="2023-08-15T14:04:00Z">
              <w:r>
                <w:rPr>
                  <w:rFonts w:ascii="Calibri" w:hAnsi="Calibri"/>
                  <w:sz w:val="20"/>
                </w:rPr>
                <w:t>23.2 (3.6)</w:t>
              </w:r>
            </w:ins>
          </w:p>
        </w:tc>
        <w:tc>
          <w:tcPr>
            <w:tcW w:w="0" w:type="auto"/>
            <w:tcBorders>
              <w:top w:val="single" w:sz="0" w:space="0" w:color="D3D3D3"/>
              <w:left w:val="single" w:sz="0" w:space="0" w:color="D3D3D3"/>
              <w:bottom w:val="single" w:sz="0" w:space="0" w:color="D3D3D3"/>
              <w:right w:val="single" w:sz="0" w:space="0" w:color="D3D3D3"/>
            </w:tcBorders>
          </w:tcPr>
          <w:p w14:paraId="7954918E" w14:textId="77777777" w:rsidR="00524773" w:rsidRDefault="00524773" w:rsidP="00C670FC">
            <w:pPr>
              <w:keepNext/>
              <w:spacing w:after="60"/>
              <w:rPr>
                <w:ins w:id="3159" w:author="Wittman, Jacob (CDC/DDNID/NCCDPHP/DDT) (CTR)" w:date="2023-08-15T14:04:00Z"/>
              </w:rPr>
            </w:pPr>
            <w:ins w:id="3160" w:author="Wittman, Jacob (CDC/DDNID/NCCDPHP/DDT) (CTR)" w:date="2023-08-15T14:04:00Z">
              <w:r>
                <w:rPr>
                  <w:rFonts w:ascii="Calibri" w:hAnsi="Calibri"/>
                  <w:sz w:val="20"/>
                </w:rPr>
                <w:t>23.6 (4.4)</w:t>
              </w:r>
            </w:ins>
          </w:p>
        </w:tc>
        <w:tc>
          <w:tcPr>
            <w:tcW w:w="0" w:type="auto"/>
            <w:tcBorders>
              <w:top w:val="single" w:sz="0" w:space="0" w:color="D3D3D3"/>
              <w:left w:val="single" w:sz="0" w:space="0" w:color="D3D3D3"/>
              <w:bottom w:val="single" w:sz="0" w:space="0" w:color="D3D3D3"/>
              <w:right w:val="single" w:sz="0" w:space="0" w:color="D3D3D3"/>
            </w:tcBorders>
          </w:tcPr>
          <w:p w14:paraId="3C60E73A" w14:textId="77777777" w:rsidR="00524773" w:rsidRDefault="00524773" w:rsidP="00C670FC">
            <w:pPr>
              <w:keepNext/>
              <w:spacing w:after="60"/>
              <w:rPr>
                <w:ins w:id="3161" w:author="Wittman, Jacob (CDC/DDNID/NCCDPHP/DDT) (CTR)" w:date="2023-08-15T14:04:00Z"/>
              </w:rPr>
            </w:pPr>
            <w:ins w:id="3162" w:author="Wittman, Jacob (CDC/DDNID/NCCDPHP/DDT) (CTR)" w:date="2023-08-15T14:04:00Z">
              <w:r>
                <w:rPr>
                  <w:rFonts w:ascii="Calibri" w:hAnsi="Calibri"/>
                  <w:sz w:val="20"/>
                </w:rPr>
                <w:t>23.5 (4.3)</w:t>
              </w:r>
            </w:ins>
          </w:p>
        </w:tc>
        <w:tc>
          <w:tcPr>
            <w:tcW w:w="0" w:type="auto"/>
            <w:tcBorders>
              <w:top w:val="single" w:sz="0" w:space="0" w:color="D3D3D3"/>
              <w:left w:val="single" w:sz="0" w:space="0" w:color="D3D3D3"/>
              <w:bottom w:val="single" w:sz="0" w:space="0" w:color="D3D3D3"/>
              <w:right w:val="single" w:sz="0" w:space="0" w:color="D3D3D3"/>
            </w:tcBorders>
          </w:tcPr>
          <w:p w14:paraId="6C93729C" w14:textId="77777777" w:rsidR="00524773" w:rsidRDefault="00524773" w:rsidP="00C670FC">
            <w:pPr>
              <w:keepNext/>
              <w:spacing w:after="60"/>
              <w:rPr>
                <w:ins w:id="3163" w:author="Wittman, Jacob (CDC/DDNID/NCCDPHP/DDT) (CTR)" w:date="2023-08-15T14:04:00Z"/>
              </w:rPr>
            </w:pPr>
            <w:ins w:id="3164" w:author="Wittman, Jacob (CDC/DDNID/NCCDPHP/DDT) (CTR)" w:date="2023-08-15T14:04:00Z">
              <w:r>
                <w:rPr>
                  <w:rFonts w:ascii="Calibri" w:hAnsi="Calibri"/>
                  <w:sz w:val="20"/>
                </w:rPr>
                <w:t>22.2 (4.0)</w:t>
              </w:r>
            </w:ins>
          </w:p>
        </w:tc>
        <w:tc>
          <w:tcPr>
            <w:tcW w:w="0" w:type="auto"/>
            <w:tcBorders>
              <w:top w:val="single" w:sz="0" w:space="0" w:color="D3D3D3"/>
              <w:left w:val="single" w:sz="0" w:space="0" w:color="D3D3D3"/>
              <w:bottom w:val="single" w:sz="0" w:space="0" w:color="D3D3D3"/>
              <w:right w:val="single" w:sz="0" w:space="0" w:color="D3D3D3"/>
            </w:tcBorders>
          </w:tcPr>
          <w:p w14:paraId="6FA0C301" w14:textId="77777777" w:rsidR="00524773" w:rsidRDefault="00524773" w:rsidP="00C670FC">
            <w:pPr>
              <w:keepNext/>
              <w:spacing w:after="60"/>
              <w:rPr>
                <w:ins w:id="3165" w:author="Wittman, Jacob (CDC/DDNID/NCCDPHP/DDT) (CTR)" w:date="2023-08-15T14:04:00Z"/>
              </w:rPr>
            </w:pPr>
            <w:ins w:id="3166" w:author="Wittman, Jacob (CDC/DDNID/NCCDPHP/DDT) (CTR)" w:date="2023-08-15T14:04:00Z">
              <w:r>
                <w:rPr>
                  <w:rFonts w:ascii="Calibri" w:hAnsi="Calibri"/>
                  <w:sz w:val="20"/>
                </w:rPr>
                <w:t>17.2 (3.5)</w:t>
              </w:r>
            </w:ins>
          </w:p>
        </w:tc>
        <w:tc>
          <w:tcPr>
            <w:tcW w:w="0" w:type="auto"/>
            <w:tcBorders>
              <w:top w:val="single" w:sz="0" w:space="0" w:color="D3D3D3"/>
              <w:left w:val="single" w:sz="0" w:space="0" w:color="D3D3D3"/>
              <w:bottom w:val="single" w:sz="0" w:space="0" w:color="D3D3D3"/>
              <w:right w:val="single" w:sz="0" w:space="0" w:color="D3D3D3"/>
            </w:tcBorders>
          </w:tcPr>
          <w:p w14:paraId="0565F2C8" w14:textId="77777777" w:rsidR="00524773" w:rsidRDefault="00524773" w:rsidP="00C670FC">
            <w:pPr>
              <w:keepNext/>
              <w:spacing w:after="60"/>
              <w:rPr>
                <w:ins w:id="3167" w:author="Wittman, Jacob (CDC/DDNID/NCCDPHP/DDT) (CTR)" w:date="2023-08-15T14:04:00Z"/>
              </w:rPr>
            </w:pPr>
            <w:ins w:id="3168" w:author="Wittman, Jacob (CDC/DDNID/NCCDPHP/DDT) (CTR)" w:date="2023-08-15T14:04:00Z">
              <w:r>
                <w:rPr>
                  <w:rFonts w:ascii="Calibri" w:hAnsi="Calibri"/>
                  <w:sz w:val="20"/>
                </w:rPr>
                <w:t>-21.4 (-59.5, 16.7)</w:t>
              </w:r>
            </w:ins>
          </w:p>
        </w:tc>
        <w:tc>
          <w:tcPr>
            <w:tcW w:w="0" w:type="auto"/>
            <w:tcBorders>
              <w:top w:val="single" w:sz="0" w:space="0" w:color="D3D3D3"/>
              <w:left w:val="single" w:sz="0" w:space="0" w:color="D3D3D3"/>
              <w:bottom w:val="single" w:sz="0" w:space="0" w:color="D3D3D3"/>
              <w:right w:val="single" w:sz="0" w:space="0" w:color="D3D3D3"/>
            </w:tcBorders>
          </w:tcPr>
          <w:p w14:paraId="331F880C" w14:textId="77777777" w:rsidR="00524773" w:rsidRDefault="00524773" w:rsidP="00C670FC">
            <w:pPr>
              <w:keepNext/>
              <w:spacing w:after="60"/>
              <w:rPr>
                <w:ins w:id="3169" w:author="Wittman, Jacob (CDC/DDNID/NCCDPHP/DDT) (CTR)" w:date="2023-08-15T14:04:00Z"/>
              </w:rPr>
            </w:pPr>
            <w:ins w:id="3170" w:author="Wittman, Jacob (CDC/DDNID/NCCDPHP/DDT) (CTR)" w:date="2023-08-15T14:04:00Z">
              <w:r>
                <w:rPr>
                  <w:rFonts w:ascii="Calibri" w:hAnsi="Calibri"/>
                  <w:sz w:val="20"/>
                </w:rPr>
                <w:t>2011, 2015</w:t>
              </w:r>
            </w:ins>
          </w:p>
        </w:tc>
        <w:tc>
          <w:tcPr>
            <w:tcW w:w="0" w:type="auto"/>
            <w:tcBorders>
              <w:top w:val="single" w:sz="0" w:space="0" w:color="D3D3D3"/>
              <w:left w:val="single" w:sz="0" w:space="0" w:color="D3D3D3"/>
              <w:bottom w:val="single" w:sz="0" w:space="0" w:color="D3D3D3"/>
              <w:right w:val="single" w:sz="0" w:space="0" w:color="D3D3D3"/>
            </w:tcBorders>
          </w:tcPr>
          <w:p w14:paraId="5BB30056" w14:textId="77777777" w:rsidR="00524773" w:rsidRDefault="00524773" w:rsidP="00C670FC">
            <w:pPr>
              <w:keepNext/>
              <w:spacing w:after="60"/>
              <w:rPr>
                <w:ins w:id="3171" w:author="Wittman, Jacob (CDC/DDNID/NCCDPHP/DDT) (CTR)" w:date="2023-08-15T14:04:00Z"/>
              </w:rPr>
            </w:pPr>
            <w:ins w:id="3172" w:author="Wittman, Jacob (CDC/DDNID/NCCDPHP/DDT) (CTR)" w:date="2023-08-15T14:04:00Z">
              <w:r>
                <w:rPr>
                  <w:rFonts w:ascii="Calibri" w:hAnsi="Calibri"/>
                  <w:sz w:val="20"/>
                </w:rPr>
                <w:t>-14.3 (-22.3, -5.4), 10.7 (0.4, 22.2), -5.9 (-11.6, 0.1)</w:t>
              </w:r>
            </w:ins>
          </w:p>
        </w:tc>
        <w:tc>
          <w:tcPr>
            <w:tcW w:w="0" w:type="auto"/>
            <w:tcBorders>
              <w:top w:val="single" w:sz="0" w:space="0" w:color="D3D3D3"/>
              <w:left w:val="single" w:sz="0" w:space="0" w:color="D3D3D3"/>
              <w:bottom w:val="single" w:sz="0" w:space="0" w:color="D3D3D3"/>
              <w:right w:val="single" w:sz="0" w:space="0" w:color="D3D3D3"/>
            </w:tcBorders>
          </w:tcPr>
          <w:p w14:paraId="7D20C41F" w14:textId="77777777" w:rsidR="00524773" w:rsidRDefault="00524773" w:rsidP="00C670FC">
            <w:pPr>
              <w:keepNext/>
              <w:spacing w:after="60"/>
              <w:rPr>
                <w:ins w:id="3173" w:author="Wittman, Jacob (CDC/DDNID/NCCDPHP/DDT) (CTR)" w:date="2023-08-15T14:04:00Z"/>
              </w:rPr>
            </w:pPr>
            <w:ins w:id="3174" w:author="Wittman, Jacob (CDC/DDNID/NCCDPHP/DDT) (CTR)" w:date="2023-08-15T14:04:00Z">
              <w:r>
                <w:rPr>
                  <w:rFonts w:ascii="Calibri" w:hAnsi="Calibri"/>
                  <w:sz w:val="20"/>
                </w:rPr>
                <w:t>-2.7 (-6.1, 0.8)</w:t>
              </w:r>
            </w:ins>
          </w:p>
        </w:tc>
      </w:tr>
      <w:tr w:rsidR="00524773" w14:paraId="65DDC825" w14:textId="77777777" w:rsidTr="00C670FC">
        <w:trPr>
          <w:cantSplit/>
          <w:jc w:val="center"/>
          <w:ins w:id="3175"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9A76516" w14:textId="77777777" w:rsidR="00524773" w:rsidRDefault="00524773" w:rsidP="00C670FC">
            <w:pPr>
              <w:keepNext/>
              <w:spacing w:after="60"/>
              <w:rPr>
                <w:ins w:id="3176" w:author="Wittman, Jacob (CDC/DDNID/NCCDPHP/DDT) (CTR)" w:date="2023-08-15T14:04:00Z"/>
              </w:rPr>
            </w:pPr>
            <w:ins w:id="3177" w:author="Wittman, Jacob (CDC/DDNID/NCCDPHP/DDT) (CTR)" w:date="2023-08-15T14:04:00Z">
              <w:r>
                <w:rPr>
                  <w:rFonts w:ascii="Calibri" w:hAnsi="Calibri"/>
                  <w:sz w:val="20"/>
                </w:rPr>
                <w:t>Two or more A1C tests</w:t>
              </w:r>
            </w:ins>
          </w:p>
        </w:tc>
      </w:tr>
      <w:tr w:rsidR="00524773" w14:paraId="51DB2959" w14:textId="77777777" w:rsidTr="00C670FC">
        <w:trPr>
          <w:cantSplit/>
          <w:jc w:val="center"/>
          <w:ins w:id="31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8541467" w14:textId="77777777" w:rsidR="00524773" w:rsidRDefault="00524773" w:rsidP="00C670FC">
            <w:pPr>
              <w:keepNext/>
              <w:spacing w:after="60"/>
              <w:rPr>
                <w:ins w:id="3179" w:author="Wittman, Jacob (CDC/DDNID/NCCDPHP/DDT) (CTR)" w:date="2023-08-15T14:04:00Z"/>
              </w:rPr>
            </w:pPr>
            <w:ins w:id="3180"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1C9F688B" w14:textId="77777777" w:rsidR="00524773" w:rsidRDefault="00524773" w:rsidP="00C670FC">
            <w:pPr>
              <w:keepNext/>
              <w:spacing w:after="60"/>
              <w:rPr>
                <w:ins w:id="3181" w:author="Wittman, Jacob (CDC/DDNID/NCCDPHP/DDT) (CTR)" w:date="2023-08-15T14:04:00Z"/>
              </w:rPr>
            </w:pPr>
            <w:ins w:id="3182" w:author="Wittman, Jacob (CDC/DDNID/NCCDPHP/DDT) (CTR)" w:date="2023-08-15T14:04:00Z">
              <w:r>
                <w:rPr>
                  <w:rFonts w:ascii="Calibri" w:hAnsi="Calibri"/>
                  <w:sz w:val="20"/>
                </w:rPr>
                <w:t>53.0 (0.8)</w:t>
              </w:r>
            </w:ins>
          </w:p>
        </w:tc>
        <w:tc>
          <w:tcPr>
            <w:tcW w:w="0" w:type="auto"/>
            <w:tcBorders>
              <w:top w:val="single" w:sz="0" w:space="0" w:color="D3D3D3"/>
              <w:left w:val="single" w:sz="0" w:space="0" w:color="D3D3D3"/>
              <w:bottom w:val="single" w:sz="0" w:space="0" w:color="D3D3D3"/>
              <w:right w:val="single" w:sz="0" w:space="0" w:color="D3D3D3"/>
            </w:tcBorders>
          </w:tcPr>
          <w:p w14:paraId="2A7A6E05" w14:textId="77777777" w:rsidR="00524773" w:rsidRDefault="00524773" w:rsidP="00C670FC">
            <w:pPr>
              <w:keepNext/>
              <w:spacing w:after="60"/>
              <w:rPr>
                <w:ins w:id="3183" w:author="Wittman, Jacob (CDC/DDNID/NCCDPHP/DDT) (CTR)" w:date="2023-08-15T14:04:00Z"/>
              </w:rPr>
            </w:pPr>
            <w:ins w:id="3184" w:author="Wittman, Jacob (CDC/DDNID/NCCDPHP/DDT) (CTR)" w:date="2023-08-15T14:04:00Z">
              <w:r>
                <w:rPr>
                  <w:rFonts w:ascii="Calibri" w:hAnsi="Calibri"/>
                  <w:sz w:val="20"/>
                </w:rPr>
                <w:t>53.7 (2.3)</w:t>
              </w:r>
            </w:ins>
          </w:p>
        </w:tc>
        <w:tc>
          <w:tcPr>
            <w:tcW w:w="0" w:type="auto"/>
            <w:tcBorders>
              <w:top w:val="single" w:sz="0" w:space="0" w:color="D3D3D3"/>
              <w:left w:val="single" w:sz="0" w:space="0" w:color="D3D3D3"/>
              <w:bottom w:val="single" w:sz="0" w:space="0" w:color="D3D3D3"/>
              <w:right w:val="single" w:sz="0" w:space="0" w:color="D3D3D3"/>
            </w:tcBorders>
          </w:tcPr>
          <w:p w14:paraId="35DB8145" w14:textId="77777777" w:rsidR="00524773" w:rsidRDefault="00524773" w:rsidP="00C670FC">
            <w:pPr>
              <w:keepNext/>
              <w:spacing w:after="60"/>
              <w:rPr>
                <w:ins w:id="3185" w:author="Wittman, Jacob (CDC/DDNID/NCCDPHP/DDT) (CTR)" w:date="2023-08-15T14:04:00Z"/>
              </w:rPr>
            </w:pPr>
            <w:ins w:id="3186" w:author="Wittman, Jacob (CDC/DDNID/NCCDPHP/DDT) (CTR)" w:date="2023-08-15T14:04:00Z">
              <w:r>
                <w:rPr>
                  <w:rFonts w:ascii="Calibri" w:hAnsi="Calibri"/>
                  <w:sz w:val="20"/>
                </w:rPr>
                <w:t>49.1 (2.3)</w:t>
              </w:r>
            </w:ins>
          </w:p>
        </w:tc>
        <w:tc>
          <w:tcPr>
            <w:tcW w:w="0" w:type="auto"/>
            <w:tcBorders>
              <w:top w:val="single" w:sz="0" w:space="0" w:color="D3D3D3"/>
              <w:left w:val="single" w:sz="0" w:space="0" w:color="D3D3D3"/>
              <w:bottom w:val="single" w:sz="0" w:space="0" w:color="D3D3D3"/>
              <w:right w:val="single" w:sz="0" w:space="0" w:color="D3D3D3"/>
            </w:tcBorders>
          </w:tcPr>
          <w:p w14:paraId="40FB0A89" w14:textId="77777777" w:rsidR="00524773" w:rsidRDefault="00524773" w:rsidP="00C670FC">
            <w:pPr>
              <w:keepNext/>
              <w:spacing w:after="60"/>
              <w:rPr>
                <w:ins w:id="3187" w:author="Wittman, Jacob (CDC/DDNID/NCCDPHP/DDT) (CTR)" w:date="2023-08-15T14:04:00Z"/>
              </w:rPr>
            </w:pPr>
            <w:ins w:id="3188" w:author="Wittman, Jacob (CDC/DDNID/NCCDPHP/DDT) (CTR)" w:date="2023-08-15T14:04:00Z">
              <w:r>
                <w:rPr>
                  <w:rFonts w:ascii="Calibri" w:hAnsi="Calibri"/>
                  <w:sz w:val="20"/>
                </w:rPr>
                <w:t>51.7 (2.0)</w:t>
              </w:r>
            </w:ins>
          </w:p>
        </w:tc>
        <w:tc>
          <w:tcPr>
            <w:tcW w:w="0" w:type="auto"/>
            <w:tcBorders>
              <w:top w:val="single" w:sz="0" w:space="0" w:color="D3D3D3"/>
              <w:left w:val="single" w:sz="0" w:space="0" w:color="D3D3D3"/>
              <w:bottom w:val="single" w:sz="0" w:space="0" w:color="D3D3D3"/>
              <w:right w:val="single" w:sz="0" w:space="0" w:color="D3D3D3"/>
            </w:tcBorders>
          </w:tcPr>
          <w:p w14:paraId="79CFF4C5" w14:textId="77777777" w:rsidR="00524773" w:rsidRDefault="00524773" w:rsidP="00C670FC">
            <w:pPr>
              <w:keepNext/>
              <w:spacing w:after="60"/>
              <w:rPr>
                <w:ins w:id="3189" w:author="Wittman, Jacob (CDC/DDNID/NCCDPHP/DDT) (CTR)" w:date="2023-08-15T14:04:00Z"/>
              </w:rPr>
            </w:pPr>
            <w:ins w:id="3190" w:author="Wittman, Jacob (CDC/DDNID/NCCDPHP/DDT) (CTR)" w:date="2023-08-15T14:04:00Z">
              <w:r>
                <w:rPr>
                  <w:rFonts w:ascii="Calibri" w:hAnsi="Calibri"/>
                  <w:sz w:val="20"/>
                </w:rPr>
                <w:t>55.4 (2.0)</w:t>
              </w:r>
            </w:ins>
          </w:p>
        </w:tc>
        <w:tc>
          <w:tcPr>
            <w:tcW w:w="0" w:type="auto"/>
            <w:tcBorders>
              <w:top w:val="single" w:sz="0" w:space="0" w:color="D3D3D3"/>
              <w:left w:val="single" w:sz="0" w:space="0" w:color="D3D3D3"/>
              <w:bottom w:val="single" w:sz="0" w:space="0" w:color="D3D3D3"/>
              <w:right w:val="single" w:sz="0" w:space="0" w:color="D3D3D3"/>
            </w:tcBorders>
          </w:tcPr>
          <w:p w14:paraId="39EE22F3" w14:textId="77777777" w:rsidR="00524773" w:rsidRDefault="00524773" w:rsidP="00C670FC">
            <w:pPr>
              <w:keepNext/>
              <w:spacing w:after="60"/>
              <w:rPr>
                <w:ins w:id="3191" w:author="Wittman, Jacob (CDC/DDNID/NCCDPHP/DDT) (CTR)" w:date="2023-08-15T14:04:00Z"/>
              </w:rPr>
            </w:pPr>
            <w:ins w:id="3192" w:author="Wittman, Jacob (CDC/DDNID/NCCDPHP/DDT) (CTR)" w:date="2023-08-15T14:04:00Z">
              <w:r>
                <w:rPr>
                  <w:rFonts w:ascii="Calibri" w:hAnsi="Calibri"/>
                  <w:sz w:val="20"/>
                </w:rPr>
                <w:t>50.1 (2.3)</w:t>
              </w:r>
            </w:ins>
          </w:p>
        </w:tc>
        <w:tc>
          <w:tcPr>
            <w:tcW w:w="0" w:type="auto"/>
            <w:tcBorders>
              <w:top w:val="single" w:sz="0" w:space="0" w:color="D3D3D3"/>
              <w:left w:val="single" w:sz="0" w:space="0" w:color="D3D3D3"/>
              <w:bottom w:val="single" w:sz="0" w:space="0" w:color="D3D3D3"/>
              <w:right w:val="single" w:sz="0" w:space="0" w:color="D3D3D3"/>
            </w:tcBorders>
          </w:tcPr>
          <w:p w14:paraId="7FBFA801" w14:textId="77777777" w:rsidR="00524773" w:rsidRDefault="00524773" w:rsidP="00C670FC">
            <w:pPr>
              <w:keepNext/>
              <w:spacing w:after="60"/>
              <w:rPr>
                <w:ins w:id="3193" w:author="Wittman, Jacob (CDC/DDNID/NCCDPHP/DDT) (CTR)" w:date="2023-08-15T14:04:00Z"/>
              </w:rPr>
            </w:pPr>
            <w:ins w:id="3194" w:author="Wittman, Jacob (CDC/DDNID/NCCDPHP/DDT) (CTR)" w:date="2023-08-15T14:04:00Z">
              <w:r>
                <w:rPr>
                  <w:rFonts w:ascii="Calibri" w:hAnsi="Calibri"/>
                  <w:sz w:val="20"/>
                </w:rPr>
                <w:t>48.8 (2.2)</w:t>
              </w:r>
            </w:ins>
          </w:p>
        </w:tc>
        <w:tc>
          <w:tcPr>
            <w:tcW w:w="0" w:type="auto"/>
            <w:tcBorders>
              <w:top w:val="single" w:sz="0" w:space="0" w:color="D3D3D3"/>
              <w:left w:val="single" w:sz="0" w:space="0" w:color="D3D3D3"/>
              <w:bottom w:val="single" w:sz="0" w:space="0" w:color="D3D3D3"/>
              <w:right w:val="single" w:sz="0" w:space="0" w:color="D3D3D3"/>
            </w:tcBorders>
          </w:tcPr>
          <w:p w14:paraId="769D257F" w14:textId="77777777" w:rsidR="00524773" w:rsidRDefault="00524773" w:rsidP="00C670FC">
            <w:pPr>
              <w:keepNext/>
              <w:spacing w:after="60"/>
              <w:rPr>
                <w:ins w:id="3195" w:author="Wittman, Jacob (CDC/DDNID/NCCDPHP/DDT) (CTR)" w:date="2023-08-15T14:04:00Z"/>
              </w:rPr>
            </w:pPr>
            <w:ins w:id="3196" w:author="Wittman, Jacob (CDC/DDNID/NCCDPHP/DDT) (CTR)" w:date="2023-08-15T14:04:00Z">
              <w:r>
                <w:rPr>
                  <w:rFonts w:ascii="Calibri" w:hAnsi="Calibri"/>
                  <w:sz w:val="20"/>
                </w:rPr>
                <w:t>52.3 (2.1)</w:t>
              </w:r>
            </w:ins>
          </w:p>
        </w:tc>
        <w:tc>
          <w:tcPr>
            <w:tcW w:w="0" w:type="auto"/>
            <w:tcBorders>
              <w:top w:val="single" w:sz="0" w:space="0" w:color="D3D3D3"/>
              <w:left w:val="single" w:sz="0" w:space="0" w:color="D3D3D3"/>
              <w:bottom w:val="single" w:sz="0" w:space="0" w:color="D3D3D3"/>
              <w:right w:val="single" w:sz="0" w:space="0" w:color="D3D3D3"/>
            </w:tcBorders>
          </w:tcPr>
          <w:p w14:paraId="05B47226" w14:textId="77777777" w:rsidR="00524773" w:rsidRDefault="00524773" w:rsidP="00C670FC">
            <w:pPr>
              <w:keepNext/>
              <w:spacing w:after="60"/>
              <w:rPr>
                <w:ins w:id="3197" w:author="Wittman, Jacob (CDC/DDNID/NCCDPHP/DDT) (CTR)" w:date="2023-08-15T14:04:00Z"/>
              </w:rPr>
            </w:pPr>
            <w:ins w:id="3198" w:author="Wittman, Jacob (CDC/DDNID/NCCDPHP/DDT) (CTR)" w:date="2023-08-15T14:04:00Z">
              <w:r>
                <w:rPr>
                  <w:rFonts w:ascii="Calibri" w:hAnsi="Calibri"/>
                  <w:sz w:val="20"/>
                </w:rPr>
                <w:t>53.6 (2.2)</w:t>
              </w:r>
            </w:ins>
          </w:p>
        </w:tc>
        <w:tc>
          <w:tcPr>
            <w:tcW w:w="0" w:type="auto"/>
            <w:tcBorders>
              <w:top w:val="single" w:sz="0" w:space="0" w:color="D3D3D3"/>
              <w:left w:val="single" w:sz="0" w:space="0" w:color="D3D3D3"/>
              <w:bottom w:val="single" w:sz="0" w:space="0" w:color="D3D3D3"/>
              <w:right w:val="single" w:sz="0" w:space="0" w:color="D3D3D3"/>
            </w:tcBorders>
          </w:tcPr>
          <w:p w14:paraId="768BDCC4" w14:textId="77777777" w:rsidR="00524773" w:rsidRDefault="00524773" w:rsidP="00C670FC">
            <w:pPr>
              <w:keepNext/>
              <w:spacing w:after="60"/>
              <w:rPr>
                <w:ins w:id="3199" w:author="Wittman, Jacob (CDC/DDNID/NCCDPHP/DDT) (CTR)" w:date="2023-08-15T14:04:00Z"/>
              </w:rPr>
            </w:pPr>
            <w:ins w:id="3200" w:author="Wittman, Jacob (CDC/DDNID/NCCDPHP/DDT) (CTR)" w:date="2023-08-15T14:04:00Z">
              <w:r>
                <w:rPr>
                  <w:rFonts w:ascii="Calibri" w:hAnsi="Calibri"/>
                  <w:sz w:val="20"/>
                </w:rPr>
                <w:t>54.7 (2.1)</w:t>
              </w:r>
            </w:ins>
          </w:p>
        </w:tc>
        <w:tc>
          <w:tcPr>
            <w:tcW w:w="0" w:type="auto"/>
            <w:tcBorders>
              <w:top w:val="single" w:sz="0" w:space="0" w:color="D3D3D3"/>
              <w:left w:val="single" w:sz="0" w:space="0" w:color="D3D3D3"/>
              <w:bottom w:val="single" w:sz="0" w:space="0" w:color="D3D3D3"/>
              <w:right w:val="single" w:sz="0" w:space="0" w:color="D3D3D3"/>
            </w:tcBorders>
          </w:tcPr>
          <w:p w14:paraId="6EA1378C" w14:textId="77777777" w:rsidR="00524773" w:rsidRDefault="00524773" w:rsidP="00C670FC">
            <w:pPr>
              <w:keepNext/>
              <w:spacing w:after="60"/>
              <w:rPr>
                <w:ins w:id="3201" w:author="Wittman, Jacob (CDC/DDNID/NCCDPHP/DDT) (CTR)" w:date="2023-08-15T14:04:00Z"/>
              </w:rPr>
            </w:pPr>
            <w:ins w:id="3202" w:author="Wittman, Jacob (CDC/DDNID/NCCDPHP/DDT) (CTR)" w:date="2023-08-15T14:04:00Z">
              <w:r>
                <w:rPr>
                  <w:rFonts w:ascii="Calibri" w:hAnsi="Calibri"/>
                  <w:sz w:val="20"/>
                </w:rPr>
                <w:t>52.7 (2.0)</w:t>
              </w:r>
            </w:ins>
          </w:p>
        </w:tc>
        <w:tc>
          <w:tcPr>
            <w:tcW w:w="0" w:type="auto"/>
            <w:tcBorders>
              <w:top w:val="single" w:sz="0" w:space="0" w:color="D3D3D3"/>
              <w:left w:val="single" w:sz="0" w:space="0" w:color="D3D3D3"/>
              <w:bottom w:val="single" w:sz="0" w:space="0" w:color="D3D3D3"/>
              <w:right w:val="single" w:sz="0" w:space="0" w:color="D3D3D3"/>
            </w:tcBorders>
          </w:tcPr>
          <w:p w14:paraId="39DCE8E0" w14:textId="77777777" w:rsidR="00524773" w:rsidRDefault="00524773" w:rsidP="00C670FC">
            <w:pPr>
              <w:keepNext/>
              <w:spacing w:after="60"/>
              <w:rPr>
                <w:ins w:id="3203" w:author="Wittman, Jacob (CDC/DDNID/NCCDPHP/DDT) (CTR)" w:date="2023-08-15T14:04:00Z"/>
              </w:rPr>
            </w:pPr>
            <w:ins w:id="3204" w:author="Wittman, Jacob (CDC/DDNID/NCCDPHP/DDT) (CTR)" w:date="2023-08-15T14:04:00Z">
              <w:r>
                <w:rPr>
                  <w:rFonts w:ascii="Calibri" w:hAnsi="Calibri"/>
                  <w:sz w:val="20"/>
                </w:rPr>
                <w:t>55.3 (2.5)</w:t>
              </w:r>
            </w:ins>
          </w:p>
        </w:tc>
        <w:tc>
          <w:tcPr>
            <w:tcW w:w="0" w:type="auto"/>
            <w:tcBorders>
              <w:top w:val="single" w:sz="0" w:space="0" w:color="D3D3D3"/>
              <w:left w:val="single" w:sz="0" w:space="0" w:color="D3D3D3"/>
              <w:bottom w:val="single" w:sz="0" w:space="0" w:color="D3D3D3"/>
              <w:right w:val="single" w:sz="0" w:space="0" w:color="D3D3D3"/>
            </w:tcBorders>
          </w:tcPr>
          <w:p w14:paraId="6ADEAC51" w14:textId="77777777" w:rsidR="00524773" w:rsidRDefault="00524773" w:rsidP="00C670FC">
            <w:pPr>
              <w:keepNext/>
              <w:spacing w:after="60"/>
              <w:rPr>
                <w:ins w:id="3205" w:author="Wittman, Jacob (CDC/DDNID/NCCDPHP/DDT) (CTR)" w:date="2023-08-15T14:04:00Z"/>
              </w:rPr>
            </w:pPr>
            <w:ins w:id="3206" w:author="Wittman, Jacob (CDC/DDNID/NCCDPHP/DDT) (CTR)" w:date="2023-08-15T14:04:00Z">
              <w:r>
                <w:rPr>
                  <w:rFonts w:ascii="Calibri" w:hAnsi="Calibri"/>
                  <w:sz w:val="20"/>
                </w:rPr>
                <w:t>58.3 (2.5)</w:t>
              </w:r>
            </w:ins>
          </w:p>
        </w:tc>
        <w:tc>
          <w:tcPr>
            <w:tcW w:w="0" w:type="auto"/>
            <w:tcBorders>
              <w:top w:val="single" w:sz="0" w:space="0" w:color="D3D3D3"/>
              <w:left w:val="single" w:sz="0" w:space="0" w:color="D3D3D3"/>
              <w:bottom w:val="single" w:sz="0" w:space="0" w:color="D3D3D3"/>
              <w:right w:val="single" w:sz="0" w:space="0" w:color="D3D3D3"/>
            </w:tcBorders>
          </w:tcPr>
          <w:p w14:paraId="7B85A28C" w14:textId="77777777" w:rsidR="00524773" w:rsidRDefault="00524773" w:rsidP="00C670FC">
            <w:pPr>
              <w:keepNext/>
              <w:spacing w:after="60"/>
              <w:rPr>
                <w:ins w:id="3207" w:author="Wittman, Jacob (CDC/DDNID/NCCDPHP/DDT) (CTR)" w:date="2023-08-15T14:04:00Z"/>
              </w:rPr>
            </w:pPr>
            <w:ins w:id="3208" w:author="Wittman, Jacob (CDC/DDNID/NCCDPHP/DDT) (CTR)" w:date="2023-08-15T14:04:00Z">
              <w:r>
                <w:rPr>
                  <w:rFonts w:ascii="Calibri" w:hAnsi="Calibri"/>
                  <w:sz w:val="20"/>
                </w:rPr>
                <w:t>59.3 (3.0)</w:t>
              </w:r>
            </w:ins>
          </w:p>
        </w:tc>
        <w:tc>
          <w:tcPr>
            <w:tcW w:w="0" w:type="auto"/>
            <w:tcBorders>
              <w:top w:val="single" w:sz="0" w:space="0" w:color="D3D3D3"/>
              <w:left w:val="single" w:sz="0" w:space="0" w:color="D3D3D3"/>
              <w:bottom w:val="single" w:sz="0" w:space="0" w:color="D3D3D3"/>
              <w:right w:val="single" w:sz="0" w:space="0" w:color="D3D3D3"/>
            </w:tcBorders>
          </w:tcPr>
          <w:p w14:paraId="50B9D044" w14:textId="77777777" w:rsidR="00524773" w:rsidRDefault="00524773" w:rsidP="00C670FC">
            <w:pPr>
              <w:keepNext/>
              <w:spacing w:after="60"/>
              <w:rPr>
                <w:ins w:id="3209" w:author="Wittman, Jacob (CDC/DDNID/NCCDPHP/DDT) (CTR)" w:date="2023-08-15T14:04:00Z"/>
              </w:rPr>
            </w:pPr>
            <w:ins w:id="3210" w:author="Wittman, Jacob (CDC/DDNID/NCCDPHP/DDT) (CTR)" w:date="2023-08-15T14:04:00Z">
              <w:r>
                <w:rPr>
                  <w:rFonts w:ascii="Calibri" w:hAnsi="Calibri"/>
                  <w:sz w:val="20"/>
                </w:rPr>
                <w:t>8.7 (-4.3, 21.7)</w:t>
              </w:r>
            </w:ins>
          </w:p>
        </w:tc>
        <w:tc>
          <w:tcPr>
            <w:tcW w:w="0" w:type="auto"/>
            <w:tcBorders>
              <w:top w:val="single" w:sz="0" w:space="0" w:color="D3D3D3"/>
              <w:left w:val="single" w:sz="0" w:space="0" w:color="D3D3D3"/>
              <w:bottom w:val="single" w:sz="0" w:space="0" w:color="D3D3D3"/>
              <w:right w:val="single" w:sz="0" w:space="0" w:color="D3D3D3"/>
            </w:tcBorders>
          </w:tcPr>
          <w:p w14:paraId="0377A0D7" w14:textId="77777777" w:rsidR="00524773" w:rsidRDefault="00524773" w:rsidP="00C670FC">
            <w:pPr>
              <w:keepNext/>
              <w:spacing w:after="60"/>
              <w:rPr>
                <w:ins w:id="32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F620D4F" w14:textId="77777777" w:rsidR="00524773" w:rsidRDefault="00524773" w:rsidP="00C670FC">
            <w:pPr>
              <w:keepNext/>
              <w:spacing w:after="60"/>
              <w:rPr>
                <w:ins w:id="3212" w:author="Wittman, Jacob (CDC/DDNID/NCCDPHP/DDT) (CTR)" w:date="2023-08-15T14:04:00Z"/>
              </w:rPr>
            </w:pPr>
            <w:ins w:id="3213" w:author="Wittman, Jacob (CDC/DDNID/NCCDPHP/DDT) (CTR)" w:date="2023-08-15T14:04:00Z">
              <w:r>
                <w:rPr>
                  <w:rFonts w:ascii="Calibri" w:hAnsi="Calibri"/>
                  <w:sz w:val="20"/>
                </w:rPr>
                <w:t>0.8 (-0.1, 1.7)</w:t>
              </w:r>
            </w:ins>
          </w:p>
        </w:tc>
        <w:tc>
          <w:tcPr>
            <w:tcW w:w="0" w:type="auto"/>
            <w:tcBorders>
              <w:top w:val="single" w:sz="0" w:space="0" w:color="D3D3D3"/>
              <w:left w:val="single" w:sz="0" w:space="0" w:color="D3D3D3"/>
              <w:bottom w:val="single" w:sz="0" w:space="0" w:color="D3D3D3"/>
              <w:right w:val="single" w:sz="0" w:space="0" w:color="D3D3D3"/>
            </w:tcBorders>
          </w:tcPr>
          <w:p w14:paraId="0FA541D4" w14:textId="77777777" w:rsidR="00524773" w:rsidRDefault="00524773" w:rsidP="00C670FC">
            <w:pPr>
              <w:keepNext/>
              <w:spacing w:after="60"/>
              <w:rPr>
                <w:ins w:id="3214" w:author="Wittman, Jacob (CDC/DDNID/NCCDPHP/DDT) (CTR)" w:date="2023-08-15T14:04:00Z"/>
              </w:rPr>
            </w:pPr>
            <w:ins w:id="3215" w:author="Wittman, Jacob (CDC/DDNID/NCCDPHP/DDT) (CTR)" w:date="2023-08-15T14:04:00Z">
              <w:r>
                <w:rPr>
                  <w:rFonts w:ascii="Calibri" w:hAnsi="Calibri"/>
                  <w:sz w:val="20"/>
                </w:rPr>
                <w:t>0.8 (-0.1, 1.7)</w:t>
              </w:r>
            </w:ins>
          </w:p>
        </w:tc>
      </w:tr>
      <w:tr w:rsidR="00524773" w14:paraId="6F5169F2" w14:textId="77777777" w:rsidTr="00C670FC">
        <w:trPr>
          <w:cantSplit/>
          <w:jc w:val="center"/>
          <w:ins w:id="321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CE122C" w14:textId="77777777" w:rsidR="00524773" w:rsidRDefault="00524773" w:rsidP="00C670FC">
            <w:pPr>
              <w:keepNext/>
              <w:spacing w:after="60"/>
              <w:rPr>
                <w:ins w:id="3217" w:author="Wittman, Jacob (CDC/DDNID/NCCDPHP/DDT) (CTR)" w:date="2023-08-15T14:04:00Z"/>
              </w:rPr>
            </w:pPr>
            <w:ins w:id="3218"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7F9C0FD3" w14:textId="77777777" w:rsidR="00524773" w:rsidRDefault="00524773" w:rsidP="00C670FC">
            <w:pPr>
              <w:keepNext/>
              <w:spacing w:after="60"/>
              <w:rPr>
                <w:ins w:id="3219" w:author="Wittman, Jacob (CDC/DDNID/NCCDPHP/DDT) (CTR)" w:date="2023-08-15T14:04:00Z"/>
              </w:rPr>
            </w:pPr>
            <w:ins w:id="3220" w:author="Wittman, Jacob (CDC/DDNID/NCCDPHP/DDT) (CTR)" w:date="2023-08-15T14:04:00Z">
              <w:r>
                <w:rPr>
                  <w:rFonts w:ascii="Calibri" w:hAnsi="Calibri"/>
                  <w:sz w:val="20"/>
                </w:rPr>
                <w:t>49.6 (1.1)</w:t>
              </w:r>
            </w:ins>
          </w:p>
        </w:tc>
        <w:tc>
          <w:tcPr>
            <w:tcW w:w="0" w:type="auto"/>
            <w:tcBorders>
              <w:top w:val="single" w:sz="0" w:space="0" w:color="D3D3D3"/>
              <w:left w:val="single" w:sz="0" w:space="0" w:color="D3D3D3"/>
              <w:bottom w:val="single" w:sz="0" w:space="0" w:color="D3D3D3"/>
              <w:right w:val="single" w:sz="0" w:space="0" w:color="D3D3D3"/>
            </w:tcBorders>
          </w:tcPr>
          <w:p w14:paraId="21181CCC" w14:textId="77777777" w:rsidR="00524773" w:rsidRDefault="00524773" w:rsidP="00C670FC">
            <w:pPr>
              <w:keepNext/>
              <w:spacing w:after="60"/>
              <w:rPr>
                <w:ins w:id="3221" w:author="Wittman, Jacob (CDC/DDNID/NCCDPHP/DDT) (CTR)" w:date="2023-08-15T14:04:00Z"/>
              </w:rPr>
            </w:pPr>
            <w:ins w:id="3222" w:author="Wittman, Jacob (CDC/DDNID/NCCDPHP/DDT) (CTR)" w:date="2023-08-15T14:04:00Z">
              <w:r>
                <w:rPr>
                  <w:rFonts w:ascii="Calibri" w:hAnsi="Calibri"/>
                  <w:sz w:val="20"/>
                </w:rPr>
                <w:t>53.9 (3.8)</w:t>
              </w:r>
            </w:ins>
          </w:p>
        </w:tc>
        <w:tc>
          <w:tcPr>
            <w:tcW w:w="0" w:type="auto"/>
            <w:tcBorders>
              <w:top w:val="single" w:sz="0" w:space="0" w:color="D3D3D3"/>
              <w:left w:val="single" w:sz="0" w:space="0" w:color="D3D3D3"/>
              <w:bottom w:val="single" w:sz="0" w:space="0" w:color="D3D3D3"/>
              <w:right w:val="single" w:sz="0" w:space="0" w:color="D3D3D3"/>
            </w:tcBorders>
          </w:tcPr>
          <w:p w14:paraId="35157D6D" w14:textId="77777777" w:rsidR="00524773" w:rsidRDefault="00524773" w:rsidP="00C670FC">
            <w:pPr>
              <w:keepNext/>
              <w:spacing w:after="60"/>
              <w:rPr>
                <w:ins w:id="3223" w:author="Wittman, Jacob (CDC/DDNID/NCCDPHP/DDT) (CTR)" w:date="2023-08-15T14:04:00Z"/>
              </w:rPr>
            </w:pPr>
            <w:ins w:id="3224" w:author="Wittman, Jacob (CDC/DDNID/NCCDPHP/DDT) (CTR)" w:date="2023-08-15T14:04:00Z">
              <w:r>
                <w:rPr>
                  <w:rFonts w:ascii="Calibri" w:hAnsi="Calibri"/>
                  <w:sz w:val="20"/>
                </w:rPr>
                <w:t>44.2 (3.9)</w:t>
              </w:r>
            </w:ins>
          </w:p>
        </w:tc>
        <w:tc>
          <w:tcPr>
            <w:tcW w:w="0" w:type="auto"/>
            <w:tcBorders>
              <w:top w:val="single" w:sz="0" w:space="0" w:color="D3D3D3"/>
              <w:left w:val="single" w:sz="0" w:space="0" w:color="D3D3D3"/>
              <w:bottom w:val="single" w:sz="0" w:space="0" w:color="D3D3D3"/>
              <w:right w:val="single" w:sz="0" w:space="0" w:color="D3D3D3"/>
            </w:tcBorders>
          </w:tcPr>
          <w:p w14:paraId="147984BC" w14:textId="77777777" w:rsidR="00524773" w:rsidRDefault="00524773" w:rsidP="00C670FC">
            <w:pPr>
              <w:keepNext/>
              <w:spacing w:after="60"/>
              <w:rPr>
                <w:ins w:id="3225" w:author="Wittman, Jacob (CDC/DDNID/NCCDPHP/DDT) (CTR)" w:date="2023-08-15T14:04:00Z"/>
              </w:rPr>
            </w:pPr>
            <w:ins w:id="3226" w:author="Wittman, Jacob (CDC/DDNID/NCCDPHP/DDT) (CTR)" w:date="2023-08-15T14:04:00Z">
              <w:r>
                <w:rPr>
                  <w:rFonts w:ascii="Calibri" w:hAnsi="Calibri"/>
                  <w:sz w:val="20"/>
                </w:rPr>
                <w:t>49.2 (3.5)</w:t>
              </w:r>
            </w:ins>
          </w:p>
        </w:tc>
        <w:tc>
          <w:tcPr>
            <w:tcW w:w="0" w:type="auto"/>
            <w:tcBorders>
              <w:top w:val="single" w:sz="0" w:space="0" w:color="D3D3D3"/>
              <w:left w:val="single" w:sz="0" w:space="0" w:color="D3D3D3"/>
              <w:bottom w:val="single" w:sz="0" w:space="0" w:color="D3D3D3"/>
              <w:right w:val="single" w:sz="0" w:space="0" w:color="D3D3D3"/>
            </w:tcBorders>
          </w:tcPr>
          <w:p w14:paraId="14E5D460" w14:textId="77777777" w:rsidR="00524773" w:rsidRDefault="00524773" w:rsidP="00C670FC">
            <w:pPr>
              <w:keepNext/>
              <w:spacing w:after="60"/>
              <w:rPr>
                <w:ins w:id="3227" w:author="Wittman, Jacob (CDC/DDNID/NCCDPHP/DDT) (CTR)" w:date="2023-08-15T14:04:00Z"/>
              </w:rPr>
            </w:pPr>
            <w:ins w:id="3228" w:author="Wittman, Jacob (CDC/DDNID/NCCDPHP/DDT) (CTR)" w:date="2023-08-15T14:04:00Z">
              <w:r>
                <w:rPr>
                  <w:rFonts w:ascii="Calibri" w:hAnsi="Calibri"/>
                  <w:sz w:val="20"/>
                </w:rPr>
                <w:t>56.4 (3.4)</w:t>
              </w:r>
            </w:ins>
          </w:p>
        </w:tc>
        <w:tc>
          <w:tcPr>
            <w:tcW w:w="0" w:type="auto"/>
            <w:tcBorders>
              <w:top w:val="single" w:sz="0" w:space="0" w:color="D3D3D3"/>
              <w:left w:val="single" w:sz="0" w:space="0" w:color="D3D3D3"/>
              <w:bottom w:val="single" w:sz="0" w:space="0" w:color="D3D3D3"/>
              <w:right w:val="single" w:sz="0" w:space="0" w:color="D3D3D3"/>
            </w:tcBorders>
          </w:tcPr>
          <w:p w14:paraId="50112391" w14:textId="77777777" w:rsidR="00524773" w:rsidRDefault="00524773" w:rsidP="00C670FC">
            <w:pPr>
              <w:keepNext/>
              <w:spacing w:after="60"/>
              <w:rPr>
                <w:ins w:id="3229" w:author="Wittman, Jacob (CDC/DDNID/NCCDPHP/DDT) (CTR)" w:date="2023-08-15T14:04:00Z"/>
              </w:rPr>
            </w:pPr>
            <w:ins w:id="3230" w:author="Wittman, Jacob (CDC/DDNID/NCCDPHP/DDT) (CTR)" w:date="2023-08-15T14:04:00Z">
              <w:r>
                <w:rPr>
                  <w:rFonts w:ascii="Calibri" w:hAnsi="Calibri"/>
                  <w:sz w:val="20"/>
                </w:rPr>
                <w:t>48.0 (4.0)</w:t>
              </w:r>
            </w:ins>
          </w:p>
        </w:tc>
        <w:tc>
          <w:tcPr>
            <w:tcW w:w="0" w:type="auto"/>
            <w:tcBorders>
              <w:top w:val="single" w:sz="0" w:space="0" w:color="D3D3D3"/>
              <w:left w:val="single" w:sz="0" w:space="0" w:color="D3D3D3"/>
              <w:bottom w:val="single" w:sz="0" w:space="0" w:color="D3D3D3"/>
              <w:right w:val="single" w:sz="0" w:space="0" w:color="D3D3D3"/>
            </w:tcBorders>
          </w:tcPr>
          <w:p w14:paraId="3C8E5076" w14:textId="77777777" w:rsidR="00524773" w:rsidRDefault="00524773" w:rsidP="00C670FC">
            <w:pPr>
              <w:keepNext/>
              <w:spacing w:after="60"/>
              <w:rPr>
                <w:ins w:id="3231" w:author="Wittman, Jacob (CDC/DDNID/NCCDPHP/DDT) (CTR)" w:date="2023-08-15T14:04:00Z"/>
              </w:rPr>
            </w:pPr>
            <w:ins w:id="3232" w:author="Wittman, Jacob (CDC/DDNID/NCCDPHP/DDT) (CTR)" w:date="2023-08-15T14:04:00Z">
              <w:r>
                <w:rPr>
                  <w:rFonts w:ascii="Calibri" w:hAnsi="Calibri"/>
                  <w:sz w:val="20"/>
                </w:rPr>
                <w:t>43.1 (3.8)</w:t>
              </w:r>
            </w:ins>
          </w:p>
        </w:tc>
        <w:tc>
          <w:tcPr>
            <w:tcW w:w="0" w:type="auto"/>
            <w:tcBorders>
              <w:top w:val="single" w:sz="0" w:space="0" w:color="D3D3D3"/>
              <w:left w:val="single" w:sz="0" w:space="0" w:color="D3D3D3"/>
              <w:bottom w:val="single" w:sz="0" w:space="0" w:color="D3D3D3"/>
              <w:right w:val="single" w:sz="0" w:space="0" w:color="D3D3D3"/>
            </w:tcBorders>
          </w:tcPr>
          <w:p w14:paraId="3AB19017" w14:textId="77777777" w:rsidR="00524773" w:rsidRDefault="00524773" w:rsidP="00C670FC">
            <w:pPr>
              <w:keepNext/>
              <w:spacing w:after="60"/>
              <w:rPr>
                <w:ins w:id="3233" w:author="Wittman, Jacob (CDC/DDNID/NCCDPHP/DDT) (CTR)" w:date="2023-08-15T14:04:00Z"/>
              </w:rPr>
            </w:pPr>
            <w:ins w:id="3234" w:author="Wittman, Jacob (CDC/DDNID/NCCDPHP/DDT) (CTR)" w:date="2023-08-15T14:04:00Z">
              <w:r>
                <w:rPr>
                  <w:rFonts w:ascii="Calibri" w:hAnsi="Calibri"/>
                  <w:sz w:val="20"/>
                </w:rPr>
                <w:t>50.9 (3.9)</w:t>
              </w:r>
            </w:ins>
          </w:p>
        </w:tc>
        <w:tc>
          <w:tcPr>
            <w:tcW w:w="0" w:type="auto"/>
            <w:tcBorders>
              <w:top w:val="single" w:sz="0" w:space="0" w:color="D3D3D3"/>
              <w:left w:val="single" w:sz="0" w:space="0" w:color="D3D3D3"/>
              <w:bottom w:val="single" w:sz="0" w:space="0" w:color="D3D3D3"/>
              <w:right w:val="single" w:sz="0" w:space="0" w:color="D3D3D3"/>
            </w:tcBorders>
          </w:tcPr>
          <w:p w14:paraId="48F1984C" w14:textId="77777777" w:rsidR="00524773" w:rsidRDefault="00524773" w:rsidP="00C670FC">
            <w:pPr>
              <w:keepNext/>
              <w:spacing w:after="60"/>
              <w:rPr>
                <w:ins w:id="3235" w:author="Wittman, Jacob (CDC/DDNID/NCCDPHP/DDT) (CTR)" w:date="2023-08-15T14:04:00Z"/>
              </w:rPr>
            </w:pPr>
            <w:ins w:id="3236" w:author="Wittman, Jacob (CDC/DDNID/NCCDPHP/DDT) (CTR)" w:date="2023-08-15T14:04:00Z">
              <w:r>
                <w:rPr>
                  <w:rFonts w:ascii="Calibri" w:hAnsi="Calibri"/>
                  <w:sz w:val="20"/>
                </w:rPr>
                <w:t>47.4 (3.8)</w:t>
              </w:r>
            </w:ins>
          </w:p>
        </w:tc>
        <w:tc>
          <w:tcPr>
            <w:tcW w:w="0" w:type="auto"/>
            <w:tcBorders>
              <w:top w:val="single" w:sz="0" w:space="0" w:color="D3D3D3"/>
              <w:left w:val="single" w:sz="0" w:space="0" w:color="D3D3D3"/>
              <w:bottom w:val="single" w:sz="0" w:space="0" w:color="D3D3D3"/>
              <w:right w:val="single" w:sz="0" w:space="0" w:color="D3D3D3"/>
            </w:tcBorders>
          </w:tcPr>
          <w:p w14:paraId="776C828F" w14:textId="77777777" w:rsidR="00524773" w:rsidRDefault="00524773" w:rsidP="00C670FC">
            <w:pPr>
              <w:keepNext/>
              <w:spacing w:after="60"/>
              <w:rPr>
                <w:ins w:id="3237" w:author="Wittman, Jacob (CDC/DDNID/NCCDPHP/DDT) (CTR)" w:date="2023-08-15T14:04:00Z"/>
              </w:rPr>
            </w:pPr>
            <w:ins w:id="3238" w:author="Wittman, Jacob (CDC/DDNID/NCCDPHP/DDT) (CTR)" w:date="2023-08-15T14:04:00Z">
              <w:r>
                <w:rPr>
                  <w:rFonts w:ascii="Calibri" w:hAnsi="Calibri"/>
                  <w:sz w:val="20"/>
                </w:rPr>
                <w:t>49.3 (3.5)</w:t>
              </w:r>
            </w:ins>
          </w:p>
        </w:tc>
        <w:tc>
          <w:tcPr>
            <w:tcW w:w="0" w:type="auto"/>
            <w:tcBorders>
              <w:top w:val="single" w:sz="0" w:space="0" w:color="D3D3D3"/>
              <w:left w:val="single" w:sz="0" w:space="0" w:color="D3D3D3"/>
              <w:bottom w:val="single" w:sz="0" w:space="0" w:color="D3D3D3"/>
              <w:right w:val="single" w:sz="0" w:space="0" w:color="D3D3D3"/>
            </w:tcBorders>
          </w:tcPr>
          <w:p w14:paraId="18D997D2" w14:textId="77777777" w:rsidR="00524773" w:rsidRDefault="00524773" w:rsidP="00C670FC">
            <w:pPr>
              <w:keepNext/>
              <w:spacing w:after="60"/>
              <w:rPr>
                <w:ins w:id="3239" w:author="Wittman, Jacob (CDC/DDNID/NCCDPHP/DDT) (CTR)" w:date="2023-08-15T14:04:00Z"/>
              </w:rPr>
            </w:pPr>
            <w:ins w:id="3240" w:author="Wittman, Jacob (CDC/DDNID/NCCDPHP/DDT) (CTR)" w:date="2023-08-15T14:04:00Z">
              <w:r>
                <w:rPr>
                  <w:rFonts w:ascii="Calibri" w:hAnsi="Calibri"/>
                  <w:sz w:val="20"/>
                </w:rPr>
                <w:t>48.6 (3.6)</w:t>
              </w:r>
            </w:ins>
          </w:p>
        </w:tc>
        <w:tc>
          <w:tcPr>
            <w:tcW w:w="0" w:type="auto"/>
            <w:tcBorders>
              <w:top w:val="single" w:sz="0" w:space="0" w:color="D3D3D3"/>
              <w:left w:val="single" w:sz="0" w:space="0" w:color="D3D3D3"/>
              <w:bottom w:val="single" w:sz="0" w:space="0" w:color="D3D3D3"/>
              <w:right w:val="single" w:sz="0" w:space="0" w:color="D3D3D3"/>
            </w:tcBorders>
          </w:tcPr>
          <w:p w14:paraId="6EA20E1B" w14:textId="77777777" w:rsidR="00524773" w:rsidRDefault="00524773" w:rsidP="00C670FC">
            <w:pPr>
              <w:keepNext/>
              <w:spacing w:after="60"/>
              <w:rPr>
                <w:ins w:id="3241" w:author="Wittman, Jacob (CDC/DDNID/NCCDPHP/DDT) (CTR)" w:date="2023-08-15T14:04:00Z"/>
              </w:rPr>
            </w:pPr>
            <w:ins w:id="3242" w:author="Wittman, Jacob (CDC/DDNID/NCCDPHP/DDT) (CTR)" w:date="2023-08-15T14:04:00Z">
              <w:r>
                <w:rPr>
                  <w:rFonts w:ascii="Calibri" w:hAnsi="Calibri"/>
                  <w:sz w:val="20"/>
                </w:rPr>
                <w:t>50.5 (4.5)</w:t>
              </w:r>
            </w:ins>
          </w:p>
        </w:tc>
        <w:tc>
          <w:tcPr>
            <w:tcW w:w="0" w:type="auto"/>
            <w:tcBorders>
              <w:top w:val="single" w:sz="0" w:space="0" w:color="D3D3D3"/>
              <w:left w:val="single" w:sz="0" w:space="0" w:color="D3D3D3"/>
              <w:bottom w:val="single" w:sz="0" w:space="0" w:color="D3D3D3"/>
              <w:right w:val="single" w:sz="0" w:space="0" w:color="D3D3D3"/>
            </w:tcBorders>
          </w:tcPr>
          <w:p w14:paraId="5A041233" w14:textId="77777777" w:rsidR="00524773" w:rsidRDefault="00524773" w:rsidP="00C670FC">
            <w:pPr>
              <w:keepNext/>
              <w:spacing w:after="60"/>
              <w:rPr>
                <w:ins w:id="3243" w:author="Wittman, Jacob (CDC/DDNID/NCCDPHP/DDT) (CTR)" w:date="2023-08-15T14:04:00Z"/>
              </w:rPr>
            </w:pPr>
            <w:ins w:id="3244" w:author="Wittman, Jacob (CDC/DDNID/NCCDPHP/DDT) (CTR)" w:date="2023-08-15T14:04:00Z">
              <w:r>
                <w:rPr>
                  <w:rFonts w:ascii="Calibri" w:hAnsi="Calibri"/>
                  <w:sz w:val="20"/>
                </w:rPr>
                <w:t>53.9 (4.6)</w:t>
              </w:r>
            </w:ins>
          </w:p>
        </w:tc>
        <w:tc>
          <w:tcPr>
            <w:tcW w:w="0" w:type="auto"/>
            <w:tcBorders>
              <w:top w:val="single" w:sz="0" w:space="0" w:color="D3D3D3"/>
              <w:left w:val="single" w:sz="0" w:space="0" w:color="D3D3D3"/>
              <w:bottom w:val="single" w:sz="0" w:space="0" w:color="D3D3D3"/>
              <w:right w:val="single" w:sz="0" w:space="0" w:color="D3D3D3"/>
            </w:tcBorders>
          </w:tcPr>
          <w:p w14:paraId="693B1A0C" w14:textId="77777777" w:rsidR="00524773" w:rsidRDefault="00524773" w:rsidP="00C670FC">
            <w:pPr>
              <w:keepNext/>
              <w:spacing w:after="60"/>
              <w:rPr>
                <w:ins w:id="3245" w:author="Wittman, Jacob (CDC/DDNID/NCCDPHP/DDT) (CTR)" w:date="2023-08-15T14:04:00Z"/>
              </w:rPr>
            </w:pPr>
            <w:ins w:id="3246" w:author="Wittman, Jacob (CDC/DDNID/NCCDPHP/DDT) (CTR)" w:date="2023-08-15T14:04:00Z">
              <w:r>
                <w:rPr>
                  <w:rFonts w:ascii="Calibri" w:hAnsi="Calibri"/>
                  <w:sz w:val="20"/>
                </w:rPr>
                <w:t>56.8 (5.5)</w:t>
              </w:r>
            </w:ins>
          </w:p>
        </w:tc>
        <w:tc>
          <w:tcPr>
            <w:tcW w:w="0" w:type="auto"/>
            <w:tcBorders>
              <w:top w:val="single" w:sz="0" w:space="0" w:color="D3D3D3"/>
              <w:left w:val="single" w:sz="0" w:space="0" w:color="D3D3D3"/>
              <w:bottom w:val="single" w:sz="0" w:space="0" w:color="D3D3D3"/>
              <w:right w:val="single" w:sz="0" w:space="0" w:color="D3D3D3"/>
            </w:tcBorders>
          </w:tcPr>
          <w:p w14:paraId="1B63314D" w14:textId="77777777" w:rsidR="00524773" w:rsidRDefault="00524773" w:rsidP="00C670FC">
            <w:pPr>
              <w:keepNext/>
              <w:spacing w:after="60"/>
              <w:rPr>
                <w:ins w:id="3247" w:author="Wittman, Jacob (CDC/DDNID/NCCDPHP/DDT) (CTR)" w:date="2023-08-15T14:04:00Z"/>
              </w:rPr>
            </w:pPr>
            <w:ins w:id="3248" w:author="Wittman, Jacob (CDC/DDNID/NCCDPHP/DDT) (CTR)" w:date="2023-08-15T14:04:00Z">
              <w:r>
                <w:rPr>
                  <w:rFonts w:ascii="Calibri" w:hAnsi="Calibri"/>
                  <w:sz w:val="20"/>
                </w:rPr>
                <w:t>-0.1 (-21.8, 21.7)</w:t>
              </w:r>
            </w:ins>
          </w:p>
        </w:tc>
        <w:tc>
          <w:tcPr>
            <w:tcW w:w="0" w:type="auto"/>
            <w:tcBorders>
              <w:top w:val="single" w:sz="0" w:space="0" w:color="D3D3D3"/>
              <w:left w:val="single" w:sz="0" w:space="0" w:color="D3D3D3"/>
              <w:bottom w:val="single" w:sz="0" w:space="0" w:color="D3D3D3"/>
              <w:right w:val="single" w:sz="0" w:space="0" w:color="D3D3D3"/>
            </w:tcBorders>
          </w:tcPr>
          <w:p w14:paraId="476722E0" w14:textId="77777777" w:rsidR="00524773" w:rsidRDefault="00524773" w:rsidP="00C670FC">
            <w:pPr>
              <w:keepNext/>
              <w:spacing w:after="60"/>
              <w:rPr>
                <w:ins w:id="324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B1C54A" w14:textId="77777777" w:rsidR="00524773" w:rsidRDefault="00524773" w:rsidP="00C670FC">
            <w:pPr>
              <w:keepNext/>
              <w:spacing w:after="60"/>
              <w:rPr>
                <w:ins w:id="3250" w:author="Wittman, Jacob (CDC/DDNID/NCCDPHP/DDT) (CTR)" w:date="2023-08-15T14:04:00Z"/>
              </w:rPr>
            </w:pPr>
            <w:ins w:id="3251" w:author="Wittman, Jacob (CDC/DDNID/NCCDPHP/DDT) (CTR)" w:date="2023-08-15T14:04:00Z">
              <w:r>
                <w:rPr>
                  <w:rFonts w:ascii="Calibri" w:hAnsi="Calibri"/>
                  <w:sz w:val="20"/>
                </w:rPr>
                <w:t>0.2 (-1.3, 1.7)</w:t>
              </w:r>
            </w:ins>
          </w:p>
        </w:tc>
        <w:tc>
          <w:tcPr>
            <w:tcW w:w="0" w:type="auto"/>
            <w:tcBorders>
              <w:top w:val="single" w:sz="0" w:space="0" w:color="D3D3D3"/>
              <w:left w:val="single" w:sz="0" w:space="0" w:color="D3D3D3"/>
              <w:bottom w:val="single" w:sz="0" w:space="0" w:color="D3D3D3"/>
              <w:right w:val="single" w:sz="0" w:space="0" w:color="D3D3D3"/>
            </w:tcBorders>
          </w:tcPr>
          <w:p w14:paraId="70EA8085" w14:textId="77777777" w:rsidR="00524773" w:rsidRDefault="00524773" w:rsidP="00C670FC">
            <w:pPr>
              <w:keepNext/>
              <w:spacing w:after="60"/>
              <w:rPr>
                <w:ins w:id="3252" w:author="Wittman, Jacob (CDC/DDNID/NCCDPHP/DDT) (CTR)" w:date="2023-08-15T14:04:00Z"/>
              </w:rPr>
            </w:pPr>
            <w:ins w:id="3253" w:author="Wittman, Jacob (CDC/DDNID/NCCDPHP/DDT) (CTR)" w:date="2023-08-15T14:04:00Z">
              <w:r>
                <w:rPr>
                  <w:rFonts w:ascii="Calibri" w:hAnsi="Calibri"/>
                  <w:sz w:val="20"/>
                </w:rPr>
                <w:t>0.2 (-1.3, 1.7)</w:t>
              </w:r>
            </w:ins>
          </w:p>
        </w:tc>
      </w:tr>
      <w:tr w:rsidR="00524773" w14:paraId="7C431DDB" w14:textId="77777777" w:rsidTr="00C670FC">
        <w:trPr>
          <w:cantSplit/>
          <w:jc w:val="center"/>
          <w:ins w:id="32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15A5E07" w14:textId="77777777" w:rsidR="00524773" w:rsidRDefault="00524773" w:rsidP="00C670FC">
            <w:pPr>
              <w:keepNext/>
              <w:spacing w:after="60"/>
              <w:rPr>
                <w:ins w:id="3255" w:author="Wittman, Jacob (CDC/DDNID/NCCDPHP/DDT) (CTR)" w:date="2023-08-15T14:04:00Z"/>
              </w:rPr>
            </w:pPr>
            <w:ins w:id="3256" w:author="Wittman, Jacob (CDC/DDNID/NCCDPHP/DDT) (CTR)" w:date="2023-08-15T14:04:00Z">
              <w:r>
                <w:rPr>
                  <w:rFonts w:ascii="Calibri" w:hAnsi="Calibri"/>
                  <w:sz w:val="20"/>
                </w:rPr>
                <w:lastRenderedPageBreak/>
                <w:t>Age: 45 to 64</w:t>
              </w:r>
            </w:ins>
          </w:p>
        </w:tc>
        <w:tc>
          <w:tcPr>
            <w:tcW w:w="0" w:type="auto"/>
            <w:tcBorders>
              <w:top w:val="single" w:sz="0" w:space="0" w:color="D3D3D3"/>
              <w:left w:val="single" w:sz="0" w:space="0" w:color="D3D3D3"/>
              <w:bottom w:val="single" w:sz="0" w:space="0" w:color="D3D3D3"/>
              <w:right w:val="single" w:sz="0" w:space="0" w:color="D3D3D3"/>
            </w:tcBorders>
          </w:tcPr>
          <w:p w14:paraId="22D608CA" w14:textId="77777777" w:rsidR="00524773" w:rsidRDefault="00524773" w:rsidP="00C670FC">
            <w:pPr>
              <w:keepNext/>
              <w:spacing w:after="60"/>
              <w:rPr>
                <w:ins w:id="3257" w:author="Wittman, Jacob (CDC/DDNID/NCCDPHP/DDT) (CTR)" w:date="2023-08-15T14:04:00Z"/>
              </w:rPr>
            </w:pPr>
            <w:ins w:id="3258" w:author="Wittman, Jacob (CDC/DDNID/NCCDPHP/DDT) (CTR)" w:date="2023-08-15T14:04:00Z">
              <w:r>
                <w:rPr>
                  <w:rFonts w:ascii="Calibri" w:hAnsi="Calibri"/>
                  <w:sz w:val="20"/>
                </w:rPr>
                <w:t>56.9 (0.8)</w:t>
              </w:r>
            </w:ins>
          </w:p>
        </w:tc>
        <w:tc>
          <w:tcPr>
            <w:tcW w:w="0" w:type="auto"/>
            <w:tcBorders>
              <w:top w:val="single" w:sz="0" w:space="0" w:color="D3D3D3"/>
              <w:left w:val="single" w:sz="0" w:space="0" w:color="D3D3D3"/>
              <w:bottom w:val="single" w:sz="0" w:space="0" w:color="D3D3D3"/>
              <w:right w:val="single" w:sz="0" w:space="0" w:color="D3D3D3"/>
            </w:tcBorders>
          </w:tcPr>
          <w:p w14:paraId="081BE37C" w14:textId="77777777" w:rsidR="00524773" w:rsidRDefault="00524773" w:rsidP="00C670FC">
            <w:pPr>
              <w:keepNext/>
              <w:spacing w:after="60"/>
              <w:rPr>
                <w:ins w:id="3259" w:author="Wittman, Jacob (CDC/DDNID/NCCDPHP/DDT) (CTR)" w:date="2023-08-15T14:04:00Z"/>
              </w:rPr>
            </w:pPr>
            <w:ins w:id="3260" w:author="Wittman, Jacob (CDC/DDNID/NCCDPHP/DDT) (CTR)" w:date="2023-08-15T14:04:00Z">
              <w:r>
                <w:rPr>
                  <w:rFonts w:ascii="Calibri" w:hAnsi="Calibri"/>
                  <w:sz w:val="20"/>
                </w:rPr>
                <w:t>53.9 (2.3)</w:t>
              </w:r>
            </w:ins>
          </w:p>
        </w:tc>
        <w:tc>
          <w:tcPr>
            <w:tcW w:w="0" w:type="auto"/>
            <w:tcBorders>
              <w:top w:val="single" w:sz="0" w:space="0" w:color="D3D3D3"/>
              <w:left w:val="single" w:sz="0" w:space="0" w:color="D3D3D3"/>
              <w:bottom w:val="single" w:sz="0" w:space="0" w:color="D3D3D3"/>
              <w:right w:val="single" w:sz="0" w:space="0" w:color="D3D3D3"/>
            </w:tcBorders>
          </w:tcPr>
          <w:p w14:paraId="30F2C512" w14:textId="77777777" w:rsidR="00524773" w:rsidRDefault="00524773" w:rsidP="00C670FC">
            <w:pPr>
              <w:keepNext/>
              <w:spacing w:after="60"/>
              <w:rPr>
                <w:ins w:id="3261" w:author="Wittman, Jacob (CDC/DDNID/NCCDPHP/DDT) (CTR)" w:date="2023-08-15T14:04:00Z"/>
              </w:rPr>
            </w:pPr>
            <w:ins w:id="3262" w:author="Wittman, Jacob (CDC/DDNID/NCCDPHP/DDT) (CTR)" w:date="2023-08-15T14:04:00Z">
              <w:r>
                <w:rPr>
                  <w:rFonts w:ascii="Calibri" w:hAnsi="Calibri"/>
                  <w:sz w:val="20"/>
                </w:rPr>
                <w:t>55.4 (2.1)</w:t>
              </w:r>
            </w:ins>
          </w:p>
        </w:tc>
        <w:tc>
          <w:tcPr>
            <w:tcW w:w="0" w:type="auto"/>
            <w:tcBorders>
              <w:top w:val="single" w:sz="0" w:space="0" w:color="D3D3D3"/>
              <w:left w:val="single" w:sz="0" w:space="0" w:color="D3D3D3"/>
              <w:bottom w:val="single" w:sz="0" w:space="0" w:color="D3D3D3"/>
              <w:right w:val="single" w:sz="0" w:space="0" w:color="D3D3D3"/>
            </w:tcBorders>
          </w:tcPr>
          <w:p w14:paraId="6C7EFFC7" w14:textId="77777777" w:rsidR="00524773" w:rsidRDefault="00524773" w:rsidP="00C670FC">
            <w:pPr>
              <w:keepNext/>
              <w:spacing w:after="60"/>
              <w:rPr>
                <w:ins w:id="3263" w:author="Wittman, Jacob (CDC/DDNID/NCCDPHP/DDT) (CTR)" w:date="2023-08-15T14:04:00Z"/>
              </w:rPr>
            </w:pPr>
            <w:ins w:id="3264" w:author="Wittman, Jacob (CDC/DDNID/NCCDPHP/DDT) (CTR)" w:date="2023-08-15T14:04:00Z">
              <w:r>
                <w:rPr>
                  <w:rFonts w:ascii="Calibri" w:hAnsi="Calibri"/>
                  <w:sz w:val="20"/>
                </w:rPr>
                <w:t>54.8 (2.0)</w:t>
              </w:r>
            </w:ins>
          </w:p>
        </w:tc>
        <w:tc>
          <w:tcPr>
            <w:tcW w:w="0" w:type="auto"/>
            <w:tcBorders>
              <w:top w:val="single" w:sz="0" w:space="0" w:color="D3D3D3"/>
              <w:left w:val="single" w:sz="0" w:space="0" w:color="D3D3D3"/>
              <w:bottom w:val="single" w:sz="0" w:space="0" w:color="D3D3D3"/>
              <w:right w:val="single" w:sz="0" w:space="0" w:color="D3D3D3"/>
            </w:tcBorders>
          </w:tcPr>
          <w:p w14:paraId="5F2776FE" w14:textId="77777777" w:rsidR="00524773" w:rsidRDefault="00524773" w:rsidP="00C670FC">
            <w:pPr>
              <w:keepNext/>
              <w:spacing w:after="60"/>
              <w:rPr>
                <w:ins w:id="3265" w:author="Wittman, Jacob (CDC/DDNID/NCCDPHP/DDT) (CTR)" w:date="2023-08-15T14:04:00Z"/>
              </w:rPr>
            </w:pPr>
            <w:ins w:id="3266" w:author="Wittman, Jacob (CDC/DDNID/NCCDPHP/DDT) (CTR)" w:date="2023-08-15T14:04:00Z">
              <w:r>
                <w:rPr>
                  <w:rFonts w:ascii="Calibri" w:hAnsi="Calibri"/>
                  <w:sz w:val="20"/>
                </w:rPr>
                <w:t>55.2 (2.1)</w:t>
              </w:r>
            </w:ins>
          </w:p>
        </w:tc>
        <w:tc>
          <w:tcPr>
            <w:tcW w:w="0" w:type="auto"/>
            <w:tcBorders>
              <w:top w:val="single" w:sz="0" w:space="0" w:color="D3D3D3"/>
              <w:left w:val="single" w:sz="0" w:space="0" w:color="D3D3D3"/>
              <w:bottom w:val="single" w:sz="0" w:space="0" w:color="D3D3D3"/>
              <w:right w:val="single" w:sz="0" w:space="0" w:color="D3D3D3"/>
            </w:tcBorders>
          </w:tcPr>
          <w:p w14:paraId="080CD84D" w14:textId="77777777" w:rsidR="00524773" w:rsidRDefault="00524773" w:rsidP="00C670FC">
            <w:pPr>
              <w:keepNext/>
              <w:spacing w:after="60"/>
              <w:rPr>
                <w:ins w:id="3267" w:author="Wittman, Jacob (CDC/DDNID/NCCDPHP/DDT) (CTR)" w:date="2023-08-15T14:04:00Z"/>
              </w:rPr>
            </w:pPr>
            <w:ins w:id="3268" w:author="Wittman, Jacob (CDC/DDNID/NCCDPHP/DDT) (CTR)" w:date="2023-08-15T14:04:00Z">
              <w:r>
                <w:rPr>
                  <w:rFonts w:ascii="Calibri" w:hAnsi="Calibri"/>
                  <w:sz w:val="20"/>
                </w:rPr>
                <w:t>53.7 (2.1)</w:t>
              </w:r>
            </w:ins>
          </w:p>
        </w:tc>
        <w:tc>
          <w:tcPr>
            <w:tcW w:w="0" w:type="auto"/>
            <w:tcBorders>
              <w:top w:val="single" w:sz="0" w:space="0" w:color="D3D3D3"/>
              <w:left w:val="single" w:sz="0" w:space="0" w:color="D3D3D3"/>
              <w:bottom w:val="single" w:sz="0" w:space="0" w:color="D3D3D3"/>
              <w:right w:val="single" w:sz="0" w:space="0" w:color="D3D3D3"/>
            </w:tcBorders>
          </w:tcPr>
          <w:p w14:paraId="6FD2B645" w14:textId="77777777" w:rsidR="00524773" w:rsidRDefault="00524773" w:rsidP="00C670FC">
            <w:pPr>
              <w:keepNext/>
              <w:spacing w:after="60"/>
              <w:rPr>
                <w:ins w:id="3269" w:author="Wittman, Jacob (CDC/DDNID/NCCDPHP/DDT) (CTR)" w:date="2023-08-15T14:04:00Z"/>
              </w:rPr>
            </w:pPr>
            <w:ins w:id="3270" w:author="Wittman, Jacob (CDC/DDNID/NCCDPHP/DDT) (CTR)" w:date="2023-08-15T14:04:00Z">
              <w:r>
                <w:rPr>
                  <w:rFonts w:ascii="Calibri" w:hAnsi="Calibri"/>
                  <w:sz w:val="20"/>
                </w:rPr>
                <w:t>56.5 (1.8)</w:t>
              </w:r>
            </w:ins>
          </w:p>
        </w:tc>
        <w:tc>
          <w:tcPr>
            <w:tcW w:w="0" w:type="auto"/>
            <w:tcBorders>
              <w:top w:val="single" w:sz="0" w:space="0" w:color="D3D3D3"/>
              <w:left w:val="single" w:sz="0" w:space="0" w:color="D3D3D3"/>
              <w:bottom w:val="single" w:sz="0" w:space="0" w:color="D3D3D3"/>
              <w:right w:val="single" w:sz="0" w:space="0" w:color="D3D3D3"/>
            </w:tcBorders>
          </w:tcPr>
          <w:p w14:paraId="01A76D08" w14:textId="77777777" w:rsidR="00524773" w:rsidRDefault="00524773" w:rsidP="00C670FC">
            <w:pPr>
              <w:keepNext/>
              <w:spacing w:after="60"/>
              <w:rPr>
                <w:ins w:id="3271" w:author="Wittman, Jacob (CDC/DDNID/NCCDPHP/DDT) (CTR)" w:date="2023-08-15T14:04:00Z"/>
              </w:rPr>
            </w:pPr>
            <w:ins w:id="3272" w:author="Wittman, Jacob (CDC/DDNID/NCCDPHP/DDT) (CTR)" w:date="2023-08-15T14:04:00Z">
              <w:r>
                <w:rPr>
                  <w:rFonts w:ascii="Calibri" w:hAnsi="Calibri"/>
                  <w:sz w:val="20"/>
                </w:rPr>
                <w:t>53.9 (2.1)</w:t>
              </w:r>
            </w:ins>
          </w:p>
        </w:tc>
        <w:tc>
          <w:tcPr>
            <w:tcW w:w="0" w:type="auto"/>
            <w:tcBorders>
              <w:top w:val="single" w:sz="0" w:space="0" w:color="D3D3D3"/>
              <w:left w:val="single" w:sz="0" w:space="0" w:color="D3D3D3"/>
              <w:bottom w:val="single" w:sz="0" w:space="0" w:color="D3D3D3"/>
              <w:right w:val="single" w:sz="0" w:space="0" w:color="D3D3D3"/>
            </w:tcBorders>
          </w:tcPr>
          <w:p w14:paraId="0F0E780B" w14:textId="77777777" w:rsidR="00524773" w:rsidRDefault="00524773" w:rsidP="00C670FC">
            <w:pPr>
              <w:keepNext/>
              <w:spacing w:after="60"/>
              <w:rPr>
                <w:ins w:id="3273" w:author="Wittman, Jacob (CDC/DDNID/NCCDPHP/DDT) (CTR)" w:date="2023-08-15T14:04:00Z"/>
              </w:rPr>
            </w:pPr>
            <w:ins w:id="3274" w:author="Wittman, Jacob (CDC/DDNID/NCCDPHP/DDT) (CTR)" w:date="2023-08-15T14:04:00Z">
              <w:r>
                <w:rPr>
                  <w:rFonts w:ascii="Calibri" w:hAnsi="Calibri"/>
                  <w:sz w:val="20"/>
                </w:rPr>
                <w:t>60.0 (2.3)</w:t>
              </w:r>
            </w:ins>
          </w:p>
        </w:tc>
        <w:tc>
          <w:tcPr>
            <w:tcW w:w="0" w:type="auto"/>
            <w:tcBorders>
              <w:top w:val="single" w:sz="0" w:space="0" w:color="D3D3D3"/>
              <w:left w:val="single" w:sz="0" w:space="0" w:color="D3D3D3"/>
              <w:bottom w:val="single" w:sz="0" w:space="0" w:color="D3D3D3"/>
              <w:right w:val="single" w:sz="0" w:space="0" w:color="D3D3D3"/>
            </w:tcBorders>
          </w:tcPr>
          <w:p w14:paraId="391FF0F3" w14:textId="77777777" w:rsidR="00524773" w:rsidRDefault="00524773" w:rsidP="00C670FC">
            <w:pPr>
              <w:keepNext/>
              <w:spacing w:after="60"/>
              <w:rPr>
                <w:ins w:id="3275" w:author="Wittman, Jacob (CDC/DDNID/NCCDPHP/DDT) (CTR)" w:date="2023-08-15T14:04:00Z"/>
              </w:rPr>
            </w:pPr>
            <w:ins w:id="3276" w:author="Wittman, Jacob (CDC/DDNID/NCCDPHP/DDT) (CTR)" w:date="2023-08-15T14:04:00Z">
              <w:r>
                <w:rPr>
                  <w:rFonts w:ascii="Calibri" w:hAnsi="Calibri"/>
                  <w:sz w:val="20"/>
                </w:rPr>
                <w:t>59.1 (2.2)</w:t>
              </w:r>
            </w:ins>
          </w:p>
        </w:tc>
        <w:tc>
          <w:tcPr>
            <w:tcW w:w="0" w:type="auto"/>
            <w:tcBorders>
              <w:top w:val="single" w:sz="0" w:space="0" w:color="D3D3D3"/>
              <w:left w:val="single" w:sz="0" w:space="0" w:color="D3D3D3"/>
              <w:bottom w:val="single" w:sz="0" w:space="0" w:color="D3D3D3"/>
              <w:right w:val="single" w:sz="0" w:space="0" w:color="D3D3D3"/>
            </w:tcBorders>
          </w:tcPr>
          <w:p w14:paraId="196B6D0A" w14:textId="77777777" w:rsidR="00524773" w:rsidRDefault="00524773" w:rsidP="00C670FC">
            <w:pPr>
              <w:keepNext/>
              <w:spacing w:after="60"/>
              <w:rPr>
                <w:ins w:id="3277" w:author="Wittman, Jacob (CDC/DDNID/NCCDPHP/DDT) (CTR)" w:date="2023-08-15T14:04:00Z"/>
              </w:rPr>
            </w:pPr>
            <w:ins w:id="3278" w:author="Wittman, Jacob (CDC/DDNID/NCCDPHP/DDT) (CTR)" w:date="2023-08-15T14:04:00Z">
              <w:r>
                <w:rPr>
                  <w:rFonts w:ascii="Calibri" w:hAnsi="Calibri"/>
                  <w:sz w:val="20"/>
                </w:rPr>
                <w:t>57.8 (2.0)</w:t>
              </w:r>
            </w:ins>
          </w:p>
        </w:tc>
        <w:tc>
          <w:tcPr>
            <w:tcW w:w="0" w:type="auto"/>
            <w:tcBorders>
              <w:top w:val="single" w:sz="0" w:space="0" w:color="D3D3D3"/>
              <w:left w:val="single" w:sz="0" w:space="0" w:color="D3D3D3"/>
              <w:bottom w:val="single" w:sz="0" w:space="0" w:color="D3D3D3"/>
              <w:right w:val="single" w:sz="0" w:space="0" w:color="D3D3D3"/>
            </w:tcBorders>
          </w:tcPr>
          <w:p w14:paraId="4942D0D4" w14:textId="77777777" w:rsidR="00524773" w:rsidRDefault="00524773" w:rsidP="00C670FC">
            <w:pPr>
              <w:keepNext/>
              <w:spacing w:after="60"/>
              <w:rPr>
                <w:ins w:id="3279" w:author="Wittman, Jacob (CDC/DDNID/NCCDPHP/DDT) (CTR)" w:date="2023-08-15T14:04:00Z"/>
              </w:rPr>
            </w:pPr>
            <w:ins w:id="3280" w:author="Wittman, Jacob (CDC/DDNID/NCCDPHP/DDT) (CTR)" w:date="2023-08-15T14:04:00Z">
              <w:r>
                <w:rPr>
                  <w:rFonts w:ascii="Calibri" w:hAnsi="Calibri"/>
                  <w:sz w:val="20"/>
                </w:rPr>
                <w:t>60.7 (2.2)</w:t>
              </w:r>
            </w:ins>
          </w:p>
        </w:tc>
        <w:tc>
          <w:tcPr>
            <w:tcW w:w="0" w:type="auto"/>
            <w:tcBorders>
              <w:top w:val="single" w:sz="0" w:space="0" w:color="D3D3D3"/>
              <w:left w:val="single" w:sz="0" w:space="0" w:color="D3D3D3"/>
              <w:bottom w:val="single" w:sz="0" w:space="0" w:color="D3D3D3"/>
              <w:right w:val="single" w:sz="0" w:space="0" w:color="D3D3D3"/>
            </w:tcBorders>
          </w:tcPr>
          <w:p w14:paraId="235237B3" w14:textId="77777777" w:rsidR="00524773" w:rsidRDefault="00524773" w:rsidP="00C670FC">
            <w:pPr>
              <w:keepNext/>
              <w:spacing w:after="60"/>
              <w:rPr>
                <w:ins w:id="3281" w:author="Wittman, Jacob (CDC/DDNID/NCCDPHP/DDT) (CTR)" w:date="2023-08-15T14:04:00Z"/>
              </w:rPr>
            </w:pPr>
            <w:ins w:id="3282" w:author="Wittman, Jacob (CDC/DDNID/NCCDPHP/DDT) (CTR)" w:date="2023-08-15T14:04:00Z">
              <w:r>
                <w:rPr>
                  <w:rFonts w:ascii="Calibri" w:hAnsi="Calibri"/>
                  <w:sz w:val="20"/>
                </w:rPr>
                <w:t>61.6 (2.6)</w:t>
              </w:r>
            </w:ins>
          </w:p>
        </w:tc>
        <w:tc>
          <w:tcPr>
            <w:tcW w:w="0" w:type="auto"/>
            <w:tcBorders>
              <w:top w:val="single" w:sz="0" w:space="0" w:color="D3D3D3"/>
              <w:left w:val="single" w:sz="0" w:space="0" w:color="D3D3D3"/>
              <w:bottom w:val="single" w:sz="0" w:space="0" w:color="D3D3D3"/>
              <w:right w:val="single" w:sz="0" w:space="0" w:color="D3D3D3"/>
            </w:tcBorders>
          </w:tcPr>
          <w:p w14:paraId="242F89F9" w14:textId="77777777" w:rsidR="00524773" w:rsidRDefault="00524773" w:rsidP="00C670FC">
            <w:pPr>
              <w:keepNext/>
              <w:spacing w:after="60"/>
              <w:rPr>
                <w:ins w:id="3283" w:author="Wittman, Jacob (CDC/DDNID/NCCDPHP/DDT) (CTR)" w:date="2023-08-15T14:04:00Z"/>
              </w:rPr>
            </w:pPr>
            <w:ins w:id="3284" w:author="Wittman, Jacob (CDC/DDNID/NCCDPHP/DDT) (CTR)" w:date="2023-08-15T14:04:00Z">
              <w:r>
                <w:rPr>
                  <w:rFonts w:ascii="Calibri" w:hAnsi="Calibri"/>
                  <w:sz w:val="20"/>
                </w:rPr>
                <w:t>61.9 (2.5)</w:t>
              </w:r>
            </w:ins>
          </w:p>
        </w:tc>
        <w:tc>
          <w:tcPr>
            <w:tcW w:w="0" w:type="auto"/>
            <w:tcBorders>
              <w:top w:val="single" w:sz="0" w:space="0" w:color="D3D3D3"/>
              <w:left w:val="single" w:sz="0" w:space="0" w:color="D3D3D3"/>
              <w:bottom w:val="single" w:sz="0" w:space="0" w:color="D3D3D3"/>
              <w:right w:val="single" w:sz="0" w:space="0" w:color="D3D3D3"/>
            </w:tcBorders>
          </w:tcPr>
          <w:p w14:paraId="4ECCD4EC" w14:textId="77777777" w:rsidR="00524773" w:rsidRDefault="00524773" w:rsidP="00C670FC">
            <w:pPr>
              <w:keepNext/>
              <w:spacing w:after="60"/>
              <w:rPr>
                <w:ins w:id="3285" w:author="Wittman, Jacob (CDC/DDNID/NCCDPHP/DDT) (CTR)" w:date="2023-08-15T14:04:00Z"/>
              </w:rPr>
            </w:pPr>
            <w:ins w:id="3286" w:author="Wittman, Jacob (CDC/DDNID/NCCDPHP/DDT) (CTR)" w:date="2023-08-15T14:04:00Z">
              <w:r>
                <w:rPr>
                  <w:rFonts w:ascii="Calibri" w:hAnsi="Calibri"/>
                  <w:sz w:val="20"/>
                </w:rPr>
                <w:t>14.3 (0.9, 27.7)</w:t>
              </w:r>
            </w:ins>
          </w:p>
        </w:tc>
        <w:tc>
          <w:tcPr>
            <w:tcW w:w="0" w:type="auto"/>
            <w:tcBorders>
              <w:top w:val="single" w:sz="0" w:space="0" w:color="D3D3D3"/>
              <w:left w:val="single" w:sz="0" w:space="0" w:color="D3D3D3"/>
              <w:bottom w:val="single" w:sz="0" w:space="0" w:color="D3D3D3"/>
              <w:right w:val="single" w:sz="0" w:space="0" w:color="D3D3D3"/>
            </w:tcBorders>
          </w:tcPr>
          <w:p w14:paraId="231135CE" w14:textId="77777777" w:rsidR="00524773" w:rsidRDefault="00524773" w:rsidP="00C670FC">
            <w:pPr>
              <w:keepNext/>
              <w:spacing w:after="60"/>
              <w:rPr>
                <w:ins w:id="32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49F208" w14:textId="77777777" w:rsidR="00524773" w:rsidRDefault="00524773" w:rsidP="00C670FC">
            <w:pPr>
              <w:keepNext/>
              <w:spacing w:after="60"/>
              <w:rPr>
                <w:ins w:id="3288" w:author="Wittman, Jacob (CDC/DDNID/NCCDPHP/DDT) (CTR)" w:date="2023-08-15T14:04:00Z"/>
              </w:rPr>
            </w:pPr>
            <w:ins w:id="3289" w:author="Wittman, Jacob (CDC/DDNID/NCCDPHP/DDT) (CTR)" w:date="2023-08-15T14:04:00Z">
              <w:r>
                <w:rPr>
                  <w:rFonts w:ascii="Calibri" w:hAnsi="Calibri"/>
                  <w:sz w:val="20"/>
                </w:rPr>
                <w:t>1.2 (0.6, 1.7)</w:t>
              </w:r>
            </w:ins>
          </w:p>
        </w:tc>
        <w:tc>
          <w:tcPr>
            <w:tcW w:w="0" w:type="auto"/>
            <w:tcBorders>
              <w:top w:val="single" w:sz="0" w:space="0" w:color="D3D3D3"/>
              <w:left w:val="single" w:sz="0" w:space="0" w:color="D3D3D3"/>
              <w:bottom w:val="single" w:sz="0" w:space="0" w:color="D3D3D3"/>
              <w:right w:val="single" w:sz="0" w:space="0" w:color="D3D3D3"/>
            </w:tcBorders>
          </w:tcPr>
          <w:p w14:paraId="3DD700B6" w14:textId="77777777" w:rsidR="00524773" w:rsidRDefault="00524773" w:rsidP="00C670FC">
            <w:pPr>
              <w:keepNext/>
              <w:spacing w:after="60"/>
              <w:rPr>
                <w:ins w:id="3290" w:author="Wittman, Jacob (CDC/DDNID/NCCDPHP/DDT) (CTR)" w:date="2023-08-15T14:04:00Z"/>
              </w:rPr>
            </w:pPr>
            <w:ins w:id="3291" w:author="Wittman, Jacob (CDC/DDNID/NCCDPHP/DDT) (CTR)" w:date="2023-08-15T14:04:00Z">
              <w:r>
                <w:rPr>
                  <w:rFonts w:ascii="Calibri" w:hAnsi="Calibri"/>
                  <w:sz w:val="20"/>
                </w:rPr>
                <w:t>1.2 (0.6, 1.7)</w:t>
              </w:r>
            </w:ins>
          </w:p>
        </w:tc>
      </w:tr>
      <w:tr w:rsidR="00524773" w14:paraId="418283F4" w14:textId="77777777" w:rsidTr="00C670FC">
        <w:trPr>
          <w:cantSplit/>
          <w:jc w:val="center"/>
          <w:ins w:id="329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5DD4F4C" w14:textId="77777777" w:rsidR="00524773" w:rsidRDefault="00524773" w:rsidP="00C670FC">
            <w:pPr>
              <w:keepNext/>
              <w:spacing w:after="60"/>
              <w:rPr>
                <w:ins w:id="3293" w:author="Wittman, Jacob (CDC/DDNID/NCCDPHP/DDT) (CTR)" w:date="2023-08-15T14:04:00Z"/>
              </w:rPr>
            </w:pPr>
            <w:ins w:id="3294"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0637F074" w14:textId="77777777" w:rsidR="00524773" w:rsidRDefault="00524773" w:rsidP="00C670FC">
            <w:pPr>
              <w:keepNext/>
              <w:spacing w:after="60"/>
              <w:rPr>
                <w:ins w:id="3295" w:author="Wittman, Jacob (CDC/DDNID/NCCDPHP/DDT) (CTR)" w:date="2023-08-15T14:04:00Z"/>
              </w:rPr>
            </w:pPr>
            <w:ins w:id="3296" w:author="Wittman, Jacob (CDC/DDNID/NCCDPHP/DDT) (CTR)" w:date="2023-08-15T14:04:00Z">
              <w:r>
                <w:rPr>
                  <w:rFonts w:ascii="Calibri" w:hAnsi="Calibri"/>
                  <w:sz w:val="20"/>
                </w:rPr>
                <w:t>59.7 (1.4)</w:t>
              </w:r>
            </w:ins>
          </w:p>
        </w:tc>
        <w:tc>
          <w:tcPr>
            <w:tcW w:w="0" w:type="auto"/>
            <w:tcBorders>
              <w:top w:val="single" w:sz="0" w:space="0" w:color="D3D3D3"/>
              <w:left w:val="single" w:sz="0" w:space="0" w:color="D3D3D3"/>
              <w:bottom w:val="single" w:sz="0" w:space="0" w:color="D3D3D3"/>
              <w:right w:val="single" w:sz="0" w:space="0" w:color="D3D3D3"/>
            </w:tcBorders>
          </w:tcPr>
          <w:p w14:paraId="2B103D73" w14:textId="77777777" w:rsidR="00524773" w:rsidRDefault="00524773" w:rsidP="00C670FC">
            <w:pPr>
              <w:keepNext/>
              <w:spacing w:after="60"/>
              <w:rPr>
                <w:ins w:id="3297" w:author="Wittman, Jacob (CDC/DDNID/NCCDPHP/DDT) (CTR)" w:date="2023-08-15T14:04:00Z"/>
              </w:rPr>
            </w:pPr>
            <w:ins w:id="3298" w:author="Wittman, Jacob (CDC/DDNID/NCCDPHP/DDT) (CTR)" w:date="2023-08-15T14:04:00Z">
              <w:r>
                <w:rPr>
                  <w:rFonts w:ascii="Calibri" w:hAnsi="Calibri"/>
                  <w:sz w:val="20"/>
                </w:rPr>
                <w:t>54.1 (2.9)</w:t>
              </w:r>
            </w:ins>
          </w:p>
        </w:tc>
        <w:tc>
          <w:tcPr>
            <w:tcW w:w="0" w:type="auto"/>
            <w:tcBorders>
              <w:top w:val="single" w:sz="0" w:space="0" w:color="D3D3D3"/>
              <w:left w:val="single" w:sz="0" w:space="0" w:color="D3D3D3"/>
              <w:bottom w:val="single" w:sz="0" w:space="0" w:color="D3D3D3"/>
              <w:right w:val="single" w:sz="0" w:space="0" w:color="D3D3D3"/>
            </w:tcBorders>
          </w:tcPr>
          <w:p w14:paraId="29123E2B" w14:textId="77777777" w:rsidR="00524773" w:rsidRDefault="00524773" w:rsidP="00C670FC">
            <w:pPr>
              <w:keepNext/>
              <w:spacing w:after="60"/>
              <w:rPr>
                <w:ins w:id="3299" w:author="Wittman, Jacob (CDC/DDNID/NCCDPHP/DDT) (CTR)" w:date="2023-08-15T14:04:00Z"/>
              </w:rPr>
            </w:pPr>
            <w:ins w:id="3300" w:author="Wittman, Jacob (CDC/DDNID/NCCDPHP/DDT) (CTR)" w:date="2023-08-15T14:04:00Z">
              <w:r>
                <w:rPr>
                  <w:rFonts w:ascii="Calibri" w:hAnsi="Calibri"/>
                  <w:sz w:val="20"/>
                </w:rPr>
                <w:t>56.7 (3.0)</w:t>
              </w:r>
            </w:ins>
          </w:p>
        </w:tc>
        <w:tc>
          <w:tcPr>
            <w:tcW w:w="0" w:type="auto"/>
            <w:tcBorders>
              <w:top w:val="single" w:sz="0" w:space="0" w:color="D3D3D3"/>
              <w:left w:val="single" w:sz="0" w:space="0" w:color="D3D3D3"/>
              <w:bottom w:val="single" w:sz="0" w:space="0" w:color="D3D3D3"/>
              <w:right w:val="single" w:sz="0" w:space="0" w:color="D3D3D3"/>
            </w:tcBorders>
          </w:tcPr>
          <w:p w14:paraId="3BE7C5D9" w14:textId="77777777" w:rsidR="00524773" w:rsidRDefault="00524773" w:rsidP="00C670FC">
            <w:pPr>
              <w:keepNext/>
              <w:spacing w:after="60"/>
              <w:rPr>
                <w:ins w:id="3301" w:author="Wittman, Jacob (CDC/DDNID/NCCDPHP/DDT) (CTR)" w:date="2023-08-15T14:04:00Z"/>
              </w:rPr>
            </w:pPr>
            <w:ins w:id="3302" w:author="Wittman, Jacob (CDC/DDNID/NCCDPHP/DDT) (CTR)" w:date="2023-08-15T14:04:00Z">
              <w:r>
                <w:rPr>
                  <w:rFonts w:ascii="Calibri" w:hAnsi="Calibri"/>
                  <w:sz w:val="20"/>
                </w:rPr>
                <w:t>58.8 (3.3)</w:t>
              </w:r>
            </w:ins>
          </w:p>
        </w:tc>
        <w:tc>
          <w:tcPr>
            <w:tcW w:w="0" w:type="auto"/>
            <w:tcBorders>
              <w:top w:val="single" w:sz="0" w:space="0" w:color="D3D3D3"/>
              <w:left w:val="single" w:sz="0" w:space="0" w:color="D3D3D3"/>
              <w:bottom w:val="single" w:sz="0" w:space="0" w:color="D3D3D3"/>
              <w:right w:val="single" w:sz="0" w:space="0" w:color="D3D3D3"/>
            </w:tcBorders>
          </w:tcPr>
          <w:p w14:paraId="459DE196" w14:textId="77777777" w:rsidR="00524773" w:rsidRDefault="00524773" w:rsidP="00C670FC">
            <w:pPr>
              <w:keepNext/>
              <w:spacing w:after="60"/>
              <w:rPr>
                <w:ins w:id="3303" w:author="Wittman, Jacob (CDC/DDNID/NCCDPHP/DDT) (CTR)" w:date="2023-08-15T14:04:00Z"/>
              </w:rPr>
            </w:pPr>
            <w:ins w:id="3304" w:author="Wittman, Jacob (CDC/DDNID/NCCDPHP/DDT) (CTR)" w:date="2023-08-15T14:04:00Z">
              <w:r>
                <w:rPr>
                  <w:rFonts w:ascii="Calibri" w:hAnsi="Calibri"/>
                  <w:sz w:val="20"/>
                </w:rPr>
                <w:t>57.0 (2.6)</w:t>
              </w:r>
            </w:ins>
          </w:p>
        </w:tc>
        <w:tc>
          <w:tcPr>
            <w:tcW w:w="0" w:type="auto"/>
            <w:tcBorders>
              <w:top w:val="single" w:sz="0" w:space="0" w:color="D3D3D3"/>
              <w:left w:val="single" w:sz="0" w:space="0" w:color="D3D3D3"/>
              <w:bottom w:val="single" w:sz="0" w:space="0" w:color="D3D3D3"/>
              <w:right w:val="single" w:sz="0" w:space="0" w:color="D3D3D3"/>
            </w:tcBorders>
          </w:tcPr>
          <w:p w14:paraId="54E40378" w14:textId="77777777" w:rsidR="00524773" w:rsidRDefault="00524773" w:rsidP="00C670FC">
            <w:pPr>
              <w:keepNext/>
              <w:spacing w:after="60"/>
              <w:rPr>
                <w:ins w:id="3305" w:author="Wittman, Jacob (CDC/DDNID/NCCDPHP/DDT) (CTR)" w:date="2023-08-15T14:04:00Z"/>
              </w:rPr>
            </w:pPr>
            <w:ins w:id="3306" w:author="Wittman, Jacob (CDC/DDNID/NCCDPHP/DDT) (CTR)" w:date="2023-08-15T14:04:00Z">
              <w:r>
                <w:rPr>
                  <w:rFonts w:ascii="Calibri" w:hAnsi="Calibri"/>
                  <w:sz w:val="20"/>
                </w:rPr>
                <w:t>52.0 (2.7)</w:t>
              </w:r>
            </w:ins>
          </w:p>
        </w:tc>
        <w:tc>
          <w:tcPr>
            <w:tcW w:w="0" w:type="auto"/>
            <w:tcBorders>
              <w:top w:val="single" w:sz="0" w:space="0" w:color="D3D3D3"/>
              <w:left w:val="single" w:sz="0" w:space="0" w:color="D3D3D3"/>
              <w:bottom w:val="single" w:sz="0" w:space="0" w:color="D3D3D3"/>
              <w:right w:val="single" w:sz="0" w:space="0" w:color="D3D3D3"/>
            </w:tcBorders>
          </w:tcPr>
          <w:p w14:paraId="4A65F37A" w14:textId="77777777" w:rsidR="00524773" w:rsidRDefault="00524773" w:rsidP="00C670FC">
            <w:pPr>
              <w:keepNext/>
              <w:spacing w:after="60"/>
              <w:rPr>
                <w:ins w:id="3307" w:author="Wittman, Jacob (CDC/DDNID/NCCDPHP/DDT) (CTR)" w:date="2023-08-15T14:04:00Z"/>
              </w:rPr>
            </w:pPr>
            <w:ins w:id="3308" w:author="Wittman, Jacob (CDC/DDNID/NCCDPHP/DDT) (CTR)" w:date="2023-08-15T14:04:00Z">
              <w:r>
                <w:rPr>
                  <w:rFonts w:ascii="Calibri" w:hAnsi="Calibri"/>
                  <w:sz w:val="20"/>
                </w:rPr>
                <w:t>58.9 (2.6)</w:t>
              </w:r>
            </w:ins>
          </w:p>
        </w:tc>
        <w:tc>
          <w:tcPr>
            <w:tcW w:w="0" w:type="auto"/>
            <w:tcBorders>
              <w:top w:val="single" w:sz="0" w:space="0" w:color="D3D3D3"/>
              <w:left w:val="single" w:sz="0" w:space="0" w:color="D3D3D3"/>
              <w:bottom w:val="single" w:sz="0" w:space="0" w:color="D3D3D3"/>
              <w:right w:val="single" w:sz="0" w:space="0" w:color="D3D3D3"/>
            </w:tcBorders>
          </w:tcPr>
          <w:p w14:paraId="443A63D7" w14:textId="77777777" w:rsidR="00524773" w:rsidRDefault="00524773" w:rsidP="00C670FC">
            <w:pPr>
              <w:keepNext/>
              <w:spacing w:after="60"/>
              <w:rPr>
                <w:ins w:id="3309" w:author="Wittman, Jacob (CDC/DDNID/NCCDPHP/DDT) (CTR)" w:date="2023-08-15T14:04:00Z"/>
              </w:rPr>
            </w:pPr>
            <w:ins w:id="3310" w:author="Wittman, Jacob (CDC/DDNID/NCCDPHP/DDT) (CTR)" w:date="2023-08-15T14:04:00Z">
              <w:r>
                <w:rPr>
                  <w:rFonts w:ascii="Calibri" w:hAnsi="Calibri"/>
                  <w:sz w:val="20"/>
                </w:rPr>
                <w:t>57.4 (2.9)</w:t>
              </w:r>
            </w:ins>
          </w:p>
        </w:tc>
        <w:tc>
          <w:tcPr>
            <w:tcW w:w="0" w:type="auto"/>
            <w:tcBorders>
              <w:top w:val="single" w:sz="0" w:space="0" w:color="D3D3D3"/>
              <w:left w:val="single" w:sz="0" w:space="0" w:color="D3D3D3"/>
              <w:bottom w:val="single" w:sz="0" w:space="0" w:color="D3D3D3"/>
              <w:right w:val="single" w:sz="0" w:space="0" w:color="D3D3D3"/>
            </w:tcBorders>
          </w:tcPr>
          <w:p w14:paraId="0F1504C0" w14:textId="77777777" w:rsidR="00524773" w:rsidRDefault="00524773" w:rsidP="00C670FC">
            <w:pPr>
              <w:keepNext/>
              <w:spacing w:after="60"/>
              <w:rPr>
                <w:ins w:id="3311" w:author="Wittman, Jacob (CDC/DDNID/NCCDPHP/DDT) (CTR)" w:date="2023-08-15T14:04:00Z"/>
              </w:rPr>
            </w:pPr>
            <w:ins w:id="3312" w:author="Wittman, Jacob (CDC/DDNID/NCCDPHP/DDT) (CTR)" w:date="2023-08-15T14:04:00Z">
              <w:r>
                <w:rPr>
                  <w:rFonts w:ascii="Calibri" w:hAnsi="Calibri"/>
                  <w:sz w:val="20"/>
                </w:rPr>
                <w:t>62.2 (2.7)</w:t>
              </w:r>
            </w:ins>
          </w:p>
        </w:tc>
        <w:tc>
          <w:tcPr>
            <w:tcW w:w="0" w:type="auto"/>
            <w:tcBorders>
              <w:top w:val="single" w:sz="0" w:space="0" w:color="D3D3D3"/>
              <w:left w:val="single" w:sz="0" w:space="0" w:color="D3D3D3"/>
              <w:bottom w:val="single" w:sz="0" w:space="0" w:color="D3D3D3"/>
              <w:right w:val="single" w:sz="0" w:space="0" w:color="D3D3D3"/>
            </w:tcBorders>
          </w:tcPr>
          <w:p w14:paraId="346404D4" w14:textId="77777777" w:rsidR="00524773" w:rsidRDefault="00524773" w:rsidP="00C670FC">
            <w:pPr>
              <w:keepNext/>
              <w:spacing w:after="60"/>
              <w:rPr>
                <w:ins w:id="3313" w:author="Wittman, Jacob (CDC/DDNID/NCCDPHP/DDT) (CTR)" w:date="2023-08-15T14:04:00Z"/>
              </w:rPr>
            </w:pPr>
            <w:ins w:id="3314" w:author="Wittman, Jacob (CDC/DDNID/NCCDPHP/DDT) (CTR)" w:date="2023-08-15T14:04:00Z">
              <w:r>
                <w:rPr>
                  <w:rFonts w:ascii="Calibri" w:hAnsi="Calibri"/>
                  <w:sz w:val="20"/>
                </w:rPr>
                <w:t>67.4 (2.6)</w:t>
              </w:r>
            </w:ins>
          </w:p>
        </w:tc>
        <w:tc>
          <w:tcPr>
            <w:tcW w:w="0" w:type="auto"/>
            <w:tcBorders>
              <w:top w:val="single" w:sz="0" w:space="0" w:color="D3D3D3"/>
              <w:left w:val="single" w:sz="0" w:space="0" w:color="D3D3D3"/>
              <w:bottom w:val="single" w:sz="0" w:space="0" w:color="D3D3D3"/>
              <w:right w:val="single" w:sz="0" w:space="0" w:color="D3D3D3"/>
            </w:tcBorders>
          </w:tcPr>
          <w:p w14:paraId="7C1A1300" w14:textId="77777777" w:rsidR="00524773" w:rsidRDefault="00524773" w:rsidP="00C670FC">
            <w:pPr>
              <w:keepNext/>
              <w:spacing w:after="60"/>
              <w:rPr>
                <w:ins w:id="3315" w:author="Wittman, Jacob (CDC/DDNID/NCCDPHP/DDT) (CTR)" w:date="2023-08-15T14:04:00Z"/>
              </w:rPr>
            </w:pPr>
            <w:ins w:id="3316" w:author="Wittman, Jacob (CDC/DDNID/NCCDPHP/DDT) (CTR)" w:date="2023-08-15T14:04:00Z">
              <w:r>
                <w:rPr>
                  <w:rFonts w:ascii="Calibri" w:hAnsi="Calibri"/>
                  <w:sz w:val="20"/>
                </w:rPr>
                <w:t>58.6 (2.5)</w:t>
              </w:r>
            </w:ins>
          </w:p>
        </w:tc>
        <w:tc>
          <w:tcPr>
            <w:tcW w:w="0" w:type="auto"/>
            <w:tcBorders>
              <w:top w:val="single" w:sz="0" w:space="0" w:color="D3D3D3"/>
              <w:left w:val="single" w:sz="0" w:space="0" w:color="D3D3D3"/>
              <w:bottom w:val="single" w:sz="0" w:space="0" w:color="D3D3D3"/>
              <w:right w:val="single" w:sz="0" w:space="0" w:color="D3D3D3"/>
            </w:tcBorders>
          </w:tcPr>
          <w:p w14:paraId="0F57ECFA" w14:textId="77777777" w:rsidR="00524773" w:rsidRDefault="00524773" w:rsidP="00C670FC">
            <w:pPr>
              <w:keepNext/>
              <w:spacing w:after="60"/>
              <w:rPr>
                <w:ins w:id="3317" w:author="Wittman, Jacob (CDC/DDNID/NCCDPHP/DDT) (CTR)" w:date="2023-08-15T14:04:00Z"/>
              </w:rPr>
            </w:pPr>
            <w:ins w:id="3318" w:author="Wittman, Jacob (CDC/DDNID/NCCDPHP/DDT) (CTR)" w:date="2023-08-15T14:04:00Z">
              <w:r>
                <w:rPr>
                  <w:rFonts w:ascii="Calibri" w:hAnsi="Calibri"/>
                  <w:sz w:val="20"/>
                </w:rPr>
                <w:t>65.7 (2.4)</w:t>
              </w:r>
            </w:ins>
          </w:p>
        </w:tc>
        <w:tc>
          <w:tcPr>
            <w:tcW w:w="0" w:type="auto"/>
            <w:tcBorders>
              <w:top w:val="single" w:sz="0" w:space="0" w:color="D3D3D3"/>
              <w:left w:val="single" w:sz="0" w:space="0" w:color="D3D3D3"/>
              <w:bottom w:val="single" w:sz="0" w:space="0" w:color="D3D3D3"/>
              <w:right w:val="single" w:sz="0" w:space="0" w:color="D3D3D3"/>
            </w:tcBorders>
          </w:tcPr>
          <w:p w14:paraId="3B2ADD9B" w14:textId="77777777" w:rsidR="00524773" w:rsidRDefault="00524773" w:rsidP="00C670FC">
            <w:pPr>
              <w:keepNext/>
              <w:spacing w:after="60"/>
              <w:rPr>
                <w:ins w:id="3319" w:author="Wittman, Jacob (CDC/DDNID/NCCDPHP/DDT) (CTR)" w:date="2023-08-15T14:04:00Z"/>
              </w:rPr>
            </w:pPr>
            <w:ins w:id="3320" w:author="Wittman, Jacob (CDC/DDNID/NCCDPHP/DDT) (CTR)" w:date="2023-08-15T14:04:00Z">
              <w:r>
                <w:rPr>
                  <w:rFonts w:ascii="Calibri" w:hAnsi="Calibri"/>
                  <w:sz w:val="20"/>
                </w:rPr>
                <w:t>67.9 (2.5)</w:t>
              </w:r>
            </w:ins>
          </w:p>
        </w:tc>
        <w:tc>
          <w:tcPr>
            <w:tcW w:w="0" w:type="auto"/>
            <w:tcBorders>
              <w:top w:val="single" w:sz="0" w:space="0" w:color="D3D3D3"/>
              <w:left w:val="single" w:sz="0" w:space="0" w:color="D3D3D3"/>
              <w:bottom w:val="single" w:sz="0" w:space="0" w:color="D3D3D3"/>
              <w:right w:val="single" w:sz="0" w:space="0" w:color="D3D3D3"/>
            </w:tcBorders>
          </w:tcPr>
          <w:p w14:paraId="76845248" w14:textId="77777777" w:rsidR="00524773" w:rsidRDefault="00524773" w:rsidP="00C670FC">
            <w:pPr>
              <w:keepNext/>
              <w:spacing w:after="60"/>
              <w:rPr>
                <w:ins w:id="3321" w:author="Wittman, Jacob (CDC/DDNID/NCCDPHP/DDT) (CTR)" w:date="2023-08-15T14:04:00Z"/>
              </w:rPr>
            </w:pPr>
            <w:ins w:id="3322" w:author="Wittman, Jacob (CDC/DDNID/NCCDPHP/DDT) (CTR)" w:date="2023-08-15T14:04:00Z">
              <w:r>
                <w:rPr>
                  <w:rFonts w:ascii="Calibri" w:hAnsi="Calibri"/>
                  <w:sz w:val="20"/>
                </w:rPr>
                <w:t>65.5 (2.6)</w:t>
              </w:r>
            </w:ins>
          </w:p>
        </w:tc>
        <w:tc>
          <w:tcPr>
            <w:tcW w:w="0" w:type="auto"/>
            <w:tcBorders>
              <w:top w:val="single" w:sz="0" w:space="0" w:color="D3D3D3"/>
              <w:left w:val="single" w:sz="0" w:space="0" w:color="D3D3D3"/>
              <w:bottom w:val="single" w:sz="0" w:space="0" w:color="D3D3D3"/>
              <w:right w:val="single" w:sz="0" w:space="0" w:color="D3D3D3"/>
            </w:tcBorders>
          </w:tcPr>
          <w:p w14:paraId="4D557F3A" w14:textId="77777777" w:rsidR="00524773" w:rsidRDefault="00524773" w:rsidP="00C670FC">
            <w:pPr>
              <w:keepNext/>
              <w:spacing w:after="60"/>
              <w:rPr>
                <w:ins w:id="3323" w:author="Wittman, Jacob (CDC/DDNID/NCCDPHP/DDT) (CTR)" w:date="2023-08-15T14:04:00Z"/>
              </w:rPr>
            </w:pPr>
            <w:ins w:id="3324" w:author="Wittman, Jacob (CDC/DDNID/NCCDPHP/DDT) (CTR)" w:date="2023-08-15T14:04:00Z">
              <w:r>
                <w:rPr>
                  <w:rFonts w:ascii="Calibri" w:hAnsi="Calibri"/>
                  <w:sz w:val="20"/>
                </w:rPr>
                <w:t>25.4 (9.6, 41.3)</w:t>
              </w:r>
            </w:ins>
          </w:p>
        </w:tc>
        <w:tc>
          <w:tcPr>
            <w:tcW w:w="0" w:type="auto"/>
            <w:tcBorders>
              <w:top w:val="single" w:sz="0" w:space="0" w:color="D3D3D3"/>
              <w:left w:val="single" w:sz="0" w:space="0" w:color="D3D3D3"/>
              <w:bottom w:val="single" w:sz="0" w:space="0" w:color="D3D3D3"/>
              <w:right w:val="single" w:sz="0" w:space="0" w:color="D3D3D3"/>
            </w:tcBorders>
          </w:tcPr>
          <w:p w14:paraId="63FEC3A3" w14:textId="77777777" w:rsidR="00524773" w:rsidRDefault="00524773" w:rsidP="00C670FC">
            <w:pPr>
              <w:keepNext/>
              <w:spacing w:after="60"/>
              <w:rPr>
                <w:ins w:id="332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FA42FD0" w14:textId="77777777" w:rsidR="00524773" w:rsidRDefault="00524773" w:rsidP="00C670FC">
            <w:pPr>
              <w:keepNext/>
              <w:spacing w:after="60"/>
              <w:rPr>
                <w:ins w:id="3326" w:author="Wittman, Jacob (CDC/DDNID/NCCDPHP/DDT) (CTR)" w:date="2023-08-15T14:04:00Z"/>
              </w:rPr>
            </w:pPr>
            <w:ins w:id="3327" w:author="Wittman, Jacob (CDC/DDNID/NCCDPHP/DDT) (CTR)" w:date="2023-08-15T14:04:00Z">
              <w:r>
                <w:rPr>
                  <w:rFonts w:ascii="Calibri" w:hAnsi="Calibri"/>
                  <w:sz w:val="20"/>
                </w:rPr>
                <w:t>1.8 (0.8, 2.9)</w:t>
              </w:r>
            </w:ins>
          </w:p>
        </w:tc>
        <w:tc>
          <w:tcPr>
            <w:tcW w:w="0" w:type="auto"/>
            <w:tcBorders>
              <w:top w:val="single" w:sz="0" w:space="0" w:color="D3D3D3"/>
              <w:left w:val="single" w:sz="0" w:space="0" w:color="D3D3D3"/>
              <w:bottom w:val="single" w:sz="0" w:space="0" w:color="D3D3D3"/>
              <w:right w:val="single" w:sz="0" w:space="0" w:color="D3D3D3"/>
            </w:tcBorders>
          </w:tcPr>
          <w:p w14:paraId="18CB121C" w14:textId="77777777" w:rsidR="00524773" w:rsidRDefault="00524773" w:rsidP="00C670FC">
            <w:pPr>
              <w:keepNext/>
              <w:spacing w:after="60"/>
              <w:rPr>
                <w:ins w:id="3328" w:author="Wittman, Jacob (CDC/DDNID/NCCDPHP/DDT) (CTR)" w:date="2023-08-15T14:04:00Z"/>
              </w:rPr>
            </w:pPr>
            <w:ins w:id="3329" w:author="Wittman, Jacob (CDC/DDNID/NCCDPHP/DDT) (CTR)" w:date="2023-08-15T14:04:00Z">
              <w:r>
                <w:rPr>
                  <w:rFonts w:ascii="Calibri" w:hAnsi="Calibri"/>
                  <w:sz w:val="20"/>
                </w:rPr>
                <w:t>1.8 (0.8, 2.9)</w:t>
              </w:r>
            </w:ins>
          </w:p>
        </w:tc>
      </w:tr>
      <w:tr w:rsidR="00524773" w14:paraId="5C033CBF" w14:textId="77777777" w:rsidTr="00C670FC">
        <w:trPr>
          <w:cantSplit/>
          <w:jc w:val="center"/>
          <w:ins w:id="333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70D01EE" w14:textId="77777777" w:rsidR="00524773" w:rsidRDefault="00524773" w:rsidP="00C670FC">
            <w:pPr>
              <w:keepNext/>
              <w:spacing w:after="60"/>
              <w:rPr>
                <w:ins w:id="3331" w:author="Wittman, Jacob (CDC/DDNID/NCCDPHP/DDT) (CTR)" w:date="2023-08-15T14:04:00Z"/>
              </w:rPr>
            </w:pPr>
            <w:ins w:id="3332"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590FDC94" w14:textId="77777777" w:rsidR="00524773" w:rsidRDefault="00524773" w:rsidP="00C670FC">
            <w:pPr>
              <w:keepNext/>
              <w:spacing w:after="60"/>
              <w:rPr>
                <w:ins w:id="3333" w:author="Wittman, Jacob (CDC/DDNID/NCCDPHP/DDT) (CTR)" w:date="2023-08-15T14:04:00Z"/>
              </w:rPr>
            </w:pPr>
            <w:ins w:id="3334" w:author="Wittman, Jacob (CDC/DDNID/NCCDPHP/DDT) (CTR)" w:date="2023-08-15T14:04:00Z">
              <w:r>
                <w:rPr>
                  <w:rFonts w:ascii="Calibri" w:hAnsi="Calibri"/>
                  <w:sz w:val="20"/>
                </w:rPr>
                <w:t>52.9 (1.7)</w:t>
              </w:r>
            </w:ins>
          </w:p>
        </w:tc>
        <w:tc>
          <w:tcPr>
            <w:tcW w:w="0" w:type="auto"/>
            <w:tcBorders>
              <w:top w:val="single" w:sz="0" w:space="0" w:color="D3D3D3"/>
              <w:left w:val="single" w:sz="0" w:space="0" w:color="D3D3D3"/>
              <w:bottom w:val="single" w:sz="0" w:space="0" w:color="D3D3D3"/>
              <w:right w:val="single" w:sz="0" w:space="0" w:color="D3D3D3"/>
            </w:tcBorders>
          </w:tcPr>
          <w:p w14:paraId="508E00CB" w14:textId="77777777" w:rsidR="00524773" w:rsidRDefault="00524773" w:rsidP="00C670FC">
            <w:pPr>
              <w:keepNext/>
              <w:spacing w:after="60"/>
              <w:rPr>
                <w:ins w:id="3335" w:author="Wittman, Jacob (CDC/DDNID/NCCDPHP/DDT) (CTR)" w:date="2023-08-15T14:04:00Z"/>
              </w:rPr>
            </w:pPr>
            <w:ins w:id="3336" w:author="Wittman, Jacob (CDC/DDNID/NCCDPHP/DDT) (CTR)" w:date="2023-08-15T14:04:00Z">
              <w:r>
                <w:rPr>
                  <w:rFonts w:ascii="Calibri" w:hAnsi="Calibri"/>
                  <w:sz w:val="20"/>
                </w:rPr>
                <w:t>50.5 (3.5)</w:t>
              </w:r>
            </w:ins>
          </w:p>
        </w:tc>
        <w:tc>
          <w:tcPr>
            <w:tcW w:w="0" w:type="auto"/>
            <w:tcBorders>
              <w:top w:val="single" w:sz="0" w:space="0" w:color="D3D3D3"/>
              <w:left w:val="single" w:sz="0" w:space="0" w:color="D3D3D3"/>
              <w:bottom w:val="single" w:sz="0" w:space="0" w:color="D3D3D3"/>
              <w:right w:val="single" w:sz="0" w:space="0" w:color="D3D3D3"/>
            </w:tcBorders>
          </w:tcPr>
          <w:p w14:paraId="72C13C37" w14:textId="77777777" w:rsidR="00524773" w:rsidRDefault="00524773" w:rsidP="00C670FC">
            <w:pPr>
              <w:keepNext/>
              <w:spacing w:after="60"/>
              <w:rPr>
                <w:ins w:id="3337" w:author="Wittman, Jacob (CDC/DDNID/NCCDPHP/DDT) (CTR)" w:date="2023-08-15T14:04:00Z"/>
              </w:rPr>
            </w:pPr>
            <w:ins w:id="3338" w:author="Wittman, Jacob (CDC/DDNID/NCCDPHP/DDT) (CTR)" w:date="2023-08-15T14:04:00Z">
              <w:r>
                <w:rPr>
                  <w:rFonts w:ascii="Calibri" w:hAnsi="Calibri"/>
                  <w:sz w:val="20"/>
                </w:rPr>
                <w:t>49.8 (3.3)</w:t>
              </w:r>
            </w:ins>
          </w:p>
        </w:tc>
        <w:tc>
          <w:tcPr>
            <w:tcW w:w="0" w:type="auto"/>
            <w:tcBorders>
              <w:top w:val="single" w:sz="0" w:space="0" w:color="D3D3D3"/>
              <w:left w:val="single" w:sz="0" w:space="0" w:color="D3D3D3"/>
              <w:bottom w:val="single" w:sz="0" w:space="0" w:color="D3D3D3"/>
              <w:right w:val="single" w:sz="0" w:space="0" w:color="D3D3D3"/>
            </w:tcBorders>
          </w:tcPr>
          <w:p w14:paraId="7A300D54" w14:textId="77777777" w:rsidR="00524773" w:rsidRDefault="00524773" w:rsidP="00C670FC">
            <w:pPr>
              <w:keepNext/>
              <w:spacing w:after="60"/>
              <w:rPr>
                <w:ins w:id="3339" w:author="Wittman, Jacob (CDC/DDNID/NCCDPHP/DDT) (CTR)" w:date="2023-08-15T14:04:00Z"/>
              </w:rPr>
            </w:pPr>
            <w:ins w:id="3340" w:author="Wittman, Jacob (CDC/DDNID/NCCDPHP/DDT) (CTR)" w:date="2023-08-15T14:04:00Z">
              <w:r>
                <w:rPr>
                  <w:rFonts w:ascii="Calibri" w:hAnsi="Calibri"/>
                  <w:sz w:val="20"/>
                </w:rPr>
                <w:t>48.7 (3.3)</w:t>
              </w:r>
            </w:ins>
          </w:p>
        </w:tc>
        <w:tc>
          <w:tcPr>
            <w:tcW w:w="0" w:type="auto"/>
            <w:tcBorders>
              <w:top w:val="single" w:sz="0" w:space="0" w:color="D3D3D3"/>
              <w:left w:val="single" w:sz="0" w:space="0" w:color="D3D3D3"/>
              <w:bottom w:val="single" w:sz="0" w:space="0" w:color="D3D3D3"/>
              <w:right w:val="single" w:sz="0" w:space="0" w:color="D3D3D3"/>
            </w:tcBorders>
          </w:tcPr>
          <w:p w14:paraId="207C3964" w14:textId="77777777" w:rsidR="00524773" w:rsidRDefault="00524773" w:rsidP="00C670FC">
            <w:pPr>
              <w:keepNext/>
              <w:spacing w:after="60"/>
              <w:rPr>
                <w:ins w:id="3341" w:author="Wittman, Jacob (CDC/DDNID/NCCDPHP/DDT) (CTR)" w:date="2023-08-15T14:04:00Z"/>
              </w:rPr>
            </w:pPr>
            <w:ins w:id="3342" w:author="Wittman, Jacob (CDC/DDNID/NCCDPHP/DDT) (CTR)" w:date="2023-08-15T14:04:00Z">
              <w:r>
                <w:rPr>
                  <w:rFonts w:ascii="Calibri" w:hAnsi="Calibri"/>
                  <w:sz w:val="20"/>
                </w:rPr>
                <w:t>47.0 (3.0)</w:t>
              </w:r>
            </w:ins>
          </w:p>
        </w:tc>
        <w:tc>
          <w:tcPr>
            <w:tcW w:w="0" w:type="auto"/>
            <w:tcBorders>
              <w:top w:val="single" w:sz="0" w:space="0" w:color="D3D3D3"/>
              <w:left w:val="single" w:sz="0" w:space="0" w:color="D3D3D3"/>
              <w:bottom w:val="single" w:sz="0" w:space="0" w:color="D3D3D3"/>
              <w:right w:val="single" w:sz="0" w:space="0" w:color="D3D3D3"/>
            </w:tcBorders>
          </w:tcPr>
          <w:p w14:paraId="58B27E21" w14:textId="77777777" w:rsidR="00524773" w:rsidRDefault="00524773" w:rsidP="00C670FC">
            <w:pPr>
              <w:keepNext/>
              <w:spacing w:after="60"/>
              <w:rPr>
                <w:ins w:id="3343" w:author="Wittman, Jacob (CDC/DDNID/NCCDPHP/DDT) (CTR)" w:date="2023-08-15T14:04:00Z"/>
              </w:rPr>
            </w:pPr>
            <w:ins w:id="3344" w:author="Wittman, Jacob (CDC/DDNID/NCCDPHP/DDT) (CTR)" w:date="2023-08-15T14:04:00Z">
              <w:r>
                <w:rPr>
                  <w:rFonts w:ascii="Calibri" w:hAnsi="Calibri"/>
                  <w:sz w:val="20"/>
                </w:rPr>
                <w:t>48.3 (3.5)</w:t>
              </w:r>
            </w:ins>
          </w:p>
        </w:tc>
        <w:tc>
          <w:tcPr>
            <w:tcW w:w="0" w:type="auto"/>
            <w:tcBorders>
              <w:top w:val="single" w:sz="0" w:space="0" w:color="D3D3D3"/>
              <w:left w:val="single" w:sz="0" w:space="0" w:color="D3D3D3"/>
              <w:bottom w:val="single" w:sz="0" w:space="0" w:color="D3D3D3"/>
              <w:right w:val="single" w:sz="0" w:space="0" w:color="D3D3D3"/>
            </w:tcBorders>
          </w:tcPr>
          <w:p w14:paraId="529D98CB" w14:textId="77777777" w:rsidR="00524773" w:rsidRDefault="00524773" w:rsidP="00C670FC">
            <w:pPr>
              <w:keepNext/>
              <w:spacing w:after="60"/>
              <w:rPr>
                <w:ins w:id="3345" w:author="Wittman, Jacob (CDC/DDNID/NCCDPHP/DDT) (CTR)" w:date="2023-08-15T14:04:00Z"/>
              </w:rPr>
            </w:pPr>
            <w:ins w:id="3346" w:author="Wittman, Jacob (CDC/DDNID/NCCDPHP/DDT) (CTR)" w:date="2023-08-15T14:04:00Z">
              <w:r>
                <w:rPr>
                  <w:rFonts w:ascii="Calibri" w:hAnsi="Calibri"/>
                  <w:sz w:val="20"/>
                </w:rPr>
                <w:t>46.1 (3.2)</w:t>
              </w:r>
            </w:ins>
          </w:p>
        </w:tc>
        <w:tc>
          <w:tcPr>
            <w:tcW w:w="0" w:type="auto"/>
            <w:tcBorders>
              <w:top w:val="single" w:sz="0" w:space="0" w:color="D3D3D3"/>
              <w:left w:val="single" w:sz="0" w:space="0" w:color="D3D3D3"/>
              <w:bottom w:val="single" w:sz="0" w:space="0" w:color="D3D3D3"/>
              <w:right w:val="single" w:sz="0" w:space="0" w:color="D3D3D3"/>
            </w:tcBorders>
          </w:tcPr>
          <w:p w14:paraId="02FB97AA" w14:textId="77777777" w:rsidR="00524773" w:rsidRDefault="00524773" w:rsidP="00C670FC">
            <w:pPr>
              <w:keepNext/>
              <w:spacing w:after="60"/>
              <w:rPr>
                <w:ins w:id="3347" w:author="Wittman, Jacob (CDC/DDNID/NCCDPHP/DDT) (CTR)" w:date="2023-08-15T14:04:00Z"/>
              </w:rPr>
            </w:pPr>
            <w:ins w:id="3348" w:author="Wittman, Jacob (CDC/DDNID/NCCDPHP/DDT) (CTR)" w:date="2023-08-15T14:04:00Z">
              <w:r>
                <w:rPr>
                  <w:rFonts w:ascii="Calibri" w:hAnsi="Calibri"/>
                  <w:sz w:val="20"/>
                </w:rPr>
                <w:t>49.8 (3.0)</w:t>
              </w:r>
            </w:ins>
          </w:p>
        </w:tc>
        <w:tc>
          <w:tcPr>
            <w:tcW w:w="0" w:type="auto"/>
            <w:tcBorders>
              <w:top w:val="single" w:sz="0" w:space="0" w:color="D3D3D3"/>
              <w:left w:val="single" w:sz="0" w:space="0" w:color="D3D3D3"/>
              <w:bottom w:val="single" w:sz="0" w:space="0" w:color="D3D3D3"/>
              <w:right w:val="single" w:sz="0" w:space="0" w:color="D3D3D3"/>
            </w:tcBorders>
          </w:tcPr>
          <w:p w14:paraId="08F6082A" w14:textId="77777777" w:rsidR="00524773" w:rsidRDefault="00524773" w:rsidP="00C670FC">
            <w:pPr>
              <w:keepNext/>
              <w:spacing w:after="60"/>
              <w:rPr>
                <w:ins w:id="3349" w:author="Wittman, Jacob (CDC/DDNID/NCCDPHP/DDT) (CTR)" w:date="2023-08-15T14:04:00Z"/>
              </w:rPr>
            </w:pPr>
            <w:ins w:id="3350" w:author="Wittman, Jacob (CDC/DDNID/NCCDPHP/DDT) (CTR)" w:date="2023-08-15T14:04:00Z">
              <w:r>
                <w:rPr>
                  <w:rFonts w:ascii="Calibri" w:hAnsi="Calibri"/>
                  <w:sz w:val="20"/>
                </w:rPr>
                <w:t>61.0 (2.9)</w:t>
              </w:r>
            </w:ins>
          </w:p>
        </w:tc>
        <w:tc>
          <w:tcPr>
            <w:tcW w:w="0" w:type="auto"/>
            <w:tcBorders>
              <w:top w:val="single" w:sz="0" w:space="0" w:color="D3D3D3"/>
              <w:left w:val="single" w:sz="0" w:space="0" w:color="D3D3D3"/>
              <w:bottom w:val="single" w:sz="0" w:space="0" w:color="D3D3D3"/>
              <w:right w:val="single" w:sz="0" w:space="0" w:color="D3D3D3"/>
            </w:tcBorders>
          </w:tcPr>
          <w:p w14:paraId="61A3D799" w14:textId="77777777" w:rsidR="00524773" w:rsidRDefault="00524773" w:rsidP="00C670FC">
            <w:pPr>
              <w:keepNext/>
              <w:spacing w:after="60"/>
              <w:rPr>
                <w:ins w:id="3351" w:author="Wittman, Jacob (CDC/DDNID/NCCDPHP/DDT) (CTR)" w:date="2023-08-15T14:04:00Z"/>
              </w:rPr>
            </w:pPr>
            <w:ins w:id="3352" w:author="Wittman, Jacob (CDC/DDNID/NCCDPHP/DDT) (CTR)" w:date="2023-08-15T14:04:00Z">
              <w:r>
                <w:rPr>
                  <w:rFonts w:ascii="Calibri" w:hAnsi="Calibri"/>
                  <w:sz w:val="20"/>
                </w:rPr>
                <w:t>59.8 (3.1)</w:t>
              </w:r>
            </w:ins>
          </w:p>
        </w:tc>
        <w:tc>
          <w:tcPr>
            <w:tcW w:w="0" w:type="auto"/>
            <w:tcBorders>
              <w:top w:val="single" w:sz="0" w:space="0" w:color="D3D3D3"/>
              <w:left w:val="single" w:sz="0" w:space="0" w:color="D3D3D3"/>
              <w:bottom w:val="single" w:sz="0" w:space="0" w:color="D3D3D3"/>
              <w:right w:val="single" w:sz="0" w:space="0" w:color="D3D3D3"/>
            </w:tcBorders>
          </w:tcPr>
          <w:p w14:paraId="6592FD16" w14:textId="77777777" w:rsidR="00524773" w:rsidRDefault="00524773" w:rsidP="00C670FC">
            <w:pPr>
              <w:keepNext/>
              <w:spacing w:after="60"/>
              <w:rPr>
                <w:ins w:id="3353" w:author="Wittman, Jacob (CDC/DDNID/NCCDPHP/DDT) (CTR)" w:date="2023-08-15T14:04:00Z"/>
              </w:rPr>
            </w:pPr>
            <w:ins w:id="3354" w:author="Wittman, Jacob (CDC/DDNID/NCCDPHP/DDT) (CTR)" w:date="2023-08-15T14:04:00Z">
              <w:r>
                <w:rPr>
                  <w:rFonts w:ascii="Calibri" w:hAnsi="Calibri"/>
                  <w:sz w:val="20"/>
                </w:rPr>
                <w:t>53.7 (3.2)</w:t>
              </w:r>
            </w:ins>
          </w:p>
        </w:tc>
        <w:tc>
          <w:tcPr>
            <w:tcW w:w="0" w:type="auto"/>
            <w:tcBorders>
              <w:top w:val="single" w:sz="0" w:space="0" w:color="D3D3D3"/>
              <w:left w:val="single" w:sz="0" w:space="0" w:color="D3D3D3"/>
              <w:bottom w:val="single" w:sz="0" w:space="0" w:color="D3D3D3"/>
              <w:right w:val="single" w:sz="0" w:space="0" w:color="D3D3D3"/>
            </w:tcBorders>
          </w:tcPr>
          <w:p w14:paraId="530410DA" w14:textId="77777777" w:rsidR="00524773" w:rsidRDefault="00524773" w:rsidP="00C670FC">
            <w:pPr>
              <w:keepNext/>
              <w:spacing w:after="60"/>
              <w:rPr>
                <w:ins w:id="3355" w:author="Wittman, Jacob (CDC/DDNID/NCCDPHP/DDT) (CTR)" w:date="2023-08-15T14:04:00Z"/>
              </w:rPr>
            </w:pPr>
            <w:ins w:id="3356" w:author="Wittman, Jacob (CDC/DDNID/NCCDPHP/DDT) (CTR)" w:date="2023-08-15T14:04:00Z">
              <w:r>
                <w:rPr>
                  <w:rFonts w:ascii="Calibri" w:hAnsi="Calibri"/>
                  <w:sz w:val="20"/>
                </w:rPr>
                <w:t>55.3 (3.6)</w:t>
              </w:r>
            </w:ins>
          </w:p>
        </w:tc>
        <w:tc>
          <w:tcPr>
            <w:tcW w:w="0" w:type="auto"/>
            <w:tcBorders>
              <w:top w:val="single" w:sz="0" w:space="0" w:color="D3D3D3"/>
              <w:left w:val="single" w:sz="0" w:space="0" w:color="D3D3D3"/>
              <w:bottom w:val="single" w:sz="0" w:space="0" w:color="D3D3D3"/>
              <w:right w:val="single" w:sz="0" w:space="0" w:color="D3D3D3"/>
            </w:tcBorders>
          </w:tcPr>
          <w:p w14:paraId="5E076F8F" w14:textId="77777777" w:rsidR="00524773" w:rsidRDefault="00524773" w:rsidP="00C670FC">
            <w:pPr>
              <w:keepNext/>
              <w:spacing w:after="60"/>
              <w:rPr>
                <w:ins w:id="3357" w:author="Wittman, Jacob (CDC/DDNID/NCCDPHP/DDT) (CTR)" w:date="2023-08-15T14:04:00Z"/>
              </w:rPr>
            </w:pPr>
            <w:ins w:id="3358" w:author="Wittman, Jacob (CDC/DDNID/NCCDPHP/DDT) (CTR)" w:date="2023-08-15T14:04:00Z">
              <w:r>
                <w:rPr>
                  <w:rFonts w:ascii="Calibri" w:hAnsi="Calibri"/>
                  <w:sz w:val="20"/>
                </w:rPr>
                <w:t>64.7 (2.9)</w:t>
              </w:r>
            </w:ins>
          </w:p>
        </w:tc>
        <w:tc>
          <w:tcPr>
            <w:tcW w:w="0" w:type="auto"/>
            <w:tcBorders>
              <w:top w:val="single" w:sz="0" w:space="0" w:color="D3D3D3"/>
              <w:left w:val="single" w:sz="0" w:space="0" w:color="D3D3D3"/>
              <w:bottom w:val="single" w:sz="0" w:space="0" w:color="D3D3D3"/>
              <w:right w:val="single" w:sz="0" w:space="0" w:color="D3D3D3"/>
            </w:tcBorders>
          </w:tcPr>
          <w:p w14:paraId="5E4F9E29" w14:textId="77777777" w:rsidR="00524773" w:rsidRDefault="00524773" w:rsidP="00C670FC">
            <w:pPr>
              <w:keepNext/>
              <w:spacing w:after="60"/>
              <w:rPr>
                <w:ins w:id="3359" w:author="Wittman, Jacob (CDC/DDNID/NCCDPHP/DDT) (CTR)" w:date="2023-08-15T14:04:00Z"/>
              </w:rPr>
            </w:pPr>
            <w:ins w:id="3360" w:author="Wittman, Jacob (CDC/DDNID/NCCDPHP/DDT) (CTR)" w:date="2023-08-15T14:04:00Z">
              <w:r>
                <w:rPr>
                  <w:rFonts w:ascii="Calibri" w:hAnsi="Calibri"/>
                  <w:sz w:val="20"/>
                </w:rPr>
                <w:t>59.0 (3.4)</w:t>
              </w:r>
            </w:ins>
          </w:p>
        </w:tc>
        <w:tc>
          <w:tcPr>
            <w:tcW w:w="0" w:type="auto"/>
            <w:tcBorders>
              <w:top w:val="single" w:sz="0" w:space="0" w:color="D3D3D3"/>
              <w:left w:val="single" w:sz="0" w:space="0" w:color="D3D3D3"/>
              <w:bottom w:val="single" w:sz="0" w:space="0" w:color="D3D3D3"/>
              <w:right w:val="single" w:sz="0" w:space="0" w:color="D3D3D3"/>
            </w:tcBorders>
          </w:tcPr>
          <w:p w14:paraId="2F73633C" w14:textId="77777777" w:rsidR="00524773" w:rsidRDefault="00524773" w:rsidP="00C670FC">
            <w:pPr>
              <w:keepNext/>
              <w:spacing w:after="60"/>
              <w:rPr>
                <w:ins w:id="3361" w:author="Wittman, Jacob (CDC/DDNID/NCCDPHP/DDT) (CTR)" w:date="2023-08-15T14:04:00Z"/>
              </w:rPr>
            </w:pPr>
            <w:ins w:id="3362" w:author="Wittman, Jacob (CDC/DDNID/NCCDPHP/DDT) (CTR)" w:date="2023-08-15T14:04:00Z">
              <w:r>
                <w:rPr>
                  <w:rFonts w:ascii="Calibri" w:hAnsi="Calibri"/>
                  <w:sz w:val="20"/>
                </w:rPr>
                <w:t>27.9 (7.1, 48.7)</w:t>
              </w:r>
            </w:ins>
          </w:p>
        </w:tc>
        <w:tc>
          <w:tcPr>
            <w:tcW w:w="0" w:type="auto"/>
            <w:tcBorders>
              <w:top w:val="single" w:sz="0" w:space="0" w:color="D3D3D3"/>
              <w:left w:val="single" w:sz="0" w:space="0" w:color="D3D3D3"/>
              <w:bottom w:val="single" w:sz="0" w:space="0" w:color="D3D3D3"/>
              <w:right w:val="single" w:sz="0" w:space="0" w:color="D3D3D3"/>
            </w:tcBorders>
          </w:tcPr>
          <w:p w14:paraId="78B2D48D" w14:textId="77777777" w:rsidR="00524773" w:rsidRDefault="00524773" w:rsidP="00C670FC">
            <w:pPr>
              <w:keepNext/>
              <w:spacing w:after="60"/>
              <w:rPr>
                <w:ins w:id="336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F912AAB" w14:textId="77777777" w:rsidR="00524773" w:rsidRDefault="00524773" w:rsidP="00C670FC">
            <w:pPr>
              <w:keepNext/>
              <w:spacing w:after="60"/>
              <w:rPr>
                <w:ins w:id="3364" w:author="Wittman, Jacob (CDC/DDNID/NCCDPHP/DDT) (CTR)" w:date="2023-08-15T14:04:00Z"/>
              </w:rPr>
            </w:pPr>
            <w:ins w:id="3365" w:author="Wittman, Jacob (CDC/DDNID/NCCDPHP/DDT) (CTR)" w:date="2023-08-15T14:04:00Z">
              <w:r>
                <w:rPr>
                  <w:rFonts w:ascii="Calibri" w:hAnsi="Calibri"/>
                  <w:sz w:val="20"/>
                </w:rPr>
                <w:t>2.2 (0.7, 3.8)</w:t>
              </w:r>
            </w:ins>
          </w:p>
        </w:tc>
        <w:tc>
          <w:tcPr>
            <w:tcW w:w="0" w:type="auto"/>
            <w:tcBorders>
              <w:top w:val="single" w:sz="0" w:space="0" w:color="D3D3D3"/>
              <w:left w:val="single" w:sz="0" w:space="0" w:color="D3D3D3"/>
              <w:bottom w:val="single" w:sz="0" w:space="0" w:color="D3D3D3"/>
              <w:right w:val="single" w:sz="0" w:space="0" w:color="D3D3D3"/>
            </w:tcBorders>
          </w:tcPr>
          <w:p w14:paraId="7F1ECF4A" w14:textId="77777777" w:rsidR="00524773" w:rsidRDefault="00524773" w:rsidP="00C670FC">
            <w:pPr>
              <w:keepNext/>
              <w:spacing w:after="60"/>
              <w:rPr>
                <w:ins w:id="3366" w:author="Wittman, Jacob (CDC/DDNID/NCCDPHP/DDT) (CTR)" w:date="2023-08-15T14:04:00Z"/>
              </w:rPr>
            </w:pPr>
            <w:ins w:id="3367" w:author="Wittman, Jacob (CDC/DDNID/NCCDPHP/DDT) (CTR)" w:date="2023-08-15T14:04:00Z">
              <w:r>
                <w:rPr>
                  <w:rFonts w:ascii="Calibri" w:hAnsi="Calibri"/>
                  <w:sz w:val="20"/>
                </w:rPr>
                <w:t>2.2 (0.7, 3.8)</w:t>
              </w:r>
            </w:ins>
          </w:p>
        </w:tc>
      </w:tr>
      <w:tr w:rsidR="00524773" w14:paraId="4DBBF81E" w14:textId="77777777" w:rsidTr="00C670FC">
        <w:trPr>
          <w:cantSplit/>
          <w:jc w:val="center"/>
          <w:ins w:id="336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33E56C3" w14:textId="77777777" w:rsidR="00524773" w:rsidRDefault="00524773" w:rsidP="00C670FC">
            <w:pPr>
              <w:keepNext/>
              <w:spacing w:after="60"/>
              <w:rPr>
                <w:ins w:id="3369" w:author="Wittman, Jacob (CDC/DDNID/NCCDPHP/DDT) (CTR)" w:date="2023-08-15T14:04:00Z"/>
              </w:rPr>
            </w:pPr>
            <w:ins w:id="3370"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0993357C" w14:textId="77777777" w:rsidR="00524773" w:rsidRDefault="00524773" w:rsidP="00C670FC">
            <w:pPr>
              <w:keepNext/>
              <w:spacing w:after="60"/>
              <w:rPr>
                <w:ins w:id="3371" w:author="Wittman, Jacob (CDC/DDNID/NCCDPHP/DDT) (CTR)" w:date="2023-08-15T14:04:00Z"/>
              </w:rPr>
            </w:pPr>
            <w:ins w:id="3372" w:author="Wittman, Jacob (CDC/DDNID/NCCDPHP/DDT) (CTR)" w:date="2023-08-15T14:04:00Z">
              <w:r>
                <w:rPr>
                  <w:rFonts w:ascii="Calibri" w:hAnsi="Calibri"/>
                  <w:sz w:val="20"/>
                </w:rPr>
                <w:t>42.4 (1.3)</w:t>
              </w:r>
            </w:ins>
          </w:p>
        </w:tc>
        <w:tc>
          <w:tcPr>
            <w:tcW w:w="0" w:type="auto"/>
            <w:tcBorders>
              <w:top w:val="single" w:sz="0" w:space="0" w:color="D3D3D3"/>
              <w:left w:val="single" w:sz="0" w:space="0" w:color="D3D3D3"/>
              <w:bottom w:val="single" w:sz="0" w:space="0" w:color="D3D3D3"/>
              <w:right w:val="single" w:sz="0" w:space="0" w:color="D3D3D3"/>
            </w:tcBorders>
          </w:tcPr>
          <w:p w14:paraId="6F7783D4" w14:textId="77777777" w:rsidR="00524773" w:rsidRDefault="00524773" w:rsidP="00C670FC">
            <w:pPr>
              <w:keepNext/>
              <w:spacing w:after="60"/>
              <w:rPr>
                <w:ins w:id="3373" w:author="Wittman, Jacob (CDC/DDNID/NCCDPHP/DDT) (CTR)" w:date="2023-08-15T14:04:00Z"/>
              </w:rPr>
            </w:pPr>
            <w:ins w:id="3374" w:author="Wittman, Jacob (CDC/DDNID/NCCDPHP/DDT) (CTR)" w:date="2023-08-15T14:04:00Z">
              <w:r>
                <w:rPr>
                  <w:rFonts w:ascii="Calibri" w:hAnsi="Calibri"/>
                  <w:sz w:val="20"/>
                </w:rPr>
                <w:t>40.4 (3.8)</w:t>
              </w:r>
            </w:ins>
          </w:p>
        </w:tc>
        <w:tc>
          <w:tcPr>
            <w:tcW w:w="0" w:type="auto"/>
            <w:tcBorders>
              <w:top w:val="single" w:sz="0" w:space="0" w:color="D3D3D3"/>
              <w:left w:val="single" w:sz="0" w:space="0" w:color="D3D3D3"/>
              <w:bottom w:val="single" w:sz="0" w:space="0" w:color="D3D3D3"/>
              <w:right w:val="single" w:sz="0" w:space="0" w:color="D3D3D3"/>
            </w:tcBorders>
          </w:tcPr>
          <w:p w14:paraId="57094C2C" w14:textId="77777777" w:rsidR="00524773" w:rsidRDefault="00524773" w:rsidP="00C670FC">
            <w:pPr>
              <w:keepNext/>
              <w:spacing w:after="60"/>
              <w:rPr>
                <w:ins w:id="3375" w:author="Wittman, Jacob (CDC/DDNID/NCCDPHP/DDT) (CTR)" w:date="2023-08-15T14:04:00Z"/>
              </w:rPr>
            </w:pPr>
            <w:ins w:id="3376" w:author="Wittman, Jacob (CDC/DDNID/NCCDPHP/DDT) (CTR)" w:date="2023-08-15T14:04:00Z">
              <w:r>
                <w:rPr>
                  <w:rFonts w:ascii="Calibri" w:hAnsi="Calibri"/>
                  <w:sz w:val="20"/>
                </w:rPr>
                <w:t>41.4 (4.1)</w:t>
              </w:r>
            </w:ins>
          </w:p>
        </w:tc>
        <w:tc>
          <w:tcPr>
            <w:tcW w:w="0" w:type="auto"/>
            <w:tcBorders>
              <w:top w:val="single" w:sz="0" w:space="0" w:color="D3D3D3"/>
              <w:left w:val="single" w:sz="0" w:space="0" w:color="D3D3D3"/>
              <w:bottom w:val="single" w:sz="0" w:space="0" w:color="D3D3D3"/>
              <w:right w:val="single" w:sz="0" w:space="0" w:color="D3D3D3"/>
            </w:tcBorders>
          </w:tcPr>
          <w:p w14:paraId="1ABC21C2" w14:textId="77777777" w:rsidR="00524773" w:rsidRDefault="00524773" w:rsidP="00C670FC">
            <w:pPr>
              <w:keepNext/>
              <w:spacing w:after="60"/>
              <w:rPr>
                <w:ins w:id="3377" w:author="Wittman, Jacob (CDC/DDNID/NCCDPHP/DDT) (CTR)" w:date="2023-08-15T14:04:00Z"/>
              </w:rPr>
            </w:pPr>
            <w:ins w:id="3378" w:author="Wittman, Jacob (CDC/DDNID/NCCDPHP/DDT) (CTR)" w:date="2023-08-15T14:04:00Z">
              <w:r>
                <w:rPr>
                  <w:rFonts w:ascii="Calibri" w:hAnsi="Calibri"/>
                  <w:sz w:val="20"/>
                </w:rPr>
                <w:t>34.8 (3.1)</w:t>
              </w:r>
            </w:ins>
          </w:p>
        </w:tc>
        <w:tc>
          <w:tcPr>
            <w:tcW w:w="0" w:type="auto"/>
            <w:tcBorders>
              <w:top w:val="single" w:sz="0" w:space="0" w:color="D3D3D3"/>
              <w:left w:val="single" w:sz="0" w:space="0" w:color="D3D3D3"/>
              <w:bottom w:val="single" w:sz="0" w:space="0" w:color="D3D3D3"/>
              <w:right w:val="single" w:sz="0" w:space="0" w:color="D3D3D3"/>
            </w:tcBorders>
          </w:tcPr>
          <w:p w14:paraId="3E67C6ED" w14:textId="77777777" w:rsidR="00524773" w:rsidRDefault="00524773" w:rsidP="00C670FC">
            <w:pPr>
              <w:keepNext/>
              <w:spacing w:after="60"/>
              <w:rPr>
                <w:ins w:id="3379" w:author="Wittman, Jacob (CDC/DDNID/NCCDPHP/DDT) (CTR)" w:date="2023-08-15T14:04:00Z"/>
              </w:rPr>
            </w:pPr>
            <w:ins w:id="3380" w:author="Wittman, Jacob (CDC/DDNID/NCCDPHP/DDT) (CTR)" w:date="2023-08-15T14:04:00Z">
              <w:r>
                <w:rPr>
                  <w:rFonts w:ascii="Calibri" w:hAnsi="Calibri"/>
                  <w:sz w:val="20"/>
                </w:rPr>
                <w:t>44.3 (3.7)</w:t>
              </w:r>
            </w:ins>
          </w:p>
        </w:tc>
        <w:tc>
          <w:tcPr>
            <w:tcW w:w="0" w:type="auto"/>
            <w:tcBorders>
              <w:top w:val="single" w:sz="0" w:space="0" w:color="D3D3D3"/>
              <w:left w:val="single" w:sz="0" w:space="0" w:color="D3D3D3"/>
              <w:bottom w:val="single" w:sz="0" w:space="0" w:color="D3D3D3"/>
              <w:right w:val="single" w:sz="0" w:space="0" w:color="D3D3D3"/>
            </w:tcBorders>
          </w:tcPr>
          <w:p w14:paraId="2E473576" w14:textId="77777777" w:rsidR="00524773" w:rsidRDefault="00524773" w:rsidP="00C670FC">
            <w:pPr>
              <w:keepNext/>
              <w:spacing w:after="60"/>
              <w:rPr>
                <w:ins w:id="3381" w:author="Wittman, Jacob (CDC/DDNID/NCCDPHP/DDT) (CTR)" w:date="2023-08-15T14:04:00Z"/>
              </w:rPr>
            </w:pPr>
            <w:ins w:id="3382" w:author="Wittman, Jacob (CDC/DDNID/NCCDPHP/DDT) (CTR)" w:date="2023-08-15T14:04:00Z">
              <w:r>
                <w:rPr>
                  <w:rFonts w:ascii="Calibri" w:hAnsi="Calibri"/>
                  <w:sz w:val="20"/>
                </w:rPr>
                <w:t>45.0 (4.8)</w:t>
              </w:r>
            </w:ins>
          </w:p>
        </w:tc>
        <w:tc>
          <w:tcPr>
            <w:tcW w:w="0" w:type="auto"/>
            <w:tcBorders>
              <w:top w:val="single" w:sz="0" w:space="0" w:color="D3D3D3"/>
              <w:left w:val="single" w:sz="0" w:space="0" w:color="D3D3D3"/>
              <w:bottom w:val="single" w:sz="0" w:space="0" w:color="D3D3D3"/>
              <w:right w:val="single" w:sz="0" w:space="0" w:color="D3D3D3"/>
            </w:tcBorders>
          </w:tcPr>
          <w:p w14:paraId="7CDAAEA7" w14:textId="77777777" w:rsidR="00524773" w:rsidRDefault="00524773" w:rsidP="00C670FC">
            <w:pPr>
              <w:keepNext/>
              <w:spacing w:after="60"/>
              <w:rPr>
                <w:ins w:id="3383" w:author="Wittman, Jacob (CDC/DDNID/NCCDPHP/DDT) (CTR)" w:date="2023-08-15T14:04:00Z"/>
              </w:rPr>
            </w:pPr>
            <w:ins w:id="3384" w:author="Wittman, Jacob (CDC/DDNID/NCCDPHP/DDT) (CTR)" w:date="2023-08-15T14:04:00Z">
              <w:r>
                <w:rPr>
                  <w:rFonts w:ascii="Calibri" w:hAnsi="Calibri"/>
                  <w:sz w:val="20"/>
                </w:rPr>
                <w:t>37.4 (2.8)</w:t>
              </w:r>
            </w:ins>
          </w:p>
        </w:tc>
        <w:tc>
          <w:tcPr>
            <w:tcW w:w="0" w:type="auto"/>
            <w:tcBorders>
              <w:top w:val="single" w:sz="0" w:space="0" w:color="D3D3D3"/>
              <w:left w:val="single" w:sz="0" w:space="0" w:color="D3D3D3"/>
              <w:bottom w:val="single" w:sz="0" w:space="0" w:color="D3D3D3"/>
              <w:right w:val="single" w:sz="0" w:space="0" w:color="D3D3D3"/>
            </w:tcBorders>
          </w:tcPr>
          <w:p w14:paraId="6C6B451C" w14:textId="77777777" w:rsidR="00524773" w:rsidRDefault="00524773" w:rsidP="00C670FC">
            <w:pPr>
              <w:keepNext/>
              <w:spacing w:after="60"/>
              <w:rPr>
                <w:ins w:id="3385" w:author="Wittman, Jacob (CDC/DDNID/NCCDPHP/DDT) (CTR)" w:date="2023-08-15T14:04:00Z"/>
              </w:rPr>
            </w:pPr>
            <w:ins w:id="3386" w:author="Wittman, Jacob (CDC/DDNID/NCCDPHP/DDT) (CTR)" w:date="2023-08-15T14:04:00Z">
              <w:r>
                <w:rPr>
                  <w:rFonts w:ascii="Calibri" w:hAnsi="Calibri"/>
                  <w:sz w:val="20"/>
                </w:rPr>
                <w:t>35.8 (2.9)</w:t>
              </w:r>
            </w:ins>
          </w:p>
        </w:tc>
        <w:tc>
          <w:tcPr>
            <w:tcW w:w="0" w:type="auto"/>
            <w:tcBorders>
              <w:top w:val="single" w:sz="0" w:space="0" w:color="D3D3D3"/>
              <w:left w:val="single" w:sz="0" w:space="0" w:color="D3D3D3"/>
              <w:bottom w:val="single" w:sz="0" w:space="0" w:color="D3D3D3"/>
              <w:right w:val="single" w:sz="0" w:space="0" w:color="D3D3D3"/>
            </w:tcBorders>
          </w:tcPr>
          <w:p w14:paraId="6A473A88" w14:textId="77777777" w:rsidR="00524773" w:rsidRDefault="00524773" w:rsidP="00C670FC">
            <w:pPr>
              <w:keepNext/>
              <w:spacing w:after="60"/>
              <w:rPr>
                <w:ins w:id="3387" w:author="Wittman, Jacob (CDC/DDNID/NCCDPHP/DDT) (CTR)" w:date="2023-08-15T14:04:00Z"/>
              </w:rPr>
            </w:pPr>
            <w:ins w:id="3388" w:author="Wittman, Jacob (CDC/DDNID/NCCDPHP/DDT) (CTR)" w:date="2023-08-15T14:04:00Z">
              <w:r>
                <w:rPr>
                  <w:rFonts w:ascii="Calibri" w:hAnsi="Calibri"/>
                  <w:sz w:val="20"/>
                </w:rPr>
                <w:t>41.2 (6.1)</w:t>
              </w:r>
            </w:ins>
          </w:p>
        </w:tc>
        <w:tc>
          <w:tcPr>
            <w:tcW w:w="0" w:type="auto"/>
            <w:tcBorders>
              <w:top w:val="single" w:sz="0" w:space="0" w:color="D3D3D3"/>
              <w:left w:val="single" w:sz="0" w:space="0" w:color="D3D3D3"/>
              <w:bottom w:val="single" w:sz="0" w:space="0" w:color="D3D3D3"/>
              <w:right w:val="single" w:sz="0" w:space="0" w:color="D3D3D3"/>
            </w:tcBorders>
          </w:tcPr>
          <w:p w14:paraId="499D5AE2" w14:textId="77777777" w:rsidR="00524773" w:rsidRDefault="00524773" w:rsidP="00C670FC">
            <w:pPr>
              <w:keepNext/>
              <w:spacing w:after="60"/>
              <w:rPr>
                <w:ins w:id="3389" w:author="Wittman, Jacob (CDC/DDNID/NCCDPHP/DDT) (CTR)" w:date="2023-08-15T14:04:00Z"/>
              </w:rPr>
            </w:pPr>
            <w:ins w:id="3390" w:author="Wittman, Jacob (CDC/DDNID/NCCDPHP/DDT) (CTR)" w:date="2023-08-15T14:04:00Z">
              <w:r>
                <w:rPr>
                  <w:rFonts w:ascii="Calibri" w:hAnsi="Calibri"/>
                  <w:sz w:val="20"/>
                </w:rPr>
                <w:t>46.9 (3.5)</w:t>
              </w:r>
            </w:ins>
          </w:p>
        </w:tc>
        <w:tc>
          <w:tcPr>
            <w:tcW w:w="0" w:type="auto"/>
            <w:tcBorders>
              <w:top w:val="single" w:sz="0" w:space="0" w:color="D3D3D3"/>
              <w:left w:val="single" w:sz="0" w:space="0" w:color="D3D3D3"/>
              <w:bottom w:val="single" w:sz="0" w:space="0" w:color="D3D3D3"/>
              <w:right w:val="single" w:sz="0" w:space="0" w:color="D3D3D3"/>
            </w:tcBorders>
          </w:tcPr>
          <w:p w14:paraId="34B46406" w14:textId="77777777" w:rsidR="00524773" w:rsidRDefault="00524773" w:rsidP="00C670FC">
            <w:pPr>
              <w:keepNext/>
              <w:spacing w:after="60"/>
              <w:rPr>
                <w:ins w:id="3391" w:author="Wittman, Jacob (CDC/DDNID/NCCDPHP/DDT) (CTR)" w:date="2023-08-15T14:04:00Z"/>
              </w:rPr>
            </w:pPr>
            <w:ins w:id="3392" w:author="Wittman, Jacob (CDC/DDNID/NCCDPHP/DDT) (CTR)" w:date="2023-08-15T14:04:00Z">
              <w:r>
                <w:rPr>
                  <w:rFonts w:ascii="Calibri" w:hAnsi="Calibri"/>
                  <w:sz w:val="20"/>
                </w:rPr>
                <w:t>48.0 (4.1)</w:t>
              </w:r>
            </w:ins>
          </w:p>
        </w:tc>
        <w:tc>
          <w:tcPr>
            <w:tcW w:w="0" w:type="auto"/>
            <w:tcBorders>
              <w:top w:val="single" w:sz="0" w:space="0" w:color="D3D3D3"/>
              <w:left w:val="single" w:sz="0" w:space="0" w:color="D3D3D3"/>
              <w:bottom w:val="single" w:sz="0" w:space="0" w:color="D3D3D3"/>
              <w:right w:val="single" w:sz="0" w:space="0" w:color="D3D3D3"/>
            </w:tcBorders>
          </w:tcPr>
          <w:p w14:paraId="076DFE71" w14:textId="77777777" w:rsidR="00524773" w:rsidRDefault="00524773" w:rsidP="00C670FC">
            <w:pPr>
              <w:keepNext/>
              <w:spacing w:after="60"/>
              <w:rPr>
                <w:ins w:id="3393" w:author="Wittman, Jacob (CDC/DDNID/NCCDPHP/DDT) (CTR)" w:date="2023-08-15T14:04:00Z"/>
              </w:rPr>
            </w:pPr>
            <w:ins w:id="3394" w:author="Wittman, Jacob (CDC/DDNID/NCCDPHP/DDT) (CTR)" w:date="2023-08-15T14:04:00Z">
              <w:r>
                <w:rPr>
                  <w:rFonts w:ascii="Calibri" w:hAnsi="Calibri"/>
                  <w:sz w:val="20"/>
                </w:rPr>
                <w:t>49.6 (5.0)</w:t>
              </w:r>
            </w:ins>
          </w:p>
        </w:tc>
        <w:tc>
          <w:tcPr>
            <w:tcW w:w="0" w:type="auto"/>
            <w:tcBorders>
              <w:top w:val="single" w:sz="0" w:space="0" w:color="D3D3D3"/>
              <w:left w:val="single" w:sz="0" w:space="0" w:color="D3D3D3"/>
              <w:bottom w:val="single" w:sz="0" w:space="0" w:color="D3D3D3"/>
              <w:right w:val="single" w:sz="0" w:space="0" w:color="D3D3D3"/>
            </w:tcBorders>
          </w:tcPr>
          <w:p w14:paraId="21C6FABC" w14:textId="77777777" w:rsidR="00524773" w:rsidRDefault="00524773" w:rsidP="00C670FC">
            <w:pPr>
              <w:keepNext/>
              <w:spacing w:after="60"/>
              <w:rPr>
                <w:ins w:id="3395" w:author="Wittman, Jacob (CDC/DDNID/NCCDPHP/DDT) (CTR)" w:date="2023-08-15T14:04:00Z"/>
              </w:rPr>
            </w:pPr>
            <w:ins w:id="3396" w:author="Wittman, Jacob (CDC/DDNID/NCCDPHP/DDT) (CTR)" w:date="2023-08-15T14:04:00Z">
              <w:r>
                <w:rPr>
                  <w:rFonts w:ascii="Calibri" w:hAnsi="Calibri"/>
                  <w:sz w:val="20"/>
                </w:rPr>
                <w:t>44.6 (4.7)</w:t>
              </w:r>
            </w:ins>
          </w:p>
        </w:tc>
        <w:tc>
          <w:tcPr>
            <w:tcW w:w="0" w:type="auto"/>
            <w:tcBorders>
              <w:top w:val="single" w:sz="0" w:space="0" w:color="D3D3D3"/>
              <w:left w:val="single" w:sz="0" w:space="0" w:color="D3D3D3"/>
              <w:bottom w:val="single" w:sz="0" w:space="0" w:color="D3D3D3"/>
              <w:right w:val="single" w:sz="0" w:space="0" w:color="D3D3D3"/>
            </w:tcBorders>
          </w:tcPr>
          <w:p w14:paraId="698DD549" w14:textId="77777777" w:rsidR="00524773" w:rsidRDefault="00524773" w:rsidP="00C670FC">
            <w:pPr>
              <w:keepNext/>
              <w:spacing w:after="60"/>
              <w:rPr>
                <w:ins w:id="3397" w:author="Wittman, Jacob (CDC/DDNID/NCCDPHP/DDT) (CTR)" w:date="2023-08-15T14:04:00Z"/>
              </w:rPr>
            </w:pPr>
            <w:ins w:id="3398" w:author="Wittman, Jacob (CDC/DDNID/NCCDPHP/DDT) (CTR)" w:date="2023-08-15T14:04:00Z">
              <w:r>
                <w:rPr>
                  <w:rFonts w:ascii="Calibri" w:hAnsi="Calibri"/>
                  <w:sz w:val="20"/>
                </w:rPr>
                <w:t>44.6 (6.4)</w:t>
              </w:r>
            </w:ins>
          </w:p>
        </w:tc>
        <w:tc>
          <w:tcPr>
            <w:tcW w:w="0" w:type="auto"/>
            <w:tcBorders>
              <w:top w:val="single" w:sz="0" w:space="0" w:color="D3D3D3"/>
              <w:left w:val="single" w:sz="0" w:space="0" w:color="D3D3D3"/>
              <w:bottom w:val="single" w:sz="0" w:space="0" w:color="D3D3D3"/>
              <w:right w:val="single" w:sz="0" w:space="0" w:color="D3D3D3"/>
            </w:tcBorders>
          </w:tcPr>
          <w:p w14:paraId="013C4D4E" w14:textId="77777777" w:rsidR="00524773" w:rsidRDefault="00524773" w:rsidP="00C670FC">
            <w:pPr>
              <w:keepNext/>
              <w:spacing w:after="60"/>
              <w:rPr>
                <w:ins w:id="3399" w:author="Wittman, Jacob (CDC/DDNID/NCCDPHP/DDT) (CTR)" w:date="2023-08-15T14:04:00Z"/>
              </w:rPr>
            </w:pPr>
            <w:ins w:id="3400" w:author="Wittman, Jacob (CDC/DDNID/NCCDPHP/DDT) (CTR)" w:date="2023-08-15T14:04:00Z">
              <w:r>
                <w:rPr>
                  <w:rFonts w:ascii="Calibri" w:hAnsi="Calibri"/>
                  <w:sz w:val="20"/>
                </w:rPr>
                <w:t>10.3 (-20.1, 40.8)</w:t>
              </w:r>
            </w:ins>
          </w:p>
        </w:tc>
        <w:tc>
          <w:tcPr>
            <w:tcW w:w="0" w:type="auto"/>
            <w:tcBorders>
              <w:top w:val="single" w:sz="0" w:space="0" w:color="D3D3D3"/>
              <w:left w:val="single" w:sz="0" w:space="0" w:color="D3D3D3"/>
              <w:bottom w:val="single" w:sz="0" w:space="0" w:color="D3D3D3"/>
              <w:right w:val="single" w:sz="0" w:space="0" w:color="D3D3D3"/>
            </w:tcBorders>
          </w:tcPr>
          <w:p w14:paraId="016E5F83" w14:textId="77777777" w:rsidR="00524773" w:rsidRDefault="00524773" w:rsidP="00C670FC">
            <w:pPr>
              <w:keepNext/>
              <w:spacing w:after="60"/>
              <w:rPr>
                <w:ins w:id="340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252E495" w14:textId="77777777" w:rsidR="00524773" w:rsidRDefault="00524773" w:rsidP="00C670FC">
            <w:pPr>
              <w:keepNext/>
              <w:spacing w:after="60"/>
              <w:rPr>
                <w:ins w:id="3402" w:author="Wittman, Jacob (CDC/DDNID/NCCDPHP/DDT) (CTR)" w:date="2023-08-15T14:04:00Z"/>
              </w:rPr>
            </w:pPr>
            <w:ins w:id="3403" w:author="Wittman, Jacob (CDC/DDNID/NCCDPHP/DDT) (CTR)" w:date="2023-08-15T14:04:00Z">
              <w:r>
                <w:rPr>
                  <w:rFonts w:ascii="Calibri" w:hAnsi="Calibri"/>
                  <w:sz w:val="20"/>
                </w:rPr>
                <w:t>1.7 (-0.2, 3.7)</w:t>
              </w:r>
            </w:ins>
          </w:p>
        </w:tc>
        <w:tc>
          <w:tcPr>
            <w:tcW w:w="0" w:type="auto"/>
            <w:tcBorders>
              <w:top w:val="single" w:sz="0" w:space="0" w:color="D3D3D3"/>
              <w:left w:val="single" w:sz="0" w:space="0" w:color="D3D3D3"/>
              <w:bottom w:val="single" w:sz="0" w:space="0" w:color="D3D3D3"/>
              <w:right w:val="single" w:sz="0" w:space="0" w:color="D3D3D3"/>
            </w:tcBorders>
          </w:tcPr>
          <w:p w14:paraId="4117EBC0" w14:textId="77777777" w:rsidR="00524773" w:rsidRDefault="00524773" w:rsidP="00C670FC">
            <w:pPr>
              <w:keepNext/>
              <w:spacing w:after="60"/>
              <w:rPr>
                <w:ins w:id="3404" w:author="Wittman, Jacob (CDC/DDNID/NCCDPHP/DDT) (CTR)" w:date="2023-08-15T14:04:00Z"/>
              </w:rPr>
            </w:pPr>
            <w:ins w:id="3405" w:author="Wittman, Jacob (CDC/DDNID/NCCDPHP/DDT) (CTR)" w:date="2023-08-15T14:04:00Z">
              <w:r>
                <w:rPr>
                  <w:rFonts w:ascii="Calibri" w:hAnsi="Calibri"/>
                  <w:sz w:val="20"/>
                </w:rPr>
                <w:t>1.7 (-0.2, 3.7)</w:t>
              </w:r>
            </w:ins>
          </w:p>
        </w:tc>
      </w:tr>
      <w:tr w:rsidR="00524773" w14:paraId="2714D065" w14:textId="77777777" w:rsidTr="00C670FC">
        <w:trPr>
          <w:cantSplit/>
          <w:jc w:val="center"/>
          <w:ins w:id="340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2A6FB0" w14:textId="77777777" w:rsidR="00524773" w:rsidRDefault="00524773" w:rsidP="00C670FC">
            <w:pPr>
              <w:keepNext/>
              <w:spacing w:after="60"/>
              <w:rPr>
                <w:ins w:id="3407" w:author="Wittman, Jacob (CDC/DDNID/NCCDPHP/DDT) (CTR)" w:date="2023-08-15T14:04:00Z"/>
              </w:rPr>
            </w:pPr>
            <w:ins w:id="3408"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5A0B9624" w14:textId="77777777" w:rsidR="00524773" w:rsidRDefault="00524773" w:rsidP="00C670FC">
            <w:pPr>
              <w:keepNext/>
              <w:spacing w:after="60"/>
              <w:rPr>
                <w:ins w:id="3409" w:author="Wittman, Jacob (CDC/DDNID/NCCDPHP/DDT) (CTR)" w:date="2023-08-15T14:04:00Z"/>
              </w:rPr>
            </w:pPr>
            <w:ins w:id="3410" w:author="Wittman, Jacob (CDC/DDNID/NCCDPHP/DDT) (CTR)" w:date="2023-08-15T14:04:00Z">
              <w:r>
                <w:rPr>
                  <w:rFonts w:ascii="Calibri" w:hAnsi="Calibri"/>
                  <w:sz w:val="20"/>
                </w:rPr>
                <w:t>52.0 (0.7)</w:t>
              </w:r>
            </w:ins>
          </w:p>
        </w:tc>
        <w:tc>
          <w:tcPr>
            <w:tcW w:w="0" w:type="auto"/>
            <w:tcBorders>
              <w:top w:val="single" w:sz="0" w:space="0" w:color="D3D3D3"/>
              <w:left w:val="single" w:sz="0" w:space="0" w:color="D3D3D3"/>
              <w:bottom w:val="single" w:sz="0" w:space="0" w:color="D3D3D3"/>
              <w:right w:val="single" w:sz="0" w:space="0" w:color="D3D3D3"/>
            </w:tcBorders>
          </w:tcPr>
          <w:p w14:paraId="098BCFCD" w14:textId="77777777" w:rsidR="00524773" w:rsidRDefault="00524773" w:rsidP="00C670FC">
            <w:pPr>
              <w:keepNext/>
              <w:spacing w:after="60"/>
              <w:rPr>
                <w:ins w:id="3411" w:author="Wittman, Jacob (CDC/DDNID/NCCDPHP/DDT) (CTR)" w:date="2023-08-15T14:04:00Z"/>
              </w:rPr>
            </w:pPr>
            <w:ins w:id="3412" w:author="Wittman, Jacob (CDC/DDNID/NCCDPHP/DDT) (CTR)" w:date="2023-08-15T14:04:00Z">
              <w:r>
                <w:rPr>
                  <w:rFonts w:ascii="Calibri" w:hAnsi="Calibri"/>
                  <w:sz w:val="20"/>
                </w:rPr>
                <w:t>54.1 (3.4)</w:t>
              </w:r>
            </w:ins>
          </w:p>
        </w:tc>
        <w:tc>
          <w:tcPr>
            <w:tcW w:w="0" w:type="auto"/>
            <w:tcBorders>
              <w:top w:val="single" w:sz="0" w:space="0" w:color="D3D3D3"/>
              <w:left w:val="single" w:sz="0" w:space="0" w:color="D3D3D3"/>
              <w:bottom w:val="single" w:sz="0" w:space="0" w:color="D3D3D3"/>
              <w:right w:val="single" w:sz="0" w:space="0" w:color="D3D3D3"/>
            </w:tcBorders>
          </w:tcPr>
          <w:p w14:paraId="53AFB474" w14:textId="77777777" w:rsidR="00524773" w:rsidRDefault="00524773" w:rsidP="00C670FC">
            <w:pPr>
              <w:keepNext/>
              <w:spacing w:after="60"/>
              <w:rPr>
                <w:ins w:id="3413" w:author="Wittman, Jacob (CDC/DDNID/NCCDPHP/DDT) (CTR)" w:date="2023-08-15T14:04:00Z"/>
              </w:rPr>
            </w:pPr>
            <w:ins w:id="3414" w:author="Wittman, Jacob (CDC/DDNID/NCCDPHP/DDT) (CTR)" w:date="2023-08-15T14:04:00Z">
              <w:r>
                <w:rPr>
                  <w:rFonts w:ascii="Calibri" w:hAnsi="Calibri"/>
                  <w:sz w:val="20"/>
                </w:rPr>
                <w:t>48.0 (3.0)</w:t>
              </w:r>
            </w:ins>
          </w:p>
        </w:tc>
        <w:tc>
          <w:tcPr>
            <w:tcW w:w="0" w:type="auto"/>
            <w:tcBorders>
              <w:top w:val="single" w:sz="0" w:space="0" w:color="D3D3D3"/>
              <w:left w:val="single" w:sz="0" w:space="0" w:color="D3D3D3"/>
              <w:bottom w:val="single" w:sz="0" w:space="0" w:color="D3D3D3"/>
              <w:right w:val="single" w:sz="0" w:space="0" w:color="D3D3D3"/>
            </w:tcBorders>
          </w:tcPr>
          <w:p w14:paraId="16AA9CD6" w14:textId="77777777" w:rsidR="00524773" w:rsidRDefault="00524773" w:rsidP="00C670FC">
            <w:pPr>
              <w:keepNext/>
              <w:spacing w:after="60"/>
              <w:rPr>
                <w:ins w:id="3415" w:author="Wittman, Jacob (CDC/DDNID/NCCDPHP/DDT) (CTR)" w:date="2023-08-15T14:04:00Z"/>
              </w:rPr>
            </w:pPr>
            <w:ins w:id="3416" w:author="Wittman, Jacob (CDC/DDNID/NCCDPHP/DDT) (CTR)" w:date="2023-08-15T14:04:00Z">
              <w:r>
                <w:rPr>
                  <w:rFonts w:ascii="Calibri" w:hAnsi="Calibri"/>
                  <w:sz w:val="20"/>
                </w:rPr>
                <w:t>51.8 (2.9)</w:t>
              </w:r>
            </w:ins>
          </w:p>
        </w:tc>
        <w:tc>
          <w:tcPr>
            <w:tcW w:w="0" w:type="auto"/>
            <w:tcBorders>
              <w:top w:val="single" w:sz="0" w:space="0" w:color="D3D3D3"/>
              <w:left w:val="single" w:sz="0" w:space="0" w:color="D3D3D3"/>
              <w:bottom w:val="single" w:sz="0" w:space="0" w:color="D3D3D3"/>
              <w:right w:val="single" w:sz="0" w:space="0" w:color="D3D3D3"/>
            </w:tcBorders>
          </w:tcPr>
          <w:p w14:paraId="2A4F774A" w14:textId="77777777" w:rsidR="00524773" w:rsidRDefault="00524773" w:rsidP="00C670FC">
            <w:pPr>
              <w:keepNext/>
              <w:spacing w:after="60"/>
              <w:rPr>
                <w:ins w:id="3417" w:author="Wittman, Jacob (CDC/DDNID/NCCDPHP/DDT) (CTR)" w:date="2023-08-15T14:04:00Z"/>
              </w:rPr>
            </w:pPr>
            <w:ins w:id="3418" w:author="Wittman, Jacob (CDC/DDNID/NCCDPHP/DDT) (CTR)" w:date="2023-08-15T14:04:00Z">
              <w:r>
                <w:rPr>
                  <w:rFonts w:ascii="Calibri" w:hAnsi="Calibri"/>
                  <w:sz w:val="20"/>
                </w:rPr>
                <w:t>53.7 (3.2)</w:t>
              </w:r>
            </w:ins>
          </w:p>
        </w:tc>
        <w:tc>
          <w:tcPr>
            <w:tcW w:w="0" w:type="auto"/>
            <w:tcBorders>
              <w:top w:val="single" w:sz="0" w:space="0" w:color="D3D3D3"/>
              <w:left w:val="single" w:sz="0" w:space="0" w:color="D3D3D3"/>
              <w:bottom w:val="single" w:sz="0" w:space="0" w:color="D3D3D3"/>
              <w:right w:val="single" w:sz="0" w:space="0" w:color="D3D3D3"/>
            </w:tcBorders>
          </w:tcPr>
          <w:p w14:paraId="45A0188A" w14:textId="77777777" w:rsidR="00524773" w:rsidRDefault="00524773" w:rsidP="00C670FC">
            <w:pPr>
              <w:keepNext/>
              <w:spacing w:after="60"/>
              <w:rPr>
                <w:ins w:id="3419" w:author="Wittman, Jacob (CDC/DDNID/NCCDPHP/DDT) (CTR)" w:date="2023-08-15T14:04:00Z"/>
              </w:rPr>
            </w:pPr>
            <w:ins w:id="3420" w:author="Wittman, Jacob (CDC/DDNID/NCCDPHP/DDT) (CTR)" w:date="2023-08-15T14:04:00Z">
              <w:r>
                <w:rPr>
                  <w:rFonts w:ascii="Calibri" w:hAnsi="Calibri"/>
                  <w:sz w:val="20"/>
                </w:rPr>
                <w:t>48.9 (4.0)</w:t>
              </w:r>
            </w:ins>
          </w:p>
        </w:tc>
        <w:tc>
          <w:tcPr>
            <w:tcW w:w="0" w:type="auto"/>
            <w:tcBorders>
              <w:top w:val="single" w:sz="0" w:space="0" w:color="D3D3D3"/>
              <w:left w:val="single" w:sz="0" w:space="0" w:color="D3D3D3"/>
              <w:bottom w:val="single" w:sz="0" w:space="0" w:color="D3D3D3"/>
              <w:right w:val="single" w:sz="0" w:space="0" w:color="D3D3D3"/>
            </w:tcBorders>
          </w:tcPr>
          <w:p w14:paraId="29DA4AFD" w14:textId="77777777" w:rsidR="00524773" w:rsidRDefault="00524773" w:rsidP="00C670FC">
            <w:pPr>
              <w:keepNext/>
              <w:spacing w:after="60"/>
              <w:rPr>
                <w:ins w:id="3421" w:author="Wittman, Jacob (CDC/DDNID/NCCDPHP/DDT) (CTR)" w:date="2023-08-15T14:04:00Z"/>
              </w:rPr>
            </w:pPr>
            <w:ins w:id="3422" w:author="Wittman, Jacob (CDC/DDNID/NCCDPHP/DDT) (CTR)" w:date="2023-08-15T14:04:00Z">
              <w:r>
                <w:rPr>
                  <w:rFonts w:ascii="Calibri" w:hAnsi="Calibri"/>
                  <w:sz w:val="20"/>
                </w:rPr>
                <w:t>49.9 (3.7)</w:t>
              </w:r>
            </w:ins>
          </w:p>
        </w:tc>
        <w:tc>
          <w:tcPr>
            <w:tcW w:w="0" w:type="auto"/>
            <w:tcBorders>
              <w:top w:val="single" w:sz="0" w:space="0" w:color="D3D3D3"/>
              <w:left w:val="single" w:sz="0" w:space="0" w:color="D3D3D3"/>
              <w:bottom w:val="single" w:sz="0" w:space="0" w:color="D3D3D3"/>
              <w:right w:val="single" w:sz="0" w:space="0" w:color="D3D3D3"/>
            </w:tcBorders>
          </w:tcPr>
          <w:p w14:paraId="367B921E" w14:textId="77777777" w:rsidR="00524773" w:rsidRDefault="00524773" w:rsidP="00C670FC">
            <w:pPr>
              <w:keepNext/>
              <w:spacing w:after="60"/>
              <w:rPr>
                <w:ins w:id="3423" w:author="Wittman, Jacob (CDC/DDNID/NCCDPHP/DDT) (CTR)" w:date="2023-08-15T14:04:00Z"/>
              </w:rPr>
            </w:pPr>
            <w:ins w:id="3424" w:author="Wittman, Jacob (CDC/DDNID/NCCDPHP/DDT) (CTR)" w:date="2023-08-15T14:04:00Z">
              <w:r>
                <w:rPr>
                  <w:rFonts w:ascii="Calibri" w:hAnsi="Calibri"/>
                  <w:sz w:val="20"/>
                </w:rPr>
                <w:t>52.4 (3.8)</w:t>
              </w:r>
            </w:ins>
          </w:p>
        </w:tc>
        <w:tc>
          <w:tcPr>
            <w:tcW w:w="0" w:type="auto"/>
            <w:tcBorders>
              <w:top w:val="single" w:sz="0" w:space="0" w:color="D3D3D3"/>
              <w:left w:val="single" w:sz="0" w:space="0" w:color="D3D3D3"/>
              <w:bottom w:val="single" w:sz="0" w:space="0" w:color="D3D3D3"/>
              <w:right w:val="single" w:sz="0" w:space="0" w:color="D3D3D3"/>
            </w:tcBorders>
          </w:tcPr>
          <w:p w14:paraId="3DA16A4E" w14:textId="77777777" w:rsidR="00524773" w:rsidRDefault="00524773" w:rsidP="00C670FC">
            <w:pPr>
              <w:keepNext/>
              <w:spacing w:after="60"/>
              <w:rPr>
                <w:ins w:id="3425" w:author="Wittman, Jacob (CDC/DDNID/NCCDPHP/DDT) (CTR)" w:date="2023-08-15T14:04:00Z"/>
              </w:rPr>
            </w:pPr>
            <w:ins w:id="3426" w:author="Wittman, Jacob (CDC/DDNID/NCCDPHP/DDT) (CTR)" w:date="2023-08-15T14:04:00Z">
              <w:r>
                <w:rPr>
                  <w:rFonts w:ascii="Calibri" w:hAnsi="Calibri"/>
                  <w:sz w:val="20"/>
                </w:rPr>
                <w:t>49.4 (4.1)</w:t>
              </w:r>
            </w:ins>
          </w:p>
        </w:tc>
        <w:tc>
          <w:tcPr>
            <w:tcW w:w="0" w:type="auto"/>
            <w:tcBorders>
              <w:top w:val="single" w:sz="0" w:space="0" w:color="D3D3D3"/>
              <w:left w:val="single" w:sz="0" w:space="0" w:color="D3D3D3"/>
              <w:bottom w:val="single" w:sz="0" w:space="0" w:color="D3D3D3"/>
              <w:right w:val="single" w:sz="0" w:space="0" w:color="D3D3D3"/>
            </w:tcBorders>
          </w:tcPr>
          <w:p w14:paraId="74781144" w14:textId="77777777" w:rsidR="00524773" w:rsidRDefault="00524773" w:rsidP="00C670FC">
            <w:pPr>
              <w:keepNext/>
              <w:spacing w:after="60"/>
              <w:rPr>
                <w:ins w:id="3427" w:author="Wittman, Jacob (CDC/DDNID/NCCDPHP/DDT) (CTR)" w:date="2023-08-15T14:04:00Z"/>
              </w:rPr>
            </w:pPr>
            <w:ins w:id="3428" w:author="Wittman, Jacob (CDC/DDNID/NCCDPHP/DDT) (CTR)" w:date="2023-08-15T14:04:00Z">
              <w:r>
                <w:rPr>
                  <w:rFonts w:ascii="Calibri" w:hAnsi="Calibri"/>
                  <w:sz w:val="20"/>
                </w:rPr>
                <w:t>54.1 (3.0)</w:t>
              </w:r>
            </w:ins>
          </w:p>
        </w:tc>
        <w:tc>
          <w:tcPr>
            <w:tcW w:w="0" w:type="auto"/>
            <w:tcBorders>
              <w:top w:val="single" w:sz="0" w:space="0" w:color="D3D3D3"/>
              <w:left w:val="single" w:sz="0" w:space="0" w:color="D3D3D3"/>
              <w:bottom w:val="single" w:sz="0" w:space="0" w:color="D3D3D3"/>
              <w:right w:val="single" w:sz="0" w:space="0" w:color="D3D3D3"/>
            </w:tcBorders>
          </w:tcPr>
          <w:p w14:paraId="3D3B633A" w14:textId="77777777" w:rsidR="00524773" w:rsidRDefault="00524773" w:rsidP="00C670FC">
            <w:pPr>
              <w:keepNext/>
              <w:spacing w:after="60"/>
              <w:rPr>
                <w:ins w:id="3429" w:author="Wittman, Jacob (CDC/DDNID/NCCDPHP/DDT) (CTR)" w:date="2023-08-15T14:04:00Z"/>
              </w:rPr>
            </w:pPr>
            <w:ins w:id="3430" w:author="Wittman, Jacob (CDC/DDNID/NCCDPHP/DDT) (CTR)" w:date="2023-08-15T14:04:00Z">
              <w:r>
                <w:rPr>
                  <w:rFonts w:ascii="Calibri" w:hAnsi="Calibri"/>
                  <w:sz w:val="20"/>
                </w:rPr>
                <w:t>50.5 (3.0)</w:t>
              </w:r>
            </w:ins>
          </w:p>
        </w:tc>
        <w:tc>
          <w:tcPr>
            <w:tcW w:w="0" w:type="auto"/>
            <w:tcBorders>
              <w:top w:val="single" w:sz="0" w:space="0" w:color="D3D3D3"/>
              <w:left w:val="single" w:sz="0" w:space="0" w:color="D3D3D3"/>
              <w:bottom w:val="single" w:sz="0" w:space="0" w:color="D3D3D3"/>
              <w:right w:val="single" w:sz="0" w:space="0" w:color="D3D3D3"/>
            </w:tcBorders>
          </w:tcPr>
          <w:p w14:paraId="2A5A75EC" w14:textId="77777777" w:rsidR="00524773" w:rsidRDefault="00524773" w:rsidP="00C670FC">
            <w:pPr>
              <w:keepNext/>
              <w:spacing w:after="60"/>
              <w:rPr>
                <w:ins w:id="3431" w:author="Wittman, Jacob (CDC/DDNID/NCCDPHP/DDT) (CTR)" w:date="2023-08-15T14:04:00Z"/>
              </w:rPr>
            </w:pPr>
            <w:ins w:id="3432" w:author="Wittman, Jacob (CDC/DDNID/NCCDPHP/DDT) (CTR)" w:date="2023-08-15T14:04:00Z">
              <w:r>
                <w:rPr>
                  <w:rFonts w:ascii="Calibri" w:hAnsi="Calibri"/>
                  <w:sz w:val="20"/>
                </w:rPr>
                <w:t>54.9 (3.7)</w:t>
              </w:r>
            </w:ins>
          </w:p>
        </w:tc>
        <w:tc>
          <w:tcPr>
            <w:tcW w:w="0" w:type="auto"/>
            <w:tcBorders>
              <w:top w:val="single" w:sz="0" w:space="0" w:color="D3D3D3"/>
              <w:left w:val="single" w:sz="0" w:space="0" w:color="D3D3D3"/>
              <w:bottom w:val="single" w:sz="0" w:space="0" w:color="D3D3D3"/>
              <w:right w:val="single" w:sz="0" w:space="0" w:color="D3D3D3"/>
            </w:tcBorders>
          </w:tcPr>
          <w:p w14:paraId="6B6AAE02" w14:textId="77777777" w:rsidR="00524773" w:rsidRDefault="00524773" w:rsidP="00C670FC">
            <w:pPr>
              <w:keepNext/>
              <w:spacing w:after="60"/>
              <w:rPr>
                <w:ins w:id="3433" w:author="Wittman, Jacob (CDC/DDNID/NCCDPHP/DDT) (CTR)" w:date="2023-08-15T14:04:00Z"/>
              </w:rPr>
            </w:pPr>
            <w:ins w:id="3434" w:author="Wittman, Jacob (CDC/DDNID/NCCDPHP/DDT) (CTR)" w:date="2023-08-15T14:04:00Z">
              <w:r>
                <w:rPr>
                  <w:rFonts w:ascii="Calibri" w:hAnsi="Calibri"/>
                  <w:sz w:val="20"/>
                </w:rPr>
                <w:t>55.7 (3.4)</w:t>
              </w:r>
            </w:ins>
          </w:p>
        </w:tc>
        <w:tc>
          <w:tcPr>
            <w:tcW w:w="0" w:type="auto"/>
            <w:tcBorders>
              <w:top w:val="single" w:sz="0" w:space="0" w:color="D3D3D3"/>
              <w:left w:val="single" w:sz="0" w:space="0" w:color="D3D3D3"/>
              <w:bottom w:val="single" w:sz="0" w:space="0" w:color="D3D3D3"/>
              <w:right w:val="single" w:sz="0" w:space="0" w:color="D3D3D3"/>
            </w:tcBorders>
          </w:tcPr>
          <w:p w14:paraId="76A2634E" w14:textId="77777777" w:rsidR="00524773" w:rsidRDefault="00524773" w:rsidP="00C670FC">
            <w:pPr>
              <w:keepNext/>
              <w:spacing w:after="60"/>
              <w:rPr>
                <w:ins w:id="3435" w:author="Wittman, Jacob (CDC/DDNID/NCCDPHP/DDT) (CTR)" w:date="2023-08-15T14:04:00Z"/>
              </w:rPr>
            </w:pPr>
            <w:ins w:id="3436" w:author="Wittman, Jacob (CDC/DDNID/NCCDPHP/DDT) (CTR)" w:date="2023-08-15T14:04:00Z">
              <w:r>
                <w:rPr>
                  <w:rFonts w:ascii="Calibri" w:hAnsi="Calibri"/>
                  <w:sz w:val="20"/>
                </w:rPr>
                <w:t>60.9 (4.4)</w:t>
              </w:r>
            </w:ins>
          </w:p>
        </w:tc>
        <w:tc>
          <w:tcPr>
            <w:tcW w:w="0" w:type="auto"/>
            <w:tcBorders>
              <w:top w:val="single" w:sz="0" w:space="0" w:color="D3D3D3"/>
              <w:left w:val="single" w:sz="0" w:space="0" w:color="D3D3D3"/>
              <w:bottom w:val="single" w:sz="0" w:space="0" w:color="D3D3D3"/>
              <w:right w:val="single" w:sz="0" w:space="0" w:color="D3D3D3"/>
            </w:tcBorders>
          </w:tcPr>
          <w:p w14:paraId="4EC8ACC8" w14:textId="77777777" w:rsidR="00524773" w:rsidRDefault="00524773" w:rsidP="00C670FC">
            <w:pPr>
              <w:keepNext/>
              <w:spacing w:after="60"/>
              <w:rPr>
                <w:ins w:id="3437" w:author="Wittman, Jacob (CDC/DDNID/NCCDPHP/DDT) (CTR)" w:date="2023-08-15T14:04:00Z"/>
              </w:rPr>
            </w:pPr>
            <w:ins w:id="3438" w:author="Wittman, Jacob (CDC/DDNID/NCCDPHP/DDT) (CTR)" w:date="2023-08-15T14:04:00Z">
              <w:r>
                <w:rPr>
                  <w:rFonts w:ascii="Calibri" w:hAnsi="Calibri"/>
                  <w:sz w:val="20"/>
                </w:rPr>
                <w:t>3.0 (-14.8, 20.8)</w:t>
              </w:r>
            </w:ins>
          </w:p>
        </w:tc>
        <w:tc>
          <w:tcPr>
            <w:tcW w:w="0" w:type="auto"/>
            <w:tcBorders>
              <w:top w:val="single" w:sz="0" w:space="0" w:color="D3D3D3"/>
              <w:left w:val="single" w:sz="0" w:space="0" w:color="D3D3D3"/>
              <w:bottom w:val="single" w:sz="0" w:space="0" w:color="D3D3D3"/>
              <w:right w:val="single" w:sz="0" w:space="0" w:color="D3D3D3"/>
            </w:tcBorders>
          </w:tcPr>
          <w:p w14:paraId="039961D5" w14:textId="77777777" w:rsidR="00524773" w:rsidRDefault="00524773" w:rsidP="00C670FC">
            <w:pPr>
              <w:keepNext/>
              <w:spacing w:after="60"/>
              <w:rPr>
                <w:ins w:id="343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4ACE72" w14:textId="77777777" w:rsidR="00524773" w:rsidRDefault="00524773" w:rsidP="00C670FC">
            <w:pPr>
              <w:keepNext/>
              <w:spacing w:after="60"/>
              <w:rPr>
                <w:ins w:id="3440" w:author="Wittman, Jacob (CDC/DDNID/NCCDPHP/DDT) (CTR)" w:date="2023-08-15T14:04:00Z"/>
              </w:rPr>
            </w:pPr>
            <w:ins w:id="3441" w:author="Wittman, Jacob (CDC/DDNID/NCCDPHP/DDT) (CTR)" w:date="2023-08-15T14:04:00Z">
              <w:r>
                <w:rPr>
                  <w:rFonts w:ascii="Calibri" w:hAnsi="Calibri"/>
                  <w:sz w:val="20"/>
                </w:rPr>
                <w:t>0.5 (-0.4, 1.4)</w:t>
              </w:r>
            </w:ins>
          </w:p>
        </w:tc>
        <w:tc>
          <w:tcPr>
            <w:tcW w:w="0" w:type="auto"/>
            <w:tcBorders>
              <w:top w:val="single" w:sz="0" w:space="0" w:color="D3D3D3"/>
              <w:left w:val="single" w:sz="0" w:space="0" w:color="D3D3D3"/>
              <w:bottom w:val="single" w:sz="0" w:space="0" w:color="D3D3D3"/>
              <w:right w:val="single" w:sz="0" w:space="0" w:color="D3D3D3"/>
            </w:tcBorders>
          </w:tcPr>
          <w:p w14:paraId="06DEA962" w14:textId="77777777" w:rsidR="00524773" w:rsidRDefault="00524773" w:rsidP="00C670FC">
            <w:pPr>
              <w:keepNext/>
              <w:spacing w:after="60"/>
              <w:rPr>
                <w:ins w:id="3442" w:author="Wittman, Jacob (CDC/DDNID/NCCDPHP/DDT) (CTR)" w:date="2023-08-15T14:04:00Z"/>
              </w:rPr>
            </w:pPr>
            <w:ins w:id="3443" w:author="Wittman, Jacob (CDC/DDNID/NCCDPHP/DDT) (CTR)" w:date="2023-08-15T14:04:00Z">
              <w:r>
                <w:rPr>
                  <w:rFonts w:ascii="Calibri" w:hAnsi="Calibri"/>
                  <w:sz w:val="20"/>
                </w:rPr>
                <w:t>0.5 (-0.4, 1.4)</w:t>
              </w:r>
            </w:ins>
          </w:p>
        </w:tc>
      </w:tr>
      <w:tr w:rsidR="00524773" w14:paraId="015DAFAC" w14:textId="77777777" w:rsidTr="00C670FC">
        <w:trPr>
          <w:cantSplit/>
          <w:jc w:val="center"/>
          <w:ins w:id="344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8B8A95" w14:textId="77777777" w:rsidR="00524773" w:rsidRDefault="00524773" w:rsidP="00C670FC">
            <w:pPr>
              <w:keepNext/>
              <w:spacing w:after="60"/>
              <w:rPr>
                <w:ins w:id="3445" w:author="Wittman, Jacob (CDC/DDNID/NCCDPHP/DDT) (CTR)" w:date="2023-08-15T14:04:00Z"/>
              </w:rPr>
            </w:pPr>
            <w:ins w:id="3446"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58505270" w14:textId="77777777" w:rsidR="00524773" w:rsidRDefault="00524773" w:rsidP="00C670FC">
            <w:pPr>
              <w:keepNext/>
              <w:spacing w:after="60"/>
              <w:rPr>
                <w:ins w:id="3447" w:author="Wittman, Jacob (CDC/DDNID/NCCDPHP/DDT) (CTR)" w:date="2023-08-15T14:04:00Z"/>
              </w:rPr>
            </w:pPr>
            <w:ins w:id="3448" w:author="Wittman, Jacob (CDC/DDNID/NCCDPHP/DDT) (CTR)" w:date="2023-08-15T14:04:00Z">
              <w:r>
                <w:rPr>
                  <w:rFonts w:ascii="Calibri" w:hAnsi="Calibri"/>
                  <w:sz w:val="20"/>
                </w:rPr>
                <w:t>62.8 (1.1)</w:t>
              </w:r>
            </w:ins>
          </w:p>
        </w:tc>
        <w:tc>
          <w:tcPr>
            <w:tcW w:w="0" w:type="auto"/>
            <w:tcBorders>
              <w:top w:val="single" w:sz="0" w:space="0" w:color="D3D3D3"/>
              <w:left w:val="single" w:sz="0" w:space="0" w:color="D3D3D3"/>
              <w:bottom w:val="single" w:sz="0" w:space="0" w:color="D3D3D3"/>
              <w:right w:val="single" w:sz="0" w:space="0" w:color="D3D3D3"/>
            </w:tcBorders>
          </w:tcPr>
          <w:p w14:paraId="1C778A80" w14:textId="77777777" w:rsidR="00524773" w:rsidRDefault="00524773" w:rsidP="00C670FC">
            <w:pPr>
              <w:keepNext/>
              <w:spacing w:after="60"/>
              <w:rPr>
                <w:ins w:id="3449" w:author="Wittman, Jacob (CDC/DDNID/NCCDPHP/DDT) (CTR)" w:date="2023-08-15T14:04:00Z"/>
              </w:rPr>
            </w:pPr>
            <w:ins w:id="3450" w:author="Wittman, Jacob (CDC/DDNID/NCCDPHP/DDT) (CTR)" w:date="2023-08-15T14:04:00Z">
              <w:r>
                <w:rPr>
                  <w:rFonts w:ascii="Calibri" w:hAnsi="Calibri"/>
                  <w:sz w:val="20"/>
                </w:rPr>
                <w:t>64.5 (4.1)</w:t>
              </w:r>
            </w:ins>
          </w:p>
        </w:tc>
        <w:tc>
          <w:tcPr>
            <w:tcW w:w="0" w:type="auto"/>
            <w:tcBorders>
              <w:top w:val="single" w:sz="0" w:space="0" w:color="D3D3D3"/>
              <w:left w:val="single" w:sz="0" w:space="0" w:color="D3D3D3"/>
              <w:bottom w:val="single" w:sz="0" w:space="0" w:color="D3D3D3"/>
              <w:right w:val="single" w:sz="0" w:space="0" w:color="D3D3D3"/>
            </w:tcBorders>
          </w:tcPr>
          <w:p w14:paraId="310914FC" w14:textId="77777777" w:rsidR="00524773" w:rsidRDefault="00524773" w:rsidP="00C670FC">
            <w:pPr>
              <w:keepNext/>
              <w:spacing w:after="60"/>
              <w:rPr>
                <w:ins w:id="3451" w:author="Wittman, Jacob (CDC/DDNID/NCCDPHP/DDT) (CTR)" w:date="2023-08-15T14:04:00Z"/>
              </w:rPr>
            </w:pPr>
            <w:ins w:id="3452" w:author="Wittman, Jacob (CDC/DDNID/NCCDPHP/DDT) (CTR)" w:date="2023-08-15T14:04:00Z">
              <w:r>
                <w:rPr>
                  <w:rFonts w:ascii="Calibri" w:hAnsi="Calibri"/>
                  <w:sz w:val="20"/>
                </w:rPr>
                <w:t>58.5 (4.7)</w:t>
              </w:r>
            </w:ins>
          </w:p>
        </w:tc>
        <w:tc>
          <w:tcPr>
            <w:tcW w:w="0" w:type="auto"/>
            <w:tcBorders>
              <w:top w:val="single" w:sz="0" w:space="0" w:color="D3D3D3"/>
              <w:left w:val="single" w:sz="0" w:space="0" w:color="D3D3D3"/>
              <w:bottom w:val="single" w:sz="0" w:space="0" w:color="D3D3D3"/>
              <w:right w:val="single" w:sz="0" w:space="0" w:color="D3D3D3"/>
            </w:tcBorders>
          </w:tcPr>
          <w:p w14:paraId="4476E223" w14:textId="77777777" w:rsidR="00524773" w:rsidRDefault="00524773" w:rsidP="00C670FC">
            <w:pPr>
              <w:keepNext/>
              <w:spacing w:after="60"/>
              <w:rPr>
                <w:ins w:id="3453" w:author="Wittman, Jacob (CDC/DDNID/NCCDPHP/DDT) (CTR)" w:date="2023-08-15T14:04:00Z"/>
              </w:rPr>
            </w:pPr>
            <w:ins w:id="3454" w:author="Wittman, Jacob (CDC/DDNID/NCCDPHP/DDT) (CTR)" w:date="2023-08-15T14:04:00Z">
              <w:r>
                <w:rPr>
                  <w:rFonts w:ascii="Calibri" w:hAnsi="Calibri"/>
                  <w:sz w:val="20"/>
                </w:rPr>
                <w:t>64.5 (3.8)</w:t>
              </w:r>
            </w:ins>
          </w:p>
        </w:tc>
        <w:tc>
          <w:tcPr>
            <w:tcW w:w="0" w:type="auto"/>
            <w:tcBorders>
              <w:top w:val="single" w:sz="0" w:space="0" w:color="D3D3D3"/>
              <w:left w:val="single" w:sz="0" w:space="0" w:color="D3D3D3"/>
              <w:bottom w:val="single" w:sz="0" w:space="0" w:color="D3D3D3"/>
              <w:right w:val="single" w:sz="0" w:space="0" w:color="D3D3D3"/>
            </w:tcBorders>
          </w:tcPr>
          <w:p w14:paraId="1FCE2359" w14:textId="77777777" w:rsidR="00524773" w:rsidRDefault="00524773" w:rsidP="00C670FC">
            <w:pPr>
              <w:keepNext/>
              <w:spacing w:after="60"/>
              <w:rPr>
                <w:ins w:id="3455" w:author="Wittman, Jacob (CDC/DDNID/NCCDPHP/DDT) (CTR)" w:date="2023-08-15T14:04:00Z"/>
              </w:rPr>
            </w:pPr>
            <w:ins w:id="3456" w:author="Wittman, Jacob (CDC/DDNID/NCCDPHP/DDT) (CTR)" w:date="2023-08-15T14:04:00Z">
              <w:r>
                <w:rPr>
                  <w:rFonts w:ascii="Calibri" w:hAnsi="Calibri"/>
                  <w:sz w:val="20"/>
                </w:rPr>
                <w:t>68.0 (3.6)</w:t>
              </w:r>
            </w:ins>
          </w:p>
        </w:tc>
        <w:tc>
          <w:tcPr>
            <w:tcW w:w="0" w:type="auto"/>
            <w:tcBorders>
              <w:top w:val="single" w:sz="0" w:space="0" w:color="D3D3D3"/>
              <w:left w:val="single" w:sz="0" w:space="0" w:color="D3D3D3"/>
              <w:bottom w:val="single" w:sz="0" w:space="0" w:color="D3D3D3"/>
              <w:right w:val="single" w:sz="0" w:space="0" w:color="D3D3D3"/>
            </w:tcBorders>
          </w:tcPr>
          <w:p w14:paraId="422EBD83" w14:textId="77777777" w:rsidR="00524773" w:rsidRDefault="00524773" w:rsidP="00C670FC">
            <w:pPr>
              <w:keepNext/>
              <w:spacing w:after="60"/>
              <w:rPr>
                <w:ins w:id="3457" w:author="Wittman, Jacob (CDC/DDNID/NCCDPHP/DDT) (CTR)" w:date="2023-08-15T14:04:00Z"/>
              </w:rPr>
            </w:pPr>
            <w:ins w:id="3458" w:author="Wittman, Jacob (CDC/DDNID/NCCDPHP/DDT) (CTR)" w:date="2023-08-15T14:04:00Z">
              <w:r>
                <w:rPr>
                  <w:rFonts w:ascii="Calibri" w:hAnsi="Calibri"/>
                  <w:sz w:val="20"/>
                </w:rPr>
                <w:t>61.5 (6.3)</w:t>
              </w:r>
            </w:ins>
          </w:p>
        </w:tc>
        <w:tc>
          <w:tcPr>
            <w:tcW w:w="0" w:type="auto"/>
            <w:tcBorders>
              <w:top w:val="single" w:sz="0" w:space="0" w:color="D3D3D3"/>
              <w:left w:val="single" w:sz="0" w:space="0" w:color="D3D3D3"/>
              <w:bottom w:val="single" w:sz="0" w:space="0" w:color="D3D3D3"/>
              <w:right w:val="single" w:sz="0" w:space="0" w:color="D3D3D3"/>
            </w:tcBorders>
          </w:tcPr>
          <w:p w14:paraId="16291C90" w14:textId="77777777" w:rsidR="00524773" w:rsidRDefault="00524773" w:rsidP="00C670FC">
            <w:pPr>
              <w:keepNext/>
              <w:spacing w:after="60"/>
              <w:rPr>
                <w:ins w:id="3459" w:author="Wittman, Jacob (CDC/DDNID/NCCDPHP/DDT) (CTR)" w:date="2023-08-15T14:04:00Z"/>
              </w:rPr>
            </w:pPr>
            <w:ins w:id="3460" w:author="Wittman, Jacob (CDC/DDNID/NCCDPHP/DDT) (CTR)" w:date="2023-08-15T14:04:00Z">
              <w:r>
                <w:rPr>
                  <w:rFonts w:ascii="Calibri" w:hAnsi="Calibri"/>
                  <w:sz w:val="20"/>
                </w:rPr>
                <w:t>57.3 (4.2)</w:t>
              </w:r>
            </w:ins>
          </w:p>
        </w:tc>
        <w:tc>
          <w:tcPr>
            <w:tcW w:w="0" w:type="auto"/>
            <w:tcBorders>
              <w:top w:val="single" w:sz="0" w:space="0" w:color="D3D3D3"/>
              <w:left w:val="single" w:sz="0" w:space="0" w:color="D3D3D3"/>
              <w:bottom w:val="single" w:sz="0" w:space="0" w:color="D3D3D3"/>
              <w:right w:val="single" w:sz="0" w:space="0" w:color="D3D3D3"/>
            </w:tcBorders>
          </w:tcPr>
          <w:p w14:paraId="42398F36" w14:textId="77777777" w:rsidR="00524773" w:rsidRDefault="00524773" w:rsidP="00C670FC">
            <w:pPr>
              <w:keepNext/>
              <w:spacing w:after="60"/>
              <w:rPr>
                <w:ins w:id="3461" w:author="Wittman, Jacob (CDC/DDNID/NCCDPHP/DDT) (CTR)" w:date="2023-08-15T14:04:00Z"/>
              </w:rPr>
            </w:pPr>
            <w:ins w:id="3462" w:author="Wittman, Jacob (CDC/DDNID/NCCDPHP/DDT) (CTR)" w:date="2023-08-15T14:04:00Z">
              <w:r>
                <w:rPr>
                  <w:rFonts w:ascii="Calibri" w:hAnsi="Calibri"/>
                  <w:sz w:val="20"/>
                </w:rPr>
                <w:t>64.2 (4.6)</w:t>
              </w:r>
            </w:ins>
          </w:p>
        </w:tc>
        <w:tc>
          <w:tcPr>
            <w:tcW w:w="0" w:type="auto"/>
            <w:tcBorders>
              <w:top w:val="single" w:sz="0" w:space="0" w:color="D3D3D3"/>
              <w:left w:val="single" w:sz="0" w:space="0" w:color="D3D3D3"/>
              <w:bottom w:val="single" w:sz="0" w:space="0" w:color="D3D3D3"/>
              <w:right w:val="single" w:sz="0" w:space="0" w:color="D3D3D3"/>
            </w:tcBorders>
          </w:tcPr>
          <w:p w14:paraId="3537EEB9" w14:textId="77777777" w:rsidR="00524773" w:rsidRDefault="00524773" w:rsidP="00C670FC">
            <w:pPr>
              <w:keepNext/>
              <w:spacing w:after="60"/>
              <w:rPr>
                <w:ins w:id="3463" w:author="Wittman, Jacob (CDC/DDNID/NCCDPHP/DDT) (CTR)" w:date="2023-08-15T14:04:00Z"/>
              </w:rPr>
            </w:pPr>
            <w:ins w:id="3464" w:author="Wittman, Jacob (CDC/DDNID/NCCDPHP/DDT) (CTR)" w:date="2023-08-15T14:04:00Z">
              <w:r>
                <w:rPr>
                  <w:rFonts w:ascii="Calibri" w:hAnsi="Calibri"/>
                  <w:sz w:val="20"/>
                </w:rPr>
                <w:t>61.3 (6.5)</w:t>
              </w:r>
            </w:ins>
          </w:p>
        </w:tc>
        <w:tc>
          <w:tcPr>
            <w:tcW w:w="0" w:type="auto"/>
            <w:tcBorders>
              <w:top w:val="single" w:sz="0" w:space="0" w:color="D3D3D3"/>
              <w:left w:val="single" w:sz="0" w:space="0" w:color="D3D3D3"/>
              <w:bottom w:val="single" w:sz="0" w:space="0" w:color="D3D3D3"/>
              <w:right w:val="single" w:sz="0" w:space="0" w:color="D3D3D3"/>
            </w:tcBorders>
          </w:tcPr>
          <w:p w14:paraId="3DCDFC75" w14:textId="77777777" w:rsidR="00524773" w:rsidRDefault="00524773" w:rsidP="00C670FC">
            <w:pPr>
              <w:keepNext/>
              <w:spacing w:after="60"/>
              <w:rPr>
                <w:ins w:id="3465" w:author="Wittman, Jacob (CDC/DDNID/NCCDPHP/DDT) (CTR)" w:date="2023-08-15T14:04:00Z"/>
              </w:rPr>
            </w:pPr>
            <w:ins w:id="3466" w:author="Wittman, Jacob (CDC/DDNID/NCCDPHP/DDT) (CTR)" w:date="2023-08-15T14:04:00Z">
              <w:r>
                <w:rPr>
                  <w:rFonts w:ascii="Calibri" w:hAnsi="Calibri"/>
                  <w:sz w:val="20"/>
                </w:rPr>
                <w:t>62.1 (4.6)</w:t>
              </w:r>
            </w:ins>
          </w:p>
        </w:tc>
        <w:tc>
          <w:tcPr>
            <w:tcW w:w="0" w:type="auto"/>
            <w:tcBorders>
              <w:top w:val="single" w:sz="0" w:space="0" w:color="D3D3D3"/>
              <w:left w:val="single" w:sz="0" w:space="0" w:color="D3D3D3"/>
              <w:bottom w:val="single" w:sz="0" w:space="0" w:color="D3D3D3"/>
              <w:right w:val="single" w:sz="0" w:space="0" w:color="D3D3D3"/>
            </w:tcBorders>
          </w:tcPr>
          <w:p w14:paraId="225AF8C3" w14:textId="77777777" w:rsidR="00524773" w:rsidRDefault="00524773" w:rsidP="00C670FC">
            <w:pPr>
              <w:keepNext/>
              <w:spacing w:after="60"/>
              <w:rPr>
                <w:ins w:id="3467" w:author="Wittman, Jacob (CDC/DDNID/NCCDPHP/DDT) (CTR)" w:date="2023-08-15T14:04:00Z"/>
              </w:rPr>
            </w:pPr>
            <w:ins w:id="3468" w:author="Wittman, Jacob (CDC/DDNID/NCCDPHP/DDT) (CTR)" w:date="2023-08-15T14:04:00Z">
              <w:r>
                <w:rPr>
                  <w:rFonts w:ascii="Calibri" w:hAnsi="Calibri"/>
                  <w:sz w:val="20"/>
                </w:rPr>
                <w:t>59.8 (4.0)</w:t>
              </w:r>
            </w:ins>
          </w:p>
        </w:tc>
        <w:tc>
          <w:tcPr>
            <w:tcW w:w="0" w:type="auto"/>
            <w:tcBorders>
              <w:top w:val="single" w:sz="0" w:space="0" w:color="D3D3D3"/>
              <w:left w:val="single" w:sz="0" w:space="0" w:color="D3D3D3"/>
              <w:bottom w:val="single" w:sz="0" w:space="0" w:color="D3D3D3"/>
              <w:right w:val="single" w:sz="0" w:space="0" w:color="D3D3D3"/>
            </w:tcBorders>
          </w:tcPr>
          <w:p w14:paraId="170605AB" w14:textId="77777777" w:rsidR="00524773" w:rsidRDefault="00524773" w:rsidP="00C670FC">
            <w:pPr>
              <w:keepNext/>
              <w:spacing w:after="60"/>
              <w:rPr>
                <w:ins w:id="3469" w:author="Wittman, Jacob (CDC/DDNID/NCCDPHP/DDT) (CTR)" w:date="2023-08-15T14:04:00Z"/>
              </w:rPr>
            </w:pPr>
            <w:ins w:id="3470" w:author="Wittman, Jacob (CDC/DDNID/NCCDPHP/DDT) (CTR)" w:date="2023-08-15T14:04:00Z">
              <w:r>
                <w:rPr>
                  <w:rFonts w:ascii="Calibri" w:hAnsi="Calibri"/>
                  <w:sz w:val="20"/>
                </w:rPr>
                <w:t>59.6 (3.4)</w:t>
              </w:r>
            </w:ins>
          </w:p>
        </w:tc>
        <w:tc>
          <w:tcPr>
            <w:tcW w:w="0" w:type="auto"/>
            <w:tcBorders>
              <w:top w:val="single" w:sz="0" w:space="0" w:color="D3D3D3"/>
              <w:left w:val="single" w:sz="0" w:space="0" w:color="D3D3D3"/>
              <w:bottom w:val="single" w:sz="0" w:space="0" w:color="D3D3D3"/>
              <w:right w:val="single" w:sz="0" w:space="0" w:color="D3D3D3"/>
            </w:tcBorders>
          </w:tcPr>
          <w:p w14:paraId="5D1426C5" w14:textId="77777777" w:rsidR="00524773" w:rsidRDefault="00524773" w:rsidP="00C670FC">
            <w:pPr>
              <w:keepNext/>
              <w:spacing w:after="60"/>
              <w:rPr>
                <w:ins w:id="3471" w:author="Wittman, Jacob (CDC/DDNID/NCCDPHP/DDT) (CTR)" w:date="2023-08-15T14:04:00Z"/>
              </w:rPr>
            </w:pPr>
            <w:ins w:id="3472" w:author="Wittman, Jacob (CDC/DDNID/NCCDPHP/DDT) (CTR)" w:date="2023-08-15T14:04:00Z">
              <w:r>
                <w:rPr>
                  <w:rFonts w:ascii="Calibri" w:hAnsi="Calibri"/>
                  <w:sz w:val="20"/>
                </w:rPr>
                <w:t>71.7 (3.8)</w:t>
              </w:r>
            </w:ins>
          </w:p>
        </w:tc>
        <w:tc>
          <w:tcPr>
            <w:tcW w:w="0" w:type="auto"/>
            <w:tcBorders>
              <w:top w:val="single" w:sz="0" w:space="0" w:color="D3D3D3"/>
              <w:left w:val="single" w:sz="0" w:space="0" w:color="D3D3D3"/>
              <w:bottom w:val="single" w:sz="0" w:space="0" w:color="D3D3D3"/>
              <w:right w:val="single" w:sz="0" w:space="0" w:color="D3D3D3"/>
            </w:tcBorders>
          </w:tcPr>
          <w:p w14:paraId="69202F80" w14:textId="77777777" w:rsidR="00524773" w:rsidRDefault="00524773" w:rsidP="00C670FC">
            <w:pPr>
              <w:keepNext/>
              <w:spacing w:after="60"/>
              <w:rPr>
                <w:ins w:id="3473" w:author="Wittman, Jacob (CDC/DDNID/NCCDPHP/DDT) (CTR)" w:date="2023-08-15T14:04:00Z"/>
              </w:rPr>
            </w:pPr>
            <w:ins w:id="3474" w:author="Wittman, Jacob (CDC/DDNID/NCCDPHP/DDT) (CTR)" w:date="2023-08-15T14:04:00Z">
              <w:r>
                <w:rPr>
                  <w:rFonts w:ascii="Calibri" w:hAnsi="Calibri"/>
                  <w:sz w:val="20"/>
                </w:rPr>
                <w:t>65.6 (4.6)</w:t>
              </w:r>
            </w:ins>
          </w:p>
        </w:tc>
        <w:tc>
          <w:tcPr>
            <w:tcW w:w="0" w:type="auto"/>
            <w:tcBorders>
              <w:top w:val="single" w:sz="0" w:space="0" w:color="D3D3D3"/>
              <w:left w:val="single" w:sz="0" w:space="0" w:color="D3D3D3"/>
              <w:bottom w:val="single" w:sz="0" w:space="0" w:color="D3D3D3"/>
              <w:right w:val="single" w:sz="0" w:space="0" w:color="D3D3D3"/>
            </w:tcBorders>
          </w:tcPr>
          <w:p w14:paraId="12CB3CD6" w14:textId="77777777" w:rsidR="00524773" w:rsidRDefault="00524773" w:rsidP="00C670FC">
            <w:pPr>
              <w:keepNext/>
              <w:spacing w:after="60"/>
              <w:rPr>
                <w:ins w:id="3475" w:author="Wittman, Jacob (CDC/DDNID/NCCDPHP/DDT) (CTR)" w:date="2023-08-15T14:04:00Z"/>
              </w:rPr>
            </w:pPr>
            <w:ins w:id="3476" w:author="Wittman, Jacob (CDC/DDNID/NCCDPHP/DDT) (CTR)" w:date="2023-08-15T14:04:00Z">
              <w:r>
                <w:rPr>
                  <w:rFonts w:ascii="Calibri" w:hAnsi="Calibri"/>
                  <w:sz w:val="20"/>
                </w:rPr>
                <w:t>11.1 (-6.8, 29.0)</w:t>
              </w:r>
            </w:ins>
          </w:p>
        </w:tc>
        <w:tc>
          <w:tcPr>
            <w:tcW w:w="0" w:type="auto"/>
            <w:tcBorders>
              <w:top w:val="single" w:sz="0" w:space="0" w:color="D3D3D3"/>
              <w:left w:val="single" w:sz="0" w:space="0" w:color="D3D3D3"/>
              <w:bottom w:val="single" w:sz="0" w:space="0" w:color="D3D3D3"/>
              <w:right w:val="single" w:sz="0" w:space="0" w:color="D3D3D3"/>
            </w:tcBorders>
          </w:tcPr>
          <w:p w14:paraId="19E99079" w14:textId="77777777" w:rsidR="00524773" w:rsidRDefault="00524773" w:rsidP="00C670FC">
            <w:pPr>
              <w:keepNext/>
              <w:spacing w:after="60"/>
              <w:rPr>
                <w:ins w:id="347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58244F" w14:textId="77777777" w:rsidR="00524773" w:rsidRDefault="00524773" w:rsidP="00C670FC">
            <w:pPr>
              <w:keepNext/>
              <w:spacing w:after="60"/>
              <w:rPr>
                <w:ins w:id="3478" w:author="Wittman, Jacob (CDC/DDNID/NCCDPHP/DDT) (CTR)" w:date="2023-08-15T14:04:00Z"/>
              </w:rPr>
            </w:pPr>
            <w:ins w:id="3479" w:author="Wittman, Jacob (CDC/DDNID/NCCDPHP/DDT) (CTR)" w:date="2023-08-15T14:04:00Z">
              <w:r>
                <w:rPr>
                  <w:rFonts w:ascii="Calibri" w:hAnsi="Calibri"/>
                  <w:sz w:val="20"/>
                </w:rPr>
                <w:t>0.2 (-1.1, 1.4)</w:t>
              </w:r>
            </w:ins>
          </w:p>
        </w:tc>
        <w:tc>
          <w:tcPr>
            <w:tcW w:w="0" w:type="auto"/>
            <w:tcBorders>
              <w:top w:val="single" w:sz="0" w:space="0" w:color="D3D3D3"/>
              <w:left w:val="single" w:sz="0" w:space="0" w:color="D3D3D3"/>
              <w:bottom w:val="single" w:sz="0" w:space="0" w:color="D3D3D3"/>
              <w:right w:val="single" w:sz="0" w:space="0" w:color="D3D3D3"/>
            </w:tcBorders>
          </w:tcPr>
          <w:p w14:paraId="4075C6F0" w14:textId="77777777" w:rsidR="00524773" w:rsidRDefault="00524773" w:rsidP="00C670FC">
            <w:pPr>
              <w:keepNext/>
              <w:spacing w:after="60"/>
              <w:rPr>
                <w:ins w:id="3480" w:author="Wittman, Jacob (CDC/DDNID/NCCDPHP/DDT) (CTR)" w:date="2023-08-15T14:04:00Z"/>
              </w:rPr>
            </w:pPr>
            <w:ins w:id="3481" w:author="Wittman, Jacob (CDC/DDNID/NCCDPHP/DDT) (CTR)" w:date="2023-08-15T14:04:00Z">
              <w:r>
                <w:rPr>
                  <w:rFonts w:ascii="Calibri" w:hAnsi="Calibri"/>
                  <w:sz w:val="20"/>
                </w:rPr>
                <w:t>0.2 (-1.1, 1.4)</w:t>
              </w:r>
            </w:ins>
          </w:p>
        </w:tc>
      </w:tr>
      <w:tr w:rsidR="00524773" w14:paraId="386FC66B" w14:textId="77777777" w:rsidTr="00C670FC">
        <w:trPr>
          <w:cantSplit/>
          <w:jc w:val="center"/>
          <w:ins w:id="348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228FBBB" w14:textId="77777777" w:rsidR="00524773" w:rsidRDefault="00524773" w:rsidP="00C670FC">
            <w:pPr>
              <w:keepNext/>
              <w:spacing w:after="60"/>
              <w:rPr>
                <w:ins w:id="3483" w:author="Wittman, Jacob (CDC/DDNID/NCCDPHP/DDT) (CTR)" w:date="2023-08-15T14:04:00Z"/>
              </w:rPr>
            </w:pPr>
            <w:ins w:id="3484"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794DE8C8" w14:textId="77777777" w:rsidR="00524773" w:rsidRDefault="00524773" w:rsidP="00C670FC">
            <w:pPr>
              <w:keepNext/>
              <w:spacing w:after="60"/>
              <w:rPr>
                <w:ins w:id="3485" w:author="Wittman, Jacob (CDC/DDNID/NCCDPHP/DDT) (CTR)" w:date="2023-08-15T14:04:00Z"/>
              </w:rPr>
            </w:pPr>
            <w:ins w:id="3486" w:author="Wittman, Jacob (CDC/DDNID/NCCDPHP/DDT) (CTR)" w:date="2023-08-15T14:04:00Z">
              <w:r>
                <w:rPr>
                  <w:rFonts w:ascii="Calibri" w:hAnsi="Calibri"/>
                  <w:sz w:val="20"/>
                </w:rPr>
                <w:t>39.6 (2.9)</w:t>
              </w:r>
            </w:ins>
          </w:p>
        </w:tc>
        <w:tc>
          <w:tcPr>
            <w:tcW w:w="0" w:type="auto"/>
            <w:tcBorders>
              <w:top w:val="single" w:sz="0" w:space="0" w:color="D3D3D3"/>
              <w:left w:val="single" w:sz="0" w:space="0" w:color="D3D3D3"/>
              <w:bottom w:val="single" w:sz="0" w:space="0" w:color="D3D3D3"/>
              <w:right w:val="single" w:sz="0" w:space="0" w:color="D3D3D3"/>
            </w:tcBorders>
          </w:tcPr>
          <w:p w14:paraId="3CE840AB" w14:textId="77777777" w:rsidR="00524773" w:rsidRDefault="00524773" w:rsidP="00C670FC">
            <w:pPr>
              <w:keepNext/>
              <w:spacing w:after="60"/>
              <w:rPr>
                <w:ins w:id="3487" w:author="Wittman, Jacob (CDC/DDNID/NCCDPHP/DDT) (CTR)" w:date="2023-08-15T14:04:00Z"/>
              </w:rPr>
            </w:pPr>
            <w:ins w:id="3488" w:author="Wittman, Jacob (CDC/DDNID/NCCDPHP/DDT) (CTR)" w:date="2023-08-15T14:04:00Z">
              <w:r>
                <w:rPr>
                  <w:rFonts w:ascii="Calibri" w:hAnsi="Calibri"/>
                  <w:sz w:val="20"/>
                </w:rPr>
                <w:t>32.2 (11.6)</w:t>
              </w:r>
            </w:ins>
          </w:p>
        </w:tc>
        <w:tc>
          <w:tcPr>
            <w:tcW w:w="0" w:type="auto"/>
            <w:tcBorders>
              <w:top w:val="single" w:sz="0" w:space="0" w:color="D3D3D3"/>
              <w:left w:val="single" w:sz="0" w:space="0" w:color="D3D3D3"/>
              <w:bottom w:val="single" w:sz="0" w:space="0" w:color="D3D3D3"/>
              <w:right w:val="single" w:sz="0" w:space="0" w:color="D3D3D3"/>
            </w:tcBorders>
          </w:tcPr>
          <w:p w14:paraId="3505C2F4" w14:textId="77777777" w:rsidR="00524773" w:rsidRDefault="00524773" w:rsidP="00C670FC">
            <w:pPr>
              <w:keepNext/>
              <w:spacing w:after="60"/>
              <w:rPr>
                <w:ins w:id="3489" w:author="Wittman, Jacob (CDC/DDNID/NCCDPHP/DDT) (CTR)" w:date="2023-08-15T14:04:00Z"/>
              </w:rPr>
            </w:pPr>
            <w:ins w:id="3490" w:author="Wittman, Jacob (CDC/DDNID/NCCDPHP/DDT) (CTR)" w:date="2023-08-15T14:04:00Z">
              <w:r>
                <w:rPr>
                  <w:rFonts w:ascii="Calibri" w:hAnsi="Calibri"/>
                  <w:sz w:val="20"/>
                </w:rPr>
                <w:t>16.1 (8.7)</w:t>
              </w:r>
            </w:ins>
          </w:p>
        </w:tc>
        <w:tc>
          <w:tcPr>
            <w:tcW w:w="0" w:type="auto"/>
            <w:tcBorders>
              <w:top w:val="single" w:sz="0" w:space="0" w:color="D3D3D3"/>
              <w:left w:val="single" w:sz="0" w:space="0" w:color="D3D3D3"/>
              <w:bottom w:val="single" w:sz="0" w:space="0" w:color="D3D3D3"/>
              <w:right w:val="single" w:sz="0" w:space="0" w:color="D3D3D3"/>
            </w:tcBorders>
          </w:tcPr>
          <w:p w14:paraId="3914D485" w14:textId="77777777" w:rsidR="00524773" w:rsidRDefault="00524773" w:rsidP="00C670FC">
            <w:pPr>
              <w:keepNext/>
              <w:spacing w:after="60"/>
              <w:rPr>
                <w:ins w:id="3491" w:author="Wittman, Jacob (CDC/DDNID/NCCDPHP/DDT) (CTR)" w:date="2023-08-15T14:04:00Z"/>
              </w:rPr>
            </w:pPr>
            <w:ins w:id="3492" w:author="Wittman, Jacob (CDC/DDNID/NCCDPHP/DDT) (CTR)" w:date="2023-08-15T14:04:00Z">
              <w:r>
                <w:rPr>
                  <w:rFonts w:ascii="Calibri" w:hAnsi="Calibri"/>
                  <w:sz w:val="20"/>
                </w:rPr>
                <w:t>42.8 (16.5)</w:t>
              </w:r>
            </w:ins>
          </w:p>
        </w:tc>
        <w:tc>
          <w:tcPr>
            <w:tcW w:w="0" w:type="auto"/>
            <w:tcBorders>
              <w:top w:val="single" w:sz="0" w:space="0" w:color="D3D3D3"/>
              <w:left w:val="single" w:sz="0" w:space="0" w:color="D3D3D3"/>
              <w:bottom w:val="single" w:sz="0" w:space="0" w:color="D3D3D3"/>
              <w:right w:val="single" w:sz="0" w:space="0" w:color="D3D3D3"/>
            </w:tcBorders>
          </w:tcPr>
          <w:p w14:paraId="6F29CFE6" w14:textId="77777777" w:rsidR="00524773" w:rsidRDefault="00524773" w:rsidP="00C670FC">
            <w:pPr>
              <w:keepNext/>
              <w:spacing w:after="60"/>
              <w:rPr>
                <w:ins w:id="3493" w:author="Wittman, Jacob (CDC/DDNID/NCCDPHP/DDT) (CTR)" w:date="2023-08-15T14:04:00Z"/>
              </w:rPr>
            </w:pPr>
            <w:ins w:id="3494" w:author="Wittman, Jacob (CDC/DDNID/NCCDPHP/DDT) (CTR)" w:date="2023-08-15T14:04:00Z">
              <w:r>
                <w:rPr>
                  <w:rFonts w:ascii="Calibri" w:hAnsi="Calibri"/>
                  <w:sz w:val="20"/>
                </w:rPr>
                <w:t>24.9 (11.3)</w:t>
              </w:r>
            </w:ins>
          </w:p>
        </w:tc>
        <w:tc>
          <w:tcPr>
            <w:tcW w:w="0" w:type="auto"/>
            <w:tcBorders>
              <w:top w:val="single" w:sz="0" w:space="0" w:color="D3D3D3"/>
              <w:left w:val="single" w:sz="0" w:space="0" w:color="D3D3D3"/>
              <w:bottom w:val="single" w:sz="0" w:space="0" w:color="D3D3D3"/>
              <w:right w:val="single" w:sz="0" w:space="0" w:color="D3D3D3"/>
            </w:tcBorders>
          </w:tcPr>
          <w:p w14:paraId="3219A5BD" w14:textId="77777777" w:rsidR="00524773" w:rsidRDefault="00524773" w:rsidP="00C670FC">
            <w:pPr>
              <w:keepNext/>
              <w:spacing w:after="60"/>
              <w:rPr>
                <w:ins w:id="3495" w:author="Wittman, Jacob (CDC/DDNID/NCCDPHP/DDT) (CTR)" w:date="2023-08-15T14:04:00Z"/>
              </w:rPr>
            </w:pPr>
            <w:ins w:id="3496" w:author="Wittman, Jacob (CDC/DDNID/NCCDPHP/DDT) (CTR)" w:date="2023-08-15T14:04:00Z">
              <w:r>
                <w:rPr>
                  <w:rFonts w:ascii="Calibri" w:hAnsi="Calibri"/>
                  <w:sz w:val="20"/>
                </w:rPr>
                <w:t>39.9 (3.3)</w:t>
              </w:r>
            </w:ins>
          </w:p>
        </w:tc>
        <w:tc>
          <w:tcPr>
            <w:tcW w:w="0" w:type="auto"/>
            <w:tcBorders>
              <w:top w:val="single" w:sz="0" w:space="0" w:color="D3D3D3"/>
              <w:left w:val="single" w:sz="0" w:space="0" w:color="D3D3D3"/>
              <w:bottom w:val="single" w:sz="0" w:space="0" w:color="D3D3D3"/>
              <w:right w:val="single" w:sz="0" w:space="0" w:color="D3D3D3"/>
            </w:tcBorders>
          </w:tcPr>
          <w:p w14:paraId="1CF80ED1" w14:textId="77777777" w:rsidR="00524773" w:rsidRDefault="00524773" w:rsidP="00C670FC">
            <w:pPr>
              <w:keepNext/>
              <w:spacing w:after="60"/>
              <w:rPr>
                <w:ins w:id="3497" w:author="Wittman, Jacob (CDC/DDNID/NCCDPHP/DDT) (CTR)" w:date="2023-08-15T14:04:00Z"/>
              </w:rPr>
            </w:pPr>
            <w:ins w:id="3498" w:author="Wittman, Jacob (CDC/DDNID/NCCDPHP/DDT) (CTR)" w:date="2023-08-15T14:04:00Z">
              <w:r>
                <w:rPr>
                  <w:rFonts w:ascii="Calibri" w:hAnsi="Calibri"/>
                  <w:sz w:val="20"/>
                </w:rPr>
                <w:t>38.7 (3.2)</w:t>
              </w:r>
            </w:ins>
          </w:p>
        </w:tc>
        <w:tc>
          <w:tcPr>
            <w:tcW w:w="0" w:type="auto"/>
            <w:tcBorders>
              <w:top w:val="single" w:sz="0" w:space="0" w:color="D3D3D3"/>
              <w:left w:val="single" w:sz="0" w:space="0" w:color="D3D3D3"/>
              <w:bottom w:val="single" w:sz="0" w:space="0" w:color="D3D3D3"/>
              <w:right w:val="single" w:sz="0" w:space="0" w:color="D3D3D3"/>
            </w:tcBorders>
          </w:tcPr>
          <w:p w14:paraId="735D2284" w14:textId="77777777" w:rsidR="00524773" w:rsidRDefault="00524773" w:rsidP="00C670FC">
            <w:pPr>
              <w:keepNext/>
              <w:spacing w:after="60"/>
              <w:rPr>
                <w:ins w:id="3499" w:author="Wittman, Jacob (CDC/DDNID/NCCDPHP/DDT) (CTR)" w:date="2023-08-15T14:04:00Z"/>
              </w:rPr>
            </w:pPr>
            <w:ins w:id="3500" w:author="Wittman, Jacob (CDC/DDNID/NCCDPHP/DDT) (CTR)" w:date="2023-08-15T14:04:00Z">
              <w:r>
                <w:rPr>
                  <w:rFonts w:ascii="Calibri" w:hAnsi="Calibri"/>
                  <w:sz w:val="20"/>
                </w:rPr>
                <w:t>43.3 (4.0)</w:t>
              </w:r>
            </w:ins>
          </w:p>
        </w:tc>
        <w:tc>
          <w:tcPr>
            <w:tcW w:w="0" w:type="auto"/>
            <w:tcBorders>
              <w:top w:val="single" w:sz="0" w:space="0" w:color="D3D3D3"/>
              <w:left w:val="single" w:sz="0" w:space="0" w:color="D3D3D3"/>
              <w:bottom w:val="single" w:sz="0" w:space="0" w:color="D3D3D3"/>
              <w:right w:val="single" w:sz="0" w:space="0" w:color="D3D3D3"/>
            </w:tcBorders>
          </w:tcPr>
          <w:p w14:paraId="570223CE" w14:textId="77777777" w:rsidR="00524773" w:rsidRDefault="00524773" w:rsidP="00C670FC">
            <w:pPr>
              <w:keepNext/>
              <w:spacing w:after="60"/>
              <w:rPr>
                <w:ins w:id="3501" w:author="Wittman, Jacob (CDC/DDNID/NCCDPHP/DDT) (CTR)" w:date="2023-08-15T14:04:00Z"/>
              </w:rPr>
            </w:pPr>
            <w:ins w:id="3502" w:author="Wittman, Jacob (CDC/DDNID/NCCDPHP/DDT) (CTR)" w:date="2023-08-15T14:04:00Z">
              <w:r>
                <w:rPr>
                  <w:rFonts w:ascii="Calibri" w:hAnsi="Calibri"/>
                  <w:sz w:val="20"/>
                </w:rPr>
                <w:t>47.2 (4.1)</w:t>
              </w:r>
            </w:ins>
          </w:p>
        </w:tc>
        <w:tc>
          <w:tcPr>
            <w:tcW w:w="0" w:type="auto"/>
            <w:tcBorders>
              <w:top w:val="single" w:sz="0" w:space="0" w:color="D3D3D3"/>
              <w:left w:val="single" w:sz="0" w:space="0" w:color="D3D3D3"/>
              <w:bottom w:val="single" w:sz="0" w:space="0" w:color="D3D3D3"/>
              <w:right w:val="single" w:sz="0" w:space="0" w:color="D3D3D3"/>
            </w:tcBorders>
          </w:tcPr>
          <w:p w14:paraId="08246770" w14:textId="77777777" w:rsidR="00524773" w:rsidRDefault="00524773" w:rsidP="00C670FC">
            <w:pPr>
              <w:keepNext/>
              <w:spacing w:after="60"/>
              <w:rPr>
                <w:ins w:id="3503" w:author="Wittman, Jacob (CDC/DDNID/NCCDPHP/DDT) (CTR)" w:date="2023-08-15T14:04:00Z"/>
              </w:rPr>
            </w:pPr>
            <w:ins w:id="3504" w:author="Wittman, Jacob (CDC/DDNID/NCCDPHP/DDT) (CTR)" w:date="2023-08-15T14:04:00Z">
              <w:r>
                <w:rPr>
                  <w:rFonts w:ascii="Calibri" w:hAnsi="Calibri"/>
                  <w:sz w:val="20"/>
                </w:rPr>
                <w:t>46.8 (3.4)</w:t>
              </w:r>
            </w:ins>
          </w:p>
        </w:tc>
        <w:tc>
          <w:tcPr>
            <w:tcW w:w="0" w:type="auto"/>
            <w:tcBorders>
              <w:top w:val="single" w:sz="0" w:space="0" w:color="D3D3D3"/>
              <w:left w:val="single" w:sz="0" w:space="0" w:color="D3D3D3"/>
              <w:bottom w:val="single" w:sz="0" w:space="0" w:color="D3D3D3"/>
              <w:right w:val="single" w:sz="0" w:space="0" w:color="D3D3D3"/>
            </w:tcBorders>
          </w:tcPr>
          <w:p w14:paraId="77A0DFBE" w14:textId="77777777" w:rsidR="00524773" w:rsidRDefault="00524773" w:rsidP="00C670FC">
            <w:pPr>
              <w:keepNext/>
              <w:spacing w:after="60"/>
              <w:rPr>
                <w:ins w:id="3505" w:author="Wittman, Jacob (CDC/DDNID/NCCDPHP/DDT) (CTR)" w:date="2023-08-15T14:04:00Z"/>
              </w:rPr>
            </w:pPr>
            <w:ins w:id="3506" w:author="Wittman, Jacob (CDC/DDNID/NCCDPHP/DDT) (CTR)" w:date="2023-08-15T14:04:00Z">
              <w:r>
                <w:rPr>
                  <w:rFonts w:ascii="Calibri" w:hAnsi="Calibri"/>
                  <w:sz w:val="20"/>
                </w:rPr>
                <w:t>44.0 (3.8)</w:t>
              </w:r>
            </w:ins>
          </w:p>
        </w:tc>
        <w:tc>
          <w:tcPr>
            <w:tcW w:w="0" w:type="auto"/>
            <w:tcBorders>
              <w:top w:val="single" w:sz="0" w:space="0" w:color="D3D3D3"/>
              <w:left w:val="single" w:sz="0" w:space="0" w:color="D3D3D3"/>
              <w:bottom w:val="single" w:sz="0" w:space="0" w:color="D3D3D3"/>
              <w:right w:val="single" w:sz="0" w:space="0" w:color="D3D3D3"/>
            </w:tcBorders>
          </w:tcPr>
          <w:p w14:paraId="71B474BB" w14:textId="77777777" w:rsidR="00524773" w:rsidRDefault="00524773" w:rsidP="00C670FC">
            <w:pPr>
              <w:keepNext/>
              <w:spacing w:after="60"/>
              <w:rPr>
                <w:ins w:id="3507" w:author="Wittman, Jacob (CDC/DDNID/NCCDPHP/DDT) (CTR)" w:date="2023-08-15T14:04:00Z"/>
              </w:rPr>
            </w:pPr>
            <w:ins w:id="3508" w:author="Wittman, Jacob (CDC/DDNID/NCCDPHP/DDT) (CTR)" w:date="2023-08-15T14:04:00Z">
              <w:r>
                <w:rPr>
                  <w:rFonts w:ascii="Calibri" w:hAnsi="Calibri"/>
                  <w:sz w:val="20"/>
                </w:rPr>
                <w:t>49.1 (5.7)</w:t>
              </w:r>
            </w:ins>
          </w:p>
        </w:tc>
        <w:tc>
          <w:tcPr>
            <w:tcW w:w="0" w:type="auto"/>
            <w:tcBorders>
              <w:top w:val="single" w:sz="0" w:space="0" w:color="D3D3D3"/>
              <w:left w:val="single" w:sz="0" w:space="0" w:color="D3D3D3"/>
              <w:bottom w:val="single" w:sz="0" w:space="0" w:color="D3D3D3"/>
              <w:right w:val="single" w:sz="0" w:space="0" w:color="D3D3D3"/>
            </w:tcBorders>
          </w:tcPr>
          <w:p w14:paraId="32EF1BC0" w14:textId="77777777" w:rsidR="00524773" w:rsidRDefault="00524773" w:rsidP="00C670FC">
            <w:pPr>
              <w:keepNext/>
              <w:spacing w:after="60"/>
              <w:rPr>
                <w:ins w:id="3509" w:author="Wittman, Jacob (CDC/DDNID/NCCDPHP/DDT) (CTR)" w:date="2023-08-15T14:04:00Z"/>
              </w:rPr>
            </w:pPr>
            <w:ins w:id="3510" w:author="Wittman, Jacob (CDC/DDNID/NCCDPHP/DDT) (CTR)" w:date="2023-08-15T14:04:00Z">
              <w:r>
                <w:rPr>
                  <w:rFonts w:ascii="Calibri" w:hAnsi="Calibri"/>
                  <w:sz w:val="20"/>
                </w:rPr>
                <w:t>50.0 (5.4)</w:t>
              </w:r>
            </w:ins>
          </w:p>
        </w:tc>
        <w:tc>
          <w:tcPr>
            <w:tcW w:w="0" w:type="auto"/>
            <w:tcBorders>
              <w:top w:val="single" w:sz="0" w:space="0" w:color="D3D3D3"/>
              <w:left w:val="single" w:sz="0" w:space="0" w:color="D3D3D3"/>
              <w:bottom w:val="single" w:sz="0" w:space="0" w:color="D3D3D3"/>
              <w:right w:val="single" w:sz="0" w:space="0" w:color="D3D3D3"/>
            </w:tcBorders>
          </w:tcPr>
          <w:p w14:paraId="1A086B4B" w14:textId="77777777" w:rsidR="00524773" w:rsidRDefault="00524773" w:rsidP="00C670FC">
            <w:pPr>
              <w:keepNext/>
              <w:spacing w:after="60"/>
              <w:rPr>
                <w:ins w:id="3511" w:author="Wittman, Jacob (CDC/DDNID/NCCDPHP/DDT) (CTR)" w:date="2023-08-15T14:04:00Z"/>
              </w:rPr>
            </w:pPr>
            <w:ins w:id="3512" w:author="Wittman, Jacob (CDC/DDNID/NCCDPHP/DDT) (CTR)" w:date="2023-08-15T14:04:00Z">
              <w:r>
                <w:rPr>
                  <w:rFonts w:ascii="Calibri" w:hAnsi="Calibri"/>
                  <w:sz w:val="20"/>
                </w:rPr>
                <w:t>51.8 (7.0)</w:t>
              </w:r>
            </w:ins>
          </w:p>
        </w:tc>
        <w:tc>
          <w:tcPr>
            <w:tcW w:w="0" w:type="auto"/>
            <w:tcBorders>
              <w:top w:val="single" w:sz="0" w:space="0" w:color="D3D3D3"/>
              <w:left w:val="single" w:sz="0" w:space="0" w:color="D3D3D3"/>
              <w:bottom w:val="single" w:sz="0" w:space="0" w:color="D3D3D3"/>
              <w:right w:val="single" w:sz="0" w:space="0" w:color="D3D3D3"/>
            </w:tcBorders>
          </w:tcPr>
          <w:p w14:paraId="5008EE38" w14:textId="77777777" w:rsidR="00524773" w:rsidRDefault="00524773" w:rsidP="00C670FC">
            <w:pPr>
              <w:keepNext/>
              <w:spacing w:after="60"/>
              <w:rPr>
                <w:ins w:id="3513" w:author="Wittman, Jacob (CDC/DDNID/NCCDPHP/DDT) (CTR)" w:date="2023-08-15T14:04:00Z"/>
              </w:rPr>
            </w:pPr>
            <w:ins w:id="3514" w:author="Wittman, Jacob (CDC/DDNID/NCCDPHP/DDT) (CTR)" w:date="2023-08-15T14:04:00Z">
              <w:r>
                <w:rPr>
                  <w:rFonts w:ascii="Calibri" w:hAnsi="Calibri"/>
                  <w:sz w:val="20"/>
                </w:rPr>
                <w:t>55.2 (-58.8, 169.2)</w:t>
              </w:r>
            </w:ins>
          </w:p>
        </w:tc>
        <w:tc>
          <w:tcPr>
            <w:tcW w:w="0" w:type="auto"/>
            <w:tcBorders>
              <w:top w:val="single" w:sz="0" w:space="0" w:color="D3D3D3"/>
              <w:left w:val="single" w:sz="0" w:space="0" w:color="D3D3D3"/>
              <w:bottom w:val="single" w:sz="0" w:space="0" w:color="D3D3D3"/>
              <w:right w:val="single" w:sz="0" w:space="0" w:color="D3D3D3"/>
            </w:tcBorders>
          </w:tcPr>
          <w:p w14:paraId="01A7A93F" w14:textId="77777777" w:rsidR="00524773" w:rsidRDefault="00524773" w:rsidP="00C670FC">
            <w:pPr>
              <w:keepNext/>
              <w:spacing w:after="60"/>
              <w:rPr>
                <w:ins w:id="351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81493A1" w14:textId="77777777" w:rsidR="00524773" w:rsidRDefault="00524773" w:rsidP="00C670FC">
            <w:pPr>
              <w:keepNext/>
              <w:spacing w:after="60"/>
              <w:rPr>
                <w:ins w:id="3516" w:author="Wittman, Jacob (CDC/DDNID/NCCDPHP/DDT) (CTR)" w:date="2023-08-15T14:04:00Z"/>
              </w:rPr>
            </w:pPr>
            <w:ins w:id="3517" w:author="Wittman, Jacob (CDC/DDNID/NCCDPHP/DDT) (CTR)" w:date="2023-08-15T14:04:00Z">
              <w:r>
                <w:rPr>
                  <w:rFonts w:ascii="Calibri" w:hAnsi="Calibri"/>
                  <w:sz w:val="20"/>
                </w:rPr>
                <w:t>6.8 (2.0, 11.8)</w:t>
              </w:r>
            </w:ins>
          </w:p>
        </w:tc>
        <w:tc>
          <w:tcPr>
            <w:tcW w:w="0" w:type="auto"/>
            <w:tcBorders>
              <w:top w:val="single" w:sz="0" w:space="0" w:color="D3D3D3"/>
              <w:left w:val="single" w:sz="0" w:space="0" w:color="D3D3D3"/>
              <w:bottom w:val="single" w:sz="0" w:space="0" w:color="D3D3D3"/>
              <w:right w:val="single" w:sz="0" w:space="0" w:color="D3D3D3"/>
            </w:tcBorders>
          </w:tcPr>
          <w:p w14:paraId="687054BD" w14:textId="77777777" w:rsidR="00524773" w:rsidRDefault="00524773" w:rsidP="00C670FC">
            <w:pPr>
              <w:keepNext/>
              <w:spacing w:after="60"/>
              <w:rPr>
                <w:ins w:id="3518" w:author="Wittman, Jacob (CDC/DDNID/NCCDPHP/DDT) (CTR)" w:date="2023-08-15T14:04:00Z"/>
              </w:rPr>
            </w:pPr>
            <w:ins w:id="3519" w:author="Wittman, Jacob (CDC/DDNID/NCCDPHP/DDT) (CTR)" w:date="2023-08-15T14:04:00Z">
              <w:r>
                <w:rPr>
                  <w:rFonts w:ascii="Calibri" w:hAnsi="Calibri"/>
                  <w:sz w:val="20"/>
                </w:rPr>
                <w:t>6.8 (2.0, 11.8)</w:t>
              </w:r>
            </w:ins>
          </w:p>
        </w:tc>
      </w:tr>
      <w:tr w:rsidR="00524773" w14:paraId="19645E38" w14:textId="77777777" w:rsidTr="00C670FC">
        <w:trPr>
          <w:cantSplit/>
          <w:jc w:val="center"/>
          <w:ins w:id="352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31BBA4F" w14:textId="77777777" w:rsidR="00524773" w:rsidRDefault="00524773" w:rsidP="00C670FC">
            <w:pPr>
              <w:keepNext/>
              <w:spacing w:after="60"/>
              <w:rPr>
                <w:ins w:id="3521" w:author="Wittman, Jacob (CDC/DDNID/NCCDPHP/DDT) (CTR)" w:date="2023-08-15T14:04:00Z"/>
              </w:rPr>
            </w:pPr>
            <w:ins w:id="3522"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49C72E75" w14:textId="77777777" w:rsidR="00524773" w:rsidRDefault="00524773" w:rsidP="00C670FC">
            <w:pPr>
              <w:keepNext/>
              <w:spacing w:after="60"/>
              <w:rPr>
                <w:ins w:id="3523" w:author="Wittman, Jacob (CDC/DDNID/NCCDPHP/DDT) (CTR)" w:date="2023-08-15T14:04:00Z"/>
              </w:rPr>
            </w:pPr>
            <w:ins w:id="3524" w:author="Wittman, Jacob (CDC/DDNID/NCCDPHP/DDT) (CTR)" w:date="2023-08-15T14:04:00Z">
              <w:r>
                <w:rPr>
                  <w:rFonts w:ascii="Calibri" w:hAnsi="Calibri"/>
                  <w:sz w:val="20"/>
                </w:rPr>
                <w:t>46.7 (1.3)</w:t>
              </w:r>
            </w:ins>
          </w:p>
        </w:tc>
        <w:tc>
          <w:tcPr>
            <w:tcW w:w="0" w:type="auto"/>
            <w:tcBorders>
              <w:top w:val="single" w:sz="0" w:space="0" w:color="D3D3D3"/>
              <w:left w:val="single" w:sz="0" w:space="0" w:color="D3D3D3"/>
              <w:bottom w:val="single" w:sz="0" w:space="0" w:color="D3D3D3"/>
              <w:right w:val="single" w:sz="0" w:space="0" w:color="D3D3D3"/>
            </w:tcBorders>
          </w:tcPr>
          <w:p w14:paraId="794E1C76" w14:textId="77777777" w:rsidR="00524773" w:rsidRDefault="00524773" w:rsidP="00C670FC">
            <w:pPr>
              <w:keepNext/>
              <w:spacing w:after="60"/>
              <w:rPr>
                <w:ins w:id="3525" w:author="Wittman, Jacob (CDC/DDNID/NCCDPHP/DDT) (CTR)" w:date="2023-08-15T14:04:00Z"/>
              </w:rPr>
            </w:pPr>
            <w:ins w:id="3526" w:author="Wittman, Jacob (CDC/DDNID/NCCDPHP/DDT) (CTR)" w:date="2023-08-15T14:04:00Z">
              <w:r>
                <w:rPr>
                  <w:rFonts w:ascii="Calibri" w:hAnsi="Calibri"/>
                  <w:sz w:val="20"/>
                </w:rPr>
                <w:t>44.8 (4.5)</w:t>
              </w:r>
            </w:ins>
          </w:p>
        </w:tc>
        <w:tc>
          <w:tcPr>
            <w:tcW w:w="0" w:type="auto"/>
            <w:tcBorders>
              <w:top w:val="single" w:sz="0" w:space="0" w:color="D3D3D3"/>
              <w:left w:val="single" w:sz="0" w:space="0" w:color="D3D3D3"/>
              <w:bottom w:val="single" w:sz="0" w:space="0" w:color="D3D3D3"/>
              <w:right w:val="single" w:sz="0" w:space="0" w:color="D3D3D3"/>
            </w:tcBorders>
          </w:tcPr>
          <w:p w14:paraId="44A6D287" w14:textId="77777777" w:rsidR="00524773" w:rsidRDefault="00524773" w:rsidP="00C670FC">
            <w:pPr>
              <w:keepNext/>
              <w:spacing w:after="60"/>
              <w:rPr>
                <w:ins w:id="3527" w:author="Wittman, Jacob (CDC/DDNID/NCCDPHP/DDT) (CTR)" w:date="2023-08-15T14:04:00Z"/>
              </w:rPr>
            </w:pPr>
            <w:ins w:id="3528" w:author="Wittman, Jacob (CDC/DDNID/NCCDPHP/DDT) (CTR)" w:date="2023-08-15T14:04:00Z">
              <w:r>
                <w:rPr>
                  <w:rFonts w:ascii="Calibri" w:hAnsi="Calibri"/>
                  <w:sz w:val="20"/>
                </w:rPr>
                <w:t>42.3 (4.4)</w:t>
              </w:r>
            </w:ins>
          </w:p>
        </w:tc>
        <w:tc>
          <w:tcPr>
            <w:tcW w:w="0" w:type="auto"/>
            <w:tcBorders>
              <w:top w:val="single" w:sz="0" w:space="0" w:color="D3D3D3"/>
              <w:left w:val="single" w:sz="0" w:space="0" w:color="D3D3D3"/>
              <w:bottom w:val="single" w:sz="0" w:space="0" w:color="D3D3D3"/>
              <w:right w:val="single" w:sz="0" w:space="0" w:color="D3D3D3"/>
            </w:tcBorders>
          </w:tcPr>
          <w:p w14:paraId="4EE76207" w14:textId="77777777" w:rsidR="00524773" w:rsidRDefault="00524773" w:rsidP="00C670FC">
            <w:pPr>
              <w:keepNext/>
              <w:spacing w:after="60"/>
              <w:rPr>
                <w:ins w:id="3529" w:author="Wittman, Jacob (CDC/DDNID/NCCDPHP/DDT) (CTR)" w:date="2023-08-15T14:04:00Z"/>
              </w:rPr>
            </w:pPr>
            <w:ins w:id="3530" w:author="Wittman, Jacob (CDC/DDNID/NCCDPHP/DDT) (CTR)" w:date="2023-08-15T14:04:00Z">
              <w:r>
                <w:rPr>
                  <w:rFonts w:ascii="Calibri" w:hAnsi="Calibri"/>
                  <w:sz w:val="20"/>
                </w:rPr>
                <w:t>38.1 (4.6)</w:t>
              </w:r>
            </w:ins>
          </w:p>
        </w:tc>
        <w:tc>
          <w:tcPr>
            <w:tcW w:w="0" w:type="auto"/>
            <w:tcBorders>
              <w:top w:val="single" w:sz="0" w:space="0" w:color="D3D3D3"/>
              <w:left w:val="single" w:sz="0" w:space="0" w:color="D3D3D3"/>
              <w:bottom w:val="single" w:sz="0" w:space="0" w:color="D3D3D3"/>
              <w:right w:val="single" w:sz="0" w:space="0" w:color="D3D3D3"/>
            </w:tcBorders>
          </w:tcPr>
          <w:p w14:paraId="1DA89058" w14:textId="77777777" w:rsidR="00524773" w:rsidRDefault="00524773" w:rsidP="00C670FC">
            <w:pPr>
              <w:keepNext/>
              <w:spacing w:after="60"/>
              <w:rPr>
                <w:ins w:id="3531" w:author="Wittman, Jacob (CDC/DDNID/NCCDPHP/DDT) (CTR)" w:date="2023-08-15T14:04:00Z"/>
              </w:rPr>
            </w:pPr>
            <w:ins w:id="3532" w:author="Wittman, Jacob (CDC/DDNID/NCCDPHP/DDT) (CTR)" w:date="2023-08-15T14:04:00Z">
              <w:r>
                <w:rPr>
                  <w:rFonts w:ascii="Calibri" w:hAnsi="Calibri"/>
                  <w:sz w:val="20"/>
                </w:rPr>
                <w:t>48.9 (3.4)</w:t>
              </w:r>
            </w:ins>
          </w:p>
        </w:tc>
        <w:tc>
          <w:tcPr>
            <w:tcW w:w="0" w:type="auto"/>
            <w:tcBorders>
              <w:top w:val="single" w:sz="0" w:space="0" w:color="D3D3D3"/>
              <w:left w:val="single" w:sz="0" w:space="0" w:color="D3D3D3"/>
              <w:bottom w:val="single" w:sz="0" w:space="0" w:color="D3D3D3"/>
              <w:right w:val="single" w:sz="0" w:space="0" w:color="D3D3D3"/>
            </w:tcBorders>
          </w:tcPr>
          <w:p w14:paraId="66B645BA" w14:textId="77777777" w:rsidR="00524773" w:rsidRDefault="00524773" w:rsidP="00C670FC">
            <w:pPr>
              <w:keepNext/>
              <w:spacing w:after="60"/>
              <w:rPr>
                <w:ins w:id="3533" w:author="Wittman, Jacob (CDC/DDNID/NCCDPHP/DDT) (CTR)" w:date="2023-08-15T14:04:00Z"/>
              </w:rPr>
            </w:pPr>
            <w:ins w:id="3534" w:author="Wittman, Jacob (CDC/DDNID/NCCDPHP/DDT) (CTR)" w:date="2023-08-15T14:04:00Z">
              <w:r>
                <w:rPr>
                  <w:rFonts w:ascii="Calibri" w:hAnsi="Calibri"/>
                  <w:sz w:val="20"/>
                </w:rPr>
                <w:t>41.3 (4.0)</w:t>
              </w:r>
            </w:ins>
          </w:p>
        </w:tc>
        <w:tc>
          <w:tcPr>
            <w:tcW w:w="0" w:type="auto"/>
            <w:tcBorders>
              <w:top w:val="single" w:sz="0" w:space="0" w:color="D3D3D3"/>
              <w:left w:val="single" w:sz="0" w:space="0" w:color="D3D3D3"/>
              <w:bottom w:val="single" w:sz="0" w:space="0" w:color="D3D3D3"/>
              <w:right w:val="single" w:sz="0" w:space="0" w:color="D3D3D3"/>
            </w:tcBorders>
          </w:tcPr>
          <w:p w14:paraId="799DCE87" w14:textId="77777777" w:rsidR="00524773" w:rsidRDefault="00524773" w:rsidP="00C670FC">
            <w:pPr>
              <w:keepNext/>
              <w:spacing w:after="60"/>
              <w:rPr>
                <w:ins w:id="3535" w:author="Wittman, Jacob (CDC/DDNID/NCCDPHP/DDT) (CTR)" w:date="2023-08-15T14:04:00Z"/>
              </w:rPr>
            </w:pPr>
            <w:ins w:id="3536" w:author="Wittman, Jacob (CDC/DDNID/NCCDPHP/DDT) (CTR)" w:date="2023-08-15T14:04:00Z">
              <w:r>
                <w:rPr>
                  <w:rFonts w:ascii="Calibri" w:hAnsi="Calibri"/>
                  <w:sz w:val="20"/>
                </w:rPr>
                <w:t>44.1 (3.8)</w:t>
              </w:r>
            </w:ins>
          </w:p>
        </w:tc>
        <w:tc>
          <w:tcPr>
            <w:tcW w:w="0" w:type="auto"/>
            <w:tcBorders>
              <w:top w:val="single" w:sz="0" w:space="0" w:color="D3D3D3"/>
              <w:left w:val="single" w:sz="0" w:space="0" w:color="D3D3D3"/>
              <w:bottom w:val="single" w:sz="0" w:space="0" w:color="D3D3D3"/>
              <w:right w:val="single" w:sz="0" w:space="0" w:color="D3D3D3"/>
            </w:tcBorders>
          </w:tcPr>
          <w:p w14:paraId="360908B4" w14:textId="77777777" w:rsidR="00524773" w:rsidRDefault="00524773" w:rsidP="00C670FC">
            <w:pPr>
              <w:keepNext/>
              <w:spacing w:after="60"/>
              <w:rPr>
                <w:ins w:id="3537" w:author="Wittman, Jacob (CDC/DDNID/NCCDPHP/DDT) (CTR)" w:date="2023-08-15T14:04:00Z"/>
              </w:rPr>
            </w:pPr>
            <w:ins w:id="3538" w:author="Wittman, Jacob (CDC/DDNID/NCCDPHP/DDT) (CTR)" w:date="2023-08-15T14:04:00Z">
              <w:r>
                <w:rPr>
                  <w:rFonts w:ascii="Calibri" w:hAnsi="Calibri"/>
                  <w:sz w:val="20"/>
                </w:rPr>
                <w:t>49.7 (3.8)</w:t>
              </w:r>
            </w:ins>
          </w:p>
        </w:tc>
        <w:tc>
          <w:tcPr>
            <w:tcW w:w="0" w:type="auto"/>
            <w:tcBorders>
              <w:top w:val="single" w:sz="0" w:space="0" w:color="D3D3D3"/>
              <w:left w:val="single" w:sz="0" w:space="0" w:color="D3D3D3"/>
              <w:bottom w:val="single" w:sz="0" w:space="0" w:color="D3D3D3"/>
              <w:right w:val="single" w:sz="0" w:space="0" w:color="D3D3D3"/>
            </w:tcBorders>
          </w:tcPr>
          <w:p w14:paraId="139FBE61" w14:textId="77777777" w:rsidR="00524773" w:rsidRDefault="00524773" w:rsidP="00C670FC">
            <w:pPr>
              <w:keepNext/>
              <w:spacing w:after="60"/>
              <w:rPr>
                <w:ins w:id="3539" w:author="Wittman, Jacob (CDC/DDNID/NCCDPHP/DDT) (CTR)" w:date="2023-08-15T14:04:00Z"/>
              </w:rPr>
            </w:pPr>
            <w:ins w:id="3540" w:author="Wittman, Jacob (CDC/DDNID/NCCDPHP/DDT) (CTR)" w:date="2023-08-15T14:04:00Z">
              <w:r>
                <w:rPr>
                  <w:rFonts w:ascii="Calibri" w:hAnsi="Calibri"/>
                  <w:sz w:val="20"/>
                </w:rPr>
                <w:t>54.6 (4.0)</w:t>
              </w:r>
            </w:ins>
          </w:p>
        </w:tc>
        <w:tc>
          <w:tcPr>
            <w:tcW w:w="0" w:type="auto"/>
            <w:tcBorders>
              <w:top w:val="single" w:sz="0" w:space="0" w:color="D3D3D3"/>
              <w:left w:val="single" w:sz="0" w:space="0" w:color="D3D3D3"/>
              <w:bottom w:val="single" w:sz="0" w:space="0" w:color="D3D3D3"/>
              <w:right w:val="single" w:sz="0" w:space="0" w:color="D3D3D3"/>
            </w:tcBorders>
          </w:tcPr>
          <w:p w14:paraId="725752AC" w14:textId="77777777" w:rsidR="00524773" w:rsidRDefault="00524773" w:rsidP="00C670FC">
            <w:pPr>
              <w:keepNext/>
              <w:spacing w:after="60"/>
              <w:rPr>
                <w:ins w:id="3541" w:author="Wittman, Jacob (CDC/DDNID/NCCDPHP/DDT) (CTR)" w:date="2023-08-15T14:04:00Z"/>
              </w:rPr>
            </w:pPr>
            <w:ins w:id="3542" w:author="Wittman, Jacob (CDC/DDNID/NCCDPHP/DDT) (CTR)" w:date="2023-08-15T14:04:00Z">
              <w:r>
                <w:rPr>
                  <w:rFonts w:ascii="Calibri" w:hAnsi="Calibri"/>
                  <w:sz w:val="20"/>
                </w:rPr>
                <w:t>52.3 (4.1)</w:t>
              </w:r>
            </w:ins>
          </w:p>
        </w:tc>
        <w:tc>
          <w:tcPr>
            <w:tcW w:w="0" w:type="auto"/>
            <w:tcBorders>
              <w:top w:val="single" w:sz="0" w:space="0" w:color="D3D3D3"/>
              <w:left w:val="single" w:sz="0" w:space="0" w:color="D3D3D3"/>
              <w:bottom w:val="single" w:sz="0" w:space="0" w:color="D3D3D3"/>
              <w:right w:val="single" w:sz="0" w:space="0" w:color="D3D3D3"/>
            </w:tcBorders>
          </w:tcPr>
          <w:p w14:paraId="1B0B7C9C" w14:textId="77777777" w:rsidR="00524773" w:rsidRDefault="00524773" w:rsidP="00C670FC">
            <w:pPr>
              <w:keepNext/>
              <w:spacing w:after="60"/>
              <w:rPr>
                <w:ins w:id="3543" w:author="Wittman, Jacob (CDC/DDNID/NCCDPHP/DDT) (CTR)" w:date="2023-08-15T14:04:00Z"/>
              </w:rPr>
            </w:pPr>
            <w:ins w:id="3544" w:author="Wittman, Jacob (CDC/DDNID/NCCDPHP/DDT) (CTR)" w:date="2023-08-15T14:04:00Z">
              <w:r>
                <w:rPr>
                  <w:rFonts w:ascii="Calibri" w:hAnsi="Calibri"/>
                  <w:sz w:val="20"/>
                </w:rPr>
                <w:t>47.2 (4.0)</w:t>
              </w:r>
            </w:ins>
          </w:p>
        </w:tc>
        <w:tc>
          <w:tcPr>
            <w:tcW w:w="0" w:type="auto"/>
            <w:tcBorders>
              <w:top w:val="single" w:sz="0" w:space="0" w:color="D3D3D3"/>
              <w:left w:val="single" w:sz="0" w:space="0" w:color="D3D3D3"/>
              <w:bottom w:val="single" w:sz="0" w:space="0" w:color="D3D3D3"/>
              <w:right w:val="single" w:sz="0" w:space="0" w:color="D3D3D3"/>
            </w:tcBorders>
          </w:tcPr>
          <w:p w14:paraId="22B82459" w14:textId="77777777" w:rsidR="00524773" w:rsidRDefault="00524773" w:rsidP="00C670FC">
            <w:pPr>
              <w:keepNext/>
              <w:spacing w:after="60"/>
              <w:rPr>
                <w:ins w:id="3545" w:author="Wittman, Jacob (CDC/DDNID/NCCDPHP/DDT) (CTR)" w:date="2023-08-15T14:04:00Z"/>
              </w:rPr>
            </w:pPr>
            <w:ins w:id="3546" w:author="Wittman, Jacob (CDC/DDNID/NCCDPHP/DDT) (CTR)" w:date="2023-08-15T14:04:00Z">
              <w:r>
                <w:rPr>
                  <w:rFonts w:ascii="Calibri" w:hAnsi="Calibri"/>
                  <w:sz w:val="20"/>
                </w:rPr>
                <w:t>50.9 (4.9)</w:t>
              </w:r>
            </w:ins>
          </w:p>
        </w:tc>
        <w:tc>
          <w:tcPr>
            <w:tcW w:w="0" w:type="auto"/>
            <w:tcBorders>
              <w:top w:val="single" w:sz="0" w:space="0" w:color="D3D3D3"/>
              <w:left w:val="single" w:sz="0" w:space="0" w:color="D3D3D3"/>
              <w:bottom w:val="single" w:sz="0" w:space="0" w:color="D3D3D3"/>
              <w:right w:val="single" w:sz="0" w:space="0" w:color="D3D3D3"/>
            </w:tcBorders>
          </w:tcPr>
          <w:p w14:paraId="0D571C3D" w14:textId="77777777" w:rsidR="00524773" w:rsidRDefault="00524773" w:rsidP="00C670FC">
            <w:pPr>
              <w:keepNext/>
              <w:spacing w:after="60"/>
              <w:rPr>
                <w:ins w:id="3547" w:author="Wittman, Jacob (CDC/DDNID/NCCDPHP/DDT) (CTR)" w:date="2023-08-15T14:04:00Z"/>
              </w:rPr>
            </w:pPr>
            <w:ins w:id="3548" w:author="Wittman, Jacob (CDC/DDNID/NCCDPHP/DDT) (CTR)" w:date="2023-08-15T14:04:00Z">
              <w:r>
                <w:rPr>
                  <w:rFonts w:ascii="Calibri" w:hAnsi="Calibri"/>
                  <w:sz w:val="20"/>
                </w:rPr>
                <w:t>46.1 (5.5)</w:t>
              </w:r>
            </w:ins>
          </w:p>
        </w:tc>
        <w:tc>
          <w:tcPr>
            <w:tcW w:w="0" w:type="auto"/>
            <w:tcBorders>
              <w:top w:val="single" w:sz="0" w:space="0" w:color="D3D3D3"/>
              <w:left w:val="single" w:sz="0" w:space="0" w:color="D3D3D3"/>
              <w:bottom w:val="single" w:sz="0" w:space="0" w:color="D3D3D3"/>
              <w:right w:val="single" w:sz="0" w:space="0" w:color="D3D3D3"/>
            </w:tcBorders>
          </w:tcPr>
          <w:p w14:paraId="61E30296" w14:textId="77777777" w:rsidR="00524773" w:rsidRDefault="00524773" w:rsidP="00C670FC">
            <w:pPr>
              <w:keepNext/>
              <w:spacing w:after="60"/>
              <w:rPr>
                <w:ins w:id="3549" w:author="Wittman, Jacob (CDC/DDNID/NCCDPHP/DDT) (CTR)" w:date="2023-08-15T14:04:00Z"/>
              </w:rPr>
            </w:pPr>
            <w:ins w:id="3550" w:author="Wittman, Jacob (CDC/DDNID/NCCDPHP/DDT) (CTR)" w:date="2023-08-15T14:04:00Z">
              <w:r>
                <w:rPr>
                  <w:rFonts w:ascii="Calibri" w:hAnsi="Calibri"/>
                  <w:sz w:val="20"/>
                </w:rPr>
                <w:t>49.1 (7.5)</w:t>
              </w:r>
            </w:ins>
          </w:p>
        </w:tc>
        <w:tc>
          <w:tcPr>
            <w:tcW w:w="0" w:type="auto"/>
            <w:tcBorders>
              <w:top w:val="single" w:sz="0" w:space="0" w:color="D3D3D3"/>
              <w:left w:val="single" w:sz="0" w:space="0" w:color="D3D3D3"/>
              <w:bottom w:val="single" w:sz="0" w:space="0" w:color="D3D3D3"/>
              <w:right w:val="single" w:sz="0" w:space="0" w:color="D3D3D3"/>
            </w:tcBorders>
          </w:tcPr>
          <w:p w14:paraId="5CE717B2" w14:textId="77777777" w:rsidR="00524773" w:rsidRDefault="00524773" w:rsidP="00C670FC">
            <w:pPr>
              <w:keepNext/>
              <w:spacing w:after="60"/>
              <w:rPr>
                <w:ins w:id="3551" w:author="Wittman, Jacob (CDC/DDNID/NCCDPHP/DDT) (CTR)" w:date="2023-08-15T14:04:00Z"/>
              </w:rPr>
            </w:pPr>
            <w:ins w:id="3552" w:author="Wittman, Jacob (CDC/DDNID/NCCDPHP/DDT) (CTR)" w:date="2023-08-15T14:04:00Z">
              <w:r>
                <w:rPr>
                  <w:rFonts w:ascii="Calibri" w:hAnsi="Calibri"/>
                  <w:sz w:val="20"/>
                </w:rPr>
                <w:t>3.1 (-28.7, 34.8)</w:t>
              </w:r>
            </w:ins>
          </w:p>
        </w:tc>
        <w:tc>
          <w:tcPr>
            <w:tcW w:w="0" w:type="auto"/>
            <w:tcBorders>
              <w:top w:val="single" w:sz="0" w:space="0" w:color="D3D3D3"/>
              <w:left w:val="single" w:sz="0" w:space="0" w:color="D3D3D3"/>
              <w:bottom w:val="single" w:sz="0" w:space="0" w:color="D3D3D3"/>
              <w:right w:val="single" w:sz="0" w:space="0" w:color="D3D3D3"/>
            </w:tcBorders>
          </w:tcPr>
          <w:p w14:paraId="2884F463" w14:textId="77777777" w:rsidR="00524773" w:rsidRDefault="00524773" w:rsidP="00C670FC">
            <w:pPr>
              <w:keepNext/>
              <w:spacing w:after="60"/>
              <w:rPr>
                <w:ins w:id="355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FA042F3" w14:textId="77777777" w:rsidR="00524773" w:rsidRDefault="00524773" w:rsidP="00C670FC">
            <w:pPr>
              <w:keepNext/>
              <w:spacing w:after="60"/>
              <w:rPr>
                <w:ins w:id="3554" w:author="Wittman, Jacob (CDC/DDNID/NCCDPHP/DDT) (CTR)" w:date="2023-08-15T14:04:00Z"/>
              </w:rPr>
            </w:pPr>
            <w:ins w:id="3555" w:author="Wittman, Jacob (CDC/DDNID/NCCDPHP/DDT) (CTR)" w:date="2023-08-15T14:04:00Z">
              <w:r>
                <w:rPr>
                  <w:rFonts w:ascii="Calibri" w:hAnsi="Calibri"/>
                  <w:sz w:val="20"/>
                </w:rPr>
                <w:t>1.7 (0.0, 3.4)</w:t>
              </w:r>
            </w:ins>
          </w:p>
        </w:tc>
        <w:tc>
          <w:tcPr>
            <w:tcW w:w="0" w:type="auto"/>
            <w:tcBorders>
              <w:top w:val="single" w:sz="0" w:space="0" w:color="D3D3D3"/>
              <w:left w:val="single" w:sz="0" w:space="0" w:color="D3D3D3"/>
              <w:bottom w:val="single" w:sz="0" w:space="0" w:color="D3D3D3"/>
              <w:right w:val="single" w:sz="0" w:space="0" w:color="D3D3D3"/>
            </w:tcBorders>
          </w:tcPr>
          <w:p w14:paraId="1235149C" w14:textId="77777777" w:rsidR="00524773" w:rsidRDefault="00524773" w:rsidP="00C670FC">
            <w:pPr>
              <w:keepNext/>
              <w:spacing w:after="60"/>
              <w:rPr>
                <w:ins w:id="3556" w:author="Wittman, Jacob (CDC/DDNID/NCCDPHP/DDT) (CTR)" w:date="2023-08-15T14:04:00Z"/>
              </w:rPr>
            </w:pPr>
            <w:ins w:id="3557" w:author="Wittman, Jacob (CDC/DDNID/NCCDPHP/DDT) (CTR)" w:date="2023-08-15T14:04:00Z">
              <w:r>
                <w:rPr>
                  <w:rFonts w:ascii="Calibri" w:hAnsi="Calibri"/>
                  <w:sz w:val="20"/>
                </w:rPr>
                <w:t>1.7 (0.0, 3.4)</w:t>
              </w:r>
            </w:ins>
          </w:p>
        </w:tc>
      </w:tr>
      <w:tr w:rsidR="00524773" w14:paraId="33D459C2" w14:textId="77777777" w:rsidTr="00C670FC">
        <w:trPr>
          <w:cantSplit/>
          <w:jc w:val="center"/>
          <w:ins w:id="35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A7F5100" w14:textId="77777777" w:rsidR="00524773" w:rsidRDefault="00524773" w:rsidP="00C670FC">
            <w:pPr>
              <w:keepNext/>
              <w:spacing w:after="60"/>
              <w:rPr>
                <w:ins w:id="3559" w:author="Wittman, Jacob (CDC/DDNID/NCCDPHP/DDT) (CTR)" w:date="2023-08-15T14:04:00Z"/>
              </w:rPr>
            </w:pPr>
            <w:ins w:id="3560"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415351DB" w14:textId="77777777" w:rsidR="00524773" w:rsidRDefault="00524773" w:rsidP="00C670FC">
            <w:pPr>
              <w:keepNext/>
              <w:spacing w:after="60"/>
              <w:rPr>
                <w:ins w:id="3561" w:author="Wittman, Jacob (CDC/DDNID/NCCDPHP/DDT) (CTR)" w:date="2023-08-15T14:04:00Z"/>
              </w:rPr>
            </w:pPr>
            <w:ins w:id="3562" w:author="Wittman, Jacob (CDC/DDNID/NCCDPHP/DDT) (CTR)" w:date="2023-08-15T14:04:00Z">
              <w:r>
                <w:rPr>
                  <w:rFonts w:ascii="Calibri" w:hAnsi="Calibri"/>
                  <w:sz w:val="20"/>
                </w:rPr>
                <w:t>49.3 (2.1)</w:t>
              </w:r>
            </w:ins>
          </w:p>
        </w:tc>
        <w:tc>
          <w:tcPr>
            <w:tcW w:w="0" w:type="auto"/>
            <w:tcBorders>
              <w:top w:val="single" w:sz="0" w:space="0" w:color="D3D3D3"/>
              <w:left w:val="single" w:sz="0" w:space="0" w:color="D3D3D3"/>
              <w:bottom w:val="single" w:sz="0" w:space="0" w:color="D3D3D3"/>
              <w:right w:val="single" w:sz="0" w:space="0" w:color="D3D3D3"/>
            </w:tcBorders>
          </w:tcPr>
          <w:p w14:paraId="347804C4" w14:textId="77777777" w:rsidR="00524773" w:rsidRDefault="00524773" w:rsidP="00C670FC">
            <w:pPr>
              <w:keepNext/>
              <w:spacing w:after="60"/>
              <w:rPr>
                <w:ins w:id="3563" w:author="Wittman, Jacob (CDC/DDNID/NCCDPHP/DDT) (CTR)" w:date="2023-08-15T14:04:00Z"/>
              </w:rPr>
            </w:pPr>
            <w:ins w:id="3564" w:author="Wittman, Jacob (CDC/DDNID/NCCDPHP/DDT) (CTR)" w:date="2023-08-15T14:04:00Z">
              <w:r>
                <w:rPr>
                  <w:rFonts w:ascii="Calibri" w:hAnsi="Calibri"/>
                  <w:sz w:val="20"/>
                </w:rPr>
                <w:t>50.7 (9.3)</w:t>
              </w:r>
            </w:ins>
          </w:p>
        </w:tc>
        <w:tc>
          <w:tcPr>
            <w:tcW w:w="0" w:type="auto"/>
            <w:tcBorders>
              <w:top w:val="single" w:sz="0" w:space="0" w:color="D3D3D3"/>
              <w:left w:val="single" w:sz="0" w:space="0" w:color="D3D3D3"/>
              <w:bottom w:val="single" w:sz="0" w:space="0" w:color="D3D3D3"/>
              <w:right w:val="single" w:sz="0" w:space="0" w:color="D3D3D3"/>
            </w:tcBorders>
          </w:tcPr>
          <w:p w14:paraId="7B5BB49B" w14:textId="77777777" w:rsidR="00524773" w:rsidRDefault="00524773" w:rsidP="00C670FC">
            <w:pPr>
              <w:keepNext/>
              <w:spacing w:after="60"/>
              <w:rPr>
                <w:ins w:id="3565" w:author="Wittman, Jacob (CDC/DDNID/NCCDPHP/DDT) (CTR)" w:date="2023-08-15T14:04:00Z"/>
              </w:rPr>
            </w:pPr>
            <w:ins w:id="3566" w:author="Wittman, Jacob (CDC/DDNID/NCCDPHP/DDT) (CTR)" w:date="2023-08-15T14:04:00Z">
              <w:r>
                <w:rPr>
                  <w:rFonts w:ascii="Calibri" w:hAnsi="Calibri"/>
                  <w:sz w:val="20"/>
                </w:rPr>
                <w:t>44.3 (8.1)</w:t>
              </w:r>
            </w:ins>
          </w:p>
        </w:tc>
        <w:tc>
          <w:tcPr>
            <w:tcW w:w="0" w:type="auto"/>
            <w:tcBorders>
              <w:top w:val="single" w:sz="0" w:space="0" w:color="D3D3D3"/>
              <w:left w:val="single" w:sz="0" w:space="0" w:color="D3D3D3"/>
              <w:bottom w:val="single" w:sz="0" w:space="0" w:color="D3D3D3"/>
              <w:right w:val="single" w:sz="0" w:space="0" w:color="D3D3D3"/>
            </w:tcBorders>
          </w:tcPr>
          <w:p w14:paraId="082CA39C" w14:textId="77777777" w:rsidR="00524773" w:rsidRDefault="00524773" w:rsidP="00C670FC">
            <w:pPr>
              <w:keepNext/>
              <w:spacing w:after="60"/>
              <w:rPr>
                <w:ins w:id="3567" w:author="Wittman, Jacob (CDC/DDNID/NCCDPHP/DDT) (CTR)" w:date="2023-08-15T14:04:00Z"/>
              </w:rPr>
            </w:pPr>
            <w:ins w:id="3568" w:author="Wittman, Jacob (CDC/DDNID/NCCDPHP/DDT) (CTR)" w:date="2023-08-15T14:04:00Z">
              <w:r>
                <w:rPr>
                  <w:rFonts w:ascii="Calibri" w:hAnsi="Calibri"/>
                  <w:sz w:val="20"/>
                </w:rPr>
                <w:t>54.8 (10.1)</w:t>
              </w:r>
            </w:ins>
          </w:p>
        </w:tc>
        <w:tc>
          <w:tcPr>
            <w:tcW w:w="0" w:type="auto"/>
            <w:tcBorders>
              <w:top w:val="single" w:sz="0" w:space="0" w:color="D3D3D3"/>
              <w:left w:val="single" w:sz="0" w:space="0" w:color="D3D3D3"/>
              <w:bottom w:val="single" w:sz="0" w:space="0" w:color="D3D3D3"/>
              <w:right w:val="single" w:sz="0" w:space="0" w:color="D3D3D3"/>
            </w:tcBorders>
          </w:tcPr>
          <w:p w14:paraId="338D508B" w14:textId="77777777" w:rsidR="00524773" w:rsidRDefault="00524773" w:rsidP="00C670FC">
            <w:pPr>
              <w:keepNext/>
              <w:spacing w:after="60"/>
              <w:rPr>
                <w:ins w:id="3569" w:author="Wittman, Jacob (CDC/DDNID/NCCDPHP/DDT) (CTR)" w:date="2023-08-15T14:04:00Z"/>
              </w:rPr>
            </w:pPr>
            <w:ins w:id="3570" w:author="Wittman, Jacob (CDC/DDNID/NCCDPHP/DDT) (CTR)" w:date="2023-08-15T14:04:00Z">
              <w:r>
                <w:rPr>
                  <w:rFonts w:ascii="Calibri" w:hAnsi="Calibri"/>
                  <w:sz w:val="20"/>
                </w:rPr>
                <w:t>44.9 (8.4)</w:t>
              </w:r>
            </w:ins>
          </w:p>
        </w:tc>
        <w:tc>
          <w:tcPr>
            <w:tcW w:w="0" w:type="auto"/>
            <w:tcBorders>
              <w:top w:val="single" w:sz="0" w:space="0" w:color="D3D3D3"/>
              <w:left w:val="single" w:sz="0" w:space="0" w:color="D3D3D3"/>
              <w:bottom w:val="single" w:sz="0" w:space="0" w:color="D3D3D3"/>
              <w:right w:val="single" w:sz="0" w:space="0" w:color="D3D3D3"/>
            </w:tcBorders>
          </w:tcPr>
          <w:p w14:paraId="4F57B92A" w14:textId="77777777" w:rsidR="00524773" w:rsidRDefault="00524773" w:rsidP="00C670FC">
            <w:pPr>
              <w:keepNext/>
              <w:spacing w:after="60"/>
              <w:rPr>
                <w:ins w:id="3571" w:author="Wittman, Jacob (CDC/DDNID/NCCDPHP/DDT) (CTR)" w:date="2023-08-15T14:04:00Z"/>
              </w:rPr>
            </w:pPr>
            <w:ins w:id="3572" w:author="Wittman, Jacob (CDC/DDNID/NCCDPHP/DDT) (CTR)" w:date="2023-08-15T14:04:00Z">
              <w:r>
                <w:rPr>
                  <w:rFonts w:ascii="Calibri" w:hAnsi="Calibri"/>
                  <w:sz w:val="20"/>
                </w:rPr>
                <w:t>43.2 (8.4)</w:t>
              </w:r>
            </w:ins>
          </w:p>
        </w:tc>
        <w:tc>
          <w:tcPr>
            <w:tcW w:w="0" w:type="auto"/>
            <w:tcBorders>
              <w:top w:val="single" w:sz="0" w:space="0" w:color="D3D3D3"/>
              <w:left w:val="single" w:sz="0" w:space="0" w:color="D3D3D3"/>
              <w:bottom w:val="single" w:sz="0" w:space="0" w:color="D3D3D3"/>
              <w:right w:val="single" w:sz="0" w:space="0" w:color="D3D3D3"/>
            </w:tcBorders>
          </w:tcPr>
          <w:p w14:paraId="736763D6" w14:textId="77777777" w:rsidR="00524773" w:rsidRDefault="00524773" w:rsidP="00C670FC">
            <w:pPr>
              <w:keepNext/>
              <w:spacing w:after="60"/>
              <w:rPr>
                <w:ins w:id="3573" w:author="Wittman, Jacob (CDC/DDNID/NCCDPHP/DDT) (CTR)" w:date="2023-08-15T14:04:00Z"/>
              </w:rPr>
            </w:pPr>
            <w:ins w:id="3574" w:author="Wittman, Jacob (CDC/DDNID/NCCDPHP/DDT) (CTR)" w:date="2023-08-15T14:04:00Z">
              <w:r>
                <w:rPr>
                  <w:rFonts w:ascii="Calibri" w:hAnsi="Calibri"/>
                  <w:sz w:val="20"/>
                </w:rPr>
                <w:t>45.1 (7.2)</w:t>
              </w:r>
            </w:ins>
          </w:p>
        </w:tc>
        <w:tc>
          <w:tcPr>
            <w:tcW w:w="0" w:type="auto"/>
            <w:tcBorders>
              <w:top w:val="single" w:sz="0" w:space="0" w:color="D3D3D3"/>
              <w:left w:val="single" w:sz="0" w:space="0" w:color="D3D3D3"/>
              <w:bottom w:val="single" w:sz="0" w:space="0" w:color="D3D3D3"/>
              <w:right w:val="single" w:sz="0" w:space="0" w:color="D3D3D3"/>
            </w:tcBorders>
          </w:tcPr>
          <w:p w14:paraId="606DF1F1" w14:textId="77777777" w:rsidR="00524773" w:rsidRDefault="00524773" w:rsidP="00C670FC">
            <w:pPr>
              <w:keepNext/>
              <w:spacing w:after="60"/>
              <w:rPr>
                <w:ins w:id="3575" w:author="Wittman, Jacob (CDC/DDNID/NCCDPHP/DDT) (CTR)" w:date="2023-08-15T14:04:00Z"/>
              </w:rPr>
            </w:pPr>
            <w:ins w:id="3576" w:author="Wittman, Jacob (CDC/DDNID/NCCDPHP/DDT) (CTR)" w:date="2023-08-15T14:04:00Z">
              <w:r>
                <w:rPr>
                  <w:rFonts w:ascii="Calibri" w:hAnsi="Calibri"/>
                  <w:sz w:val="20"/>
                </w:rPr>
                <w:t>52.7 (7.6)</w:t>
              </w:r>
            </w:ins>
          </w:p>
        </w:tc>
        <w:tc>
          <w:tcPr>
            <w:tcW w:w="0" w:type="auto"/>
            <w:tcBorders>
              <w:top w:val="single" w:sz="0" w:space="0" w:color="D3D3D3"/>
              <w:left w:val="single" w:sz="0" w:space="0" w:color="D3D3D3"/>
              <w:bottom w:val="single" w:sz="0" w:space="0" w:color="D3D3D3"/>
              <w:right w:val="single" w:sz="0" w:space="0" w:color="D3D3D3"/>
            </w:tcBorders>
          </w:tcPr>
          <w:p w14:paraId="74E78549" w14:textId="77777777" w:rsidR="00524773" w:rsidRDefault="00524773" w:rsidP="00C670FC">
            <w:pPr>
              <w:keepNext/>
              <w:spacing w:after="60"/>
              <w:rPr>
                <w:ins w:id="3577" w:author="Wittman, Jacob (CDC/DDNID/NCCDPHP/DDT) (CTR)" w:date="2023-08-15T14:04:00Z"/>
              </w:rPr>
            </w:pPr>
            <w:ins w:id="3578" w:author="Wittman, Jacob (CDC/DDNID/NCCDPHP/DDT) (CTR)" w:date="2023-08-15T14:04:00Z">
              <w:r>
                <w:rPr>
                  <w:rFonts w:ascii="Calibri" w:hAnsi="Calibri"/>
                  <w:sz w:val="20"/>
                </w:rPr>
                <w:t>39.1 (8.1)</w:t>
              </w:r>
            </w:ins>
          </w:p>
        </w:tc>
        <w:tc>
          <w:tcPr>
            <w:tcW w:w="0" w:type="auto"/>
            <w:tcBorders>
              <w:top w:val="single" w:sz="0" w:space="0" w:color="D3D3D3"/>
              <w:left w:val="single" w:sz="0" w:space="0" w:color="D3D3D3"/>
              <w:bottom w:val="single" w:sz="0" w:space="0" w:color="D3D3D3"/>
              <w:right w:val="single" w:sz="0" w:space="0" w:color="D3D3D3"/>
            </w:tcBorders>
          </w:tcPr>
          <w:p w14:paraId="70F14072" w14:textId="77777777" w:rsidR="00524773" w:rsidRDefault="00524773" w:rsidP="00C670FC">
            <w:pPr>
              <w:keepNext/>
              <w:spacing w:after="60"/>
              <w:rPr>
                <w:ins w:id="3579" w:author="Wittman, Jacob (CDC/DDNID/NCCDPHP/DDT) (CTR)" w:date="2023-08-15T14:04:00Z"/>
              </w:rPr>
            </w:pPr>
            <w:ins w:id="3580" w:author="Wittman, Jacob (CDC/DDNID/NCCDPHP/DDT) (CTR)" w:date="2023-08-15T14:04:00Z">
              <w:r>
                <w:rPr>
                  <w:rFonts w:ascii="Calibri" w:hAnsi="Calibri"/>
                  <w:sz w:val="20"/>
                </w:rPr>
                <w:t>54.5 (7.7)</w:t>
              </w:r>
            </w:ins>
          </w:p>
        </w:tc>
        <w:tc>
          <w:tcPr>
            <w:tcW w:w="0" w:type="auto"/>
            <w:tcBorders>
              <w:top w:val="single" w:sz="0" w:space="0" w:color="D3D3D3"/>
              <w:left w:val="single" w:sz="0" w:space="0" w:color="D3D3D3"/>
              <w:bottom w:val="single" w:sz="0" w:space="0" w:color="D3D3D3"/>
              <w:right w:val="single" w:sz="0" w:space="0" w:color="D3D3D3"/>
            </w:tcBorders>
          </w:tcPr>
          <w:p w14:paraId="72424A39" w14:textId="77777777" w:rsidR="00524773" w:rsidRDefault="00524773" w:rsidP="00C670FC">
            <w:pPr>
              <w:keepNext/>
              <w:spacing w:after="60"/>
              <w:rPr>
                <w:ins w:id="3581" w:author="Wittman, Jacob (CDC/DDNID/NCCDPHP/DDT) (CTR)" w:date="2023-08-15T14:04:00Z"/>
              </w:rPr>
            </w:pPr>
            <w:ins w:id="3582" w:author="Wittman, Jacob (CDC/DDNID/NCCDPHP/DDT) (CTR)" w:date="2023-08-15T14:04:00Z">
              <w:r>
                <w:rPr>
                  <w:rFonts w:ascii="Calibri" w:hAnsi="Calibri"/>
                  <w:sz w:val="20"/>
                </w:rPr>
                <w:t>46.9 (9.3)</w:t>
              </w:r>
            </w:ins>
          </w:p>
        </w:tc>
        <w:tc>
          <w:tcPr>
            <w:tcW w:w="0" w:type="auto"/>
            <w:tcBorders>
              <w:top w:val="single" w:sz="0" w:space="0" w:color="D3D3D3"/>
              <w:left w:val="single" w:sz="0" w:space="0" w:color="D3D3D3"/>
              <w:bottom w:val="single" w:sz="0" w:space="0" w:color="D3D3D3"/>
              <w:right w:val="single" w:sz="0" w:space="0" w:color="D3D3D3"/>
            </w:tcBorders>
          </w:tcPr>
          <w:p w14:paraId="742673CD" w14:textId="77777777" w:rsidR="00524773" w:rsidRDefault="00524773" w:rsidP="00C670FC">
            <w:pPr>
              <w:keepNext/>
              <w:spacing w:after="60"/>
              <w:rPr>
                <w:ins w:id="3583" w:author="Wittman, Jacob (CDC/DDNID/NCCDPHP/DDT) (CTR)" w:date="2023-08-15T14:04:00Z"/>
              </w:rPr>
            </w:pPr>
            <w:ins w:id="3584" w:author="Wittman, Jacob (CDC/DDNID/NCCDPHP/DDT) (CTR)" w:date="2023-08-15T14:04:00Z">
              <w:r>
                <w:rPr>
                  <w:rFonts w:ascii="Calibri" w:hAnsi="Calibri"/>
                  <w:sz w:val="20"/>
                </w:rPr>
                <w:t>47.6 (11.9)</w:t>
              </w:r>
            </w:ins>
          </w:p>
        </w:tc>
        <w:tc>
          <w:tcPr>
            <w:tcW w:w="0" w:type="auto"/>
            <w:tcBorders>
              <w:top w:val="single" w:sz="0" w:space="0" w:color="D3D3D3"/>
              <w:left w:val="single" w:sz="0" w:space="0" w:color="D3D3D3"/>
              <w:bottom w:val="single" w:sz="0" w:space="0" w:color="D3D3D3"/>
              <w:right w:val="single" w:sz="0" w:space="0" w:color="D3D3D3"/>
            </w:tcBorders>
          </w:tcPr>
          <w:p w14:paraId="02356C7F" w14:textId="77777777" w:rsidR="00524773" w:rsidRDefault="00524773" w:rsidP="00C670FC">
            <w:pPr>
              <w:keepNext/>
              <w:spacing w:after="60"/>
              <w:rPr>
                <w:ins w:id="3585" w:author="Wittman, Jacob (CDC/DDNID/NCCDPHP/DDT) (CTR)" w:date="2023-08-15T14:04:00Z"/>
              </w:rPr>
            </w:pPr>
            <w:ins w:id="3586" w:author="Wittman, Jacob (CDC/DDNID/NCCDPHP/DDT) (CTR)" w:date="2023-08-15T14:04:00Z">
              <w:r>
                <w:rPr>
                  <w:rFonts w:ascii="Calibri" w:hAnsi="Calibri"/>
                  <w:sz w:val="20"/>
                </w:rPr>
                <w:t>67.5 (11.8)</w:t>
              </w:r>
            </w:ins>
          </w:p>
        </w:tc>
        <w:tc>
          <w:tcPr>
            <w:tcW w:w="0" w:type="auto"/>
            <w:tcBorders>
              <w:top w:val="single" w:sz="0" w:space="0" w:color="D3D3D3"/>
              <w:left w:val="single" w:sz="0" w:space="0" w:color="D3D3D3"/>
              <w:bottom w:val="single" w:sz="0" w:space="0" w:color="D3D3D3"/>
              <w:right w:val="single" w:sz="0" w:space="0" w:color="D3D3D3"/>
            </w:tcBorders>
          </w:tcPr>
          <w:p w14:paraId="569002B3" w14:textId="77777777" w:rsidR="00524773" w:rsidRDefault="00524773" w:rsidP="00C670FC">
            <w:pPr>
              <w:keepNext/>
              <w:spacing w:after="60"/>
              <w:rPr>
                <w:ins w:id="3587" w:author="Wittman, Jacob (CDC/DDNID/NCCDPHP/DDT) (CTR)" w:date="2023-08-15T14:04:00Z"/>
              </w:rPr>
            </w:pPr>
            <w:ins w:id="3588" w:author="Wittman, Jacob (CDC/DDNID/NCCDPHP/DDT) (CTR)" w:date="2023-08-15T14:04:00Z">
              <w:r>
                <w:rPr>
                  <w:rFonts w:ascii="Calibri" w:hAnsi="Calibri"/>
                  <w:sz w:val="20"/>
                </w:rPr>
                <w:t>31.3 (9.2)</w:t>
              </w:r>
            </w:ins>
          </w:p>
        </w:tc>
        <w:tc>
          <w:tcPr>
            <w:tcW w:w="0" w:type="auto"/>
            <w:tcBorders>
              <w:top w:val="single" w:sz="0" w:space="0" w:color="D3D3D3"/>
              <w:left w:val="single" w:sz="0" w:space="0" w:color="D3D3D3"/>
              <w:bottom w:val="single" w:sz="0" w:space="0" w:color="D3D3D3"/>
              <w:right w:val="single" w:sz="0" w:space="0" w:color="D3D3D3"/>
            </w:tcBorders>
          </w:tcPr>
          <w:p w14:paraId="6DC48091" w14:textId="77777777" w:rsidR="00524773" w:rsidRDefault="00524773" w:rsidP="00C670FC">
            <w:pPr>
              <w:keepNext/>
              <w:spacing w:after="60"/>
              <w:rPr>
                <w:ins w:id="3589" w:author="Wittman, Jacob (CDC/DDNID/NCCDPHP/DDT) (CTR)" w:date="2023-08-15T14:04:00Z"/>
              </w:rPr>
            </w:pPr>
            <w:ins w:id="3590" w:author="Wittman, Jacob (CDC/DDNID/NCCDPHP/DDT) (CTR)" w:date="2023-08-15T14:04:00Z">
              <w:r>
                <w:rPr>
                  <w:rFonts w:ascii="Calibri" w:hAnsi="Calibri"/>
                  <w:sz w:val="20"/>
                </w:rPr>
                <w:t>33.1 (-33.0, 99.2)</w:t>
              </w:r>
            </w:ins>
          </w:p>
        </w:tc>
        <w:tc>
          <w:tcPr>
            <w:tcW w:w="0" w:type="auto"/>
            <w:tcBorders>
              <w:top w:val="single" w:sz="0" w:space="0" w:color="D3D3D3"/>
              <w:left w:val="single" w:sz="0" w:space="0" w:color="D3D3D3"/>
              <w:bottom w:val="single" w:sz="0" w:space="0" w:color="D3D3D3"/>
              <w:right w:val="single" w:sz="0" w:space="0" w:color="D3D3D3"/>
            </w:tcBorders>
          </w:tcPr>
          <w:p w14:paraId="26852EF7" w14:textId="77777777" w:rsidR="00524773" w:rsidRDefault="00524773" w:rsidP="00C670FC">
            <w:pPr>
              <w:keepNext/>
              <w:spacing w:after="60"/>
              <w:rPr>
                <w:ins w:id="35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E678FF9" w14:textId="77777777" w:rsidR="00524773" w:rsidRDefault="00524773" w:rsidP="00C670FC">
            <w:pPr>
              <w:keepNext/>
              <w:spacing w:after="60"/>
              <w:rPr>
                <w:ins w:id="3592" w:author="Wittman, Jacob (CDC/DDNID/NCCDPHP/DDT) (CTR)" w:date="2023-08-15T14:04:00Z"/>
              </w:rPr>
            </w:pPr>
            <w:ins w:id="3593" w:author="Wittman, Jacob (CDC/DDNID/NCCDPHP/DDT) (CTR)" w:date="2023-08-15T14:04:00Z">
              <w:r>
                <w:rPr>
                  <w:rFonts w:ascii="Calibri" w:hAnsi="Calibri"/>
                  <w:sz w:val="20"/>
                </w:rPr>
                <w:t>1.2 (-1.4, 4.0)</w:t>
              </w:r>
            </w:ins>
          </w:p>
        </w:tc>
        <w:tc>
          <w:tcPr>
            <w:tcW w:w="0" w:type="auto"/>
            <w:tcBorders>
              <w:top w:val="single" w:sz="0" w:space="0" w:color="D3D3D3"/>
              <w:left w:val="single" w:sz="0" w:space="0" w:color="D3D3D3"/>
              <w:bottom w:val="single" w:sz="0" w:space="0" w:color="D3D3D3"/>
              <w:right w:val="single" w:sz="0" w:space="0" w:color="D3D3D3"/>
            </w:tcBorders>
          </w:tcPr>
          <w:p w14:paraId="460B1FEB" w14:textId="77777777" w:rsidR="00524773" w:rsidRDefault="00524773" w:rsidP="00C670FC">
            <w:pPr>
              <w:keepNext/>
              <w:spacing w:after="60"/>
              <w:rPr>
                <w:ins w:id="3594" w:author="Wittman, Jacob (CDC/DDNID/NCCDPHP/DDT) (CTR)" w:date="2023-08-15T14:04:00Z"/>
              </w:rPr>
            </w:pPr>
            <w:ins w:id="3595" w:author="Wittman, Jacob (CDC/DDNID/NCCDPHP/DDT) (CTR)" w:date="2023-08-15T14:04:00Z">
              <w:r>
                <w:rPr>
                  <w:rFonts w:ascii="Calibri" w:hAnsi="Calibri"/>
                  <w:sz w:val="20"/>
                </w:rPr>
                <w:t>1.2 (-1.4, 4.0)</w:t>
              </w:r>
            </w:ins>
          </w:p>
        </w:tc>
      </w:tr>
      <w:tr w:rsidR="00524773" w14:paraId="540A782B" w14:textId="77777777" w:rsidTr="00C670FC">
        <w:trPr>
          <w:cantSplit/>
          <w:jc w:val="center"/>
          <w:ins w:id="359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8423B7" w14:textId="77777777" w:rsidR="00524773" w:rsidRDefault="00524773" w:rsidP="00C670FC">
            <w:pPr>
              <w:keepNext/>
              <w:spacing w:after="60"/>
              <w:rPr>
                <w:ins w:id="3597" w:author="Wittman, Jacob (CDC/DDNID/NCCDPHP/DDT) (CTR)" w:date="2023-08-15T14:04:00Z"/>
              </w:rPr>
            </w:pPr>
            <w:ins w:id="3598" w:author="Wittman, Jacob (CDC/DDNID/NCCDPHP/DDT) (CTR)" w:date="2023-08-15T14:04:00Z">
              <w:r>
                <w:rPr>
                  <w:rFonts w:ascii="Calibri" w:hAnsi="Calibri"/>
                  <w:sz w:val="20"/>
                </w:rPr>
                <w:lastRenderedPageBreak/>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C5B252F" w14:textId="77777777" w:rsidR="00524773" w:rsidRDefault="00524773" w:rsidP="00C670FC">
            <w:pPr>
              <w:keepNext/>
              <w:spacing w:after="60"/>
              <w:rPr>
                <w:ins w:id="3599" w:author="Wittman, Jacob (CDC/DDNID/NCCDPHP/DDT) (CTR)" w:date="2023-08-15T14:04:00Z"/>
              </w:rPr>
            </w:pPr>
            <w:ins w:id="3600" w:author="Wittman, Jacob (CDC/DDNID/NCCDPHP/DDT) (CTR)" w:date="2023-08-15T14:04:00Z">
              <w:r>
                <w:rPr>
                  <w:rFonts w:ascii="Calibri" w:hAnsi="Calibri"/>
                  <w:sz w:val="20"/>
                </w:rPr>
                <w:t>57.7 (0.9)</w:t>
              </w:r>
            </w:ins>
          </w:p>
        </w:tc>
        <w:tc>
          <w:tcPr>
            <w:tcW w:w="0" w:type="auto"/>
            <w:tcBorders>
              <w:top w:val="single" w:sz="0" w:space="0" w:color="D3D3D3"/>
              <w:left w:val="single" w:sz="0" w:space="0" w:color="D3D3D3"/>
              <w:bottom w:val="single" w:sz="0" w:space="0" w:color="D3D3D3"/>
              <w:right w:val="single" w:sz="0" w:space="0" w:color="D3D3D3"/>
            </w:tcBorders>
          </w:tcPr>
          <w:p w14:paraId="1FAE3FBD" w14:textId="77777777" w:rsidR="00524773" w:rsidRDefault="00524773" w:rsidP="00C670FC">
            <w:pPr>
              <w:keepNext/>
              <w:spacing w:after="60"/>
              <w:rPr>
                <w:ins w:id="3601" w:author="Wittman, Jacob (CDC/DDNID/NCCDPHP/DDT) (CTR)" w:date="2023-08-15T14:04:00Z"/>
              </w:rPr>
            </w:pPr>
            <w:ins w:id="3602" w:author="Wittman, Jacob (CDC/DDNID/NCCDPHP/DDT) (CTR)" w:date="2023-08-15T14:04:00Z">
              <w:r>
                <w:rPr>
                  <w:rFonts w:ascii="Calibri" w:hAnsi="Calibri"/>
                  <w:sz w:val="20"/>
                </w:rPr>
                <w:t>56.3 (2.9)</w:t>
              </w:r>
            </w:ins>
          </w:p>
        </w:tc>
        <w:tc>
          <w:tcPr>
            <w:tcW w:w="0" w:type="auto"/>
            <w:tcBorders>
              <w:top w:val="single" w:sz="0" w:space="0" w:color="D3D3D3"/>
              <w:left w:val="single" w:sz="0" w:space="0" w:color="D3D3D3"/>
              <w:bottom w:val="single" w:sz="0" w:space="0" w:color="D3D3D3"/>
              <w:right w:val="single" w:sz="0" w:space="0" w:color="D3D3D3"/>
            </w:tcBorders>
          </w:tcPr>
          <w:p w14:paraId="7ACFE9F5" w14:textId="77777777" w:rsidR="00524773" w:rsidRDefault="00524773" w:rsidP="00C670FC">
            <w:pPr>
              <w:keepNext/>
              <w:spacing w:after="60"/>
              <w:rPr>
                <w:ins w:id="3603" w:author="Wittman, Jacob (CDC/DDNID/NCCDPHP/DDT) (CTR)" w:date="2023-08-15T14:04:00Z"/>
              </w:rPr>
            </w:pPr>
            <w:ins w:id="3604" w:author="Wittman, Jacob (CDC/DDNID/NCCDPHP/DDT) (CTR)" w:date="2023-08-15T14:04:00Z">
              <w:r>
                <w:rPr>
                  <w:rFonts w:ascii="Calibri" w:hAnsi="Calibri"/>
                  <w:sz w:val="20"/>
                </w:rPr>
                <w:t>51.9 (2.7)</w:t>
              </w:r>
            </w:ins>
          </w:p>
        </w:tc>
        <w:tc>
          <w:tcPr>
            <w:tcW w:w="0" w:type="auto"/>
            <w:tcBorders>
              <w:top w:val="single" w:sz="0" w:space="0" w:color="D3D3D3"/>
              <w:left w:val="single" w:sz="0" w:space="0" w:color="D3D3D3"/>
              <w:bottom w:val="single" w:sz="0" w:space="0" w:color="D3D3D3"/>
              <w:right w:val="single" w:sz="0" w:space="0" w:color="D3D3D3"/>
            </w:tcBorders>
          </w:tcPr>
          <w:p w14:paraId="154F53F8" w14:textId="77777777" w:rsidR="00524773" w:rsidRDefault="00524773" w:rsidP="00C670FC">
            <w:pPr>
              <w:keepNext/>
              <w:spacing w:after="60"/>
              <w:rPr>
                <w:ins w:id="3605" w:author="Wittman, Jacob (CDC/DDNID/NCCDPHP/DDT) (CTR)" w:date="2023-08-15T14:04:00Z"/>
              </w:rPr>
            </w:pPr>
            <w:ins w:id="3606" w:author="Wittman, Jacob (CDC/DDNID/NCCDPHP/DDT) (CTR)" w:date="2023-08-15T14:04:00Z">
              <w:r>
                <w:rPr>
                  <w:rFonts w:ascii="Calibri" w:hAnsi="Calibri"/>
                  <w:sz w:val="20"/>
                </w:rPr>
                <w:t>55.0 (2.3)</w:t>
              </w:r>
            </w:ins>
          </w:p>
        </w:tc>
        <w:tc>
          <w:tcPr>
            <w:tcW w:w="0" w:type="auto"/>
            <w:tcBorders>
              <w:top w:val="single" w:sz="0" w:space="0" w:color="D3D3D3"/>
              <w:left w:val="single" w:sz="0" w:space="0" w:color="D3D3D3"/>
              <w:bottom w:val="single" w:sz="0" w:space="0" w:color="D3D3D3"/>
              <w:right w:val="single" w:sz="0" w:space="0" w:color="D3D3D3"/>
            </w:tcBorders>
          </w:tcPr>
          <w:p w14:paraId="1F54FD3B" w14:textId="77777777" w:rsidR="00524773" w:rsidRDefault="00524773" w:rsidP="00C670FC">
            <w:pPr>
              <w:keepNext/>
              <w:spacing w:after="60"/>
              <w:rPr>
                <w:ins w:id="3607" w:author="Wittman, Jacob (CDC/DDNID/NCCDPHP/DDT) (CTR)" w:date="2023-08-15T14:04:00Z"/>
              </w:rPr>
            </w:pPr>
            <w:ins w:id="3608" w:author="Wittman, Jacob (CDC/DDNID/NCCDPHP/DDT) (CTR)" w:date="2023-08-15T14:04:00Z">
              <w:r>
                <w:rPr>
                  <w:rFonts w:ascii="Calibri" w:hAnsi="Calibri"/>
                  <w:sz w:val="20"/>
                </w:rPr>
                <w:t>57.9 (2.3)</w:t>
              </w:r>
            </w:ins>
          </w:p>
        </w:tc>
        <w:tc>
          <w:tcPr>
            <w:tcW w:w="0" w:type="auto"/>
            <w:tcBorders>
              <w:top w:val="single" w:sz="0" w:space="0" w:color="D3D3D3"/>
              <w:left w:val="single" w:sz="0" w:space="0" w:color="D3D3D3"/>
              <w:bottom w:val="single" w:sz="0" w:space="0" w:color="D3D3D3"/>
              <w:right w:val="single" w:sz="0" w:space="0" w:color="D3D3D3"/>
            </w:tcBorders>
          </w:tcPr>
          <w:p w14:paraId="1A837363" w14:textId="77777777" w:rsidR="00524773" w:rsidRDefault="00524773" w:rsidP="00C670FC">
            <w:pPr>
              <w:keepNext/>
              <w:spacing w:after="60"/>
              <w:rPr>
                <w:ins w:id="3609" w:author="Wittman, Jacob (CDC/DDNID/NCCDPHP/DDT) (CTR)" w:date="2023-08-15T14:04:00Z"/>
              </w:rPr>
            </w:pPr>
            <w:ins w:id="3610" w:author="Wittman, Jacob (CDC/DDNID/NCCDPHP/DDT) (CTR)" w:date="2023-08-15T14:04:00Z">
              <w:r>
                <w:rPr>
                  <w:rFonts w:ascii="Calibri" w:hAnsi="Calibri"/>
                  <w:sz w:val="20"/>
                </w:rPr>
                <w:t>59.0 (3.5)</w:t>
              </w:r>
            </w:ins>
          </w:p>
        </w:tc>
        <w:tc>
          <w:tcPr>
            <w:tcW w:w="0" w:type="auto"/>
            <w:tcBorders>
              <w:top w:val="single" w:sz="0" w:space="0" w:color="D3D3D3"/>
              <w:left w:val="single" w:sz="0" w:space="0" w:color="D3D3D3"/>
              <w:bottom w:val="single" w:sz="0" w:space="0" w:color="D3D3D3"/>
              <w:right w:val="single" w:sz="0" w:space="0" w:color="D3D3D3"/>
            </w:tcBorders>
          </w:tcPr>
          <w:p w14:paraId="3FEE6439" w14:textId="77777777" w:rsidR="00524773" w:rsidRDefault="00524773" w:rsidP="00C670FC">
            <w:pPr>
              <w:keepNext/>
              <w:spacing w:after="60"/>
              <w:rPr>
                <w:ins w:id="3611" w:author="Wittman, Jacob (CDC/DDNID/NCCDPHP/DDT) (CTR)" w:date="2023-08-15T14:04:00Z"/>
              </w:rPr>
            </w:pPr>
            <w:ins w:id="3612" w:author="Wittman, Jacob (CDC/DDNID/NCCDPHP/DDT) (CTR)" w:date="2023-08-15T14:04:00Z">
              <w:r>
                <w:rPr>
                  <w:rFonts w:ascii="Calibri" w:hAnsi="Calibri"/>
                  <w:sz w:val="20"/>
                </w:rPr>
                <w:t>55.1 (3.5)</w:t>
              </w:r>
            </w:ins>
          </w:p>
        </w:tc>
        <w:tc>
          <w:tcPr>
            <w:tcW w:w="0" w:type="auto"/>
            <w:tcBorders>
              <w:top w:val="single" w:sz="0" w:space="0" w:color="D3D3D3"/>
              <w:left w:val="single" w:sz="0" w:space="0" w:color="D3D3D3"/>
              <w:bottom w:val="single" w:sz="0" w:space="0" w:color="D3D3D3"/>
              <w:right w:val="single" w:sz="0" w:space="0" w:color="D3D3D3"/>
            </w:tcBorders>
          </w:tcPr>
          <w:p w14:paraId="3787AE95" w14:textId="77777777" w:rsidR="00524773" w:rsidRDefault="00524773" w:rsidP="00C670FC">
            <w:pPr>
              <w:keepNext/>
              <w:spacing w:after="60"/>
              <w:rPr>
                <w:ins w:id="3613" w:author="Wittman, Jacob (CDC/DDNID/NCCDPHP/DDT) (CTR)" w:date="2023-08-15T14:04:00Z"/>
              </w:rPr>
            </w:pPr>
            <w:ins w:id="3614" w:author="Wittman, Jacob (CDC/DDNID/NCCDPHP/DDT) (CTR)" w:date="2023-08-15T14:04:00Z">
              <w:r>
                <w:rPr>
                  <w:rFonts w:ascii="Calibri" w:hAnsi="Calibri"/>
                  <w:sz w:val="20"/>
                </w:rPr>
                <w:t>56.4 (3.5)</w:t>
              </w:r>
            </w:ins>
          </w:p>
        </w:tc>
        <w:tc>
          <w:tcPr>
            <w:tcW w:w="0" w:type="auto"/>
            <w:tcBorders>
              <w:top w:val="single" w:sz="0" w:space="0" w:color="D3D3D3"/>
              <w:left w:val="single" w:sz="0" w:space="0" w:color="D3D3D3"/>
              <w:bottom w:val="single" w:sz="0" w:space="0" w:color="D3D3D3"/>
              <w:right w:val="single" w:sz="0" w:space="0" w:color="D3D3D3"/>
            </w:tcBorders>
          </w:tcPr>
          <w:p w14:paraId="6B4155BB" w14:textId="77777777" w:rsidR="00524773" w:rsidRDefault="00524773" w:rsidP="00C670FC">
            <w:pPr>
              <w:keepNext/>
              <w:spacing w:after="60"/>
              <w:rPr>
                <w:ins w:id="3615" w:author="Wittman, Jacob (CDC/DDNID/NCCDPHP/DDT) (CTR)" w:date="2023-08-15T14:04:00Z"/>
              </w:rPr>
            </w:pPr>
            <w:ins w:id="3616" w:author="Wittman, Jacob (CDC/DDNID/NCCDPHP/DDT) (CTR)" w:date="2023-08-15T14:04:00Z">
              <w:r>
                <w:rPr>
                  <w:rFonts w:ascii="Calibri" w:hAnsi="Calibri"/>
                  <w:sz w:val="20"/>
                </w:rPr>
                <w:t>57.6 (3.5)</w:t>
              </w:r>
            </w:ins>
          </w:p>
        </w:tc>
        <w:tc>
          <w:tcPr>
            <w:tcW w:w="0" w:type="auto"/>
            <w:tcBorders>
              <w:top w:val="single" w:sz="0" w:space="0" w:color="D3D3D3"/>
              <w:left w:val="single" w:sz="0" w:space="0" w:color="D3D3D3"/>
              <w:bottom w:val="single" w:sz="0" w:space="0" w:color="D3D3D3"/>
              <w:right w:val="single" w:sz="0" w:space="0" w:color="D3D3D3"/>
            </w:tcBorders>
          </w:tcPr>
          <w:p w14:paraId="4482CB56" w14:textId="77777777" w:rsidR="00524773" w:rsidRDefault="00524773" w:rsidP="00C670FC">
            <w:pPr>
              <w:keepNext/>
              <w:spacing w:after="60"/>
              <w:rPr>
                <w:ins w:id="3617" w:author="Wittman, Jacob (CDC/DDNID/NCCDPHP/DDT) (CTR)" w:date="2023-08-15T14:04:00Z"/>
              </w:rPr>
            </w:pPr>
            <w:ins w:id="3618" w:author="Wittman, Jacob (CDC/DDNID/NCCDPHP/DDT) (CTR)" w:date="2023-08-15T14:04:00Z">
              <w:r>
                <w:rPr>
                  <w:rFonts w:ascii="Calibri" w:hAnsi="Calibri"/>
                  <w:sz w:val="20"/>
                </w:rPr>
                <w:t>59.0 (3.3)</w:t>
              </w:r>
            </w:ins>
          </w:p>
        </w:tc>
        <w:tc>
          <w:tcPr>
            <w:tcW w:w="0" w:type="auto"/>
            <w:tcBorders>
              <w:top w:val="single" w:sz="0" w:space="0" w:color="D3D3D3"/>
              <w:left w:val="single" w:sz="0" w:space="0" w:color="D3D3D3"/>
              <w:bottom w:val="single" w:sz="0" w:space="0" w:color="D3D3D3"/>
              <w:right w:val="single" w:sz="0" w:space="0" w:color="D3D3D3"/>
            </w:tcBorders>
          </w:tcPr>
          <w:p w14:paraId="68BF8B5D" w14:textId="77777777" w:rsidR="00524773" w:rsidRDefault="00524773" w:rsidP="00C670FC">
            <w:pPr>
              <w:keepNext/>
              <w:spacing w:after="60"/>
              <w:rPr>
                <w:ins w:id="3619" w:author="Wittman, Jacob (CDC/DDNID/NCCDPHP/DDT) (CTR)" w:date="2023-08-15T14:04:00Z"/>
              </w:rPr>
            </w:pPr>
            <w:ins w:id="3620" w:author="Wittman, Jacob (CDC/DDNID/NCCDPHP/DDT) (CTR)" w:date="2023-08-15T14:04:00Z">
              <w:r>
                <w:rPr>
                  <w:rFonts w:ascii="Calibri" w:hAnsi="Calibri"/>
                  <w:sz w:val="20"/>
                </w:rPr>
                <w:t>58.9 (3.0)</w:t>
              </w:r>
            </w:ins>
          </w:p>
        </w:tc>
        <w:tc>
          <w:tcPr>
            <w:tcW w:w="0" w:type="auto"/>
            <w:tcBorders>
              <w:top w:val="single" w:sz="0" w:space="0" w:color="D3D3D3"/>
              <w:left w:val="single" w:sz="0" w:space="0" w:color="D3D3D3"/>
              <w:bottom w:val="single" w:sz="0" w:space="0" w:color="D3D3D3"/>
              <w:right w:val="single" w:sz="0" w:space="0" w:color="D3D3D3"/>
            </w:tcBorders>
          </w:tcPr>
          <w:p w14:paraId="175268EC" w14:textId="77777777" w:rsidR="00524773" w:rsidRDefault="00524773" w:rsidP="00C670FC">
            <w:pPr>
              <w:keepNext/>
              <w:spacing w:after="60"/>
              <w:rPr>
                <w:ins w:id="3621" w:author="Wittman, Jacob (CDC/DDNID/NCCDPHP/DDT) (CTR)" w:date="2023-08-15T14:04:00Z"/>
              </w:rPr>
            </w:pPr>
            <w:ins w:id="3622" w:author="Wittman, Jacob (CDC/DDNID/NCCDPHP/DDT) (CTR)" w:date="2023-08-15T14:04:00Z">
              <w:r>
                <w:rPr>
                  <w:rFonts w:ascii="Calibri" w:hAnsi="Calibri"/>
                  <w:sz w:val="20"/>
                </w:rPr>
                <w:t>59.4 (3.2)</w:t>
              </w:r>
            </w:ins>
          </w:p>
        </w:tc>
        <w:tc>
          <w:tcPr>
            <w:tcW w:w="0" w:type="auto"/>
            <w:tcBorders>
              <w:top w:val="single" w:sz="0" w:space="0" w:color="D3D3D3"/>
              <w:left w:val="single" w:sz="0" w:space="0" w:color="D3D3D3"/>
              <w:bottom w:val="single" w:sz="0" w:space="0" w:color="D3D3D3"/>
              <w:right w:val="single" w:sz="0" w:space="0" w:color="D3D3D3"/>
            </w:tcBorders>
          </w:tcPr>
          <w:p w14:paraId="4F8FDC0F" w14:textId="77777777" w:rsidR="00524773" w:rsidRDefault="00524773" w:rsidP="00C670FC">
            <w:pPr>
              <w:keepNext/>
              <w:spacing w:after="60"/>
              <w:rPr>
                <w:ins w:id="3623" w:author="Wittman, Jacob (CDC/DDNID/NCCDPHP/DDT) (CTR)" w:date="2023-08-15T14:04:00Z"/>
              </w:rPr>
            </w:pPr>
            <w:ins w:id="3624" w:author="Wittman, Jacob (CDC/DDNID/NCCDPHP/DDT) (CTR)" w:date="2023-08-15T14:04:00Z">
              <w:r>
                <w:rPr>
                  <w:rFonts w:ascii="Calibri" w:hAnsi="Calibri"/>
                  <w:sz w:val="20"/>
                </w:rPr>
                <w:t>65.6 (3.5)</w:t>
              </w:r>
            </w:ins>
          </w:p>
        </w:tc>
        <w:tc>
          <w:tcPr>
            <w:tcW w:w="0" w:type="auto"/>
            <w:tcBorders>
              <w:top w:val="single" w:sz="0" w:space="0" w:color="D3D3D3"/>
              <w:left w:val="single" w:sz="0" w:space="0" w:color="D3D3D3"/>
              <w:bottom w:val="single" w:sz="0" w:space="0" w:color="D3D3D3"/>
              <w:right w:val="single" w:sz="0" w:space="0" w:color="D3D3D3"/>
            </w:tcBorders>
          </w:tcPr>
          <w:p w14:paraId="5CF9F960" w14:textId="77777777" w:rsidR="00524773" w:rsidRDefault="00524773" w:rsidP="00C670FC">
            <w:pPr>
              <w:keepNext/>
              <w:spacing w:after="60"/>
              <w:rPr>
                <w:ins w:id="3625" w:author="Wittman, Jacob (CDC/DDNID/NCCDPHP/DDT) (CTR)" w:date="2023-08-15T14:04:00Z"/>
              </w:rPr>
            </w:pPr>
            <w:ins w:id="3626" w:author="Wittman, Jacob (CDC/DDNID/NCCDPHP/DDT) (CTR)" w:date="2023-08-15T14:04:00Z">
              <w:r>
                <w:rPr>
                  <w:rFonts w:ascii="Calibri" w:hAnsi="Calibri"/>
                  <w:sz w:val="20"/>
                </w:rPr>
                <w:t>68.0 (3.6)</w:t>
              </w:r>
            </w:ins>
          </w:p>
        </w:tc>
        <w:tc>
          <w:tcPr>
            <w:tcW w:w="0" w:type="auto"/>
            <w:tcBorders>
              <w:top w:val="single" w:sz="0" w:space="0" w:color="D3D3D3"/>
              <w:left w:val="single" w:sz="0" w:space="0" w:color="D3D3D3"/>
              <w:bottom w:val="single" w:sz="0" w:space="0" w:color="D3D3D3"/>
              <w:right w:val="single" w:sz="0" w:space="0" w:color="D3D3D3"/>
            </w:tcBorders>
          </w:tcPr>
          <w:p w14:paraId="7CE0AE1D" w14:textId="77777777" w:rsidR="00524773" w:rsidRDefault="00524773" w:rsidP="00C670FC">
            <w:pPr>
              <w:keepNext/>
              <w:spacing w:after="60"/>
              <w:rPr>
                <w:ins w:id="3627" w:author="Wittman, Jacob (CDC/DDNID/NCCDPHP/DDT) (CTR)" w:date="2023-08-15T14:04:00Z"/>
              </w:rPr>
            </w:pPr>
            <w:ins w:id="3628" w:author="Wittman, Jacob (CDC/DDNID/NCCDPHP/DDT) (CTR)" w:date="2023-08-15T14:04:00Z">
              <w:r>
                <w:rPr>
                  <w:rFonts w:ascii="Calibri" w:hAnsi="Calibri"/>
                  <w:sz w:val="20"/>
                </w:rPr>
                <w:t>16.4 (-0.5, 33.4)</w:t>
              </w:r>
            </w:ins>
          </w:p>
        </w:tc>
        <w:tc>
          <w:tcPr>
            <w:tcW w:w="0" w:type="auto"/>
            <w:tcBorders>
              <w:top w:val="single" w:sz="0" w:space="0" w:color="D3D3D3"/>
              <w:left w:val="single" w:sz="0" w:space="0" w:color="D3D3D3"/>
              <w:bottom w:val="single" w:sz="0" w:space="0" w:color="D3D3D3"/>
              <w:right w:val="single" w:sz="0" w:space="0" w:color="D3D3D3"/>
            </w:tcBorders>
          </w:tcPr>
          <w:p w14:paraId="5284915C" w14:textId="77777777" w:rsidR="00524773" w:rsidRDefault="00524773" w:rsidP="00C670FC">
            <w:pPr>
              <w:keepNext/>
              <w:spacing w:after="60"/>
              <w:rPr>
                <w:ins w:id="36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2C955F5" w14:textId="77777777" w:rsidR="00524773" w:rsidRDefault="00524773" w:rsidP="00C670FC">
            <w:pPr>
              <w:keepNext/>
              <w:spacing w:after="60"/>
              <w:rPr>
                <w:ins w:id="3630" w:author="Wittman, Jacob (CDC/DDNID/NCCDPHP/DDT) (CTR)" w:date="2023-08-15T14:04:00Z"/>
              </w:rPr>
            </w:pPr>
            <w:ins w:id="3631" w:author="Wittman, Jacob (CDC/DDNID/NCCDPHP/DDT) (CTR)" w:date="2023-08-15T14:04:00Z">
              <w:r>
                <w:rPr>
                  <w:rFonts w:ascii="Calibri" w:hAnsi="Calibri"/>
                  <w:sz w:val="20"/>
                </w:rPr>
                <w:t>1.2 (0.5, 1.9)</w:t>
              </w:r>
            </w:ins>
          </w:p>
        </w:tc>
        <w:tc>
          <w:tcPr>
            <w:tcW w:w="0" w:type="auto"/>
            <w:tcBorders>
              <w:top w:val="single" w:sz="0" w:space="0" w:color="D3D3D3"/>
              <w:left w:val="single" w:sz="0" w:space="0" w:color="D3D3D3"/>
              <w:bottom w:val="single" w:sz="0" w:space="0" w:color="D3D3D3"/>
              <w:right w:val="single" w:sz="0" w:space="0" w:color="D3D3D3"/>
            </w:tcBorders>
          </w:tcPr>
          <w:p w14:paraId="40F3622F" w14:textId="77777777" w:rsidR="00524773" w:rsidRDefault="00524773" w:rsidP="00C670FC">
            <w:pPr>
              <w:keepNext/>
              <w:spacing w:after="60"/>
              <w:rPr>
                <w:ins w:id="3632" w:author="Wittman, Jacob (CDC/DDNID/NCCDPHP/DDT) (CTR)" w:date="2023-08-15T14:04:00Z"/>
              </w:rPr>
            </w:pPr>
            <w:ins w:id="3633" w:author="Wittman, Jacob (CDC/DDNID/NCCDPHP/DDT) (CTR)" w:date="2023-08-15T14:04:00Z">
              <w:r>
                <w:rPr>
                  <w:rFonts w:ascii="Calibri" w:hAnsi="Calibri"/>
                  <w:sz w:val="20"/>
                </w:rPr>
                <w:t>1.2 (0.5, 1.9)</w:t>
              </w:r>
            </w:ins>
          </w:p>
        </w:tc>
      </w:tr>
      <w:tr w:rsidR="00524773" w14:paraId="321D37D4" w14:textId="77777777" w:rsidTr="00C670FC">
        <w:trPr>
          <w:cantSplit/>
          <w:jc w:val="center"/>
          <w:ins w:id="36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0B0F452" w14:textId="77777777" w:rsidR="00524773" w:rsidRDefault="00524773" w:rsidP="00C670FC">
            <w:pPr>
              <w:keepNext/>
              <w:spacing w:after="60"/>
              <w:rPr>
                <w:ins w:id="3635" w:author="Wittman, Jacob (CDC/DDNID/NCCDPHP/DDT) (CTR)" w:date="2023-08-15T14:04:00Z"/>
              </w:rPr>
            </w:pPr>
            <w:ins w:id="3636"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0F99BA72" w14:textId="77777777" w:rsidR="00524773" w:rsidRDefault="00524773" w:rsidP="00C670FC">
            <w:pPr>
              <w:keepNext/>
              <w:spacing w:after="60"/>
              <w:rPr>
                <w:ins w:id="3637" w:author="Wittman, Jacob (CDC/DDNID/NCCDPHP/DDT) (CTR)" w:date="2023-08-15T14:04:00Z"/>
              </w:rPr>
            </w:pPr>
            <w:ins w:id="3638" w:author="Wittman, Jacob (CDC/DDNID/NCCDPHP/DDT) (CTR)" w:date="2023-08-15T14:04:00Z">
              <w:r>
                <w:rPr>
                  <w:rFonts w:ascii="Calibri" w:hAnsi="Calibri"/>
                  <w:sz w:val="20"/>
                </w:rPr>
                <w:t>51.5 (0.8)</w:t>
              </w:r>
            </w:ins>
          </w:p>
        </w:tc>
        <w:tc>
          <w:tcPr>
            <w:tcW w:w="0" w:type="auto"/>
            <w:tcBorders>
              <w:top w:val="single" w:sz="0" w:space="0" w:color="D3D3D3"/>
              <w:left w:val="single" w:sz="0" w:space="0" w:color="D3D3D3"/>
              <w:bottom w:val="single" w:sz="0" w:space="0" w:color="D3D3D3"/>
              <w:right w:val="single" w:sz="0" w:space="0" w:color="D3D3D3"/>
            </w:tcBorders>
          </w:tcPr>
          <w:p w14:paraId="179253ED" w14:textId="77777777" w:rsidR="00524773" w:rsidRDefault="00524773" w:rsidP="00C670FC">
            <w:pPr>
              <w:keepNext/>
              <w:spacing w:after="60"/>
              <w:rPr>
                <w:ins w:id="3639" w:author="Wittman, Jacob (CDC/DDNID/NCCDPHP/DDT) (CTR)" w:date="2023-08-15T14:04:00Z"/>
              </w:rPr>
            </w:pPr>
            <w:ins w:id="3640" w:author="Wittman, Jacob (CDC/DDNID/NCCDPHP/DDT) (CTR)" w:date="2023-08-15T14:04:00Z">
              <w:r>
                <w:rPr>
                  <w:rFonts w:ascii="Calibri" w:hAnsi="Calibri"/>
                  <w:sz w:val="20"/>
                </w:rPr>
                <w:t>53.0 (3.5)</w:t>
              </w:r>
            </w:ins>
          </w:p>
        </w:tc>
        <w:tc>
          <w:tcPr>
            <w:tcW w:w="0" w:type="auto"/>
            <w:tcBorders>
              <w:top w:val="single" w:sz="0" w:space="0" w:color="D3D3D3"/>
              <w:left w:val="single" w:sz="0" w:space="0" w:color="D3D3D3"/>
              <w:bottom w:val="single" w:sz="0" w:space="0" w:color="D3D3D3"/>
              <w:right w:val="single" w:sz="0" w:space="0" w:color="D3D3D3"/>
            </w:tcBorders>
          </w:tcPr>
          <w:p w14:paraId="63AA5A87" w14:textId="77777777" w:rsidR="00524773" w:rsidRDefault="00524773" w:rsidP="00C670FC">
            <w:pPr>
              <w:keepNext/>
              <w:spacing w:after="60"/>
              <w:rPr>
                <w:ins w:id="3641" w:author="Wittman, Jacob (CDC/DDNID/NCCDPHP/DDT) (CTR)" w:date="2023-08-15T14:04:00Z"/>
              </w:rPr>
            </w:pPr>
            <w:ins w:id="3642" w:author="Wittman, Jacob (CDC/DDNID/NCCDPHP/DDT) (CTR)" w:date="2023-08-15T14:04:00Z">
              <w:r>
                <w:rPr>
                  <w:rFonts w:ascii="Calibri" w:hAnsi="Calibri"/>
                  <w:sz w:val="20"/>
                </w:rPr>
                <w:t>50.5 (3.2)</w:t>
              </w:r>
            </w:ins>
          </w:p>
        </w:tc>
        <w:tc>
          <w:tcPr>
            <w:tcW w:w="0" w:type="auto"/>
            <w:tcBorders>
              <w:top w:val="single" w:sz="0" w:space="0" w:color="D3D3D3"/>
              <w:left w:val="single" w:sz="0" w:space="0" w:color="D3D3D3"/>
              <w:bottom w:val="single" w:sz="0" w:space="0" w:color="D3D3D3"/>
              <w:right w:val="single" w:sz="0" w:space="0" w:color="D3D3D3"/>
            </w:tcBorders>
          </w:tcPr>
          <w:p w14:paraId="195FC60F" w14:textId="77777777" w:rsidR="00524773" w:rsidRDefault="00524773" w:rsidP="00C670FC">
            <w:pPr>
              <w:keepNext/>
              <w:spacing w:after="60"/>
              <w:rPr>
                <w:ins w:id="3643" w:author="Wittman, Jacob (CDC/DDNID/NCCDPHP/DDT) (CTR)" w:date="2023-08-15T14:04:00Z"/>
              </w:rPr>
            </w:pPr>
            <w:ins w:id="3644" w:author="Wittman, Jacob (CDC/DDNID/NCCDPHP/DDT) (CTR)" w:date="2023-08-15T14:04:00Z">
              <w:r>
                <w:rPr>
                  <w:rFonts w:ascii="Calibri" w:hAnsi="Calibri"/>
                  <w:sz w:val="20"/>
                </w:rPr>
                <w:t>46.9 (3.1)</w:t>
              </w:r>
            </w:ins>
          </w:p>
        </w:tc>
        <w:tc>
          <w:tcPr>
            <w:tcW w:w="0" w:type="auto"/>
            <w:tcBorders>
              <w:top w:val="single" w:sz="0" w:space="0" w:color="D3D3D3"/>
              <w:left w:val="single" w:sz="0" w:space="0" w:color="D3D3D3"/>
              <w:bottom w:val="single" w:sz="0" w:space="0" w:color="D3D3D3"/>
              <w:right w:val="single" w:sz="0" w:space="0" w:color="D3D3D3"/>
            </w:tcBorders>
          </w:tcPr>
          <w:p w14:paraId="0A3DFF33" w14:textId="77777777" w:rsidR="00524773" w:rsidRDefault="00524773" w:rsidP="00C670FC">
            <w:pPr>
              <w:keepNext/>
              <w:spacing w:after="60"/>
              <w:rPr>
                <w:ins w:id="3645" w:author="Wittman, Jacob (CDC/DDNID/NCCDPHP/DDT) (CTR)" w:date="2023-08-15T14:04:00Z"/>
              </w:rPr>
            </w:pPr>
            <w:ins w:id="3646" w:author="Wittman, Jacob (CDC/DDNID/NCCDPHP/DDT) (CTR)" w:date="2023-08-15T14:04:00Z">
              <w:r>
                <w:rPr>
                  <w:rFonts w:ascii="Calibri" w:hAnsi="Calibri"/>
                  <w:sz w:val="20"/>
                </w:rPr>
                <w:t>53.6 (2.9)</w:t>
              </w:r>
            </w:ins>
          </w:p>
        </w:tc>
        <w:tc>
          <w:tcPr>
            <w:tcW w:w="0" w:type="auto"/>
            <w:tcBorders>
              <w:top w:val="single" w:sz="0" w:space="0" w:color="D3D3D3"/>
              <w:left w:val="single" w:sz="0" w:space="0" w:color="D3D3D3"/>
              <w:bottom w:val="single" w:sz="0" w:space="0" w:color="D3D3D3"/>
              <w:right w:val="single" w:sz="0" w:space="0" w:color="D3D3D3"/>
            </w:tcBorders>
          </w:tcPr>
          <w:p w14:paraId="07740187" w14:textId="77777777" w:rsidR="00524773" w:rsidRDefault="00524773" w:rsidP="00C670FC">
            <w:pPr>
              <w:keepNext/>
              <w:spacing w:after="60"/>
              <w:rPr>
                <w:ins w:id="3647" w:author="Wittman, Jacob (CDC/DDNID/NCCDPHP/DDT) (CTR)" w:date="2023-08-15T14:04:00Z"/>
              </w:rPr>
            </w:pPr>
            <w:ins w:id="3648" w:author="Wittman, Jacob (CDC/DDNID/NCCDPHP/DDT) (CTR)" w:date="2023-08-15T14:04:00Z">
              <w:r>
                <w:rPr>
                  <w:rFonts w:ascii="Calibri" w:hAnsi="Calibri"/>
                  <w:sz w:val="20"/>
                </w:rPr>
                <w:t>47.8 (3.1)</w:t>
              </w:r>
            </w:ins>
          </w:p>
        </w:tc>
        <w:tc>
          <w:tcPr>
            <w:tcW w:w="0" w:type="auto"/>
            <w:tcBorders>
              <w:top w:val="single" w:sz="0" w:space="0" w:color="D3D3D3"/>
              <w:left w:val="single" w:sz="0" w:space="0" w:color="D3D3D3"/>
              <w:bottom w:val="single" w:sz="0" w:space="0" w:color="D3D3D3"/>
              <w:right w:val="single" w:sz="0" w:space="0" w:color="D3D3D3"/>
            </w:tcBorders>
          </w:tcPr>
          <w:p w14:paraId="086B3BCA" w14:textId="77777777" w:rsidR="00524773" w:rsidRDefault="00524773" w:rsidP="00C670FC">
            <w:pPr>
              <w:keepNext/>
              <w:spacing w:after="60"/>
              <w:rPr>
                <w:ins w:id="3649" w:author="Wittman, Jacob (CDC/DDNID/NCCDPHP/DDT) (CTR)" w:date="2023-08-15T14:04:00Z"/>
              </w:rPr>
            </w:pPr>
            <w:ins w:id="3650" w:author="Wittman, Jacob (CDC/DDNID/NCCDPHP/DDT) (CTR)" w:date="2023-08-15T14:04:00Z">
              <w:r>
                <w:rPr>
                  <w:rFonts w:ascii="Calibri" w:hAnsi="Calibri"/>
                  <w:sz w:val="20"/>
                </w:rPr>
                <w:t>50.3 (3.1)</w:t>
              </w:r>
            </w:ins>
          </w:p>
        </w:tc>
        <w:tc>
          <w:tcPr>
            <w:tcW w:w="0" w:type="auto"/>
            <w:tcBorders>
              <w:top w:val="single" w:sz="0" w:space="0" w:color="D3D3D3"/>
              <w:left w:val="single" w:sz="0" w:space="0" w:color="D3D3D3"/>
              <w:bottom w:val="single" w:sz="0" w:space="0" w:color="D3D3D3"/>
              <w:right w:val="single" w:sz="0" w:space="0" w:color="D3D3D3"/>
            </w:tcBorders>
          </w:tcPr>
          <w:p w14:paraId="14E15A26" w14:textId="77777777" w:rsidR="00524773" w:rsidRDefault="00524773" w:rsidP="00C670FC">
            <w:pPr>
              <w:keepNext/>
              <w:spacing w:after="60"/>
              <w:rPr>
                <w:ins w:id="3651" w:author="Wittman, Jacob (CDC/DDNID/NCCDPHP/DDT) (CTR)" w:date="2023-08-15T14:04:00Z"/>
              </w:rPr>
            </w:pPr>
            <w:ins w:id="3652" w:author="Wittman, Jacob (CDC/DDNID/NCCDPHP/DDT) (CTR)" w:date="2023-08-15T14:04:00Z">
              <w:r>
                <w:rPr>
                  <w:rFonts w:ascii="Calibri" w:hAnsi="Calibri"/>
                  <w:sz w:val="20"/>
                </w:rPr>
                <w:t>53.3 (3.0)</w:t>
              </w:r>
            </w:ins>
          </w:p>
        </w:tc>
        <w:tc>
          <w:tcPr>
            <w:tcW w:w="0" w:type="auto"/>
            <w:tcBorders>
              <w:top w:val="single" w:sz="0" w:space="0" w:color="D3D3D3"/>
              <w:left w:val="single" w:sz="0" w:space="0" w:color="D3D3D3"/>
              <w:bottom w:val="single" w:sz="0" w:space="0" w:color="D3D3D3"/>
              <w:right w:val="single" w:sz="0" w:space="0" w:color="D3D3D3"/>
            </w:tcBorders>
          </w:tcPr>
          <w:p w14:paraId="244C2C43" w14:textId="77777777" w:rsidR="00524773" w:rsidRDefault="00524773" w:rsidP="00C670FC">
            <w:pPr>
              <w:keepNext/>
              <w:spacing w:after="60"/>
              <w:rPr>
                <w:ins w:id="3653" w:author="Wittman, Jacob (CDC/DDNID/NCCDPHP/DDT) (CTR)" w:date="2023-08-15T14:04:00Z"/>
              </w:rPr>
            </w:pPr>
            <w:ins w:id="3654" w:author="Wittman, Jacob (CDC/DDNID/NCCDPHP/DDT) (CTR)" w:date="2023-08-15T14:04:00Z">
              <w:r>
                <w:rPr>
                  <w:rFonts w:ascii="Calibri" w:hAnsi="Calibri"/>
                  <w:sz w:val="20"/>
                </w:rPr>
                <w:t>54.4 (3.2)</w:t>
              </w:r>
            </w:ins>
          </w:p>
        </w:tc>
        <w:tc>
          <w:tcPr>
            <w:tcW w:w="0" w:type="auto"/>
            <w:tcBorders>
              <w:top w:val="single" w:sz="0" w:space="0" w:color="D3D3D3"/>
              <w:left w:val="single" w:sz="0" w:space="0" w:color="D3D3D3"/>
              <w:bottom w:val="single" w:sz="0" w:space="0" w:color="D3D3D3"/>
              <w:right w:val="single" w:sz="0" w:space="0" w:color="D3D3D3"/>
            </w:tcBorders>
          </w:tcPr>
          <w:p w14:paraId="194AD29F" w14:textId="77777777" w:rsidR="00524773" w:rsidRDefault="00524773" w:rsidP="00C670FC">
            <w:pPr>
              <w:keepNext/>
              <w:spacing w:after="60"/>
              <w:rPr>
                <w:ins w:id="3655" w:author="Wittman, Jacob (CDC/DDNID/NCCDPHP/DDT) (CTR)" w:date="2023-08-15T14:04:00Z"/>
              </w:rPr>
            </w:pPr>
            <w:ins w:id="3656" w:author="Wittman, Jacob (CDC/DDNID/NCCDPHP/DDT) (CTR)" w:date="2023-08-15T14:04:00Z">
              <w:r>
                <w:rPr>
                  <w:rFonts w:ascii="Calibri" w:hAnsi="Calibri"/>
                  <w:sz w:val="20"/>
                </w:rPr>
                <w:t>52.9 (2.9)</w:t>
              </w:r>
            </w:ins>
          </w:p>
        </w:tc>
        <w:tc>
          <w:tcPr>
            <w:tcW w:w="0" w:type="auto"/>
            <w:tcBorders>
              <w:top w:val="single" w:sz="0" w:space="0" w:color="D3D3D3"/>
              <w:left w:val="single" w:sz="0" w:space="0" w:color="D3D3D3"/>
              <w:bottom w:val="single" w:sz="0" w:space="0" w:color="D3D3D3"/>
              <w:right w:val="single" w:sz="0" w:space="0" w:color="D3D3D3"/>
            </w:tcBorders>
          </w:tcPr>
          <w:p w14:paraId="667ECDCA" w14:textId="77777777" w:rsidR="00524773" w:rsidRDefault="00524773" w:rsidP="00C670FC">
            <w:pPr>
              <w:keepNext/>
              <w:spacing w:after="60"/>
              <w:rPr>
                <w:ins w:id="3657" w:author="Wittman, Jacob (CDC/DDNID/NCCDPHP/DDT) (CTR)" w:date="2023-08-15T14:04:00Z"/>
              </w:rPr>
            </w:pPr>
            <w:ins w:id="3658" w:author="Wittman, Jacob (CDC/DDNID/NCCDPHP/DDT) (CTR)" w:date="2023-08-15T14:04:00Z">
              <w:r>
                <w:rPr>
                  <w:rFonts w:ascii="Calibri" w:hAnsi="Calibri"/>
                  <w:sz w:val="20"/>
                </w:rPr>
                <w:t>50.5 (3.0)</w:t>
              </w:r>
            </w:ins>
          </w:p>
        </w:tc>
        <w:tc>
          <w:tcPr>
            <w:tcW w:w="0" w:type="auto"/>
            <w:tcBorders>
              <w:top w:val="single" w:sz="0" w:space="0" w:color="D3D3D3"/>
              <w:left w:val="single" w:sz="0" w:space="0" w:color="D3D3D3"/>
              <w:bottom w:val="single" w:sz="0" w:space="0" w:color="D3D3D3"/>
              <w:right w:val="single" w:sz="0" w:space="0" w:color="D3D3D3"/>
            </w:tcBorders>
          </w:tcPr>
          <w:p w14:paraId="29A9A8C8" w14:textId="77777777" w:rsidR="00524773" w:rsidRDefault="00524773" w:rsidP="00C670FC">
            <w:pPr>
              <w:keepNext/>
              <w:spacing w:after="60"/>
              <w:rPr>
                <w:ins w:id="3659" w:author="Wittman, Jacob (CDC/DDNID/NCCDPHP/DDT) (CTR)" w:date="2023-08-15T14:04:00Z"/>
              </w:rPr>
            </w:pPr>
            <w:ins w:id="3660" w:author="Wittman, Jacob (CDC/DDNID/NCCDPHP/DDT) (CTR)" w:date="2023-08-15T14:04:00Z">
              <w:r>
                <w:rPr>
                  <w:rFonts w:ascii="Calibri" w:hAnsi="Calibri"/>
                  <w:sz w:val="20"/>
                </w:rPr>
                <w:t>49.2 (3.3)</w:t>
              </w:r>
            </w:ins>
          </w:p>
        </w:tc>
        <w:tc>
          <w:tcPr>
            <w:tcW w:w="0" w:type="auto"/>
            <w:tcBorders>
              <w:top w:val="single" w:sz="0" w:space="0" w:color="D3D3D3"/>
              <w:left w:val="single" w:sz="0" w:space="0" w:color="D3D3D3"/>
              <w:bottom w:val="single" w:sz="0" w:space="0" w:color="D3D3D3"/>
              <w:right w:val="single" w:sz="0" w:space="0" w:color="D3D3D3"/>
            </w:tcBorders>
          </w:tcPr>
          <w:p w14:paraId="6CBCD7CC" w14:textId="77777777" w:rsidR="00524773" w:rsidRDefault="00524773" w:rsidP="00C670FC">
            <w:pPr>
              <w:keepNext/>
              <w:spacing w:after="60"/>
              <w:rPr>
                <w:ins w:id="3661" w:author="Wittman, Jacob (CDC/DDNID/NCCDPHP/DDT) (CTR)" w:date="2023-08-15T14:04:00Z"/>
              </w:rPr>
            </w:pPr>
            <w:ins w:id="3662" w:author="Wittman, Jacob (CDC/DDNID/NCCDPHP/DDT) (CTR)" w:date="2023-08-15T14:04:00Z">
              <w:r>
                <w:rPr>
                  <w:rFonts w:ascii="Calibri" w:hAnsi="Calibri"/>
                  <w:sz w:val="20"/>
                </w:rPr>
                <w:t>56.1 (3.6)</w:t>
              </w:r>
            </w:ins>
          </w:p>
        </w:tc>
        <w:tc>
          <w:tcPr>
            <w:tcW w:w="0" w:type="auto"/>
            <w:tcBorders>
              <w:top w:val="single" w:sz="0" w:space="0" w:color="D3D3D3"/>
              <w:left w:val="single" w:sz="0" w:space="0" w:color="D3D3D3"/>
              <w:bottom w:val="single" w:sz="0" w:space="0" w:color="D3D3D3"/>
              <w:right w:val="single" w:sz="0" w:space="0" w:color="D3D3D3"/>
            </w:tcBorders>
          </w:tcPr>
          <w:p w14:paraId="23AF9077" w14:textId="77777777" w:rsidR="00524773" w:rsidRDefault="00524773" w:rsidP="00C670FC">
            <w:pPr>
              <w:keepNext/>
              <w:spacing w:after="60"/>
              <w:rPr>
                <w:ins w:id="3663" w:author="Wittman, Jacob (CDC/DDNID/NCCDPHP/DDT) (CTR)" w:date="2023-08-15T14:04:00Z"/>
              </w:rPr>
            </w:pPr>
            <w:ins w:id="3664" w:author="Wittman, Jacob (CDC/DDNID/NCCDPHP/DDT) (CTR)" w:date="2023-08-15T14:04:00Z">
              <w:r>
                <w:rPr>
                  <w:rFonts w:ascii="Calibri" w:hAnsi="Calibri"/>
                  <w:sz w:val="20"/>
                </w:rPr>
                <w:t>49.8 (4.0)</w:t>
              </w:r>
            </w:ins>
          </w:p>
        </w:tc>
        <w:tc>
          <w:tcPr>
            <w:tcW w:w="0" w:type="auto"/>
            <w:tcBorders>
              <w:top w:val="single" w:sz="0" w:space="0" w:color="D3D3D3"/>
              <w:left w:val="single" w:sz="0" w:space="0" w:color="D3D3D3"/>
              <w:bottom w:val="single" w:sz="0" w:space="0" w:color="D3D3D3"/>
              <w:right w:val="single" w:sz="0" w:space="0" w:color="D3D3D3"/>
            </w:tcBorders>
          </w:tcPr>
          <w:p w14:paraId="2145F9AD" w14:textId="77777777" w:rsidR="00524773" w:rsidRDefault="00524773" w:rsidP="00C670FC">
            <w:pPr>
              <w:keepNext/>
              <w:spacing w:after="60"/>
              <w:rPr>
                <w:ins w:id="3665" w:author="Wittman, Jacob (CDC/DDNID/NCCDPHP/DDT) (CTR)" w:date="2023-08-15T14:04:00Z"/>
              </w:rPr>
            </w:pPr>
            <w:ins w:id="3666" w:author="Wittman, Jacob (CDC/DDNID/NCCDPHP/DDT) (CTR)" w:date="2023-08-15T14:04:00Z">
              <w:r>
                <w:rPr>
                  <w:rFonts w:ascii="Calibri" w:hAnsi="Calibri"/>
                  <w:sz w:val="20"/>
                </w:rPr>
                <w:t>6.0 (-13.1, 25.1)</w:t>
              </w:r>
            </w:ins>
          </w:p>
        </w:tc>
        <w:tc>
          <w:tcPr>
            <w:tcW w:w="0" w:type="auto"/>
            <w:tcBorders>
              <w:top w:val="single" w:sz="0" w:space="0" w:color="D3D3D3"/>
              <w:left w:val="single" w:sz="0" w:space="0" w:color="D3D3D3"/>
              <w:bottom w:val="single" w:sz="0" w:space="0" w:color="D3D3D3"/>
              <w:right w:val="single" w:sz="0" w:space="0" w:color="D3D3D3"/>
            </w:tcBorders>
          </w:tcPr>
          <w:p w14:paraId="14883086" w14:textId="77777777" w:rsidR="00524773" w:rsidRDefault="00524773" w:rsidP="00C670FC">
            <w:pPr>
              <w:keepNext/>
              <w:spacing w:after="60"/>
              <w:rPr>
                <w:ins w:id="36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7BA53E1" w14:textId="77777777" w:rsidR="00524773" w:rsidRDefault="00524773" w:rsidP="00C670FC">
            <w:pPr>
              <w:keepNext/>
              <w:spacing w:after="60"/>
              <w:rPr>
                <w:ins w:id="3668" w:author="Wittman, Jacob (CDC/DDNID/NCCDPHP/DDT) (CTR)" w:date="2023-08-15T14:04:00Z"/>
              </w:rPr>
            </w:pPr>
            <w:ins w:id="3669" w:author="Wittman, Jacob (CDC/DDNID/NCCDPHP/DDT) (CTR)" w:date="2023-08-15T14:04:00Z">
              <w:r>
                <w:rPr>
                  <w:rFonts w:ascii="Calibri" w:hAnsi="Calibri"/>
                  <w:sz w:val="20"/>
                </w:rPr>
                <w:t>0.5 (-0.5, 1.5)</w:t>
              </w:r>
            </w:ins>
          </w:p>
        </w:tc>
        <w:tc>
          <w:tcPr>
            <w:tcW w:w="0" w:type="auto"/>
            <w:tcBorders>
              <w:top w:val="single" w:sz="0" w:space="0" w:color="D3D3D3"/>
              <w:left w:val="single" w:sz="0" w:space="0" w:color="D3D3D3"/>
              <w:bottom w:val="single" w:sz="0" w:space="0" w:color="D3D3D3"/>
              <w:right w:val="single" w:sz="0" w:space="0" w:color="D3D3D3"/>
            </w:tcBorders>
          </w:tcPr>
          <w:p w14:paraId="5230B85A" w14:textId="77777777" w:rsidR="00524773" w:rsidRDefault="00524773" w:rsidP="00C670FC">
            <w:pPr>
              <w:keepNext/>
              <w:spacing w:after="60"/>
              <w:rPr>
                <w:ins w:id="3670" w:author="Wittman, Jacob (CDC/DDNID/NCCDPHP/DDT) (CTR)" w:date="2023-08-15T14:04:00Z"/>
              </w:rPr>
            </w:pPr>
            <w:ins w:id="3671" w:author="Wittman, Jacob (CDC/DDNID/NCCDPHP/DDT) (CTR)" w:date="2023-08-15T14:04:00Z">
              <w:r>
                <w:rPr>
                  <w:rFonts w:ascii="Calibri" w:hAnsi="Calibri"/>
                  <w:sz w:val="20"/>
                </w:rPr>
                <w:t>0.5 (-0.5, 1.5)</w:t>
              </w:r>
            </w:ins>
          </w:p>
        </w:tc>
      </w:tr>
      <w:tr w:rsidR="00524773" w14:paraId="5E826915" w14:textId="77777777" w:rsidTr="00C670FC">
        <w:trPr>
          <w:cantSplit/>
          <w:jc w:val="center"/>
          <w:ins w:id="367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5F37F68" w14:textId="77777777" w:rsidR="00524773" w:rsidRDefault="00524773" w:rsidP="00C670FC">
            <w:pPr>
              <w:keepNext/>
              <w:spacing w:after="60"/>
              <w:rPr>
                <w:ins w:id="3673" w:author="Wittman, Jacob (CDC/DDNID/NCCDPHP/DDT) (CTR)" w:date="2023-08-15T14:04:00Z"/>
              </w:rPr>
            </w:pPr>
            <w:ins w:id="3674"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096B85E3" w14:textId="77777777" w:rsidR="00524773" w:rsidRDefault="00524773" w:rsidP="00C670FC">
            <w:pPr>
              <w:keepNext/>
              <w:spacing w:after="60"/>
              <w:rPr>
                <w:ins w:id="3675" w:author="Wittman, Jacob (CDC/DDNID/NCCDPHP/DDT) (CTR)" w:date="2023-08-15T14:04:00Z"/>
              </w:rPr>
            </w:pPr>
            <w:ins w:id="3676" w:author="Wittman, Jacob (CDC/DDNID/NCCDPHP/DDT) (CTR)" w:date="2023-08-15T14:04:00Z">
              <w:r>
                <w:rPr>
                  <w:rFonts w:ascii="Calibri" w:hAnsi="Calibri"/>
                  <w:sz w:val="20"/>
                </w:rPr>
                <w:t>54.4 (1.2)</w:t>
              </w:r>
            </w:ins>
          </w:p>
        </w:tc>
        <w:tc>
          <w:tcPr>
            <w:tcW w:w="0" w:type="auto"/>
            <w:tcBorders>
              <w:top w:val="single" w:sz="0" w:space="0" w:color="D3D3D3"/>
              <w:left w:val="single" w:sz="0" w:space="0" w:color="D3D3D3"/>
              <w:bottom w:val="single" w:sz="0" w:space="0" w:color="D3D3D3"/>
              <w:right w:val="single" w:sz="0" w:space="0" w:color="D3D3D3"/>
            </w:tcBorders>
          </w:tcPr>
          <w:p w14:paraId="7CFC056A" w14:textId="77777777" w:rsidR="00524773" w:rsidRDefault="00524773" w:rsidP="00C670FC">
            <w:pPr>
              <w:keepNext/>
              <w:spacing w:after="60"/>
              <w:rPr>
                <w:ins w:id="3677" w:author="Wittman, Jacob (CDC/DDNID/NCCDPHP/DDT) (CTR)" w:date="2023-08-15T14:04:00Z"/>
              </w:rPr>
            </w:pPr>
            <w:ins w:id="3678" w:author="Wittman, Jacob (CDC/DDNID/NCCDPHP/DDT) (CTR)" w:date="2023-08-15T14:04:00Z">
              <w:r>
                <w:rPr>
                  <w:rFonts w:ascii="Calibri" w:hAnsi="Calibri"/>
                  <w:sz w:val="20"/>
                </w:rPr>
                <w:t>54.3 (3.0)</w:t>
              </w:r>
            </w:ins>
          </w:p>
        </w:tc>
        <w:tc>
          <w:tcPr>
            <w:tcW w:w="0" w:type="auto"/>
            <w:tcBorders>
              <w:top w:val="single" w:sz="0" w:space="0" w:color="D3D3D3"/>
              <w:left w:val="single" w:sz="0" w:space="0" w:color="D3D3D3"/>
              <w:bottom w:val="single" w:sz="0" w:space="0" w:color="D3D3D3"/>
              <w:right w:val="single" w:sz="0" w:space="0" w:color="D3D3D3"/>
            </w:tcBorders>
          </w:tcPr>
          <w:p w14:paraId="6B68BD4C" w14:textId="77777777" w:rsidR="00524773" w:rsidRDefault="00524773" w:rsidP="00C670FC">
            <w:pPr>
              <w:keepNext/>
              <w:spacing w:after="60"/>
              <w:rPr>
                <w:ins w:id="3679" w:author="Wittman, Jacob (CDC/DDNID/NCCDPHP/DDT) (CTR)" w:date="2023-08-15T14:04:00Z"/>
              </w:rPr>
            </w:pPr>
            <w:ins w:id="3680" w:author="Wittman, Jacob (CDC/DDNID/NCCDPHP/DDT) (CTR)" w:date="2023-08-15T14:04:00Z">
              <w:r>
                <w:rPr>
                  <w:rFonts w:ascii="Calibri" w:hAnsi="Calibri"/>
                  <w:sz w:val="20"/>
                </w:rPr>
                <w:t>48.0 (3.1)</w:t>
              </w:r>
            </w:ins>
          </w:p>
        </w:tc>
        <w:tc>
          <w:tcPr>
            <w:tcW w:w="0" w:type="auto"/>
            <w:tcBorders>
              <w:top w:val="single" w:sz="0" w:space="0" w:color="D3D3D3"/>
              <w:left w:val="single" w:sz="0" w:space="0" w:color="D3D3D3"/>
              <w:bottom w:val="single" w:sz="0" w:space="0" w:color="D3D3D3"/>
              <w:right w:val="single" w:sz="0" w:space="0" w:color="D3D3D3"/>
            </w:tcBorders>
          </w:tcPr>
          <w:p w14:paraId="2C330E50" w14:textId="77777777" w:rsidR="00524773" w:rsidRDefault="00524773" w:rsidP="00C670FC">
            <w:pPr>
              <w:keepNext/>
              <w:spacing w:after="60"/>
              <w:rPr>
                <w:ins w:id="3681" w:author="Wittman, Jacob (CDC/DDNID/NCCDPHP/DDT) (CTR)" w:date="2023-08-15T14:04:00Z"/>
              </w:rPr>
            </w:pPr>
            <w:ins w:id="3682" w:author="Wittman, Jacob (CDC/DDNID/NCCDPHP/DDT) (CTR)" w:date="2023-08-15T14:04:00Z">
              <w:r>
                <w:rPr>
                  <w:rFonts w:ascii="Calibri" w:hAnsi="Calibri"/>
                  <w:sz w:val="20"/>
                </w:rPr>
                <w:t>56.3 (2.6)</w:t>
              </w:r>
            </w:ins>
          </w:p>
        </w:tc>
        <w:tc>
          <w:tcPr>
            <w:tcW w:w="0" w:type="auto"/>
            <w:tcBorders>
              <w:top w:val="single" w:sz="0" w:space="0" w:color="D3D3D3"/>
              <w:left w:val="single" w:sz="0" w:space="0" w:color="D3D3D3"/>
              <w:bottom w:val="single" w:sz="0" w:space="0" w:color="D3D3D3"/>
              <w:right w:val="single" w:sz="0" w:space="0" w:color="D3D3D3"/>
            </w:tcBorders>
          </w:tcPr>
          <w:p w14:paraId="3DB8D6B9" w14:textId="77777777" w:rsidR="00524773" w:rsidRDefault="00524773" w:rsidP="00C670FC">
            <w:pPr>
              <w:keepNext/>
              <w:spacing w:after="60"/>
              <w:rPr>
                <w:ins w:id="3683" w:author="Wittman, Jacob (CDC/DDNID/NCCDPHP/DDT) (CTR)" w:date="2023-08-15T14:04:00Z"/>
              </w:rPr>
            </w:pPr>
            <w:ins w:id="3684" w:author="Wittman, Jacob (CDC/DDNID/NCCDPHP/DDT) (CTR)" w:date="2023-08-15T14:04:00Z">
              <w:r>
                <w:rPr>
                  <w:rFonts w:ascii="Calibri" w:hAnsi="Calibri"/>
                  <w:sz w:val="20"/>
                </w:rPr>
                <w:t>57.1 (2.7)</w:t>
              </w:r>
            </w:ins>
          </w:p>
        </w:tc>
        <w:tc>
          <w:tcPr>
            <w:tcW w:w="0" w:type="auto"/>
            <w:tcBorders>
              <w:top w:val="single" w:sz="0" w:space="0" w:color="D3D3D3"/>
              <w:left w:val="single" w:sz="0" w:space="0" w:color="D3D3D3"/>
              <w:bottom w:val="single" w:sz="0" w:space="0" w:color="D3D3D3"/>
              <w:right w:val="single" w:sz="0" w:space="0" w:color="D3D3D3"/>
            </w:tcBorders>
          </w:tcPr>
          <w:p w14:paraId="771251DE" w14:textId="77777777" w:rsidR="00524773" w:rsidRDefault="00524773" w:rsidP="00C670FC">
            <w:pPr>
              <w:keepNext/>
              <w:spacing w:after="60"/>
              <w:rPr>
                <w:ins w:id="3685" w:author="Wittman, Jacob (CDC/DDNID/NCCDPHP/DDT) (CTR)" w:date="2023-08-15T14:04:00Z"/>
              </w:rPr>
            </w:pPr>
            <w:ins w:id="3686" w:author="Wittman, Jacob (CDC/DDNID/NCCDPHP/DDT) (CTR)" w:date="2023-08-15T14:04:00Z">
              <w:r>
                <w:rPr>
                  <w:rFonts w:ascii="Calibri" w:hAnsi="Calibri"/>
                  <w:sz w:val="20"/>
                </w:rPr>
                <w:t>52.4 (2.9)</w:t>
              </w:r>
            </w:ins>
          </w:p>
        </w:tc>
        <w:tc>
          <w:tcPr>
            <w:tcW w:w="0" w:type="auto"/>
            <w:tcBorders>
              <w:top w:val="single" w:sz="0" w:space="0" w:color="D3D3D3"/>
              <w:left w:val="single" w:sz="0" w:space="0" w:color="D3D3D3"/>
              <w:bottom w:val="single" w:sz="0" w:space="0" w:color="D3D3D3"/>
              <w:right w:val="single" w:sz="0" w:space="0" w:color="D3D3D3"/>
            </w:tcBorders>
          </w:tcPr>
          <w:p w14:paraId="14DBA99D" w14:textId="77777777" w:rsidR="00524773" w:rsidRDefault="00524773" w:rsidP="00C670FC">
            <w:pPr>
              <w:keepNext/>
              <w:spacing w:after="60"/>
              <w:rPr>
                <w:ins w:id="3687" w:author="Wittman, Jacob (CDC/DDNID/NCCDPHP/DDT) (CTR)" w:date="2023-08-15T14:04:00Z"/>
              </w:rPr>
            </w:pPr>
            <w:ins w:id="3688" w:author="Wittman, Jacob (CDC/DDNID/NCCDPHP/DDT) (CTR)" w:date="2023-08-15T14:04:00Z">
              <w:r>
                <w:rPr>
                  <w:rFonts w:ascii="Calibri" w:hAnsi="Calibri"/>
                  <w:sz w:val="20"/>
                </w:rPr>
                <w:t>47.3 (3.1)</w:t>
              </w:r>
            </w:ins>
          </w:p>
        </w:tc>
        <w:tc>
          <w:tcPr>
            <w:tcW w:w="0" w:type="auto"/>
            <w:tcBorders>
              <w:top w:val="single" w:sz="0" w:space="0" w:color="D3D3D3"/>
              <w:left w:val="single" w:sz="0" w:space="0" w:color="D3D3D3"/>
              <w:bottom w:val="single" w:sz="0" w:space="0" w:color="D3D3D3"/>
              <w:right w:val="single" w:sz="0" w:space="0" w:color="D3D3D3"/>
            </w:tcBorders>
          </w:tcPr>
          <w:p w14:paraId="4A06982B" w14:textId="77777777" w:rsidR="00524773" w:rsidRDefault="00524773" w:rsidP="00C670FC">
            <w:pPr>
              <w:keepNext/>
              <w:spacing w:after="60"/>
              <w:rPr>
                <w:ins w:id="3689" w:author="Wittman, Jacob (CDC/DDNID/NCCDPHP/DDT) (CTR)" w:date="2023-08-15T14:04:00Z"/>
              </w:rPr>
            </w:pPr>
            <w:ins w:id="3690" w:author="Wittman, Jacob (CDC/DDNID/NCCDPHP/DDT) (CTR)" w:date="2023-08-15T14:04:00Z">
              <w:r>
                <w:rPr>
                  <w:rFonts w:ascii="Calibri" w:hAnsi="Calibri"/>
                  <w:sz w:val="20"/>
                </w:rPr>
                <w:t>51.4 (3.1)</w:t>
              </w:r>
            </w:ins>
          </w:p>
        </w:tc>
        <w:tc>
          <w:tcPr>
            <w:tcW w:w="0" w:type="auto"/>
            <w:tcBorders>
              <w:top w:val="single" w:sz="0" w:space="0" w:color="D3D3D3"/>
              <w:left w:val="single" w:sz="0" w:space="0" w:color="D3D3D3"/>
              <w:bottom w:val="single" w:sz="0" w:space="0" w:color="D3D3D3"/>
              <w:right w:val="single" w:sz="0" w:space="0" w:color="D3D3D3"/>
            </w:tcBorders>
          </w:tcPr>
          <w:p w14:paraId="7A0882EF" w14:textId="77777777" w:rsidR="00524773" w:rsidRDefault="00524773" w:rsidP="00C670FC">
            <w:pPr>
              <w:keepNext/>
              <w:spacing w:after="60"/>
              <w:rPr>
                <w:ins w:id="3691" w:author="Wittman, Jacob (CDC/DDNID/NCCDPHP/DDT) (CTR)" w:date="2023-08-15T14:04:00Z"/>
              </w:rPr>
            </w:pPr>
            <w:ins w:id="3692" w:author="Wittman, Jacob (CDC/DDNID/NCCDPHP/DDT) (CTR)" w:date="2023-08-15T14:04:00Z">
              <w:r>
                <w:rPr>
                  <w:rFonts w:ascii="Calibri" w:hAnsi="Calibri"/>
                  <w:sz w:val="20"/>
                </w:rPr>
                <w:t>52.9 (2.9)</w:t>
              </w:r>
            </w:ins>
          </w:p>
        </w:tc>
        <w:tc>
          <w:tcPr>
            <w:tcW w:w="0" w:type="auto"/>
            <w:tcBorders>
              <w:top w:val="single" w:sz="0" w:space="0" w:color="D3D3D3"/>
              <w:left w:val="single" w:sz="0" w:space="0" w:color="D3D3D3"/>
              <w:bottom w:val="single" w:sz="0" w:space="0" w:color="D3D3D3"/>
              <w:right w:val="single" w:sz="0" w:space="0" w:color="D3D3D3"/>
            </w:tcBorders>
          </w:tcPr>
          <w:p w14:paraId="3393F872" w14:textId="77777777" w:rsidR="00524773" w:rsidRDefault="00524773" w:rsidP="00C670FC">
            <w:pPr>
              <w:keepNext/>
              <w:spacing w:after="60"/>
              <w:rPr>
                <w:ins w:id="3693" w:author="Wittman, Jacob (CDC/DDNID/NCCDPHP/DDT) (CTR)" w:date="2023-08-15T14:04:00Z"/>
              </w:rPr>
            </w:pPr>
            <w:ins w:id="3694" w:author="Wittman, Jacob (CDC/DDNID/NCCDPHP/DDT) (CTR)" w:date="2023-08-15T14:04:00Z">
              <w:r>
                <w:rPr>
                  <w:rFonts w:ascii="Calibri" w:hAnsi="Calibri"/>
                  <w:sz w:val="20"/>
                </w:rPr>
                <w:t>56.3 (2.9)</w:t>
              </w:r>
            </w:ins>
          </w:p>
        </w:tc>
        <w:tc>
          <w:tcPr>
            <w:tcW w:w="0" w:type="auto"/>
            <w:tcBorders>
              <w:top w:val="single" w:sz="0" w:space="0" w:color="D3D3D3"/>
              <w:left w:val="single" w:sz="0" w:space="0" w:color="D3D3D3"/>
              <w:bottom w:val="single" w:sz="0" w:space="0" w:color="D3D3D3"/>
              <w:right w:val="single" w:sz="0" w:space="0" w:color="D3D3D3"/>
            </w:tcBorders>
          </w:tcPr>
          <w:p w14:paraId="4EAEFD5D" w14:textId="77777777" w:rsidR="00524773" w:rsidRDefault="00524773" w:rsidP="00C670FC">
            <w:pPr>
              <w:keepNext/>
              <w:spacing w:after="60"/>
              <w:rPr>
                <w:ins w:id="3695" w:author="Wittman, Jacob (CDC/DDNID/NCCDPHP/DDT) (CTR)" w:date="2023-08-15T14:04:00Z"/>
              </w:rPr>
            </w:pPr>
            <w:ins w:id="3696" w:author="Wittman, Jacob (CDC/DDNID/NCCDPHP/DDT) (CTR)" w:date="2023-08-15T14:04:00Z">
              <w:r>
                <w:rPr>
                  <w:rFonts w:ascii="Calibri" w:hAnsi="Calibri"/>
                  <w:sz w:val="20"/>
                </w:rPr>
                <w:t>54.7 (2.7)</w:t>
              </w:r>
            </w:ins>
          </w:p>
        </w:tc>
        <w:tc>
          <w:tcPr>
            <w:tcW w:w="0" w:type="auto"/>
            <w:tcBorders>
              <w:top w:val="single" w:sz="0" w:space="0" w:color="D3D3D3"/>
              <w:left w:val="single" w:sz="0" w:space="0" w:color="D3D3D3"/>
              <w:bottom w:val="single" w:sz="0" w:space="0" w:color="D3D3D3"/>
              <w:right w:val="single" w:sz="0" w:space="0" w:color="D3D3D3"/>
            </w:tcBorders>
          </w:tcPr>
          <w:p w14:paraId="2A3AAB5C" w14:textId="77777777" w:rsidR="00524773" w:rsidRDefault="00524773" w:rsidP="00C670FC">
            <w:pPr>
              <w:keepNext/>
              <w:spacing w:after="60"/>
              <w:rPr>
                <w:ins w:id="3697" w:author="Wittman, Jacob (CDC/DDNID/NCCDPHP/DDT) (CTR)" w:date="2023-08-15T14:04:00Z"/>
              </w:rPr>
            </w:pPr>
            <w:ins w:id="3698" w:author="Wittman, Jacob (CDC/DDNID/NCCDPHP/DDT) (CTR)" w:date="2023-08-15T14:04:00Z">
              <w:r>
                <w:rPr>
                  <w:rFonts w:ascii="Calibri" w:hAnsi="Calibri"/>
                  <w:sz w:val="20"/>
                </w:rPr>
                <w:t>61.1 (2.8)</w:t>
              </w:r>
            </w:ins>
          </w:p>
        </w:tc>
        <w:tc>
          <w:tcPr>
            <w:tcW w:w="0" w:type="auto"/>
            <w:tcBorders>
              <w:top w:val="single" w:sz="0" w:space="0" w:color="D3D3D3"/>
              <w:left w:val="single" w:sz="0" w:space="0" w:color="D3D3D3"/>
              <w:bottom w:val="single" w:sz="0" w:space="0" w:color="D3D3D3"/>
              <w:right w:val="single" w:sz="0" w:space="0" w:color="D3D3D3"/>
            </w:tcBorders>
          </w:tcPr>
          <w:p w14:paraId="27CCA258" w14:textId="77777777" w:rsidR="00524773" w:rsidRDefault="00524773" w:rsidP="00C670FC">
            <w:pPr>
              <w:keepNext/>
              <w:spacing w:after="60"/>
              <w:rPr>
                <w:ins w:id="3699" w:author="Wittman, Jacob (CDC/DDNID/NCCDPHP/DDT) (CTR)" w:date="2023-08-15T14:04:00Z"/>
              </w:rPr>
            </w:pPr>
            <w:ins w:id="3700" w:author="Wittman, Jacob (CDC/DDNID/NCCDPHP/DDT) (CTR)" w:date="2023-08-15T14:04:00Z">
              <w:r>
                <w:rPr>
                  <w:rFonts w:ascii="Calibri" w:hAnsi="Calibri"/>
                  <w:sz w:val="20"/>
                </w:rPr>
                <w:t>60.7 (3.2)</w:t>
              </w:r>
            </w:ins>
          </w:p>
        </w:tc>
        <w:tc>
          <w:tcPr>
            <w:tcW w:w="0" w:type="auto"/>
            <w:tcBorders>
              <w:top w:val="single" w:sz="0" w:space="0" w:color="D3D3D3"/>
              <w:left w:val="single" w:sz="0" w:space="0" w:color="D3D3D3"/>
              <w:bottom w:val="single" w:sz="0" w:space="0" w:color="D3D3D3"/>
              <w:right w:val="single" w:sz="0" w:space="0" w:color="D3D3D3"/>
            </w:tcBorders>
          </w:tcPr>
          <w:p w14:paraId="707CCD1A" w14:textId="77777777" w:rsidR="00524773" w:rsidRDefault="00524773" w:rsidP="00C670FC">
            <w:pPr>
              <w:keepNext/>
              <w:spacing w:after="60"/>
              <w:rPr>
                <w:ins w:id="3701" w:author="Wittman, Jacob (CDC/DDNID/NCCDPHP/DDT) (CTR)" w:date="2023-08-15T14:04:00Z"/>
              </w:rPr>
            </w:pPr>
            <w:ins w:id="3702" w:author="Wittman, Jacob (CDC/DDNID/NCCDPHP/DDT) (CTR)" w:date="2023-08-15T14:04:00Z">
              <w:r>
                <w:rPr>
                  <w:rFonts w:ascii="Calibri" w:hAnsi="Calibri"/>
                  <w:sz w:val="20"/>
                </w:rPr>
                <w:t>68.0 (3.5)</w:t>
              </w:r>
            </w:ins>
          </w:p>
        </w:tc>
        <w:tc>
          <w:tcPr>
            <w:tcW w:w="0" w:type="auto"/>
            <w:tcBorders>
              <w:top w:val="single" w:sz="0" w:space="0" w:color="D3D3D3"/>
              <w:left w:val="single" w:sz="0" w:space="0" w:color="D3D3D3"/>
              <w:bottom w:val="single" w:sz="0" w:space="0" w:color="D3D3D3"/>
              <w:right w:val="single" w:sz="0" w:space="0" w:color="D3D3D3"/>
            </w:tcBorders>
          </w:tcPr>
          <w:p w14:paraId="7ED5550E" w14:textId="77777777" w:rsidR="00524773" w:rsidRDefault="00524773" w:rsidP="00C670FC">
            <w:pPr>
              <w:keepNext/>
              <w:spacing w:after="60"/>
              <w:rPr>
                <w:ins w:id="3703" w:author="Wittman, Jacob (CDC/DDNID/NCCDPHP/DDT) (CTR)" w:date="2023-08-15T14:04:00Z"/>
              </w:rPr>
            </w:pPr>
            <w:ins w:id="3704" w:author="Wittman, Jacob (CDC/DDNID/NCCDPHP/DDT) (CTR)" w:date="2023-08-15T14:04:00Z">
              <w:r>
                <w:rPr>
                  <w:rFonts w:ascii="Calibri" w:hAnsi="Calibri"/>
                  <w:sz w:val="20"/>
                </w:rPr>
                <w:t>11.7 (-5.2, 28.6)</w:t>
              </w:r>
            </w:ins>
          </w:p>
        </w:tc>
        <w:tc>
          <w:tcPr>
            <w:tcW w:w="0" w:type="auto"/>
            <w:tcBorders>
              <w:top w:val="single" w:sz="0" w:space="0" w:color="D3D3D3"/>
              <w:left w:val="single" w:sz="0" w:space="0" w:color="D3D3D3"/>
              <w:bottom w:val="single" w:sz="0" w:space="0" w:color="D3D3D3"/>
              <w:right w:val="single" w:sz="0" w:space="0" w:color="D3D3D3"/>
            </w:tcBorders>
          </w:tcPr>
          <w:p w14:paraId="592CE89B" w14:textId="77777777" w:rsidR="00524773" w:rsidRDefault="00524773" w:rsidP="00C670FC">
            <w:pPr>
              <w:keepNext/>
              <w:spacing w:after="60"/>
              <w:rPr>
                <w:ins w:id="37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AE45927" w14:textId="77777777" w:rsidR="00524773" w:rsidRDefault="00524773" w:rsidP="00C670FC">
            <w:pPr>
              <w:keepNext/>
              <w:spacing w:after="60"/>
              <w:rPr>
                <w:ins w:id="3706" w:author="Wittman, Jacob (CDC/DDNID/NCCDPHP/DDT) (CTR)" w:date="2023-08-15T14:04:00Z"/>
              </w:rPr>
            </w:pPr>
            <w:ins w:id="3707" w:author="Wittman, Jacob (CDC/DDNID/NCCDPHP/DDT) (CTR)" w:date="2023-08-15T14:04:00Z">
              <w:r>
                <w:rPr>
                  <w:rFonts w:ascii="Calibri" w:hAnsi="Calibri"/>
                  <w:sz w:val="20"/>
                </w:rPr>
                <w:t>1.1 (-0.2, 2.5)</w:t>
              </w:r>
            </w:ins>
          </w:p>
        </w:tc>
        <w:tc>
          <w:tcPr>
            <w:tcW w:w="0" w:type="auto"/>
            <w:tcBorders>
              <w:top w:val="single" w:sz="0" w:space="0" w:color="D3D3D3"/>
              <w:left w:val="single" w:sz="0" w:space="0" w:color="D3D3D3"/>
              <w:bottom w:val="single" w:sz="0" w:space="0" w:color="D3D3D3"/>
              <w:right w:val="single" w:sz="0" w:space="0" w:color="D3D3D3"/>
            </w:tcBorders>
          </w:tcPr>
          <w:p w14:paraId="153CF4A7" w14:textId="77777777" w:rsidR="00524773" w:rsidRDefault="00524773" w:rsidP="00C670FC">
            <w:pPr>
              <w:keepNext/>
              <w:spacing w:after="60"/>
              <w:rPr>
                <w:ins w:id="3708" w:author="Wittman, Jacob (CDC/DDNID/NCCDPHP/DDT) (CTR)" w:date="2023-08-15T14:04:00Z"/>
              </w:rPr>
            </w:pPr>
            <w:ins w:id="3709" w:author="Wittman, Jacob (CDC/DDNID/NCCDPHP/DDT) (CTR)" w:date="2023-08-15T14:04:00Z">
              <w:r>
                <w:rPr>
                  <w:rFonts w:ascii="Calibri" w:hAnsi="Calibri"/>
                  <w:sz w:val="20"/>
                </w:rPr>
                <w:t>1.1 (-0.2, 2.5)</w:t>
              </w:r>
            </w:ins>
          </w:p>
        </w:tc>
      </w:tr>
      <w:tr w:rsidR="00524773" w14:paraId="2354B02C" w14:textId="77777777" w:rsidTr="00C670FC">
        <w:trPr>
          <w:cantSplit/>
          <w:jc w:val="center"/>
          <w:ins w:id="371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06303B" w14:textId="77777777" w:rsidR="00524773" w:rsidRDefault="00524773" w:rsidP="00C670FC">
            <w:pPr>
              <w:keepNext/>
              <w:spacing w:after="60"/>
              <w:rPr>
                <w:ins w:id="3711" w:author="Wittman, Jacob (CDC/DDNID/NCCDPHP/DDT) (CTR)" w:date="2023-08-15T14:04:00Z"/>
              </w:rPr>
            </w:pPr>
            <w:ins w:id="3712"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24752CF7" w14:textId="77777777" w:rsidR="00524773" w:rsidRDefault="00524773" w:rsidP="00C670FC">
            <w:pPr>
              <w:keepNext/>
              <w:spacing w:after="60"/>
              <w:rPr>
                <w:ins w:id="3713" w:author="Wittman, Jacob (CDC/DDNID/NCCDPHP/DDT) (CTR)" w:date="2023-08-15T14:04:00Z"/>
              </w:rPr>
            </w:pPr>
            <w:ins w:id="3714" w:author="Wittman, Jacob (CDC/DDNID/NCCDPHP/DDT) (CTR)" w:date="2023-08-15T14:04:00Z">
              <w:r>
                <w:rPr>
                  <w:rFonts w:ascii="Calibri" w:hAnsi="Calibri"/>
                  <w:sz w:val="20"/>
                </w:rPr>
                <w:t>57.6 (0.7)</w:t>
              </w:r>
            </w:ins>
          </w:p>
        </w:tc>
        <w:tc>
          <w:tcPr>
            <w:tcW w:w="0" w:type="auto"/>
            <w:tcBorders>
              <w:top w:val="single" w:sz="0" w:space="0" w:color="D3D3D3"/>
              <w:left w:val="single" w:sz="0" w:space="0" w:color="D3D3D3"/>
              <w:bottom w:val="single" w:sz="0" w:space="0" w:color="D3D3D3"/>
              <w:right w:val="single" w:sz="0" w:space="0" w:color="D3D3D3"/>
            </w:tcBorders>
          </w:tcPr>
          <w:p w14:paraId="3E4AB7ED" w14:textId="77777777" w:rsidR="00524773" w:rsidRDefault="00524773" w:rsidP="00C670FC">
            <w:pPr>
              <w:keepNext/>
              <w:spacing w:after="60"/>
              <w:rPr>
                <w:ins w:id="3715" w:author="Wittman, Jacob (CDC/DDNID/NCCDPHP/DDT) (CTR)" w:date="2023-08-15T14:04:00Z"/>
              </w:rPr>
            </w:pPr>
            <w:ins w:id="3716" w:author="Wittman, Jacob (CDC/DDNID/NCCDPHP/DDT) (CTR)" w:date="2023-08-15T14:04:00Z">
              <w:r>
                <w:rPr>
                  <w:rFonts w:ascii="Calibri" w:hAnsi="Calibri"/>
                  <w:sz w:val="20"/>
                </w:rPr>
                <w:t>58.6 (3.3)</w:t>
              </w:r>
            </w:ins>
          </w:p>
        </w:tc>
        <w:tc>
          <w:tcPr>
            <w:tcW w:w="0" w:type="auto"/>
            <w:tcBorders>
              <w:top w:val="single" w:sz="0" w:space="0" w:color="D3D3D3"/>
              <w:left w:val="single" w:sz="0" w:space="0" w:color="D3D3D3"/>
              <w:bottom w:val="single" w:sz="0" w:space="0" w:color="D3D3D3"/>
              <w:right w:val="single" w:sz="0" w:space="0" w:color="D3D3D3"/>
            </w:tcBorders>
          </w:tcPr>
          <w:p w14:paraId="537EE1C7" w14:textId="77777777" w:rsidR="00524773" w:rsidRDefault="00524773" w:rsidP="00C670FC">
            <w:pPr>
              <w:keepNext/>
              <w:spacing w:after="60"/>
              <w:rPr>
                <w:ins w:id="3717" w:author="Wittman, Jacob (CDC/DDNID/NCCDPHP/DDT) (CTR)" w:date="2023-08-15T14:04:00Z"/>
              </w:rPr>
            </w:pPr>
            <w:ins w:id="3718" w:author="Wittman, Jacob (CDC/DDNID/NCCDPHP/DDT) (CTR)" w:date="2023-08-15T14:04:00Z">
              <w:r>
                <w:rPr>
                  <w:rFonts w:ascii="Calibri" w:hAnsi="Calibri"/>
                  <w:sz w:val="20"/>
                </w:rPr>
                <w:t>53.4 (3.3)</w:t>
              </w:r>
            </w:ins>
          </w:p>
        </w:tc>
        <w:tc>
          <w:tcPr>
            <w:tcW w:w="0" w:type="auto"/>
            <w:tcBorders>
              <w:top w:val="single" w:sz="0" w:space="0" w:color="D3D3D3"/>
              <w:left w:val="single" w:sz="0" w:space="0" w:color="D3D3D3"/>
              <w:bottom w:val="single" w:sz="0" w:space="0" w:color="D3D3D3"/>
              <w:right w:val="single" w:sz="0" w:space="0" w:color="D3D3D3"/>
            </w:tcBorders>
          </w:tcPr>
          <w:p w14:paraId="45A87199" w14:textId="77777777" w:rsidR="00524773" w:rsidRDefault="00524773" w:rsidP="00C670FC">
            <w:pPr>
              <w:keepNext/>
              <w:spacing w:after="60"/>
              <w:rPr>
                <w:ins w:id="3719" w:author="Wittman, Jacob (CDC/DDNID/NCCDPHP/DDT) (CTR)" w:date="2023-08-15T14:04:00Z"/>
              </w:rPr>
            </w:pPr>
            <w:ins w:id="3720" w:author="Wittman, Jacob (CDC/DDNID/NCCDPHP/DDT) (CTR)" w:date="2023-08-15T14:04:00Z">
              <w:r>
                <w:rPr>
                  <w:rFonts w:ascii="Calibri" w:hAnsi="Calibri"/>
                  <w:sz w:val="20"/>
                </w:rPr>
                <w:t>54.9 (3.5)</w:t>
              </w:r>
            </w:ins>
          </w:p>
        </w:tc>
        <w:tc>
          <w:tcPr>
            <w:tcW w:w="0" w:type="auto"/>
            <w:tcBorders>
              <w:top w:val="single" w:sz="0" w:space="0" w:color="D3D3D3"/>
              <w:left w:val="single" w:sz="0" w:space="0" w:color="D3D3D3"/>
              <w:bottom w:val="single" w:sz="0" w:space="0" w:color="D3D3D3"/>
              <w:right w:val="single" w:sz="0" w:space="0" w:color="D3D3D3"/>
            </w:tcBorders>
          </w:tcPr>
          <w:p w14:paraId="6A1AE068" w14:textId="77777777" w:rsidR="00524773" w:rsidRDefault="00524773" w:rsidP="00C670FC">
            <w:pPr>
              <w:keepNext/>
              <w:spacing w:after="60"/>
              <w:rPr>
                <w:ins w:id="3721" w:author="Wittman, Jacob (CDC/DDNID/NCCDPHP/DDT) (CTR)" w:date="2023-08-15T14:04:00Z"/>
              </w:rPr>
            </w:pPr>
            <w:ins w:id="3722" w:author="Wittman, Jacob (CDC/DDNID/NCCDPHP/DDT) (CTR)" w:date="2023-08-15T14:04:00Z">
              <w:r>
                <w:rPr>
                  <w:rFonts w:ascii="Calibri" w:hAnsi="Calibri"/>
                  <w:sz w:val="20"/>
                </w:rPr>
                <w:t>61.8 (3.2)</w:t>
              </w:r>
            </w:ins>
          </w:p>
        </w:tc>
        <w:tc>
          <w:tcPr>
            <w:tcW w:w="0" w:type="auto"/>
            <w:tcBorders>
              <w:top w:val="single" w:sz="0" w:space="0" w:color="D3D3D3"/>
              <w:left w:val="single" w:sz="0" w:space="0" w:color="D3D3D3"/>
              <w:bottom w:val="single" w:sz="0" w:space="0" w:color="D3D3D3"/>
              <w:right w:val="single" w:sz="0" w:space="0" w:color="D3D3D3"/>
            </w:tcBorders>
          </w:tcPr>
          <w:p w14:paraId="241FF037" w14:textId="77777777" w:rsidR="00524773" w:rsidRDefault="00524773" w:rsidP="00C670FC">
            <w:pPr>
              <w:keepNext/>
              <w:spacing w:after="60"/>
              <w:rPr>
                <w:ins w:id="3723" w:author="Wittman, Jacob (CDC/DDNID/NCCDPHP/DDT) (CTR)" w:date="2023-08-15T14:04:00Z"/>
              </w:rPr>
            </w:pPr>
            <w:ins w:id="3724" w:author="Wittman, Jacob (CDC/DDNID/NCCDPHP/DDT) (CTR)" w:date="2023-08-15T14:04:00Z">
              <w:r>
                <w:rPr>
                  <w:rFonts w:ascii="Calibri" w:hAnsi="Calibri"/>
                  <w:sz w:val="20"/>
                </w:rPr>
                <w:t>57.6 (3.6)</w:t>
              </w:r>
            </w:ins>
          </w:p>
        </w:tc>
        <w:tc>
          <w:tcPr>
            <w:tcW w:w="0" w:type="auto"/>
            <w:tcBorders>
              <w:top w:val="single" w:sz="0" w:space="0" w:color="D3D3D3"/>
              <w:left w:val="single" w:sz="0" w:space="0" w:color="D3D3D3"/>
              <w:bottom w:val="single" w:sz="0" w:space="0" w:color="D3D3D3"/>
              <w:right w:val="single" w:sz="0" w:space="0" w:color="D3D3D3"/>
            </w:tcBorders>
          </w:tcPr>
          <w:p w14:paraId="784F402C" w14:textId="77777777" w:rsidR="00524773" w:rsidRDefault="00524773" w:rsidP="00C670FC">
            <w:pPr>
              <w:keepNext/>
              <w:spacing w:after="60"/>
              <w:rPr>
                <w:ins w:id="3725" w:author="Wittman, Jacob (CDC/DDNID/NCCDPHP/DDT) (CTR)" w:date="2023-08-15T14:04:00Z"/>
              </w:rPr>
            </w:pPr>
            <w:ins w:id="3726" w:author="Wittman, Jacob (CDC/DDNID/NCCDPHP/DDT) (CTR)" w:date="2023-08-15T14:04:00Z">
              <w:r>
                <w:rPr>
                  <w:rFonts w:ascii="Calibri" w:hAnsi="Calibri"/>
                  <w:sz w:val="20"/>
                </w:rPr>
                <w:t>57.9 (3.5)</w:t>
              </w:r>
            </w:ins>
          </w:p>
        </w:tc>
        <w:tc>
          <w:tcPr>
            <w:tcW w:w="0" w:type="auto"/>
            <w:tcBorders>
              <w:top w:val="single" w:sz="0" w:space="0" w:color="D3D3D3"/>
              <w:left w:val="single" w:sz="0" w:space="0" w:color="D3D3D3"/>
              <w:bottom w:val="single" w:sz="0" w:space="0" w:color="D3D3D3"/>
              <w:right w:val="single" w:sz="0" w:space="0" w:color="D3D3D3"/>
            </w:tcBorders>
          </w:tcPr>
          <w:p w14:paraId="135DE228" w14:textId="77777777" w:rsidR="00524773" w:rsidRDefault="00524773" w:rsidP="00C670FC">
            <w:pPr>
              <w:keepNext/>
              <w:spacing w:after="60"/>
              <w:rPr>
                <w:ins w:id="3727" w:author="Wittman, Jacob (CDC/DDNID/NCCDPHP/DDT) (CTR)" w:date="2023-08-15T14:04:00Z"/>
              </w:rPr>
            </w:pPr>
            <w:ins w:id="3728" w:author="Wittman, Jacob (CDC/DDNID/NCCDPHP/DDT) (CTR)" w:date="2023-08-15T14:04:00Z">
              <w:r>
                <w:rPr>
                  <w:rFonts w:ascii="Calibri" w:hAnsi="Calibri"/>
                  <w:sz w:val="20"/>
                </w:rPr>
                <w:t>56.3 (3.7)</w:t>
              </w:r>
            </w:ins>
          </w:p>
        </w:tc>
        <w:tc>
          <w:tcPr>
            <w:tcW w:w="0" w:type="auto"/>
            <w:tcBorders>
              <w:top w:val="single" w:sz="0" w:space="0" w:color="D3D3D3"/>
              <w:left w:val="single" w:sz="0" w:space="0" w:color="D3D3D3"/>
              <w:bottom w:val="single" w:sz="0" w:space="0" w:color="D3D3D3"/>
              <w:right w:val="single" w:sz="0" w:space="0" w:color="D3D3D3"/>
            </w:tcBorders>
          </w:tcPr>
          <w:p w14:paraId="13B9C9E9" w14:textId="77777777" w:rsidR="00524773" w:rsidRDefault="00524773" w:rsidP="00C670FC">
            <w:pPr>
              <w:keepNext/>
              <w:spacing w:after="60"/>
              <w:rPr>
                <w:ins w:id="3729" w:author="Wittman, Jacob (CDC/DDNID/NCCDPHP/DDT) (CTR)" w:date="2023-08-15T14:04:00Z"/>
              </w:rPr>
            </w:pPr>
            <w:ins w:id="3730" w:author="Wittman, Jacob (CDC/DDNID/NCCDPHP/DDT) (CTR)" w:date="2023-08-15T14:04:00Z">
              <w:r>
                <w:rPr>
                  <w:rFonts w:ascii="Calibri" w:hAnsi="Calibri"/>
                  <w:sz w:val="20"/>
                </w:rPr>
                <w:t>56.4 (3.3)</w:t>
              </w:r>
            </w:ins>
          </w:p>
        </w:tc>
        <w:tc>
          <w:tcPr>
            <w:tcW w:w="0" w:type="auto"/>
            <w:tcBorders>
              <w:top w:val="single" w:sz="0" w:space="0" w:color="D3D3D3"/>
              <w:left w:val="single" w:sz="0" w:space="0" w:color="D3D3D3"/>
              <w:bottom w:val="single" w:sz="0" w:space="0" w:color="D3D3D3"/>
              <w:right w:val="single" w:sz="0" w:space="0" w:color="D3D3D3"/>
            </w:tcBorders>
          </w:tcPr>
          <w:p w14:paraId="5983BE05" w14:textId="77777777" w:rsidR="00524773" w:rsidRDefault="00524773" w:rsidP="00C670FC">
            <w:pPr>
              <w:keepNext/>
              <w:spacing w:after="60"/>
              <w:rPr>
                <w:ins w:id="3731" w:author="Wittman, Jacob (CDC/DDNID/NCCDPHP/DDT) (CTR)" w:date="2023-08-15T14:04:00Z"/>
              </w:rPr>
            </w:pPr>
            <w:ins w:id="3732" w:author="Wittman, Jacob (CDC/DDNID/NCCDPHP/DDT) (CTR)" w:date="2023-08-15T14:04:00Z">
              <w:r>
                <w:rPr>
                  <w:rFonts w:ascii="Calibri" w:hAnsi="Calibri"/>
                  <w:sz w:val="20"/>
                </w:rPr>
                <w:t>58.1 (3.6)</w:t>
              </w:r>
            </w:ins>
          </w:p>
        </w:tc>
        <w:tc>
          <w:tcPr>
            <w:tcW w:w="0" w:type="auto"/>
            <w:tcBorders>
              <w:top w:val="single" w:sz="0" w:space="0" w:color="D3D3D3"/>
              <w:left w:val="single" w:sz="0" w:space="0" w:color="D3D3D3"/>
              <w:bottom w:val="single" w:sz="0" w:space="0" w:color="D3D3D3"/>
              <w:right w:val="single" w:sz="0" w:space="0" w:color="D3D3D3"/>
            </w:tcBorders>
          </w:tcPr>
          <w:p w14:paraId="2E1D9F82" w14:textId="77777777" w:rsidR="00524773" w:rsidRDefault="00524773" w:rsidP="00C670FC">
            <w:pPr>
              <w:keepNext/>
              <w:spacing w:after="60"/>
              <w:rPr>
                <w:ins w:id="3733" w:author="Wittman, Jacob (CDC/DDNID/NCCDPHP/DDT) (CTR)" w:date="2023-08-15T14:04:00Z"/>
              </w:rPr>
            </w:pPr>
            <w:ins w:id="3734" w:author="Wittman, Jacob (CDC/DDNID/NCCDPHP/DDT) (CTR)" w:date="2023-08-15T14:04:00Z">
              <w:r>
                <w:rPr>
                  <w:rFonts w:ascii="Calibri" w:hAnsi="Calibri"/>
                  <w:sz w:val="20"/>
                </w:rPr>
                <w:t>55.9 (3.3)</w:t>
              </w:r>
            </w:ins>
          </w:p>
        </w:tc>
        <w:tc>
          <w:tcPr>
            <w:tcW w:w="0" w:type="auto"/>
            <w:tcBorders>
              <w:top w:val="single" w:sz="0" w:space="0" w:color="D3D3D3"/>
              <w:left w:val="single" w:sz="0" w:space="0" w:color="D3D3D3"/>
              <w:bottom w:val="single" w:sz="0" w:space="0" w:color="D3D3D3"/>
              <w:right w:val="single" w:sz="0" w:space="0" w:color="D3D3D3"/>
            </w:tcBorders>
          </w:tcPr>
          <w:p w14:paraId="417D01F6" w14:textId="77777777" w:rsidR="00524773" w:rsidRDefault="00524773" w:rsidP="00C670FC">
            <w:pPr>
              <w:keepNext/>
              <w:spacing w:after="60"/>
              <w:rPr>
                <w:ins w:id="3735" w:author="Wittman, Jacob (CDC/DDNID/NCCDPHP/DDT) (CTR)" w:date="2023-08-15T14:04:00Z"/>
              </w:rPr>
            </w:pPr>
            <w:ins w:id="3736" w:author="Wittman, Jacob (CDC/DDNID/NCCDPHP/DDT) (CTR)" w:date="2023-08-15T14:04:00Z">
              <w:r>
                <w:rPr>
                  <w:rFonts w:ascii="Calibri" w:hAnsi="Calibri"/>
                  <w:sz w:val="20"/>
                </w:rPr>
                <w:t>57.8 (3.8)</w:t>
              </w:r>
            </w:ins>
          </w:p>
        </w:tc>
        <w:tc>
          <w:tcPr>
            <w:tcW w:w="0" w:type="auto"/>
            <w:tcBorders>
              <w:top w:val="single" w:sz="0" w:space="0" w:color="D3D3D3"/>
              <w:left w:val="single" w:sz="0" w:space="0" w:color="D3D3D3"/>
              <w:bottom w:val="single" w:sz="0" w:space="0" w:color="D3D3D3"/>
              <w:right w:val="single" w:sz="0" w:space="0" w:color="D3D3D3"/>
            </w:tcBorders>
          </w:tcPr>
          <w:p w14:paraId="73C11BFF" w14:textId="77777777" w:rsidR="00524773" w:rsidRDefault="00524773" w:rsidP="00C670FC">
            <w:pPr>
              <w:keepNext/>
              <w:spacing w:after="60"/>
              <w:rPr>
                <w:ins w:id="3737" w:author="Wittman, Jacob (CDC/DDNID/NCCDPHP/DDT) (CTR)" w:date="2023-08-15T14:04:00Z"/>
              </w:rPr>
            </w:pPr>
            <w:ins w:id="3738" w:author="Wittman, Jacob (CDC/DDNID/NCCDPHP/DDT) (CTR)" w:date="2023-08-15T14:04:00Z">
              <w:r>
                <w:rPr>
                  <w:rFonts w:ascii="Calibri" w:hAnsi="Calibri"/>
                  <w:sz w:val="20"/>
                </w:rPr>
                <w:t>62.8 (3.8)</w:t>
              </w:r>
            </w:ins>
          </w:p>
        </w:tc>
        <w:tc>
          <w:tcPr>
            <w:tcW w:w="0" w:type="auto"/>
            <w:tcBorders>
              <w:top w:val="single" w:sz="0" w:space="0" w:color="D3D3D3"/>
              <w:left w:val="single" w:sz="0" w:space="0" w:color="D3D3D3"/>
              <w:bottom w:val="single" w:sz="0" w:space="0" w:color="D3D3D3"/>
              <w:right w:val="single" w:sz="0" w:space="0" w:color="D3D3D3"/>
            </w:tcBorders>
          </w:tcPr>
          <w:p w14:paraId="525BF97A" w14:textId="77777777" w:rsidR="00524773" w:rsidRDefault="00524773" w:rsidP="00C670FC">
            <w:pPr>
              <w:keepNext/>
              <w:spacing w:after="60"/>
              <w:rPr>
                <w:ins w:id="3739" w:author="Wittman, Jacob (CDC/DDNID/NCCDPHP/DDT) (CTR)" w:date="2023-08-15T14:04:00Z"/>
              </w:rPr>
            </w:pPr>
            <w:ins w:id="3740" w:author="Wittman, Jacob (CDC/DDNID/NCCDPHP/DDT) (CTR)" w:date="2023-08-15T14:04:00Z">
              <w:r>
                <w:rPr>
                  <w:rFonts w:ascii="Calibri" w:hAnsi="Calibri"/>
                  <w:sz w:val="20"/>
                </w:rPr>
                <w:t>65.2 (4.5)</w:t>
              </w:r>
            </w:ins>
          </w:p>
        </w:tc>
        <w:tc>
          <w:tcPr>
            <w:tcW w:w="0" w:type="auto"/>
            <w:tcBorders>
              <w:top w:val="single" w:sz="0" w:space="0" w:color="D3D3D3"/>
              <w:left w:val="single" w:sz="0" w:space="0" w:color="D3D3D3"/>
              <w:bottom w:val="single" w:sz="0" w:space="0" w:color="D3D3D3"/>
              <w:right w:val="single" w:sz="0" w:space="0" w:color="D3D3D3"/>
            </w:tcBorders>
          </w:tcPr>
          <w:p w14:paraId="2D7E9044" w14:textId="77777777" w:rsidR="00524773" w:rsidRDefault="00524773" w:rsidP="00C670FC">
            <w:pPr>
              <w:keepNext/>
              <w:spacing w:after="60"/>
              <w:rPr>
                <w:ins w:id="3741" w:author="Wittman, Jacob (CDC/DDNID/NCCDPHP/DDT) (CTR)" w:date="2023-08-15T14:04:00Z"/>
              </w:rPr>
            </w:pPr>
            <w:ins w:id="3742" w:author="Wittman, Jacob (CDC/DDNID/NCCDPHP/DDT) (CTR)" w:date="2023-08-15T14:04:00Z">
              <w:r>
                <w:rPr>
                  <w:rFonts w:ascii="Calibri" w:hAnsi="Calibri"/>
                  <w:sz w:val="20"/>
                </w:rPr>
                <w:t>7.2 (-10.1, 24.4)</w:t>
              </w:r>
            </w:ins>
          </w:p>
        </w:tc>
        <w:tc>
          <w:tcPr>
            <w:tcW w:w="0" w:type="auto"/>
            <w:tcBorders>
              <w:top w:val="single" w:sz="0" w:space="0" w:color="D3D3D3"/>
              <w:left w:val="single" w:sz="0" w:space="0" w:color="D3D3D3"/>
              <w:bottom w:val="single" w:sz="0" w:space="0" w:color="D3D3D3"/>
              <w:right w:val="single" w:sz="0" w:space="0" w:color="D3D3D3"/>
            </w:tcBorders>
          </w:tcPr>
          <w:p w14:paraId="6B715D76" w14:textId="77777777" w:rsidR="00524773" w:rsidRDefault="00524773" w:rsidP="00C670FC">
            <w:pPr>
              <w:keepNext/>
              <w:spacing w:after="60"/>
              <w:rPr>
                <w:ins w:id="374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1B731F" w14:textId="77777777" w:rsidR="00524773" w:rsidRDefault="00524773" w:rsidP="00C670FC">
            <w:pPr>
              <w:keepNext/>
              <w:spacing w:after="60"/>
              <w:rPr>
                <w:ins w:id="3744" w:author="Wittman, Jacob (CDC/DDNID/NCCDPHP/DDT) (CTR)" w:date="2023-08-15T14:04:00Z"/>
              </w:rPr>
            </w:pPr>
            <w:ins w:id="3745" w:author="Wittman, Jacob (CDC/DDNID/NCCDPHP/DDT) (CTR)" w:date="2023-08-15T14:04:00Z">
              <w:r>
                <w:rPr>
                  <w:rFonts w:ascii="Calibri" w:hAnsi="Calibri"/>
                  <w:sz w:val="20"/>
                </w:rPr>
                <w:t>0.4 (-0.4, 1.3)</w:t>
              </w:r>
            </w:ins>
          </w:p>
        </w:tc>
        <w:tc>
          <w:tcPr>
            <w:tcW w:w="0" w:type="auto"/>
            <w:tcBorders>
              <w:top w:val="single" w:sz="0" w:space="0" w:color="D3D3D3"/>
              <w:left w:val="single" w:sz="0" w:space="0" w:color="D3D3D3"/>
              <w:bottom w:val="single" w:sz="0" w:space="0" w:color="D3D3D3"/>
              <w:right w:val="single" w:sz="0" w:space="0" w:color="D3D3D3"/>
            </w:tcBorders>
          </w:tcPr>
          <w:p w14:paraId="731C64D2" w14:textId="77777777" w:rsidR="00524773" w:rsidRDefault="00524773" w:rsidP="00C670FC">
            <w:pPr>
              <w:keepNext/>
              <w:spacing w:after="60"/>
              <w:rPr>
                <w:ins w:id="3746" w:author="Wittman, Jacob (CDC/DDNID/NCCDPHP/DDT) (CTR)" w:date="2023-08-15T14:04:00Z"/>
              </w:rPr>
            </w:pPr>
            <w:ins w:id="3747" w:author="Wittman, Jacob (CDC/DDNID/NCCDPHP/DDT) (CTR)" w:date="2023-08-15T14:04:00Z">
              <w:r>
                <w:rPr>
                  <w:rFonts w:ascii="Calibri" w:hAnsi="Calibri"/>
                  <w:sz w:val="20"/>
                </w:rPr>
                <w:t>0.4 (-0.4, 1.3)</w:t>
              </w:r>
            </w:ins>
          </w:p>
        </w:tc>
      </w:tr>
      <w:tr w:rsidR="00524773" w14:paraId="2E07BBD3" w14:textId="77777777" w:rsidTr="00C670FC">
        <w:trPr>
          <w:cantSplit/>
          <w:jc w:val="center"/>
          <w:ins w:id="374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2F74069" w14:textId="77777777" w:rsidR="00524773" w:rsidRDefault="00524773" w:rsidP="00C670FC">
            <w:pPr>
              <w:keepNext/>
              <w:spacing w:after="60"/>
              <w:rPr>
                <w:ins w:id="3749" w:author="Wittman, Jacob (CDC/DDNID/NCCDPHP/DDT) (CTR)" w:date="2023-08-15T14:04:00Z"/>
              </w:rPr>
            </w:pPr>
            <w:ins w:id="3750"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26EA700" w14:textId="77777777" w:rsidR="00524773" w:rsidRDefault="00524773" w:rsidP="00C670FC">
            <w:pPr>
              <w:keepNext/>
              <w:spacing w:after="60"/>
              <w:rPr>
                <w:ins w:id="3751" w:author="Wittman, Jacob (CDC/DDNID/NCCDPHP/DDT) (CTR)" w:date="2023-08-15T14:04:00Z"/>
              </w:rPr>
            </w:pPr>
            <w:ins w:id="3752" w:author="Wittman, Jacob (CDC/DDNID/NCCDPHP/DDT) (CTR)" w:date="2023-08-15T14:04:00Z">
              <w:r>
                <w:rPr>
                  <w:rFonts w:ascii="Calibri" w:hAnsi="Calibri"/>
                  <w:sz w:val="20"/>
                </w:rPr>
                <w:t>47.7 (1.3)</w:t>
              </w:r>
            </w:ins>
          </w:p>
        </w:tc>
        <w:tc>
          <w:tcPr>
            <w:tcW w:w="0" w:type="auto"/>
            <w:tcBorders>
              <w:top w:val="single" w:sz="0" w:space="0" w:color="D3D3D3"/>
              <w:left w:val="single" w:sz="0" w:space="0" w:color="D3D3D3"/>
              <w:bottom w:val="single" w:sz="0" w:space="0" w:color="D3D3D3"/>
              <w:right w:val="single" w:sz="0" w:space="0" w:color="D3D3D3"/>
            </w:tcBorders>
          </w:tcPr>
          <w:p w14:paraId="4A09A74F" w14:textId="77777777" w:rsidR="00524773" w:rsidRDefault="00524773" w:rsidP="00C670FC">
            <w:pPr>
              <w:keepNext/>
              <w:spacing w:after="60"/>
              <w:rPr>
                <w:ins w:id="3753" w:author="Wittman, Jacob (CDC/DDNID/NCCDPHP/DDT) (CTR)" w:date="2023-08-15T14:04:00Z"/>
              </w:rPr>
            </w:pPr>
            <w:ins w:id="3754" w:author="Wittman, Jacob (CDC/DDNID/NCCDPHP/DDT) (CTR)" w:date="2023-08-15T14:04:00Z">
              <w:r>
                <w:rPr>
                  <w:rFonts w:ascii="Calibri" w:hAnsi="Calibri"/>
                  <w:sz w:val="20"/>
                </w:rPr>
                <w:t>46.1 (4.8)</w:t>
              </w:r>
            </w:ins>
          </w:p>
        </w:tc>
        <w:tc>
          <w:tcPr>
            <w:tcW w:w="0" w:type="auto"/>
            <w:tcBorders>
              <w:top w:val="single" w:sz="0" w:space="0" w:color="D3D3D3"/>
              <w:left w:val="single" w:sz="0" w:space="0" w:color="D3D3D3"/>
              <w:bottom w:val="single" w:sz="0" w:space="0" w:color="D3D3D3"/>
              <w:right w:val="single" w:sz="0" w:space="0" w:color="D3D3D3"/>
            </w:tcBorders>
          </w:tcPr>
          <w:p w14:paraId="6F64594A" w14:textId="77777777" w:rsidR="00524773" w:rsidRDefault="00524773" w:rsidP="00C670FC">
            <w:pPr>
              <w:keepNext/>
              <w:spacing w:after="60"/>
              <w:rPr>
                <w:ins w:id="3755" w:author="Wittman, Jacob (CDC/DDNID/NCCDPHP/DDT) (CTR)" w:date="2023-08-15T14:04:00Z"/>
              </w:rPr>
            </w:pPr>
            <w:ins w:id="3756" w:author="Wittman, Jacob (CDC/DDNID/NCCDPHP/DDT) (CTR)" w:date="2023-08-15T14:04:00Z">
              <w:r>
                <w:rPr>
                  <w:rFonts w:ascii="Calibri" w:hAnsi="Calibri"/>
                  <w:sz w:val="20"/>
                </w:rPr>
                <w:t>45.4 (5.0)</w:t>
              </w:r>
            </w:ins>
          </w:p>
        </w:tc>
        <w:tc>
          <w:tcPr>
            <w:tcW w:w="0" w:type="auto"/>
            <w:tcBorders>
              <w:top w:val="single" w:sz="0" w:space="0" w:color="D3D3D3"/>
              <w:left w:val="single" w:sz="0" w:space="0" w:color="D3D3D3"/>
              <w:bottom w:val="single" w:sz="0" w:space="0" w:color="D3D3D3"/>
              <w:right w:val="single" w:sz="0" w:space="0" w:color="D3D3D3"/>
            </w:tcBorders>
          </w:tcPr>
          <w:p w14:paraId="77C252AE" w14:textId="77777777" w:rsidR="00524773" w:rsidRDefault="00524773" w:rsidP="00C670FC">
            <w:pPr>
              <w:keepNext/>
              <w:spacing w:after="60"/>
              <w:rPr>
                <w:ins w:id="3757" w:author="Wittman, Jacob (CDC/DDNID/NCCDPHP/DDT) (CTR)" w:date="2023-08-15T14:04:00Z"/>
              </w:rPr>
            </w:pPr>
            <w:ins w:id="3758" w:author="Wittman, Jacob (CDC/DDNID/NCCDPHP/DDT) (CTR)" w:date="2023-08-15T14:04:00Z">
              <w:r>
                <w:rPr>
                  <w:rFonts w:ascii="Calibri" w:hAnsi="Calibri"/>
                  <w:sz w:val="20"/>
                </w:rPr>
                <w:t>47.0 (4.9)</w:t>
              </w:r>
            </w:ins>
          </w:p>
        </w:tc>
        <w:tc>
          <w:tcPr>
            <w:tcW w:w="0" w:type="auto"/>
            <w:tcBorders>
              <w:top w:val="single" w:sz="0" w:space="0" w:color="D3D3D3"/>
              <w:left w:val="single" w:sz="0" w:space="0" w:color="D3D3D3"/>
              <w:bottom w:val="single" w:sz="0" w:space="0" w:color="D3D3D3"/>
              <w:right w:val="single" w:sz="0" w:space="0" w:color="D3D3D3"/>
            </w:tcBorders>
          </w:tcPr>
          <w:p w14:paraId="74EAE581" w14:textId="77777777" w:rsidR="00524773" w:rsidRDefault="00524773" w:rsidP="00C670FC">
            <w:pPr>
              <w:keepNext/>
              <w:spacing w:after="60"/>
              <w:rPr>
                <w:ins w:id="3759" w:author="Wittman, Jacob (CDC/DDNID/NCCDPHP/DDT) (CTR)" w:date="2023-08-15T14:04:00Z"/>
              </w:rPr>
            </w:pPr>
            <w:ins w:id="3760" w:author="Wittman, Jacob (CDC/DDNID/NCCDPHP/DDT) (CTR)" w:date="2023-08-15T14:04:00Z">
              <w:r>
                <w:rPr>
                  <w:rFonts w:ascii="Calibri" w:hAnsi="Calibri"/>
                  <w:sz w:val="20"/>
                </w:rPr>
                <w:t>52.8 (4.7)</w:t>
              </w:r>
            </w:ins>
          </w:p>
        </w:tc>
        <w:tc>
          <w:tcPr>
            <w:tcW w:w="0" w:type="auto"/>
            <w:tcBorders>
              <w:top w:val="single" w:sz="0" w:space="0" w:color="D3D3D3"/>
              <w:left w:val="single" w:sz="0" w:space="0" w:color="D3D3D3"/>
              <w:bottom w:val="single" w:sz="0" w:space="0" w:color="D3D3D3"/>
              <w:right w:val="single" w:sz="0" w:space="0" w:color="D3D3D3"/>
            </w:tcBorders>
          </w:tcPr>
          <w:p w14:paraId="72736F49" w14:textId="77777777" w:rsidR="00524773" w:rsidRDefault="00524773" w:rsidP="00C670FC">
            <w:pPr>
              <w:keepNext/>
              <w:spacing w:after="60"/>
              <w:rPr>
                <w:ins w:id="3761" w:author="Wittman, Jacob (CDC/DDNID/NCCDPHP/DDT) (CTR)" w:date="2023-08-15T14:04:00Z"/>
              </w:rPr>
            </w:pPr>
            <w:ins w:id="3762" w:author="Wittman, Jacob (CDC/DDNID/NCCDPHP/DDT) (CTR)" w:date="2023-08-15T14:04:00Z">
              <w:r>
                <w:rPr>
                  <w:rFonts w:ascii="Calibri" w:hAnsi="Calibri"/>
                  <w:sz w:val="20"/>
                </w:rPr>
                <w:t>44.3 (4.3)</w:t>
              </w:r>
            </w:ins>
          </w:p>
        </w:tc>
        <w:tc>
          <w:tcPr>
            <w:tcW w:w="0" w:type="auto"/>
            <w:tcBorders>
              <w:top w:val="single" w:sz="0" w:space="0" w:color="D3D3D3"/>
              <w:left w:val="single" w:sz="0" w:space="0" w:color="D3D3D3"/>
              <w:bottom w:val="single" w:sz="0" w:space="0" w:color="D3D3D3"/>
              <w:right w:val="single" w:sz="0" w:space="0" w:color="D3D3D3"/>
            </w:tcBorders>
          </w:tcPr>
          <w:p w14:paraId="5181333D" w14:textId="77777777" w:rsidR="00524773" w:rsidRDefault="00524773" w:rsidP="00C670FC">
            <w:pPr>
              <w:keepNext/>
              <w:spacing w:after="60"/>
              <w:rPr>
                <w:ins w:id="3763" w:author="Wittman, Jacob (CDC/DDNID/NCCDPHP/DDT) (CTR)" w:date="2023-08-15T14:04:00Z"/>
              </w:rPr>
            </w:pPr>
            <w:ins w:id="3764" w:author="Wittman, Jacob (CDC/DDNID/NCCDPHP/DDT) (CTR)" w:date="2023-08-15T14:04:00Z">
              <w:r>
                <w:rPr>
                  <w:rFonts w:ascii="Calibri" w:hAnsi="Calibri"/>
                  <w:sz w:val="20"/>
                </w:rPr>
                <w:t>36.7 (4.1)</w:t>
              </w:r>
            </w:ins>
          </w:p>
        </w:tc>
        <w:tc>
          <w:tcPr>
            <w:tcW w:w="0" w:type="auto"/>
            <w:tcBorders>
              <w:top w:val="single" w:sz="0" w:space="0" w:color="D3D3D3"/>
              <w:left w:val="single" w:sz="0" w:space="0" w:color="D3D3D3"/>
              <w:bottom w:val="single" w:sz="0" w:space="0" w:color="D3D3D3"/>
              <w:right w:val="single" w:sz="0" w:space="0" w:color="D3D3D3"/>
            </w:tcBorders>
          </w:tcPr>
          <w:p w14:paraId="64977E67" w14:textId="77777777" w:rsidR="00524773" w:rsidRDefault="00524773" w:rsidP="00C670FC">
            <w:pPr>
              <w:keepNext/>
              <w:spacing w:after="60"/>
              <w:rPr>
                <w:ins w:id="3765" w:author="Wittman, Jacob (CDC/DDNID/NCCDPHP/DDT) (CTR)" w:date="2023-08-15T14:04:00Z"/>
              </w:rPr>
            </w:pPr>
            <w:ins w:id="3766" w:author="Wittman, Jacob (CDC/DDNID/NCCDPHP/DDT) (CTR)" w:date="2023-08-15T14:04:00Z">
              <w:r>
                <w:rPr>
                  <w:rFonts w:ascii="Calibri" w:hAnsi="Calibri"/>
                  <w:sz w:val="20"/>
                </w:rPr>
                <w:t>48.8 (4.7)</w:t>
              </w:r>
            </w:ins>
          </w:p>
        </w:tc>
        <w:tc>
          <w:tcPr>
            <w:tcW w:w="0" w:type="auto"/>
            <w:tcBorders>
              <w:top w:val="single" w:sz="0" w:space="0" w:color="D3D3D3"/>
              <w:left w:val="single" w:sz="0" w:space="0" w:color="D3D3D3"/>
              <w:bottom w:val="single" w:sz="0" w:space="0" w:color="D3D3D3"/>
              <w:right w:val="single" w:sz="0" w:space="0" w:color="D3D3D3"/>
            </w:tcBorders>
          </w:tcPr>
          <w:p w14:paraId="22D92E0E" w14:textId="77777777" w:rsidR="00524773" w:rsidRDefault="00524773" w:rsidP="00C670FC">
            <w:pPr>
              <w:keepNext/>
              <w:spacing w:after="60"/>
              <w:rPr>
                <w:ins w:id="3767" w:author="Wittman, Jacob (CDC/DDNID/NCCDPHP/DDT) (CTR)" w:date="2023-08-15T14:04:00Z"/>
              </w:rPr>
            </w:pPr>
            <w:ins w:id="3768" w:author="Wittman, Jacob (CDC/DDNID/NCCDPHP/DDT) (CTR)" w:date="2023-08-15T14:04:00Z">
              <w:r>
                <w:rPr>
                  <w:rFonts w:ascii="Calibri" w:hAnsi="Calibri"/>
                  <w:sz w:val="20"/>
                </w:rPr>
                <w:t>51.7 (4.0)</w:t>
              </w:r>
            </w:ins>
          </w:p>
        </w:tc>
        <w:tc>
          <w:tcPr>
            <w:tcW w:w="0" w:type="auto"/>
            <w:tcBorders>
              <w:top w:val="single" w:sz="0" w:space="0" w:color="D3D3D3"/>
              <w:left w:val="single" w:sz="0" w:space="0" w:color="D3D3D3"/>
              <w:bottom w:val="single" w:sz="0" w:space="0" w:color="D3D3D3"/>
              <w:right w:val="single" w:sz="0" w:space="0" w:color="D3D3D3"/>
            </w:tcBorders>
          </w:tcPr>
          <w:p w14:paraId="00C89380" w14:textId="77777777" w:rsidR="00524773" w:rsidRDefault="00524773" w:rsidP="00C670FC">
            <w:pPr>
              <w:keepNext/>
              <w:spacing w:after="60"/>
              <w:rPr>
                <w:ins w:id="3769" w:author="Wittman, Jacob (CDC/DDNID/NCCDPHP/DDT) (CTR)" w:date="2023-08-15T14:04:00Z"/>
              </w:rPr>
            </w:pPr>
            <w:ins w:id="3770" w:author="Wittman, Jacob (CDC/DDNID/NCCDPHP/DDT) (CTR)" w:date="2023-08-15T14:04:00Z">
              <w:r>
                <w:rPr>
                  <w:rFonts w:ascii="Calibri" w:hAnsi="Calibri"/>
                  <w:sz w:val="20"/>
                </w:rPr>
                <w:t>44.6 (4.8)</w:t>
              </w:r>
            </w:ins>
          </w:p>
        </w:tc>
        <w:tc>
          <w:tcPr>
            <w:tcW w:w="0" w:type="auto"/>
            <w:tcBorders>
              <w:top w:val="single" w:sz="0" w:space="0" w:color="D3D3D3"/>
              <w:left w:val="single" w:sz="0" w:space="0" w:color="D3D3D3"/>
              <w:bottom w:val="single" w:sz="0" w:space="0" w:color="D3D3D3"/>
              <w:right w:val="single" w:sz="0" w:space="0" w:color="D3D3D3"/>
            </w:tcBorders>
          </w:tcPr>
          <w:p w14:paraId="29CF42C2" w14:textId="77777777" w:rsidR="00524773" w:rsidRDefault="00524773" w:rsidP="00C670FC">
            <w:pPr>
              <w:keepNext/>
              <w:spacing w:after="60"/>
              <w:rPr>
                <w:ins w:id="3771" w:author="Wittman, Jacob (CDC/DDNID/NCCDPHP/DDT) (CTR)" w:date="2023-08-15T14:04:00Z"/>
              </w:rPr>
            </w:pPr>
            <w:ins w:id="3772" w:author="Wittman, Jacob (CDC/DDNID/NCCDPHP/DDT) (CTR)" w:date="2023-08-15T14:04:00Z">
              <w:r>
                <w:rPr>
                  <w:rFonts w:ascii="Calibri" w:hAnsi="Calibri"/>
                  <w:sz w:val="20"/>
                </w:rPr>
                <w:t>50.2 (3.8)</w:t>
              </w:r>
            </w:ins>
          </w:p>
        </w:tc>
        <w:tc>
          <w:tcPr>
            <w:tcW w:w="0" w:type="auto"/>
            <w:tcBorders>
              <w:top w:val="single" w:sz="0" w:space="0" w:color="D3D3D3"/>
              <w:left w:val="single" w:sz="0" w:space="0" w:color="D3D3D3"/>
              <w:bottom w:val="single" w:sz="0" w:space="0" w:color="D3D3D3"/>
              <w:right w:val="single" w:sz="0" w:space="0" w:color="D3D3D3"/>
            </w:tcBorders>
          </w:tcPr>
          <w:p w14:paraId="0F40DB3B" w14:textId="77777777" w:rsidR="00524773" w:rsidRDefault="00524773" w:rsidP="00C670FC">
            <w:pPr>
              <w:keepNext/>
              <w:spacing w:after="60"/>
              <w:rPr>
                <w:ins w:id="3773" w:author="Wittman, Jacob (CDC/DDNID/NCCDPHP/DDT) (CTR)" w:date="2023-08-15T14:04:00Z"/>
              </w:rPr>
            </w:pPr>
            <w:ins w:id="3774" w:author="Wittman, Jacob (CDC/DDNID/NCCDPHP/DDT) (CTR)" w:date="2023-08-15T14:04:00Z">
              <w:r>
                <w:rPr>
                  <w:rFonts w:ascii="Calibri" w:hAnsi="Calibri"/>
                  <w:sz w:val="20"/>
                </w:rPr>
                <w:t>55.1 (5.0)</w:t>
              </w:r>
            </w:ins>
          </w:p>
        </w:tc>
        <w:tc>
          <w:tcPr>
            <w:tcW w:w="0" w:type="auto"/>
            <w:tcBorders>
              <w:top w:val="single" w:sz="0" w:space="0" w:color="D3D3D3"/>
              <w:left w:val="single" w:sz="0" w:space="0" w:color="D3D3D3"/>
              <w:bottom w:val="single" w:sz="0" w:space="0" w:color="D3D3D3"/>
              <w:right w:val="single" w:sz="0" w:space="0" w:color="D3D3D3"/>
            </w:tcBorders>
          </w:tcPr>
          <w:p w14:paraId="462721BD" w14:textId="77777777" w:rsidR="00524773" w:rsidRDefault="00524773" w:rsidP="00C670FC">
            <w:pPr>
              <w:keepNext/>
              <w:spacing w:after="60"/>
              <w:rPr>
                <w:ins w:id="3775" w:author="Wittman, Jacob (CDC/DDNID/NCCDPHP/DDT) (CTR)" w:date="2023-08-15T14:04:00Z"/>
              </w:rPr>
            </w:pPr>
            <w:ins w:id="3776" w:author="Wittman, Jacob (CDC/DDNID/NCCDPHP/DDT) (CTR)" w:date="2023-08-15T14:04:00Z">
              <w:r>
                <w:rPr>
                  <w:rFonts w:ascii="Calibri" w:hAnsi="Calibri"/>
                  <w:sz w:val="20"/>
                </w:rPr>
                <w:t>49.5 (5.5)</w:t>
              </w:r>
            </w:ins>
          </w:p>
        </w:tc>
        <w:tc>
          <w:tcPr>
            <w:tcW w:w="0" w:type="auto"/>
            <w:tcBorders>
              <w:top w:val="single" w:sz="0" w:space="0" w:color="D3D3D3"/>
              <w:left w:val="single" w:sz="0" w:space="0" w:color="D3D3D3"/>
              <w:bottom w:val="single" w:sz="0" w:space="0" w:color="D3D3D3"/>
              <w:right w:val="single" w:sz="0" w:space="0" w:color="D3D3D3"/>
            </w:tcBorders>
          </w:tcPr>
          <w:p w14:paraId="664633CD" w14:textId="77777777" w:rsidR="00524773" w:rsidRDefault="00524773" w:rsidP="00C670FC">
            <w:pPr>
              <w:keepNext/>
              <w:spacing w:after="60"/>
              <w:rPr>
                <w:ins w:id="3777" w:author="Wittman, Jacob (CDC/DDNID/NCCDPHP/DDT) (CTR)" w:date="2023-08-15T14:04:00Z"/>
              </w:rPr>
            </w:pPr>
            <w:ins w:id="3778" w:author="Wittman, Jacob (CDC/DDNID/NCCDPHP/DDT) (CTR)" w:date="2023-08-15T14:04:00Z">
              <w:r>
                <w:rPr>
                  <w:rFonts w:ascii="Calibri" w:hAnsi="Calibri"/>
                  <w:sz w:val="20"/>
                </w:rPr>
                <w:t>49.2 (5.8)</w:t>
              </w:r>
            </w:ins>
          </w:p>
        </w:tc>
        <w:tc>
          <w:tcPr>
            <w:tcW w:w="0" w:type="auto"/>
            <w:tcBorders>
              <w:top w:val="single" w:sz="0" w:space="0" w:color="D3D3D3"/>
              <w:left w:val="single" w:sz="0" w:space="0" w:color="D3D3D3"/>
              <w:bottom w:val="single" w:sz="0" w:space="0" w:color="D3D3D3"/>
              <w:right w:val="single" w:sz="0" w:space="0" w:color="D3D3D3"/>
            </w:tcBorders>
          </w:tcPr>
          <w:p w14:paraId="2E3E236E" w14:textId="77777777" w:rsidR="00524773" w:rsidRDefault="00524773" w:rsidP="00C670FC">
            <w:pPr>
              <w:keepNext/>
              <w:spacing w:after="60"/>
              <w:rPr>
                <w:ins w:id="3779" w:author="Wittman, Jacob (CDC/DDNID/NCCDPHP/DDT) (CTR)" w:date="2023-08-15T14:04:00Z"/>
              </w:rPr>
            </w:pPr>
            <w:ins w:id="3780" w:author="Wittman, Jacob (CDC/DDNID/NCCDPHP/DDT) (CTR)" w:date="2023-08-15T14:04:00Z">
              <w:r>
                <w:rPr>
                  <w:rFonts w:ascii="Calibri" w:hAnsi="Calibri"/>
                  <w:sz w:val="20"/>
                </w:rPr>
                <w:t>7.4 (-24.7, 39.5)</w:t>
              </w:r>
            </w:ins>
          </w:p>
        </w:tc>
        <w:tc>
          <w:tcPr>
            <w:tcW w:w="0" w:type="auto"/>
            <w:tcBorders>
              <w:top w:val="single" w:sz="0" w:space="0" w:color="D3D3D3"/>
              <w:left w:val="single" w:sz="0" w:space="0" w:color="D3D3D3"/>
              <w:bottom w:val="single" w:sz="0" w:space="0" w:color="D3D3D3"/>
              <w:right w:val="single" w:sz="0" w:space="0" w:color="D3D3D3"/>
            </w:tcBorders>
          </w:tcPr>
          <w:p w14:paraId="20E1F247" w14:textId="77777777" w:rsidR="00524773" w:rsidRDefault="00524773" w:rsidP="00C670FC">
            <w:pPr>
              <w:keepNext/>
              <w:spacing w:after="60"/>
              <w:rPr>
                <w:ins w:id="37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71853EE" w14:textId="77777777" w:rsidR="00524773" w:rsidRDefault="00524773" w:rsidP="00C670FC">
            <w:pPr>
              <w:keepNext/>
              <w:spacing w:after="60"/>
              <w:rPr>
                <w:ins w:id="3782" w:author="Wittman, Jacob (CDC/DDNID/NCCDPHP/DDT) (CTR)" w:date="2023-08-15T14:04:00Z"/>
              </w:rPr>
            </w:pPr>
            <w:ins w:id="3783" w:author="Wittman, Jacob (CDC/DDNID/NCCDPHP/DDT) (CTR)" w:date="2023-08-15T14:04:00Z">
              <w:r>
                <w:rPr>
                  <w:rFonts w:ascii="Calibri" w:hAnsi="Calibri"/>
                  <w:sz w:val="20"/>
                </w:rPr>
                <w:t>1.0 (-0.9, 3.0)</w:t>
              </w:r>
            </w:ins>
          </w:p>
        </w:tc>
        <w:tc>
          <w:tcPr>
            <w:tcW w:w="0" w:type="auto"/>
            <w:tcBorders>
              <w:top w:val="single" w:sz="0" w:space="0" w:color="D3D3D3"/>
              <w:left w:val="single" w:sz="0" w:space="0" w:color="D3D3D3"/>
              <w:bottom w:val="single" w:sz="0" w:space="0" w:color="D3D3D3"/>
              <w:right w:val="single" w:sz="0" w:space="0" w:color="D3D3D3"/>
            </w:tcBorders>
          </w:tcPr>
          <w:p w14:paraId="1B58858A" w14:textId="77777777" w:rsidR="00524773" w:rsidRDefault="00524773" w:rsidP="00C670FC">
            <w:pPr>
              <w:keepNext/>
              <w:spacing w:after="60"/>
              <w:rPr>
                <w:ins w:id="3784" w:author="Wittman, Jacob (CDC/DDNID/NCCDPHP/DDT) (CTR)" w:date="2023-08-15T14:04:00Z"/>
              </w:rPr>
            </w:pPr>
            <w:ins w:id="3785" w:author="Wittman, Jacob (CDC/DDNID/NCCDPHP/DDT) (CTR)" w:date="2023-08-15T14:04:00Z">
              <w:r>
                <w:rPr>
                  <w:rFonts w:ascii="Calibri" w:hAnsi="Calibri"/>
                  <w:sz w:val="20"/>
                </w:rPr>
                <w:t>1.0 (-0.9, 3.0)</w:t>
              </w:r>
            </w:ins>
          </w:p>
        </w:tc>
      </w:tr>
      <w:tr w:rsidR="00524773" w14:paraId="585B2880" w14:textId="77777777" w:rsidTr="00C670FC">
        <w:trPr>
          <w:cantSplit/>
          <w:jc w:val="center"/>
          <w:ins w:id="37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BD6C6F" w14:textId="77777777" w:rsidR="00524773" w:rsidRDefault="00524773" w:rsidP="00C670FC">
            <w:pPr>
              <w:keepNext/>
              <w:spacing w:after="60"/>
              <w:rPr>
                <w:ins w:id="3787" w:author="Wittman, Jacob (CDC/DDNID/NCCDPHP/DDT) (CTR)" w:date="2023-08-15T14:04:00Z"/>
              </w:rPr>
            </w:pPr>
            <w:ins w:id="3788"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72F5D5E8" w14:textId="77777777" w:rsidR="00524773" w:rsidRDefault="00524773" w:rsidP="00C670FC">
            <w:pPr>
              <w:keepNext/>
              <w:spacing w:after="60"/>
              <w:rPr>
                <w:ins w:id="3789" w:author="Wittman, Jacob (CDC/DDNID/NCCDPHP/DDT) (CTR)" w:date="2023-08-15T14:04:00Z"/>
              </w:rPr>
            </w:pPr>
            <w:ins w:id="3790" w:author="Wittman, Jacob (CDC/DDNID/NCCDPHP/DDT) (CTR)" w:date="2023-08-15T14:04:00Z">
              <w:r>
                <w:rPr>
                  <w:rFonts w:ascii="Calibri" w:hAnsi="Calibri"/>
                  <w:sz w:val="20"/>
                </w:rPr>
                <w:t>33.9 (1.8)</w:t>
              </w:r>
            </w:ins>
          </w:p>
        </w:tc>
        <w:tc>
          <w:tcPr>
            <w:tcW w:w="0" w:type="auto"/>
            <w:tcBorders>
              <w:top w:val="single" w:sz="0" w:space="0" w:color="D3D3D3"/>
              <w:left w:val="single" w:sz="0" w:space="0" w:color="D3D3D3"/>
              <w:bottom w:val="single" w:sz="0" w:space="0" w:color="D3D3D3"/>
              <w:right w:val="single" w:sz="0" w:space="0" w:color="D3D3D3"/>
            </w:tcBorders>
          </w:tcPr>
          <w:p w14:paraId="5C1C2196" w14:textId="77777777" w:rsidR="00524773" w:rsidRDefault="00524773" w:rsidP="00C670FC">
            <w:pPr>
              <w:keepNext/>
              <w:spacing w:after="60"/>
              <w:rPr>
                <w:ins w:id="3791" w:author="Wittman, Jacob (CDC/DDNID/NCCDPHP/DDT) (CTR)" w:date="2023-08-15T14:04:00Z"/>
              </w:rPr>
            </w:pPr>
            <w:ins w:id="3792" w:author="Wittman, Jacob (CDC/DDNID/NCCDPHP/DDT) (CTR)" w:date="2023-08-15T14:04:00Z">
              <w:r>
                <w:rPr>
                  <w:rFonts w:ascii="Calibri" w:hAnsi="Calibri"/>
                  <w:sz w:val="20"/>
                </w:rPr>
                <w:t>36.6 (6.9)</w:t>
              </w:r>
            </w:ins>
          </w:p>
        </w:tc>
        <w:tc>
          <w:tcPr>
            <w:tcW w:w="0" w:type="auto"/>
            <w:tcBorders>
              <w:top w:val="single" w:sz="0" w:space="0" w:color="D3D3D3"/>
              <w:left w:val="single" w:sz="0" w:space="0" w:color="D3D3D3"/>
              <w:bottom w:val="single" w:sz="0" w:space="0" w:color="D3D3D3"/>
              <w:right w:val="single" w:sz="0" w:space="0" w:color="D3D3D3"/>
            </w:tcBorders>
          </w:tcPr>
          <w:p w14:paraId="3E415E85" w14:textId="77777777" w:rsidR="00524773" w:rsidRDefault="00524773" w:rsidP="00C670FC">
            <w:pPr>
              <w:keepNext/>
              <w:spacing w:after="60"/>
              <w:rPr>
                <w:ins w:id="3793" w:author="Wittman, Jacob (CDC/DDNID/NCCDPHP/DDT) (CTR)" w:date="2023-08-15T14:04:00Z"/>
              </w:rPr>
            </w:pPr>
            <w:ins w:id="3794" w:author="Wittman, Jacob (CDC/DDNID/NCCDPHP/DDT) (CTR)" w:date="2023-08-15T14:04:00Z">
              <w:r>
                <w:rPr>
                  <w:rFonts w:ascii="Calibri" w:hAnsi="Calibri"/>
                  <w:sz w:val="20"/>
                </w:rPr>
                <w:t>32.2 (5.6)</w:t>
              </w:r>
            </w:ins>
          </w:p>
        </w:tc>
        <w:tc>
          <w:tcPr>
            <w:tcW w:w="0" w:type="auto"/>
            <w:tcBorders>
              <w:top w:val="single" w:sz="0" w:space="0" w:color="D3D3D3"/>
              <w:left w:val="single" w:sz="0" w:space="0" w:color="D3D3D3"/>
              <w:bottom w:val="single" w:sz="0" w:space="0" w:color="D3D3D3"/>
              <w:right w:val="single" w:sz="0" w:space="0" w:color="D3D3D3"/>
            </w:tcBorders>
          </w:tcPr>
          <w:p w14:paraId="6CD3E4C9" w14:textId="77777777" w:rsidR="00524773" w:rsidRDefault="00524773" w:rsidP="00C670FC">
            <w:pPr>
              <w:keepNext/>
              <w:spacing w:after="60"/>
              <w:rPr>
                <w:ins w:id="3795" w:author="Wittman, Jacob (CDC/DDNID/NCCDPHP/DDT) (CTR)" w:date="2023-08-15T14:04:00Z"/>
              </w:rPr>
            </w:pPr>
            <w:ins w:id="3796" w:author="Wittman, Jacob (CDC/DDNID/NCCDPHP/DDT) (CTR)" w:date="2023-08-15T14:04:00Z">
              <w:r>
                <w:rPr>
                  <w:rFonts w:ascii="Calibri" w:hAnsi="Calibri"/>
                  <w:sz w:val="20"/>
                </w:rPr>
                <w:t>42.1 (5.1)</w:t>
              </w:r>
            </w:ins>
          </w:p>
        </w:tc>
        <w:tc>
          <w:tcPr>
            <w:tcW w:w="0" w:type="auto"/>
            <w:tcBorders>
              <w:top w:val="single" w:sz="0" w:space="0" w:color="D3D3D3"/>
              <w:left w:val="single" w:sz="0" w:space="0" w:color="D3D3D3"/>
              <w:bottom w:val="single" w:sz="0" w:space="0" w:color="D3D3D3"/>
              <w:right w:val="single" w:sz="0" w:space="0" w:color="D3D3D3"/>
            </w:tcBorders>
          </w:tcPr>
          <w:p w14:paraId="17FCF65F" w14:textId="77777777" w:rsidR="00524773" w:rsidRDefault="00524773" w:rsidP="00C670FC">
            <w:pPr>
              <w:keepNext/>
              <w:spacing w:after="60"/>
              <w:rPr>
                <w:ins w:id="3797" w:author="Wittman, Jacob (CDC/DDNID/NCCDPHP/DDT) (CTR)" w:date="2023-08-15T14:04:00Z"/>
              </w:rPr>
            </w:pPr>
            <w:ins w:id="3798" w:author="Wittman, Jacob (CDC/DDNID/NCCDPHP/DDT) (CTR)" w:date="2023-08-15T14:04:00Z">
              <w:r>
                <w:rPr>
                  <w:rFonts w:ascii="Calibri" w:hAnsi="Calibri"/>
                  <w:sz w:val="20"/>
                </w:rPr>
                <w:t>35.9 (4.8)</w:t>
              </w:r>
            </w:ins>
          </w:p>
        </w:tc>
        <w:tc>
          <w:tcPr>
            <w:tcW w:w="0" w:type="auto"/>
            <w:tcBorders>
              <w:top w:val="single" w:sz="0" w:space="0" w:color="D3D3D3"/>
              <w:left w:val="single" w:sz="0" w:space="0" w:color="D3D3D3"/>
              <w:bottom w:val="single" w:sz="0" w:space="0" w:color="D3D3D3"/>
              <w:right w:val="single" w:sz="0" w:space="0" w:color="D3D3D3"/>
            </w:tcBorders>
          </w:tcPr>
          <w:p w14:paraId="5E845E05" w14:textId="77777777" w:rsidR="00524773" w:rsidRDefault="00524773" w:rsidP="00C670FC">
            <w:pPr>
              <w:keepNext/>
              <w:spacing w:after="60"/>
              <w:rPr>
                <w:ins w:id="3799" w:author="Wittman, Jacob (CDC/DDNID/NCCDPHP/DDT) (CTR)" w:date="2023-08-15T14:04:00Z"/>
              </w:rPr>
            </w:pPr>
            <w:ins w:id="3800" w:author="Wittman, Jacob (CDC/DDNID/NCCDPHP/DDT) (CTR)" w:date="2023-08-15T14:04:00Z">
              <w:r>
                <w:rPr>
                  <w:rFonts w:ascii="Calibri" w:hAnsi="Calibri"/>
                  <w:sz w:val="20"/>
                </w:rPr>
                <w:t>29.2 (3.9)</w:t>
              </w:r>
            </w:ins>
          </w:p>
        </w:tc>
        <w:tc>
          <w:tcPr>
            <w:tcW w:w="0" w:type="auto"/>
            <w:tcBorders>
              <w:top w:val="single" w:sz="0" w:space="0" w:color="D3D3D3"/>
              <w:left w:val="single" w:sz="0" w:space="0" w:color="D3D3D3"/>
              <w:bottom w:val="single" w:sz="0" w:space="0" w:color="D3D3D3"/>
              <w:right w:val="single" w:sz="0" w:space="0" w:color="D3D3D3"/>
            </w:tcBorders>
          </w:tcPr>
          <w:p w14:paraId="1717D8E9" w14:textId="77777777" w:rsidR="00524773" w:rsidRDefault="00524773" w:rsidP="00C670FC">
            <w:pPr>
              <w:keepNext/>
              <w:spacing w:after="60"/>
              <w:rPr>
                <w:ins w:id="3801" w:author="Wittman, Jacob (CDC/DDNID/NCCDPHP/DDT) (CTR)" w:date="2023-08-15T14:04:00Z"/>
              </w:rPr>
            </w:pPr>
            <w:ins w:id="3802" w:author="Wittman, Jacob (CDC/DDNID/NCCDPHP/DDT) (CTR)" w:date="2023-08-15T14:04:00Z">
              <w:r>
                <w:rPr>
                  <w:rFonts w:ascii="Calibri" w:hAnsi="Calibri"/>
                  <w:sz w:val="20"/>
                </w:rPr>
                <w:t>26.8 (4.7)</w:t>
              </w:r>
            </w:ins>
          </w:p>
        </w:tc>
        <w:tc>
          <w:tcPr>
            <w:tcW w:w="0" w:type="auto"/>
            <w:tcBorders>
              <w:top w:val="single" w:sz="0" w:space="0" w:color="D3D3D3"/>
              <w:left w:val="single" w:sz="0" w:space="0" w:color="D3D3D3"/>
              <w:bottom w:val="single" w:sz="0" w:space="0" w:color="D3D3D3"/>
              <w:right w:val="single" w:sz="0" w:space="0" w:color="D3D3D3"/>
            </w:tcBorders>
          </w:tcPr>
          <w:p w14:paraId="08E91620" w14:textId="77777777" w:rsidR="00524773" w:rsidRDefault="00524773" w:rsidP="00C670FC">
            <w:pPr>
              <w:keepNext/>
              <w:spacing w:after="60"/>
              <w:rPr>
                <w:ins w:id="3803" w:author="Wittman, Jacob (CDC/DDNID/NCCDPHP/DDT) (CTR)" w:date="2023-08-15T14:04:00Z"/>
              </w:rPr>
            </w:pPr>
            <w:ins w:id="3804" w:author="Wittman, Jacob (CDC/DDNID/NCCDPHP/DDT) (CTR)" w:date="2023-08-15T14:04:00Z">
              <w:r>
                <w:rPr>
                  <w:rFonts w:ascii="Calibri" w:hAnsi="Calibri"/>
                  <w:sz w:val="20"/>
                </w:rPr>
                <w:t>37.8 (7.7)</w:t>
              </w:r>
            </w:ins>
          </w:p>
        </w:tc>
        <w:tc>
          <w:tcPr>
            <w:tcW w:w="0" w:type="auto"/>
            <w:tcBorders>
              <w:top w:val="single" w:sz="0" w:space="0" w:color="D3D3D3"/>
              <w:left w:val="single" w:sz="0" w:space="0" w:color="D3D3D3"/>
              <w:bottom w:val="single" w:sz="0" w:space="0" w:color="D3D3D3"/>
              <w:right w:val="single" w:sz="0" w:space="0" w:color="D3D3D3"/>
            </w:tcBorders>
          </w:tcPr>
          <w:p w14:paraId="710274EE" w14:textId="77777777" w:rsidR="00524773" w:rsidRDefault="00524773" w:rsidP="00C670FC">
            <w:pPr>
              <w:keepNext/>
              <w:spacing w:after="60"/>
              <w:rPr>
                <w:ins w:id="3805" w:author="Wittman, Jacob (CDC/DDNID/NCCDPHP/DDT) (CTR)" w:date="2023-08-15T14:04:00Z"/>
              </w:rPr>
            </w:pPr>
            <w:ins w:id="3806" w:author="Wittman, Jacob (CDC/DDNID/NCCDPHP/DDT) (CTR)" w:date="2023-08-15T14:04:00Z">
              <w:r>
                <w:rPr>
                  <w:rFonts w:ascii="Calibri" w:hAnsi="Calibri"/>
                  <w:sz w:val="20"/>
                </w:rPr>
                <w:t>27.1 (7.3)</w:t>
              </w:r>
            </w:ins>
          </w:p>
        </w:tc>
        <w:tc>
          <w:tcPr>
            <w:tcW w:w="0" w:type="auto"/>
            <w:tcBorders>
              <w:top w:val="single" w:sz="0" w:space="0" w:color="D3D3D3"/>
              <w:left w:val="single" w:sz="0" w:space="0" w:color="D3D3D3"/>
              <w:bottom w:val="single" w:sz="0" w:space="0" w:color="D3D3D3"/>
              <w:right w:val="single" w:sz="0" w:space="0" w:color="D3D3D3"/>
            </w:tcBorders>
          </w:tcPr>
          <w:p w14:paraId="064CCE38" w14:textId="77777777" w:rsidR="00524773" w:rsidRDefault="00524773" w:rsidP="00C670FC">
            <w:pPr>
              <w:keepNext/>
              <w:spacing w:after="60"/>
              <w:rPr>
                <w:ins w:id="3807" w:author="Wittman, Jacob (CDC/DDNID/NCCDPHP/DDT) (CTR)" w:date="2023-08-15T14:04:00Z"/>
              </w:rPr>
            </w:pPr>
            <w:ins w:id="3808" w:author="Wittman, Jacob (CDC/DDNID/NCCDPHP/DDT) (CTR)" w:date="2023-08-15T14:04:00Z">
              <w:r>
                <w:rPr>
                  <w:rFonts w:ascii="Calibri" w:hAnsi="Calibri"/>
                  <w:sz w:val="20"/>
                </w:rPr>
                <w:t>45.6 (5.0)</w:t>
              </w:r>
            </w:ins>
          </w:p>
        </w:tc>
        <w:tc>
          <w:tcPr>
            <w:tcW w:w="0" w:type="auto"/>
            <w:tcBorders>
              <w:top w:val="single" w:sz="0" w:space="0" w:color="D3D3D3"/>
              <w:left w:val="single" w:sz="0" w:space="0" w:color="D3D3D3"/>
              <w:bottom w:val="single" w:sz="0" w:space="0" w:color="D3D3D3"/>
              <w:right w:val="single" w:sz="0" w:space="0" w:color="D3D3D3"/>
            </w:tcBorders>
          </w:tcPr>
          <w:p w14:paraId="4B8FE248" w14:textId="77777777" w:rsidR="00524773" w:rsidRDefault="00524773" w:rsidP="00C670FC">
            <w:pPr>
              <w:keepNext/>
              <w:spacing w:after="60"/>
              <w:rPr>
                <w:ins w:id="3809" w:author="Wittman, Jacob (CDC/DDNID/NCCDPHP/DDT) (CTR)" w:date="2023-08-15T14:04:00Z"/>
              </w:rPr>
            </w:pPr>
            <w:ins w:id="3810" w:author="Wittman, Jacob (CDC/DDNID/NCCDPHP/DDT) (CTR)" w:date="2023-08-15T14:04:00Z">
              <w:r>
                <w:rPr>
                  <w:rFonts w:ascii="Calibri" w:hAnsi="Calibri"/>
                  <w:sz w:val="20"/>
                </w:rPr>
                <w:t>38.3 (7.8)</w:t>
              </w:r>
            </w:ins>
          </w:p>
        </w:tc>
        <w:tc>
          <w:tcPr>
            <w:tcW w:w="0" w:type="auto"/>
            <w:tcBorders>
              <w:top w:val="single" w:sz="0" w:space="0" w:color="D3D3D3"/>
              <w:left w:val="single" w:sz="0" w:space="0" w:color="D3D3D3"/>
              <w:bottom w:val="single" w:sz="0" w:space="0" w:color="D3D3D3"/>
              <w:right w:val="single" w:sz="0" w:space="0" w:color="D3D3D3"/>
            </w:tcBorders>
          </w:tcPr>
          <w:p w14:paraId="69E8B6E0" w14:textId="77777777" w:rsidR="00524773" w:rsidRDefault="00524773" w:rsidP="00C670FC">
            <w:pPr>
              <w:keepNext/>
              <w:spacing w:after="60"/>
              <w:rPr>
                <w:ins w:id="3811" w:author="Wittman, Jacob (CDC/DDNID/NCCDPHP/DDT) (CTR)" w:date="2023-08-15T14:04:00Z"/>
              </w:rPr>
            </w:pPr>
            <w:ins w:id="3812" w:author="Wittman, Jacob (CDC/DDNID/NCCDPHP/DDT) (CTR)" w:date="2023-08-15T14:04:00Z">
              <w:r>
                <w:rPr>
                  <w:rFonts w:ascii="Calibri" w:hAnsi="Calibri"/>
                  <w:sz w:val="20"/>
                </w:rPr>
                <w:t>24.3 (7.7)</w:t>
              </w:r>
            </w:ins>
          </w:p>
        </w:tc>
        <w:tc>
          <w:tcPr>
            <w:tcW w:w="0" w:type="auto"/>
            <w:tcBorders>
              <w:top w:val="single" w:sz="0" w:space="0" w:color="D3D3D3"/>
              <w:left w:val="single" w:sz="0" w:space="0" w:color="D3D3D3"/>
              <w:bottom w:val="single" w:sz="0" w:space="0" w:color="D3D3D3"/>
              <w:right w:val="single" w:sz="0" w:space="0" w:color="D3D3D3"/>
            </w:tcBorders>
          </w:tcPr>
          <w:p w14:paraId="1FBC9D99" w14:textId="77777777" w:rsidR="00524773" w:rsidRDefault="00524773" w:rsidP="00C670FC">
            <w:pPr>
              <w:keepNext/>
              <w:spacing w:after="60"/>
              <w:rPr>
                <w:ins w:id="3813" w:author="Wittman, Jacob (CDC/DDNID/NCCDPHP/DDT) (CTR)" w:date="2023-08-15T14:04:00Z"/>
              </w:rPr>
            </w:pPr>
            <w:ins w:id="3814" w:author="Wittman, Jacob (CDC/DDNID/NCCDPHP/DDT) (CTR)" w:date="2023-08-15T14:04:00Z">
              <w:r>
                <w:rPr>
                  <w:rFonts w:ascii="Calibri" w:hAnsi="Calibri"/>
                  <w:sz w:val="20"/>
                </w:rPr>
                <w:t>30.6 (10.2)</w:t>
              </w:r>
            </w:ins>
          </w:p>
        </w:tc>
        <w:tc>
          <w:tcPr>
            <w:tcW w:w="0" w:type="auto"/>
            <w:tcBorders>
              <w:top w:val="single" w:sz="0" w:space="0" w:color="D3D3D3"/>
              <w:left w:val="single" w:sz="0" w:space="0" w:color="D3D3D3"/>
              <w:bottom w:val="single" w:sz="0" w:space="0" w:color="D3D3D3"/>
              <w:right w:val="single" w:sz="0" w:space="0" w:color="D3D3D3"/>
            </w:tcBorders>
          </w:tcPr>
          <w:p w14:paraId="21F6B17A" w14:textId="77777777" w:rsidR="00524773" w:rsidRDefault="00524773" w:rsidP="00C670FC">
            <w:pPr>
              <w:keepNext/>
              <w:spacing w:after="60"/>
              <w:rPr>
                <w:ins w:id="3815" w:author="Wittman, Jacob (CDC/DDNID/NCCDPHP/DDT) (CTR)" w:date="2023-08-15T14:04:00Z"/>
              </w:rPr>
            </w:pPr>
            <w:ins w:id="3816" w:author="Wittman, Jacob (CDC/DDNID/NCCDPHP/DDT) (CTR)" w:date="2023-08-15T14:04:00Z">
              <w:r>
                <w:rPr>
                  <w:rFonts w:ascii="Calibri" w:hAnsi="Calibri"/>
                  <w:sz w:val="20"/>
                </w:rPr>
                <w:t>47.6 (13.2)</w:t>
              </w:r>
            </w:ins>
          </w:p>
        </w:tc>
        <w:tc>
          <w:tcPr>
            <w:tcW w:w="0" w:type="auto"/>
            <w:tcBorders>
              <w:top w:val="single" w:sz="0" w:space="0" w:color="D3D3D3"/>
              <w:left w:val="single" w:sz="0" w:space="0" w:color="D3D3D3"/>
              <w:bottom w:val="single" w:sz="0" w:space="0" w:color="D3D3D3"/>
              <w:right w:val="single" w:sz="0" w:space="0" w:color="D3D3D3"/>
            </w:tcBorders>
          </w:tcPr>
          <w:p w14:paraId="10036652" w14:textId="77777777" w:rsidR="00524773" w:rsidRDefault="00524773" w:rsidP="00C670FC">
            <w:pPr>
              <w:keepNext/>
              <w:spacing w:after="60"/>
              <w:rPr>
                <w:ins w:id="3817" w:author="Wittman, Jacob (CDC/DDNID/NCCDPHP/DDT) (CTR)" w:date="2023-08-15T14:04:00Z"/>
              </w:rPr>
            </w:pPr>
            <w:ins w:id="3818" w:author="Wittman, Jacob (CDC/DDNID/NCCDPHP/DDT) (CTR)" w:date="2023-08-15T14:04:00Z">
              <w:r>
                <w:rPr>
                  <w:rFonts w:ascii="Calibri" w:hAnsi="Calibri"/>
                  <w:sz w:val="20"/>
                </w:rPr>
                <w:t>-16.3 (-79.1, 46.5)</w:t>
              </w:r>
            </w:ins>
          </w:p>
        </w:tc>
        <w:tc>
          <w:tcPr>
            <w:tcW w:w="0" w:type="auto"/>
            <w:tcBorders>
              <w:top w:val="single" w:sz="0" w:space="0" w:color="D3D3D3"/>
              <w:left w:val="single" w:sz="0" w:space="0" w:color="D3D3D3"/>
              <w:bottom w:val="single" w:sz="0" w:space="0" w:color="D3D3D3"/>
              <w:right w:val="single" w:sz="0" w:space="0" w:color="D3D3D3"/>
            </w:tcBorders>
          </w:tcPr>
          <w:p w14:paraId="6D7918D3" w14:textId="77777777" w:rsidR="00524773" w:rsidRDefault="00524773" w:rsidP="00C670FC">
            <w:pPr>
              <w:keepNext/>
              <w:spacing w:after="60"/>
              <w:rPr>
                <w:ins w:id="38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BA49F7" w14:textId="77777777" w:rsidR="00524773" w:rsidRDefault="00524773" w:rsidP="00C670FC">
            <w:pPr>
              <w:keepNext/>
              <w:spacing w:after="60"/>
              <w:rPr>
                <w:ins w:id="3820" w:author="Wittman, Jacob (CDC/DDNID/NCCDPHP/DDT) (CTR)" w:date="2023-08-15T14:04:00Z"/>
              </w:rPr>
            </w:pPr>
            <w:ins w:id="3821" w:author="Wittman, Jacob (CDC/DDNID/NCCDPHP/DDT) (CTR)" w:date="2023-08-15T14:04:00Z">
              <w:r>
                <w:rPr>
                  <w:rFonts w:ascii="Calibri" w:hAnsi="Calibri"/>
                  <w:sz w:val="20"/>
                </w:rPr>
                <w:t>-1.3 (-4.9, 2.4)</w:t>
              </w:r>
            </w:ins>
          </w:p>
        </w:tc>
        <w:tc>
          <w:tcPr>
            <w:tcW w:w="0" w:type="auto"/>
            <w:tcBorders>
              <w:top w:val="single" w:sz="0" w:space="0" w:color="D3D3D3"/>
              <w:left w:val="single" w:sz="0" w:space="0" w:color="D3D3D3"/>
              <w:bottom w:val="single" w:sz="0" w:space="0" w:color="D3D3D3"/>
              <w:right w:val="single" w:sz="0" w:space="0" w:color="D3D3D3"/>
            </w:tcBorders>
          </w:tcPr>
          <w:p w14:paraId="5AB4778C" w14:textId="77777777" w:rsidR="00524773" w:rsidRDefault="00524773" w:rsidP="00C670FC">
            <w:pPr>
              <w:keepNext/>
              <w:spacing w:after="60"/>
              <w:rPr>
                <w:ins w:id="3822" w:author="Wittman, Jacob (CDC/DDNID/NCCDPHP/DDT) (CTR)" w:date="2023-08-15T14:04:00Z"/>
              </w:rPr>
            </w:pPr>
            <w:ins w:id="3823" w:author="Wittman, Jacob (CDC/DDNID/NCCDPHP/DDT) (CTR)" w:date="2023-08-15T14:04:00Z">
              <w:r>
                <w:rPr>
                  <w:rFonts w:ascii="Calibri" w:hAnsi="Calibri"/>
                  <w:sz w:val="20"/>
                </w:rPr>
                <w:t>-1.3 (-4.9, 2.4)</w:t>
              </w:r>
            </w:ins>
          </w:p>
        </w:tc>
      </w:tr>
      <w:tr w:rsidR="00524773" w14:paraId="08BDC833" w14:textId="77777777" w:rsidTr="00C670FC">
        <w:trPr>
          <w:cantSplit/>
          <w:jc w:val="center"/>
          <w:ins w:id="38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2D8CE5" w14:textId="77777777" w:rsidR="00524773" w:rsidRDefault="00524773" w:rsidP="00C670FC">
            <w:pPr>
              <w:keepNext/>
              <w:spacing w:after="60"/>
              <w:rPr>
                <w:ins w:id="3825" w:author="Wittman, Jacob (CDC/DDNID/NCCDPHP/DDT) (CTR)" w:date="2023-08-15T14:04:00Z"/>
              </w:rPr>
            </w:pPr>
            <w:ins w:id="3826"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3A82F13A" w14:textId="77777777" w:rsidR="00524773" w:rsidRDefault="00524773" w:rsidP="00C670FC">
            <w:pPr>
              <w:keepNext/>
              <w:spacing w:after="60"/>
              <w:rPr>
                <w:ins w:id="3827" w:author="Wittman, Jacob (CDC/DDNID/NCCDPHP/DDT) (CTR)" w:date="2023-08-15T14:04:00Z"/>
              </w:rPr>
            </w:pPr>
            <w:ins w:id="3828" w:author="Wittman, Jacob (CDC/DDNID/NCCDPHP/DDT) (CTR)" w:date="2023-08-15T14:04:00Z">
              <w:r>
                <w:rPr>
                  <w:rFonts w:ascii="Calibri" w:hAnsi="Calibri"/>
                  <w:sz w:val="20"/>
                </w:rPr>
                <w:t>57.5 (1.4)</w:t>
              </w:r>
            </w:ins>
          </w:p>
        </w:tc>
        <w:tc>
          <w:tcPr>
            <w:tcW w:w="0" w:type="auto"/>
            <w:tcBorders>
              <w:top w:val="single" w:sz="0" w:space="0" w:color="D3D3D3"/>
              <w:left w:val="single" w:sz="0" w:space="0" w:color="D3D3D3"/>
              <w:bottom w:val="single" w:sz="0" w:space="0" w:color="D3D3D3"/>
              <w:right w:val="single" w:sz="0" w:space="0" w:color="D3D3D3"/>
            </w:tcBorders>
          </w:tcPr>
          <w:p w14:paraId="4C6D1536" w14:textId="77777777" w:rsidR="00524773" w:rsidRDefault="00524773" w:rsidP="00C670FC">
            <w:pPr>
              <w:keepNext/>
              <w:spacing w:after="60"/>
              <w:rPr>
                <w:ins w:id="3829" w:author="Wittman, Jacob (CDC/DDNID/NCCDPHP/DDT) (CTR)" w:date="2023-08-15T14:04:00Z"/>
              </w:rPr>
            </w:pPr>
            <w:ins w:id="3830" w:author="Wittman, Jacob (CDC/DDNID/NCCDPHP/DDT) (CTR)" w:date="2023-08-15T14:04:00Z">
              <w:r>
                <w:rPr>
                  <w:rFonts w:ascii="Calibri" w:hAnsi="Calibri"/>
                  <w:sz w:val="20"/>
                </w:rPr>
                <w:t>54.9 (2.4)</w:t>
              </w:r>
            </w:ins>
          </w:p>
        </w:tc>
        <w:tc>
          <w:tcPr>
            <w:tcW w:w="0" w:type="auto"/>
            <w:tcBorders>
              <w:top w:val="single" w:sz="0" w:space="0" w:color="D3D3D3"/>
              <w:left w:val="single" w:sz="0" w:space="0" w:color="D3D3D3"/>
              <w:bottom w:val="single" w:sz="0" w:space="0" w:color="D3D3D3"/>
              <w:right w:val="single" w:sz="0" w:space="0" w:color="D3D3D3"/>
            </w:tcBorders>
          </w:tcPr>
          <w:p w14:paraId="0FD39BFA" w14:textId="77777777" w:rsidR="00524773" w:rsidRDefault="00524773" w:rsidP="00C670FC">
            <w:pPr>
              <w:keepNext/>
              <w:spacing w:after="60"/>
              <w:rPr>
                <w:ins w:id="3831" w:author="Wittman, Jacob (CDC/DDNID/NCCDPHP/DDT) (CTR)" w:date="2023-08-15T14:04:00Z"/>
              </w:rPr>
            </w:pPr>
            <w:ins w:id="3832" w:author="Wittman, Jacob (CDC/DDNID/NCCDPHP/DDT) (CTR)" w:date="2023-08-15T14:04:00Z">
              <w:r>
                <w:rPr>
                  <w:rFonts w:ascii="Calibri" w:hAnsi="Calibri"/>
                  <w:sz w:val="20"/>
                </w:rPr>
                <w:t>52.3 (3.0)</w:t>
              </w:r>
            </w:ins>
          </w:p>
        </w:tc>
        <w:tc>
          <w:tcPr>
            <w:tcW w:w="0" w:type="auto"/>
            <w:tcBorders>
              <w:top w:val="single" w:sz="0" w:space="0" w:color="D3D3D3"/>
              <w:left w:val="single" w:sz="0" w:space="0" w:color="D3D3D3"/>
              <w:bottom w:val="single" w:sz="0" w:space="0" w:color="D3D3D3"/>
              <w:right w:val="single" w:sz="0" w:space="0" w:color="D3D3D3"/>
            </w:tcBorders>
          </w:tcPr>
          <w:p w14:paraId="441373C0" w14:textId="77777777" w:rsidR="00524773" w:rsidRDefault="00524773" w:rsidP="00C670FC">
            <w:pPr>
              <w:keepNext/>
              <w:spacing w:after="60"/>
              <w:rPr>
                <w:ins w:id="3833" w:author="Wittman, Jacob (CDC/DDNID/NCCDPHP/DDT) (CTR)" w:date="2023-08-15T14:04:00Z"/>
              </w:rPr>
            </w:pPr>
            <w:ins w:id="3834" w:author="Wittman, Jacob (CDC/DDNID/NCCDPHP/DDT) (CTR)" w:date="2023-08-15T14:04:00Z">
              <w:r>
                <w:rPr>
                  <w:rFonts w:ascii="Calibri" w:hAnsi="Calibri"/>
                  <w:sz w:val="20"/>
                </w:rPr>
                <w:t>57.8 (2.7)</w:t>
              </w:r>
            </w:ins>
          </w:p>
        </w:tc>
        <w:tc>
          <w:tcPr>
            <w:tcW w:w="0" w:type="auto"/>
            <w:tcBorders>
              <w:top w:val="single" w:sz="0" w:space="0" w:color="D3D3D3"/>
              <w:left w:val="single" w:sz="0" w:space="0" w:color="D3D3D3"/>
              <w:bottom w:val="single" w:sz="0" w:space="0" w:color="D3D3D3"/>
              <w:right w:val="single" w:sz="0" w:space="0" w:color="D3D3D3"/>
            </w:tcBorders>
          </w:tcPr>
          <w:p w14:paraId="394C73DA" w14:textId="77777777" w:rsidR="00524773" w:rsidRDefault="00524773" w:rsidP="00C670FC">
            <w:pPr>
              <w:keepNext/>
              <w:spacing w:after="60"/>
              <w:rPr>
                <w:ins w:id="3835" w:author="Wittman, Jacob (CDC/DDNID/NCCDPHP/DDT) (CTR)" w:date="2023-08-15T14:04:00Z"/>
              </w:rPr>
            </w:pPr>
            <w:ins w:id="3836" w:author="Wittman, Jacob (CDC/DDNID/NCCDPHP/DDT) (CTR)" w:date="2023-08-15T14:04:00Z">
              <w:r>
                <w:rPr>
                  <w:rFonts w:ascii="Calibri" w:hAnsi="Calibri"/>
                  <w:sz w:val="20"/>
                </w:rPr>
                <w:t>53.0 (2.3)</w:t>
              </w:r>
            </w:ins>
          </w:p>
        </w:tc>
        <w:tc>
          <w:tcPr>
            <w:tcW w:w="0" w:type="auto"/>
            <w:tcBorders>
              <w:top w:val="single" w:sz="0" w:space="0" w:color="D3D3D3"/>
              <w:left w:val="single" w:sz="0" w:space="0" w:color="D3D3D3"/>
              <w:bottom w:val="single" w:sz="0" w:space="0" w:color="D3D3D3"/>
              <w:right w:val="single" w:sz="0" w:space="0" w:color="D3D3D3"/>
            </w:tcBorders>
          </w:tcPr>
          <w:p w14:paraId="450549A3" w14:textId="77777777" w:rsidR="00524773" w:rsidRDefault="00524773" w:rsidP="00C670FC">
            <w:pPr>
              <w:keepNext/>
              <w:spacing w:after="60"/>
              <w:rPr>
                <w:ins w:id="3837" w:author="Wittman, Jacob (CDC/DDNID/NCCDPHP/DDT) (CTR)" w:date="2023-08-15T14:04:00Z"/>
              </w:rPr>
            </w:pPr>
            <w:ins w:id="3838" w:author="Wittman, Jacob (CDC/DDNID/NCCDPHP/DDT) (CTR)" w:date="2023-08-15T14:04:00Z">
              <w:r>
                <w:rPr>
                  <w:rFonts w:ascii="Calibri" w:hAnsi="Calibri"/>
                  <w:sz w:val="20"/>
                </w:rPr>
                <w:t>52.0 (2.6)</w:t>
              </w:r>
            </w:ins>
          </w:p>
        </w:tc>
        <w:tc>
          <w:tcPr>
            <w:tcW w:w="0" w:type="auto"/>
            <w:tcBorders>
              <w:top w:val="single" w:sz="0" w:space="0" w:color="D3D3D3"/>
              <w:left w:val="single" w:sz="0" w:space="0" w:color="D3D3D3"/>
              <w:bottom w:val="single" w:sz="0" w:space="0" w:color="D3D3D3"/>
              <w:right w:val="single" w:sz="0" w:space="0" w:color="D3D3D3"/>
            </w:tcBorders>
          </w:tcPr>
          <w:p w14:paraId="76E6CB14" w14:textId="77777777" w:rsidR="00524773" w:rsidRDefault="00524773" w:rsidP="00C670FC">
            <w:pPr>
              <w:keepNext/>
              <w:spacing w:after="60"/>
              <w:rPr>
                <w:ins w:id="3839" w:author="Wittman, Jacob (CDC/DDNID/NCCDPHP/DDT) (CTR)" w:date="2023-08-15T14:04:00Z"/>
              </w:rPr>
            </w:pPr>
            <w:ins w:id="3840" w:author="Wittman, Jacob (CDC/DDNID/NCCDPHP/DDT) (CTR)" w:date="2023-08-15T14:04:00Z">
              <w:r>
                <w:rPr>
                  <w:rFonts w:ascii="Calibri" w:hAnsi="Calibri"/>
                  <w:sz w:val="20"/>
                </w:rPr>
                <w:t>56.1 (2.4)</w:t>
              </w:r>
            </w:ins>
          </w:p>
        </w:tc>
        <w:tc>
          <w:tcPr>
            <w:tcW w:w="0" w:type="auto"/>
            <w:tcBorders>
              <w:top w:val="single" w:sz="0" w:space="0" w:color="D3D3D3"/>
              <w:left w:val="single" w:sz="0" w:space="0" w:color="D3D3D3"/>
              <w:bottom w:val="single" w:sz="0" w:space="0" w:color="D3D3D3"/>
              <w:right w:val="single" w:sz="0" w:space="0" w:color="D3D3D3"/>
            </w:tcBorders>
          </w:tcPr>
          <w:p w14:paraId="0F09A871" w14:textId="77777777" w:rsidR="00524773" w:rsidRDefault="00524773" w:rsidP="00C670FC">
            <w:pPr>
              <w:keepNext/>
              <w:spacing w:after="60"/>
              <w:rPr>
                <w:ins w:id="3841" w:author="Wittman, Jacob (CDC/DDNID/NCCDPHP/DDT) (CTR)" w:date="2023-08-15T14:04:00Z"/>
              </w:rPr>
            </w:pPr>
            <w:ins w:id="3842" w:author="Wittman, Jacob (CDC/DDNID/NCCDPHP/DDT) (CTR)" w:date="2023-08-15T14:04:00Z">
              <w:r>
                <w:rPr>
                  <w:rFonts w:ascii="Calibri" w:hAnsi="Calibri"/>
                  <w:sz w:val="20"/>
                </w:rPr>
                <w:t>54.4 (2.5)</w:t>
              </w:r>
            </w:ins>
          </w:p>
        </w:tc>
        <w:tc>
          <w:tcPr>
            <w:tcW w:w="0" w:type="auto"/>
            <w:tcBorders>
              <w:top w:val="single" w:sz="0" w:space="0" w:color="D3D3D3"/>
              <w:left w:val="single" w:sz="0" w:space="0" w:color="D3D3D3"/>
              <w:bottom w:val="single" w:sz="0" w:space="0" w:color="D3D3D3"/>
              <w:right w:val="single" w:sz="0" w:space="0" w:color="D3D3D3"/>
            </w:tcBorders>
          </w:tcPr>
          <w:p w14:paraId="008FB95E" w14:textId="77777777" w:rsidR="00524773" w:rsidRDefault="00524773" w:rsidP="00C670FC">
            <w:pPr>
              <w:keepNext/>
              <w:spacing w:after="60"/>
              <w:rPr>
                <w:ins w:id="3843" w:author="Wittman, Jacob (CDC/DDNID/NCCDPHP/DDT) (CTR)" w:date="2023-08-15T14:04:00Z"/>
              </w:rPr>
            </w:pPr>
            <w:ins w:id="3844" w:author="Wittman, Jacob (CDC/DDNID/NCCDPHP/DDT) (CTR)" w:date="2023-08-15T14:04:00Z">
              <w:r>
                <w:rPr>
                  <w:rFonts w:ascii="Calibri" w:hAnsi="Calibri"/>
                  <w:sz w:val="20"/>
                </w:rPr>
                <w:t>62.8 (2.7)</w:t>
              </w:r>
            </w:ins>
          </w:p>
        </w:tc>
        <w:tc>
          <w:tcPr>
            <w:tcW w:w="0" w:type="auto"/>
            <w:tcBorders>
              <w:top w:val="single" w:sz="0" w:space="0" w:color="D3D3D3"/>
              <w:left w:val="single" w:sz="0" w:space="0" w:color="D3D3D3"/>
              <w:bottom w:val="single" w:sz="0" w:space="0" w:color="D3D3D3"/>
              <w:right w:val="single" w:sz="0" w:space="0" w:color="D3D3D3"/>
            </w:tcBorders>
          </w:tcPr>
          <w:p w14:paraId="24C6F51C" w14:textId="77777777" w:rsidR="00524773" w:rsidRDefault="00524773" w:rsidP="00C670FC">
            <w:pPr>
              <w:keepNext/>
              <w:spacing w:after="60"/>
              <w:rPr>
                <w:ins w:id="3845" w:author="Wittman, Jacob (CDC/DDNID/NCCDPHP/DDT) (CTR)" w:date="2023-08-15T14:04:00Z"/>
              </w:rPr>
            </w:pPr>
            <w:ins w:id="3846" w:author="Wittman, Jacob (CDC/DDNID/NCCDPHP/DDT) (CTR)" w:date="2023-08-15T14:04:00Z">
              <w:r>
                <w:rPr>
                  <w:rFonts w:ascii="Calibri" w:hAnsi="Calibri"/>
                  <w:sz w:val="20"/>
                </w:rPr>
                <w:t>63.2 (2.5)</w:t>
              </w:r>
            </w:ins>
          </w:p>
        </w:tc>
        <w:tc>
          <w:tcPr>
            <w:tcW w:w="0" w:type="auto"/>
            <w:tcBorders>
              <w:top w:val="single" w:sz="0" w:space="0" w:color="D3D3D3"/>
              <w:left w:val="single" w:sz="0" w:space="0" w:color="D3D3D3"/>
              <w:bottom w:val="single" w:sz="0" w:space="0" w:color="D3D3D3"/>
              <w:right w:val="single" w:sz="0" w:space="0" w:color="D3D3D3"/>
            </w:tcBorders>
          </w:tcPr>
          <w:p w14:paraId="7FB60238" w14:textId="77777777" w:rsidR="00524773" w:rsidRDefault="00524773" w:rsidP="00C670FC">
            <w:pPr>
              <w:keepNext/>
              <w:spacing w:after="60"/>
              <w:rPr>
                <w:ins w:id="3847" w:author="Wittman, Jacob (CDC/DDNID/NCCDPHP/DDT) (CTR)" w:date="2023-08-15T14:04:00Z"/>
              </w:rPr>
            </w:pPr>
            <w:ins w:id="3848" w:author="Wittman, Jacob (CDC/DDNID/NCCDPHP/DDT) (CTR)" w:date="2023-08-15T14:04:00Z">
              <w:r>
                <w:rPr>
                  <w:rFonts w:ascii="Calibri" w:hAnsi="Calibri"/>
                  <w:sz w:val="20"/>
                </w:rPr>
                <w:t>55.8 (2.8)</w:t>
              </w:r>
            </w:ins>
          </w:p>
        </w:tc>
        <w:tc>
          <w:tcPr>
            <w:tcW w:w="0" w:type="auto"/>
            <w:tcBorders>
              <w:top w:val="single" w:sz="0" w:space="0" w:color="D3D3D3"/>
              <w:left w:val="single" w:sz="0" w:space="0" w:color="D3D3D3"/>
              <w:bottom w:val="single" w:sz="0" w:space="0" w:color="D3D3D3"/>
              <w:right w:val="single" w:sz="0" w:space="0" w:color="D3D3D3"/>
            </w:tcBorders>
          </w:tcPr>
          <w:p w14:paraId="04801BE4" w14:textId="77777777" w:rsidR="00524773" w:rsidRDefault="00524773" w:rsidP="00C670FC">
            <w:pPr>
              <w:keepNext/>
              <w:spacing w:after="60"/>
              <w:rPr>
                <w:ins w:id="3849" w:author="Wittman, Jacob (CDC/DDNID/NCCDPHP/DDT) (CTR)" w:date="2023-08-15T14:04:00Z"/>
              </w:rPr>
            </w:pPr>
            <w:ins w:id="3850" w:author="Wittman, Jacob (CDC/DDNID/NCCDPHP/DDT) (CTR)" w:date="2023-08-15T14:04:00Z">
              <w:r>
                <w:rPr>
                  <w:rFonts w:ascii="Calibri" w:hAnsi="Calibri"/>
                  <w:sz w:val="20"/>
                </w:rPr>
                <w:t>59.2 (2.8)</w:t>
              </w:r>
            </w:ins>
          </w:p>
        </w:tc>
        <w:tc>
          <w:tcPr>
            <w:tcW w:w="0" w:type="auto"/>
            <w:tcBorders>
              <w:top w:val="single" w:sz="0" w:space="0" w:color="D3D3D3"/>
              <w:left w:val="single" w:sz="0" w:space="0" w:color="D3D3D3"/>
              <w:bottom w:val="single" w:sz="0" w:space="0" w:color="D3D3D3"/>
              <w:right w:val="single" w:sz="0" w:space="0" w:color="D3D3D3"/>
            </w:tcBorders>
          </w:tcPr>
          <w:p w14:paraId="41BAA729" w14:textId="77777777" w:rsidR="00524773" w:rsidRDefault="00524773" w:rsidP="00C670FC">
            <w:pPr>
              <w:keepNext/>
              <w:spacing w:after="60"/>
              <w:rPr>
                <w:ins w:id="3851" w:author="Wittman, Jacob (CDC/DDNID/NCCDPHP/DDT) (CTR)" w:date="2023-08-15T14:04:00Z"/>
              </w:rPr>
            </w:pPr>
            <w:ins w:id="3852" w:author="Wittman, Jacob (CDC/DDNID/NCCDPHP/DDT) (CTR)" w:date="2023-08-15T14:04:00Z">
              <w:r>
                <w:rPr>
                  <w:rFonts w:ascii="Calibri" w:hAnsi="Calibri"/>
                  <w:sz w:val="20"/>
                </w:rPr>
                <w:t>68.2 (2.3)</w:t>
              </w:r>
            </w:ins>
          </w:p>
        </w:tc>
        <w:tc>
          <w:tcPr>
            <w:tcW w:w="0" w:type="auto"/>
            <w:tcBorders>
              <w:top w:val="single" w:sz="0" w:space="0" w:color="D3D3D3"/>
              <w:left w:val="single" w:sz="0" w:space="0" w:color="D3D3D3"/>
              <w:bottom w:val="single" w:sz="0" w:space="0" w:color="D3D3D3"/>
              <w:right w:val="single" w:sz="0" w:space="0" w:color="D3D3D3"/>
            </w:tcBorders>
          </w:tcPr>
          <w:p w14:paraId="30ABA59D" w14:textId="77777777" w:rsidR="00524773" w:rsidRDefault="00524773" w:rsidP="00C670FC">
            <w:pPr>
              <w:keepNext/>
              <w:spacing w:after="60"/>
              <w:rPr>
                <w:ins w:id="3853" w:author="Wittman, Jacob (CDC/DDNID/NCCDPHP/DDT) (CTR)" w:date="2023-08-15T14:04:00Z"/>
              </w:rPr>
            </w:pPr>
            <w:ins w:id="3854" w:author="Wittman, Jacob (CDC/DDNID/NCCDPHP/DDT) (CTR)" w:date="2023-08-15T14:04:00Z">
              <w:r>
                <w:rPr>
                  <w:rFonts w:ascii="Calibri" w:hAnsi="Calibri"/>
                  <w:sz w:val="20"/>
                </w:rPr>
                <w:t>62.7 (2.8)</w:t>
              </w:r>
            </w:ins>
          </w:p>
        </w:tc>
        <w:tc>
          <w:tcPr>
            <w:tcW w:w="0" w:type="auto"/>
            <w:tcBorders>
              <w:top w:val="single" w:sz="0" w:space="0" w:color="D3D3D3"/>
              <w:left w:val="single" w:sz="0" w:space="0" w:color="D3D3D3"/>
              <w:bottom w:val="single" w:sz="0" w:space="0" w:color="D3D3D3"/>
              <w:right w:val="single" w:sz="0" w:space="0" w:color="D3D3D3"/>
            </w:tcBorders>
          </w:tcPr>
          <w:p w14:paraId="43FD4A15" w14:textId="77777777" w:rsidR="00524773" w:rsidRDefault="00524773" w:rsidP="00C670FC">
            <w:pPr>
              <w:keepNext/>
              <w:spacing w:after="60"/>
              <w:rPr>
                <w:ins w:id="3855" w:author="Wittman, Jacob (CDC/DDNID/NCCDPHP/DDT) (CTR)" w:date="2023-08-15T14:04:00Z"/>
              </w:rPr>
            </w:pPr>
            <w:ins w:id="3856" w:author="Wittman, Jacob (CDC/DDNID/NCCDPHP/DDT) (CTR)" w:date="2023-08-15T14:04:00Z">
              <w:r>
                <w:rPr>
                  <w:rFonts w:ascii="Calibri" w:hAnsi="Calibri"/>
                  <w:sz w:val="20"/>
                </w:rPr>
                <w:t>24.2 (10.9, 37.6)</w:t>
              </w:r>
            </w:ins>
          </w:p>
        </w:tc>
        <w:tc>
          <w:tcPr>
            <w:tcW w:w="0" w:type="auto"/>
            <w:tcBorders>
              <w:top w:val="single" w:sz="0" w:space="0" w:color="D3D3D3"/>
              <w:left w:val="single" w:sz="0" w:space="0" w:color="D3D3D3"/>
              <w:bottom w:val="single" w:sz="0" w:space="0" w:color="D3D3D3"/>
              <w:right w:val="single" w:sz="0" w:space="0" w:color="D3D3D3"/>
            </w:tcBorders>
          </w:tcPr>
          <w:p w14:paraId="670FDD7F" w14:textId="77777777" w:rsidR="00524773" w:rsidRDefault="00524773" w:rsidP="00C670FC">
            <w:pPr>
              <w:keepNext/>
              <w:spacing w:after="60"/>
              <w:rPr>
                <w:ins w:id="38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B1311E" w14:textId="77777777" w:rsidR="00524773" w:rsidRDefault="00524773" w:rsidP="00C670FC">
            <w:pPr>
              <w:keepNext/>
              <w:spacing w:after="60"/>
              <w:rPr>
                <w:ins w:id="3858" w:author="Wittman, Jacob (CDC/DDNID/NCCDPHP/DDT) (CTR)" w:date="2023-08-15T14:04:00Z"/>
              </w:rPr>
            </w:pPr>
            <w:ins w:id="3859" w:author="Wittman, Jacob (CDC/DDNID/NCCDPHP/DDT) (CTR)" w:date="2023-08-15T14:04:00Z">
              <w:r>
                <w:rPr>
                  <w:rFonts w:ascii="Calibri" w:hAnsi="Calibri"/>
                  <w:sz w:val="20"/>
                </w:rPr>
                <w:t>1.6 (0.4, 2.9)</w:t>
              </w:r>
            </w:ins>
          </w:p>
        </w:tc>
        <w:tc>
          <w:tcPr>
            <w:tcW w:w="0" w:type="auto"/>
            <w:tcBorders>
              <w:top w:val="single" w:sz="0" w:space="0" w:color="D3D3D3"/>
              <w:left w:val="single" w:sz="0" w:space="0" w:color="D3D3D3"/>
              <w:bottom w:val="single" w:sz="0" w:space="0" w:color="D3D3D3"/>
              <w:right w:val="single" w:sz="0" w:space="0" w:color="D3D3D3"/>
            </w:tcBorders>
          </w:tcPr>
          <w:p w14:paraId="36B63FE3" w14:textId="77777777" w:rsidR="00524773" w:rsidRDefault="00524773" w:rsidP="00C670FC">
            <w:pPr>
              <w:keepNext/>
              <w:spacing w:after="60"/>
              <w:rPr>
                <w:ins w:id="3860" w:author="Wittman, Jacob (CDC/DDNID/NCCDPHP/DDT) (CTR)" w:date="2023-08-15T14:04:00Z"/>
              </w:rPr>
            </w:pPr>
            <w:ins w:id="3861" w:author="Wittman, Jacob (CDC/DDNID/NCCDPHP/DDT) (CTR)" w:date="2023-08-15T14:04:00Z">
              <w:r>
                <w:rPr>
                  <w:rFonts w:ascii="Calibri" w:hAnsi="Calibri"/>
                  <w:sz w:val="20"/>
                </w:rPr>
                <w:t>1.6 (0.4, 2.9)</w:t>
              </w:r>
            </w:ins>
          </w:p>
        </w:tc>
      </w:tr>
      <w:tr w:rsidR="00524773" w14:paraId="02744F02" w14:textId="77777777" w:rsidTr="00C670FC">
        <w:trPr>
          <w:cantSplit/>
          <w:jc w:val="center"/>
          <w:ins w:id="386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3B6131B" w14:textId="77777777" w:rsidR="00524773" w:rsidRDefault="00524773" w:rsidP="00C670FC">
            <w:pPr>
              <w:keepNext/>
              <w:spacing w:after="60"/>
              <w:rPr>
                <w:ins w:id="3863" w:author="Wittman, Jacob (CDC/DDNID/NCCDPHP/DDT) (CTR)" w:date="2023-08-15T14:04:00Z"/>
              </w:rPr>
            </w:pPr>
            <w:ins w:id="3864"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2B07F70F" w14:textId="77777777" w:rsidR="00524773" w:rsidRDefault="00524773" w:rsidP="00C670FC">
            <w:pPr>
              <w:keepNext/>
              <w:spacing w:after="60"/>
              <w:rPr>
                <w:ins w:id="3865" w:author="Wittman, Jacob (CDC/DDNID/NCCDPHP/DDT) (CTR)" w:date="2023-08-15T14:04:00Z"/>
              </w:rPr>
            </w:pPr>
            <w:ins w:id="3866" w:author="Wittman, Jacob (CDC/DDNID/NCCDPHP/DDT) (CTR)" w:date="2023-08-15T14:04:00Z">
              <w:r>
                <w:rPr>
                  <w:rFonts w:ascii="Calibri" w:hAnsi="Calibri"/>
                  <w:sz w:val="20"/>
                </w:rPr>
                <w:t>63.4 (0.9)</w:t>
              </w:r>
            </w:ins>
          </w:p>
        </w:tc>
        <w:tc>
          <w:tcPr>
            <w:tcW w:w="0" w:type="auto"/>
            <w:tcBorders>
              <w:top w:val="single" w:sz="0" w:space="0" w:color="D3D3D3"/>
              <w:left w:val="single" w:sz="0" w:space="0" w:color="D3D3D3"/>
              <w:bottom w:val="single" w:sz="0" w:space="0" w:color="D3D3D3"/>
              <w:right w:val="single" w:sz="0" w:space="0" w:color="D3D3D3"/>
            </w:tcBorders>
          </w:tcPr>
          <w:p w14:paraId="6B9DC4DA" w14:textId="77777777" w:rsidR="00524773" w:rsidRDefault="00524773" w:rsidP="00C670FC">
            <w:pPr>
              <w:keepNext/>
              <w:spacing w:after="60"/>
              <w:rPr>
                <w:ins w:id="3867" w:author="Wittman, Jacob (CDC/DDNID/NCCDPHP/DDT) (CTR)" w:date="2023-08-15T14:04:00Z"/>
              </w:rPr>
            </w:pPr>
            <w:ins w:id="3868" w:author="Wittman, Jacob (CDC/DDNID/NCCDPHP/DDT) (CTR)" w:date="2023-08-15T14:04:00Z">
              <w:r>
                <w:rPr>
                  <w:rFonts w:ascii="Calibri" w:hAnsi="Calibri"/>
                  <w:sz w:val="20"/>
                </w:rPr>
                <w:t>62.1 (4.1)</w:t>
              </w:r>
            </w:ins>
          </w:p>
        </w:tc>
        <w:tc>
          <w:tcPr>
            <w:tcW w:w="0" w:type="auto"/>
            <w:tcBorders>
              <w:top w:val="single" w:sz="0" w:space="0" w:color="D3D3D3"/>
              <w:left w:val="single" w:sz="0" w:space="0" w:color="D3D3D3"/>
              <w:bottom w:val="single" w:sz="0" w:space="0" w:color="D3D3D3"/>
              <w:right w:val="single" w:sz="0" w:space="0" w:color="D3D3D3"/>
            </w:tcBorders>
          </w:tcPr>
          <w:p w14:paraId="1E95C733" w14:textId="77777777" w:rsidR="00524773" w:rsidRDefault="00524773" w:rsidP="00C670FC">
            <w:pPr>
              <w:keepNext/>
              <w:spacing w:after="60"/>
              <w:rPr>
                <w:ins w:id="3869" w:author="Wittman, Jacob (CDC/DDNID/NCCDPHP/DDT) (CTR)" w:date="2023-08-15T14:04:00Z"/>
              </w:rPr>
            </w:pPr>
            <w:ins w:id="3870" w:author="Wittman, Jacob (CDC/DDNID/NCCDPHP/DDT) (CTR)" w:date="2023-08-15T14:04:00Z">
              <w:r>
                <w:rPr>
                  <w:rFonts w:ascii="Calibri" w:hAnsi="Calibri"/>
                  <w:sz w:val="20"/>
                </w:rPr>
                <w:t>58.4 (4.4)</w:t>
              </w:r>
            </w:ins>
          </w:p>
        </w:tc>
        <w:tc>
          <w:tcPr>
            <w:tcW w:w="0" w:type="auto"/>
            <w:tcBorders>
              <w:top w:val="single" w:sz="0" w:space="0" w:color="D3D3D3"/>
              <w:left w:val="single" w:sz="0" w:space="0" w:color="D3D3D3"/>
              <w:bottom w:val="single" w:sz="0" w:space="0" w:color="D3D3D3"/>
              <w:right w:val="single" w:sz="0" w:space="0" w:color="D3D3D3"/>
            </w:tcBorders>
          </w:tcPr>
          <w:p w14:paraId="7307A77F" w14:textId="77777777" w:rsidR="00524773" w:rsidRDefault="00524773" w:rsidP="00C670FC">
            <w:pPr>
              <w:keepNext/>
              <w:spacing w:after="60"/>
              <w:rPr>
                <w:ins w:id="3871" w:author="Wittman, Jacob (CDC/DDNID/NCCDPHP/DDT) (CTR)" w:date="2023-08-15T14:04:00Z"/>
              </w:rPr>
            </w:pPr>
            <w:ins w:id="3872" w:author="Wittman, Jacob (CDC/DDNID/NCCDPHP/DDT) (CTR)" w:date="2023-08-15T14:04:00Z">
              <w:r>
                <w:rPr>
                  <w:rFonts w:ascii="Calibri" w:hAnsi="Calibri"/>
                  <w:sz w:val="20"/>
                </w:rPr>
                <w:t>59.6 (4.7)</w:t>
              </w:r>
            </w:ins>
          </w:p>
        </w:tc>
        <w:tc>
          <w:tcPr>
            <w:tcW w:w="0" w:type="auto"/>
            <w:tcBorders>
              <w:top w:val="single" w:sz="0" w:space="0" w:color="D3D3D3"/>
              <w:left w:val="single" w:sz="0" w:space="0" w:color="D3D3D3"/>
              <w:bottom w:val="single" w:sz="0" w:space="0" w:color="D3D3D3"/>
              <w:right w:val="single" w:sz="0" w:space="0" w:color="D3D3D3"/>
            </w:tcBorders>
          </w:tcPr>
          <w:p w14:paraId="07B1A748" w14:textId="77777777" w:rsidR="00524773" w:rsidRDefault="00524773" w:rsidP="00C670FC">
            <w:pPr>
              <w:keepNext/>
              <w:spacing w:after="60"/>
              <w:rPr>
                <w:ins w:id="3873" w:author="Wittman, Jacob (CDC/DDNID/NCCDPHP/DDT) (CTR)" w:date="2023-08-15T14:04:00Z"/>
              </w:rPr>
            </w:pPr>
            <w:ins w:id="3874" w:author="Wittman, Jacob (CDC/DDNID/NCCDPHP/DDT) (CTR)" w:date="2023-08-15T14:04:00Z">
              <w:r>
                <w:rPr>
                  <w:rFonts w:ascii="Calibri" w:hAnsi="Calibri"/>
                  <w:sz w:val="20"/>
                </w:rPr>
                <w:t>64.5 (3.6)</w:t>
              </w:r>
            </w:ins>
          </w:p>
        </w:tc>
        <w:tc>
          <w:tcPr>
            <w:tcW w:w="0" w:type="auto"/>
            <w:tcBorders>
              <w:top w:val="single" w:sz="0" w:space="0" w:color="D3D3D3"/>
              <w:left w:val="single" w:sz="0" w:space="0" w:color="D3D3D3"/>
              <w:bottom w:val="single" w:sz="0" w:space="0" w:color="D3D3D3"/>
              <w:right w:val="single" w:sz="0" w:space="0" w:color="D3D3D3"/>
            </w:tcBorders>
          </w:tcPr>
          <w:p w14:paraId="456B1740" w14:textId="77777777" w:rsidR="00524773" w:rsidRDefault="00524773" w:rsidP="00C670FC">
            <w:pPr>
              <w:keepNext/>
              <w:spacing w:after="60"/>
              <w:rPr>
                <w:ins w:id="3875" w:author="Wittman, Jacob (CDC/DDNID/NCCDPHP/DDT) (CTR)" w:date="2023-08-15T14:04:00Z"/>
              </w:rPr>
            </w:pPr>
            <w:ins w:id="3876" w:author="Wittman, Jacob (CDC/DDNID/NCCDPHP/DDT) (CTR)" w:date="2023-08-15T14:04:00Z">
              <w:r>
                <w:rPr>
                  <w:rFonts w:ascii="Calibri" w:hAnsi="Calibri"/>
                  <w:sz w:val="20"/>
                </w:rPr>
                <w:t>62.1 (4.2)</w:t>
              </w:r>
            </w:ins>
          </w:p>
        </w:tc>
        <w:tc>
          <w:tcPr>
            <w:tcW w:w="0" w:type="auto"/>
            <w:tcBorders>
              <w:top w:val="single" w:sz="0" w:space="0" w:color="D3D3D3"/>
              <w:left w:val="single" w:sz="0" w:space="0" w:color="D3D3D3"/>
              <w:bottom w:val="single" w:sz="0" w:space="0" w:color="D3D3D3"/>
              <w:right w:val="single" w:sz="0" w:space="0" w:color="D3D3D3"/>
            </w:tcBorders>
          </w:tcPr>
          <w:p w14:paraId="3867BE87" w14:textId="77777777" w:rsidR="00524773" w:rsidRDefault="00524773" w:rsidP="00C670FC">
            <w:pPr>
              <w:keepNext/>
              <w:spacing w:after="60"/>
              <w:rPr>
                <w:ins w:id="3877" w:author="Wittman, Jacob (CDC/DDNID/NCCDPHP/DDT) (CTR)" w:date="2023-08-15T14:04:00Z"/>
              </w:rPr>
            </w:pPr>
            <w:ins w:id="3878" w:author="Wittman, Jacob (CDC/DDNID/NCCDPHP/DDT) (CTR)" w:date="2023-08-15T14:04:00Z">
              <w:r>
                <w:rPr>
                  <w:rFonts w:ascii="Calibri" w:hAnsi="Calibri"/>
                  <w:sz w:val="20"/>
                </w:rPr>
                <w:t>62.0 (3.9)</w:t>
              </w:r>
            </w:ins>
          </w:p>
        </w:tc>
        <w:tc>
          <w:tcPr>
            <w:tcW w:w="0" w:type="auto"/>
            <w:tcBorders>
              <w:top w:val="single" w:sz="0" w:space="0" w:color="D3D3D3"/>
              <w:left w:val="single" w:sz="0" w:space="0" w:color="D3D3D3"/>
              <w:bottom w:val="single" w:sz="0" w:space="0" w:color="D3D3D3"/>
              <w:right w:val="single" w:sz="0" w:space="0" w:color="D3D3D3"/>
            </w:tcBorders>
          </w:tcPr>
          <w:p w14:paraId="7F05176F" w14:textId="77777777" w:rsidR="00524773" w:rsidRDefault="00524773" w:rsidP="00C670FC">
            <w:pPr>
              <w:keepNext/>
              <w:spacing w:after="60"/>
              <w:rPr>
                <w:ins w:id="3879" w:author="Wittman, Jacob (CDC/DDNID/NCCDPHP/DDT) (CTR)" w:date="2023-08-15T14:04:00Z"/>
              </w:rPr>
            </w:pPr>
            <w:ins w:id="3880" w:author="Wittman, Jacob (CDC/DDNID/NCCDPHP/DDT) (CTR)" w:date="2023-08-15T14:04:00Z">
              <w:r>
                <w:rPr>
                  <w:rFonts w:ascii="Calibri" w:hAnsi="Calibri"/>
                  <w:sz w:val="20"/>
                </w:rPr>
                <w:t>61.7 (4.4)</w:t>
              </w:r>
            </w:ins>
          </w:p>
        </w:tc>
        <w:tc>
          <w:tcPr>
            <w:tcW w:w="0" w:type="auto"/>
            <w:tcBorders>
              <w:top w:val="single" w:sz="0" w:space="0" w:color="D3D3D3"/>
              <w:left w:val="single" w:sz="0" w:space="0" w:color="D3D3D3"/>
              <w:bottom w:val="single" w:sz="0" w:space="0" w:color="D3D3D3"/>
              <w:right w:val="single" w:sz="0" w:space="0" w:color="D3D3D3"/>
            </w:tcBorders>
          </w:tcPr>
          <w:p w14:paraId="0160E7BA" w14:textId="77777777" w:rsidR="00524773" w:rsidRDefault="00524773" w:rsidP="00C670FC">
            <w:pPr>
              <w:keepNext/>
              <w:spacing w:after="60"/>
              <w:rPr>
                <w:ins w:id="3881" w:author="Wittman, Jacob (CDC/DDNID/NCCDPHP/DDT) (CTR)" w:date="2023-08-15T14:04:00Z"/>
              </w:rPr>
            </w:pPr>
            <w:ins w:id="3882" w:author="Wittman, Jacob (CDC/DDNID/NCCDPHP/DDT) (CTR)" w:date="2023-08-15T14:04:00Z">
              <w:r>
                <w:rPr>
                  <w:rFonts w:ascii="Calibri" w:hAnsi="Calibri"/>
                  <w:sz w:val="20"/>
                </w:rPr>
                <w:t>65.3 (4.0)</w:t>
              </w:r>
            </w:ins>
          </w:p>
        </w:tc>
        <w:tc>
          <w:tcPr>
            <w:tcW w:w="0" w:type="auto"/>
            <w:tcBorders>
              <w:top w:val="single" w:sz="0" w:space="0" w:color="D3D3D3"/>
              <w:left w:val="single" w:sz="0" w:space="0" w:color="D3D3D3"/>
              <w:bottom w:val="single" w:sz="0" w:space="0" w:color="D3D3D3"/>
              <w:right w:val="single" w:sz="0" w:space="0" w:color="D3D3D3"/>
            </w:tcBorders>
          </w:tcPr>
          <w:p w14:paraId="7DA67B58" w14:textId="77777777" w:rsidR="00524773" w:rsidRDefault="00524773" w:rsidP="00C670FC">
            <w:pPr>
              <w:keepNext/>
              <w:spacing w:after="60"/>
              <w:rPr>
                <w:ins w:id="3883" w:author="Wittman, Jacob (CDC/DDNID/NCCDPHP/DDT) (CTR)" w:date="2023-08-15T14:04:00Z"/>
              </w:rPr>
            </w:pPr>
            <w:ins w:id="3884" w:author="Wittman, Jacob (CDC/DDNID/NCCDPHP/DDT) (CTR)" w:date="2023-08-15T14:04:00Z">
              <w:r>
                <w:rPr>
                  <w:rFonts w:ascii="Calibri" w:hAnsi="Calibri"/>
                  <w:sz w:val="20"/>
                </w:rPr>
                <w:t>63.0 (4.0)</w:t>
              </w:r>
            </w:ins>
          </w:p>
        </w:tc>
        <w:tc>
          <w:tcPr>
            <w:tcW w:w="0" w:type="auto"/>
            <w:tcBorders>
              <w:top w:val="single" w:sz="0" w:space="0" w:color="D3D3D3"/>
              <w:left w:val="single" w:sz="0" w:space="0" w:color="D3D3D3"/>
              <w:bottom w:val="single" w:sz="0" w:space="0" w:color="D3D3D3"/>
              <w:right w:val="single" w:sz="0" w:space="0" w:color="D3D3D3"/>
            </w:tcBorders>
          </w:tcPr>
          <w:p w14:paraId="76D6E8AF" w14:textId="77777777" w:rsidR="00524773" w:rsidRDefault="00524773" w:rsidP="00C670FC">
            <w:pPr>
              <w:keepNext/>
              <w:spacing w:after="60"/>
              <w:rPr>
                <w:ins w:id="3885" w:author="Wittman, Jacob (CDC/DDNID/NCCDPHP/DDT) (CTR)" w:date="2023-08-15T14:04:00Z"/>
              </w:rPr>
            </w:pPr>
            <w:ins w:id="3886" w:author="Wittman, Jacob (CDC/DDNID/NCCDPHP/DDT) (CTR)" w:date="2023-08-15T14:04:00Z">
              <w:r>
                <w:rPr>
                  <w:rFonts w:ascii="Calibri" w:hAnsi="Calibri"/>
                  <w:sz w:val="20"/>
                </w:rPr>
                <w:t>63.5 (4.0)</w:t>
              </w:r>
            </w:ins>
          </w:p>
        </w:tc>
        <w:tc>
          <w:tcPr>
            <w:tcW w:w="0" w:type="auto"/>
            <w:tcBorders>
              <w:top w:val="single" w:sz="0" w:space="0" w:color="D3D3D3"/>
              <w:left w:val="single" w:sz="0" w:space="0" w:color="D3D3D3"/>
              <w:bottom w:val="single" w:sz="0" w:space="0" w:color="D3D3D3"/>
              <w:right w:val="single" w:sz="0" w:space="0" w:color="D3D3D3"/>
            </w:tcBorders>
          </w:tcPr>
          <w:p w14:paraId="2DA987C6" w14:textId="77777777" w:rsidR="00524773" w:rsidRDefault="00524773" w:rsidP="00C670FC">
            <w:pPr>
              <w:keepNext/>
              <w:spacing w:after="60"/>
              <w:rPr>
                <w:ins w:id="3887" w:author="Wittman, Jacob (CDC/DDNID/NCCDPHP/DDT) (CTR)" w:date="2023-08-15T14:04:00Z"/>
              </w:rPr>
            </w:pPr>
            <w:ins w:id="3888" w:author="Wittman, Jacob (CDC/DDNID/NCCDPHP/DDT) (CTR)" w:date="2023-08-15T14:04:00Z">
              <w:r>
                <w:rPr>
                  <w:rFonts w:ascii="Calibri" w:hAnsi="Calibri"/>
                  <w:sz w:val="20"/>
                </w:rPr>
                <w:t>67.1 (3.7)</w:t>
              </w:r>
            </w:ins>
          </w:p>
        </w:tc>
        <w:tc>
          <w:tcPr>
            <w:tcW w:w="0" w:type="auto"/>
            <w:tcBorders>
              <w:top w:val="single" w:sz="0" w:space="0" w:color="D3D3D3"/>
              <w:left w:val="single" w:sz="0" w:space="0" w:color="D3D3D3"/>
              <w:bottom w:val="single" w:sz="0" w:space="0" w:color="D3D3D3"/>
              <w:right w:val="single" w:sz="0" w:space="0" w:color="D3D3D3"/>
            </w:tcBorders>
          </w:tcPr>
          <w:p w14:paraId="5BCA76B1" w14:textId="77777777" w:rsidR="00524773" w:rsidRDefault="00524773" w:rsidP="00C670FC">
            <w:pPr>
              <w:keepNext/>
              <w:spacing w:after="60"/>
              <w:rPr>
                <w:ins w:id="3889" w:author="Wittman, Jacob (CDC/DDNID/NCCDPHP/DDT) (CTR)" w:date="2023-08-15T14:04:00Z"/>
              </w:rPr>
            </w:pPr>
            <w:ins w:id="3890" w:author="Wittman, Jacob (CDC/DDNID/NCCDPHP/DDT) (CTR)" w:date="2023-08-15T14:04:00Z">
              <w:r>
                <w:rPr>
                  <w:rFonts w:ascii="Calibri" w:hAnsi="Calibri"/>
                  <w:sz w:val="20"/>
                </w:rPr>
                <w:t>70.8 (4.2)</w:t>
              </w:r>
            </w:ins>
          </w:p>
        </w:tc>
        <w:tc>
          <w:tcPr>
            <w:tcW w:w="0" w:type="auto"/>
            <w:tcBorders>
              <w:top w:val="single" w:sz="0" w:space="0" w:color="D3D3D3"/>
              <w:left w:val="single" w:sz="0" w:space="0" w:color="D3D3D3"/>
              <w:bottom w:val="single" w:sz="0" w:space="0" w:color="D3D3D3"/>
              <w:right w:val="single" w:sz="0" w:space="0" w:color="D3D3D3"/>
            </w:tcBorders>
          </w:tcPr>
          <w:p w14:paraId="0138543F" w14:textId="77777777" w:rsidR="00524773" w:rsidRDefault="00524773" w:rsidP="00C670FC">
            <w:pPr>
              <w:keepNext/>
              <w:spacing w:after="60"/>
              <w:rPr>
                <w:ins w:id="3891" w:author="Wittman, Jacob (CDC/DDNID/NCCDPHP/DDT) (CTR)" w:date="2023-08-15T14:04:00Z"/>
              </w:rPr>
            </w:pPr>
            <w:ins w:id="3892" w:author="Wittman, Jacob (CDC/DDNID/NCCDPHP/DDT) (CTR)" w:date="2023-08-15T14:04:00Z">
              <w:r>
                <w:rPr>
                  <w:rFonts w:ascii="Calibri" w:hAnsi="Calibri"/>
                  <w:sz w:val="20"/>
                </w:rPr>
                <w:t>69.4 (4.7)</w:t>
              </w:r>
            </w:ins>
          </w:p>
        </w:tc>
        <w:tc>
          <w:tcPr>
            <w:tcW w:w="0" w:type="auto"/>
            <w:tcBorders>
              <w:top w:val="single" w:sz="0" w:space="0" w:color="D3D3D3"/>
              <w:left w:val="single" w:sz="0" w:space="0" w:color="D3D3D3"/>
              <w:bottom w:val="single" w:sz="0" w:space="0" w:color="D3D3D3"/>
              <w:right w:val="single" w:sz="0" w:space="0" w:color="D3D3D3"/>
            </w:tcBorders>
          </w:tcPr>
          <w:p w14:paraId="6904B699" w14:textId="77777777" w:rsidR="00524773" w:rsidRDefault="00524773" w:rsidP="00C670FC">
            <w:pPr>
              <w:keepNext/>
              <w:spacing w:after="60"/>
              <w:rPr>
                <w:ins w:id="3893" w:author="Wittman, Jacob (CDC/DDNID/NCCDPHP/DDT) (CTR)" w:date="2023-08-15T14:04:00Z"/>
              </w:rPr>
            </w:pPr>
            <w:ins w:id="3894" w:author="Wittman, Jacob (CDC/DDNID/NCCDPHP/DDT) (CTR)" w:date="2023-08-15T14:04:00Z">
              <w:r>
                <w:rPr>
                  <w:rFonts w:ascii="Calibri" w:hAnsi="Calibri"/>
                  <w:sz w:val="20"/>
                </w:rPr>
                <w:t>14.1 (-5.6, 33.7)</w:t>
              </w:r>
            </w:ins>
          </w:p>
        </w:tc>
        <w:tc>
          <w:tcPr>
            <w:tcW w:w="0" w:type="auto"/>
            <w:tcBorders>
              <w:top w:val="single" w:sz="0" w:space="0" w:color="D3D3D3"/>
              <w:left w:val="single" w:sz="0" w:space="0" w:color="D3D3D3"/>
              <w:bottom w:val="single" w:sz="0" w:space="0" w:color="D3D3D3"/>
              <w:right w:val="single" w:sz="0" w:space="0" w:color="D3D3D3"/>
            </w:tcBorders>
          </w:tcPr>
          <w:p w14:paraId="74DDF0E2" w14:textId="77777777" w:rsidR="00524773" w:rsidRDefault="00524773" w:rsidP="00C670FC">
            <w:pPr>
              <w:keepNext/>
              <w:spacing w:after="60"/>
              <w:rPr>
                <w:ins w:id="38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6F0996" w14:textId="77777777" w:rsidR="00524773" w:rsidRDefault="00524773" w:rsidP="00C670FC">
            <w:pPr>
              <w:keepNext/>
              <w:spacing w:after="60"/>
              <w:rPr>
                <w:ins w:id="3896" w:author="Wittman, Jacob (CDC/DDNID/NCCDPHP/DDT) (CTR)" w:date="2023-08-15T14:04:00Z"/>
              </w:rPr>
            </w:pPr>
            <w:ins w:id="3897" w:author="Wittman, Jacob (CDC/DDNID/NCCDPHP/DDT) (CTR)" w:date="2023-08-15T14:04:00Z">
              <w:r>
                <w:rPr>
                  <w:rFonts w:ascii="Calibri" w:hAnsi="Calibri"/>
                  <w:sz w:val="20"/>
                </w:rPr>
                <w:t>1.1 (0.5, 1.8)</w:t>
              </w:r>
            </w:ins>
          </w:p>
        </w:tc>
        <w:tc>
          <w:tcPr>
            <w:tcW w:w="0" w:type="auto"/>
            <w:tcBorders>
              <w:top w:val="single" w:sz="0" w:space="0" w:color="D3D3D3"/>
              <w:left w:val="single" w:sz="0" w:space="0" w:color="D3D3D3"/>
              <w:bottom w:val="single" w:sz="0" w:space="0" w:color="D3D3D3"/>
              <w:right w:val="single" w:sz="0" w:space="0" w:color="D3D3D3"/>
            </w:tcBorders>
          </w:tcPr>
          <w:p w14:paraId="1BCF8028" w14:textId="77777777" w:rsidR="00524773" w:rsidRDefault="00524773" w:rsidP="00C670FC">
            <w:pPr>
              <w:keepNext/>
              <w:spacing w:after="60"/>
              <w:rPr>
                <w:ins w:id="3898" w:author="Wittman, Jacob (CDC/DDNID/NCCDPHP/DDT) (CTR)" w:date="2023-08-15T14:04:00Z"/>
              </w:rPr>
            </w:pPr>
            <w:ins w:id="3899" w:author="Wittman, Jacob (CDC/DDNID/NCCDPHP/DDT) (CTR)" w:date="2023-08-15T14:04:00Z">
              <w:r>
                <w:rPr>
                  <w:rFonts w:ascii="Calibri" w:hAnsi="Calibri"/>
                  <w:sz w:val="20"/>
                </w:rPr>
                <w:t>1.1 (0.5, 1.8)</w:t>
              </w:r>
            </w:ins>
          </w:p>
        </w:tc>
      </w:tr>
      <w:tr w:rsidR="00524773" w14:paraId="178E14BD" w14:textId="77777777" w:rsidTr="00C670FC">
        <w:trPr>
          <w:cantSplit/>
          <w:jc w:val="center"/>
          <w:ins w:id="39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307C1DA" w14:textId="77777777" w:rsidR="00524773" w:rsidRDefault="00524773" w:rsidP="00C670FC">
            <w:pPr>
              <w:keepNext/>
              <w:spacing w:after="60"/>
              <w:rPr>
                <w:ins w:id="3901" w:author="Wittman, Jacob (CDC/DDNID/NCCDPHP/DDT) (CTR)" w:date="2023-08-15T14:04:00Z"/>
              </w:rPr>
            </w:pPr>
            <w:ins w:id="3902"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1BA49A49" w14:textId="77777777" w:rsidR="00524773" w:rsidRDefault="00524773" w:rsidP="00C670FC">
            <w:pPr>
              <w:keepNext/>
              <w:spacing w:after="60"/>
              <w:rPr>
                <w:ins w:id="3903" w:author="Wittman, Jacob (CDC/DDNID/NCCDPHP/DDT) (CTR)" w:date="2023-08-15T14:04:00Z"/>
              </w:rPr>
            </w:pPr>
            <w:ins w:id="3904" w:author="Wittman, Jacob (CDC/DDNID/NCCDPHP/DDT) (CTR)" w:date="2023-08-15T14:04:00Z">
              <w:r>
                <w:rPr>
                  <w:rFonts w:ascii="Calibri" w:hAnsi="Calibri"/>
                  <w:sz w:val="20"/>
                </w:rPr>
                <w:t>52.2 (1.0)</w:t>
              </w:r>
            </w:ins>
          </w:p>
        </w:tc>
        <w:tc>
          <w:tcPr>
            <w:tcW w:w="0" w:type="auto"/>
            <w:tcBorders>
              <w:top w:val="single" w:sz="0" w:space="0" w:color="D3D3D3"/>
              <w:left w:val="single" w:sz="0" w:space="0" w:color="D3D3D3"/>
              <w:bottom w:val="single" w:sz="0" w:space="0" w:color="D3D3D3"/>
              <w:right w:val="single" w:sz="0" w:space="0" w:color="D3D3D3"/>
            </w:tcBorders>
          </w:tcPr>
          <w:p w14:paraId="14BF994C" w14:textId="77777777" w:rsidR="00524773" w:rsidRDefault="00524773" w:rsidP="00C670FC">
            <w:pPr>
              <w:keepNext/>
              <w:spacing w:after="60"/>
              <w:rPr>
                <w:ins w:id="3905" w:author="Wittman, Jacob (CDC/DDNID/NCCDPHP/DDT) (CTR)" w:date="2023-08-15T14:04:00Z"/>
              </w:rPr>
            </w:pPr>
            <w:ins w:id="3906" w:author="Wittman, Jacob (CDC/DDNID/NCCDPHP/DDT) (CTR)" w:date="2023-08-15T14:04:00Z">
              <w:r>
                <w:rPr>
                  <w:rFonts w:ascii="Calibri" w:hAnsi="Calibri"/>
                  <w:sz w:val="20"/>
                </w:rPr>
                <w:t>54.4 (3.8)</w:t>
              </w:r>
            </w:ins>
          </w:p>
        </w:tc>
        <w:tc>
          <w:tcPr>
            <w:tcW w:w="0" w:type="auto"/>
            <w:tcBorders>
              <w:top w:val="single" w:sz="0" w:space="0" w:color="D3D3D3"/>
              <w:left w:val="single" w:sz="0" w:space="0" w:color="D3D3D3"/>
              <w:bottom w:val="single" w:sz="0" w:space="0" w:color="D3D3D3"/>
              <w:right w:val="single" w:sz="0" w:space="0" w:color="D3D3D3"/>
            </w:tcBorders>
          </w:tcPr>
          <w:p w14:paraId="1568A39F" w14:textId="77777777" w:rsidR="00524773" w:rsidRDefault="00524773" w:rsidP="00C670FC">
            <w:pPr>
              <w:keepNext/>
              <w:spacing w:after="60"/>
              <w:rPr>
                <w:ins w:id="3907" w:author="Wittman, Jacob (CDC/DDNID/NCCDPHP/DDT) (CTR)" w:date="2023-08-15T14:04:00Z"/>
              </w:rPr>
            </w:pPr>
            <w:ins w:id="3908" w:author="Wittman, Jacob (CDC/DDNID/NCCDPHP/DDT) (CTR)" w:date="2023-08-15T14:04:00Z">
              <w:r>
                <w:rPr>
                  <w:rFonts w:ascii="Calibri" w:hAnsi="Calibri"/>
                  <w:sz w:val="20"/>
                </w:rPr>
                <w:t>48.5 (4.1)</w:t>
              </w:r>
            </w:ins>
          </w:p>
        </w:tc>
        <w:tc>
          <w:tcPr>
            <w:tcW w:w="0" w:type="auto"/>
            <w:tcBorders>
              <w:top w:val="single" w:sz="0" w:space="0" w:color="D3D3D3"/>
              <w:left w:val="single" w:sz="0" w:space="0" w:color="D3D3D3"/>
              <w:bottom w:val="single" w:sz="0" w:space="0" w:color="D3D3D3"/>
              <w:right w:val="single" w:sz="0" w:space="0" w:color="D3D3D3"/>
            </w:tcBorders>
          </w:tcPr>
          <w:p w14:paraId="6A59C847" w14:textId="77777777" w:rsidR="00524773" w:rsidRDefault="00524773" w:rsidP="00C670FC">
            <w:pPr>
              <w:keepNext/>
              <w:spacing w:after="60"/>
              <w:rPr>
                <w:ins w:id="3909" w:author="Wittman, Jacob (CDC/DDNID/NCCDPHP/DDT) (CTR)" w:date="2023-08-15T14:04:00Z"/>
              </w:rPr>
            </w:pPr>
            <w:ins w:id="3910" w:author="Wittman, Jacob (CDC/DDNID/NCCDPHP/DDT) (CTR)" w:date="2023-08-15T14:04:00Z">
              <w:r>
                <w:rPr>
                  <w:rFonts w:ascii="Calibri" w:hAnsi="Calibri"/>
                  <w:sz w:val="20"/>
                </w:rPr>
                <w:t>48.1 (3.8)</w:t>
              </w:r>
            </w:ins>
          </w:p>
        </w:tc>
        <w:tc>
          <w:tcPr>
            <w:tcW w:w="0" w:type="auto"/>
            <w:tcBorders>
              <w:top w:val="single" w:sz="0" w:space="0" w:color="D3D3D3"/>
              <w:left w:val="single" w:sz="0" w:space="0" w:color="D3D3D3"/>
              <w:bottom w:val="single" w:sz="0" w:space="0" w:color="D3D3D3"/>
              <w:right w:val="single" w:sz="0" w:space="0" w:color="D3D3D3"/>
            </w:tcBorders>
          </w:tcPr>
          <w:p w14:paraId="11652A81" w14:textId="77777777" w:rsidR="00524773" w:rsidRDefault="00524773" w:rsidP="00C670FC">
            <w:pPr>
              <w:keepNext/>
              <w:spacing w:after="60"/>
              <w:rPr>
                <w:ins w:id="3911" w:author="Wittman, Jacob (CDC/DDNID/NCCDPHP/DDT) (CTR)" w:date="2023-08-15T14:04:00Z"/>
              </w:rPr>
            </w:pPr>
            <w:ins w:id="3912" w:author="Wittman, Jacob (CDC/DDNID/NCCDPHP/DDT) (CTR)" w:date="2023-08-15T14:04:00Z">
              <w:r>
                <w:rPr>
                  <w:rFonts w:ascii="Calibri" w:hAnsi="Calibri"/>
                  <w:sz w:val="20"/>
                </w:rPr>
                <w:t>54.7 (3.6)</w:t>
              </w:r>
            </w:ins>
          </w:p>
        </w:tc>
        <w:tc>
          <w:tcPr>
            <w:tcW w:w="0" w:type="auto"/>
            <w:tcBorders>
              <w:top w:val="single" w:sz="0" w:space="0" w:color="D3D3D3"/>
              <w:left w:val="single" w:sz="0" w:space="0" w:color="D3D3D3"/>
              <w:bottom w:val="single" w:sz="0" w:space="0" w:color="D3D3D3"/>
              <w:right w:val="single" w:sz="0" w:space="0" w:color="D3D3D3"/>
            </w:tcBorders>
          </w:tcPr>
          <w:p w14:paraId="711C611D" w14:textId="77777777" w:rsidR="00524773" w:rsidRDefault="00524773" w:rsidP="00C670FC">
            <w:pPr>
              <w:keepNext/>
              <w:spacing w:after="60"/>
              <w:rPr>
                <w:ins w:id="3913" w:author="Wittman, Jacob (CDC/DDNID/NCCDPHP/DDT) (CTR)" w:date="2023-08-15T14:04:00Z"/>
              </w:rPr>
            </w:pPr>
            <w:ins w:id="3914" w:author="Wittman, Jacob (CDC/DDNID/NCCDPHP/DDT) (CTR)" w:date="2023-08-15T14:04:00Z">
              <w:r>
                <w:rPr>
                  <w:rFonts w:ascii="Calibri" w:hAnsi="Calibri"/>
                  <w:sz w:val="20"/>
                </w:rPr>
                <w:t>50.6 (4.1)</w:t>
              </w:r>
            </w:ins>
          </w:p>
        </w:tc>
        <w:tc>
          <w:tcPr>
            <w:tcW w:w="0" w:type="auto"/>
            <w:tcBorders>
              <w:top w:val="single" w:sz="0" w:space="0" w:color="D3D3D3"/>
              <w:left w:val="single" w:sz="0" w:space="0" w:color="D3D3D3"/>
              <w:bottom w:val="single" w:sz="0" w:space="0" w:color="D3D3D3"/>
              <w:right w:val="single" w:sz="0" w:space="0" w:color="D3D3D3"/>
            </w:tcBorders>
          </w:tcPr>
          <w:p w14:paraId="68C695F6" w14:textId="77777777" w:rsidR="00524773" w:rsidRDefault="00524773" w:rsidP="00C670FC">
            <w:pPr>
              <w:keepNext/>
              <w:spacing w:after="60"/>
              <w:rPr>
                <w:ins w:id="3915" w:author="Wittman, Jacob (CDC/DDNID/NCCDPHP/DDT) (CTR)" w:date="2023-08-15T14:04:00Z"/>
              </w:rPr>
            </w:pPr>
            <w:ins w:id="3916" w:author="Wittman, Jacob (CDC/DDNID/NCCDPHP/DDT) (CTR)" w:date="2023-08-15T14:04:00Z">
              <w:r>
                <w:rPr>
                  <w:rFonts w:ascii="Calibri" w:hAnsi="Calibri"/>
                  <w:sz w:val="20"/>
                </w:rPr>
                <w:t>49.4 (4.1)</w:t>
              </w:r>
            </w:ins>
          </w:p>
        </w:tc>
        <w:tc>
          <w:tcPr>
            <w:tcW w:w="0" w:type="auto"/>
            <w:tcBorders>
              <w:top w:val="single" w:sz="0" w:space="0" w:color="D3D3D3"/>
              <w:left w:val="single" w:sz="0" w:space="0" w:color="D3D3D3"/>
              <w:bottom w:val="single" w:sz="0" w:space="0" w:color="D3D3D3"/>
              <w:right w:val="single" w:sz="0" w:space="0" w:color="D3D3D3"/>
            </w:tcBorders>
          </w:tcPr>
          <w:p w14:paraId="2573E519" w14:textId="77777777" w:rsidR="00524773" w:rsidRDefault="00524773" w:rsidP="00C670FC">
            <w:pPr>
              <w:keepNext/>
              <w:spacing w:after="60"/>
              <w:rPr>
                <w:ins w:id="3917" w:author="Wittman, Jacob (CDC/DDNID/NCCDPHP/DDT) (CTR)" w:date="2023-08-15T14:04:00Z"/>
              </w:rPr>
            </w:pPr>
            <w:ins w:id="3918" w:author="Wittman, Jacob (CDC/DDNID/NCCDPHP/DDT) (CTR)" w:date="2023-08-15T14:04:00Z">
              <w:r>
                <w:rPr>
                  <w:rFonts w:ascii="Calibri" w:hAnsi="Calibri"/>
                  <w:sz w:val="20"/>
                </w:rPr>
                <w:t>49.8 (3.9)</w:t>
              </w:r>
            </w:ins>
          </w:p>
        </w:tc>
        <w:tc>
          <w:tcPr>
            <w:tcW w:w="0" w:type="auto"/>
            <w:tcBorders>
              <w:top w:val="single" w:sz="0" w:space="0" w:color="D3D3D3"/>
              <w:left w:val="single" w:sz="0" w:space="0" w:color="D3D3D3"/>
              <w:bottom w:val="single" w:sz="0" w:space="0" w:color="D3D3D3"/>
              <w:right w:val="single" w:sz="0" w:space="0" w:color="D3D3D3"/>
            </w:tcBorders>
          </w:tcPr>
          <w:p w14:paraId="6A28A4AE" w14:textId="77777777" w:rsidR="00524773" w:rsidRDefault="00524773" w:rsidP="00C670FC">
            <w:pPr>
              <w:keepNext/>
              <w:spacing w:after="60"/>
              <w:rPr>
                <w:ins w:id="3919" w:author="Wittman, Jacob (CDC/DDNID/NCCDPHP/DDT) (CTR)" w:date="2023-08-15T14:04:00Z"/>
              </w:rPr>
            </w:pPr>
            <w:ins w:id="3920" w:author="Wittman, Jacob (CDC/DDNID/NCCDPHP/DDT) (CTR)" w:date="2023-08-15T14:04:00Z">
              <w:r>
                <w:rPr>
                  <w:rFonts w:ascii="Calibri" w:hAnsi="Calibri"/>
                  <w:sz w:val="20"/>
                </w:rPr>
                <w:t>52.0 (4.1)</w:t>
              </w:r>
            </w:ins>
          </w:p>
        </w:tc>
        <w:tc>
          <w:tcPr>
            <w:tcW w:w="0" w:type="auto"/>
            <w:tcBorders>
              <w:top w:val="single" w:sz="0" w:space="0" w:color="D3D3D3"/>
              <w:left w:val="single" w:sz="0" w:space="0" w:color="D3D3D3"/>
              <w:bottom w:val="single" w:sz="0" w:space="0" w:color="D3D3D3"/>
              <w:right w:val="single" w:sz="0" w:space="0" w:color="D3D3D3"/>
            </w:tcBorders>
          </w:tcPr>
          <w:p w14:paraId="344294AF" w14:textId="77777777" w:rsidR="00524773" w:rsidRDefault="00524773" w:rsidP="00C670FC">
            <w:pPr>
              <w:keepNext/>
              <w:spacing w:after="60"/>
              <w:rPr>
                <w:ins w:id="3921" w:author="Wittman, Jacob (CDC/DDNID/NCCDPHP/DDT) (CTR)" w:date="2023-08-15T14:04:00Z"/>
              </w:rPr>
            </w:pPr>
            <w:ins w:id="3922" w:author="Wittman, Jacob (CDC/DDNID/NCCDPHP/DDT) (CTR)" w:date="2023-08-15T14:04:00Z">
              <w:r>
                <w:rPr>
                  <w:rFonts w:ascii="Calibri" w:hAnsi="Calibri"/>
                  <w:sz w:val="20"/>
                </w:rPr>
                <w:t>51.0 (3.9)</w:t>
              </w:r>
            </w:ins>
          </w:p>
        </w:tc>
        <w:tc>
          <w:tcPr>
            <w:tcW w:w="0" w:type="auto"/>
            <w:tcBorders>
              <w:top w:val="single" w:sz="0" w:space="0" w:color="D3D3D3"/>
              <w:left w:val="single" w:sz="0" w:space="0" w:color="D3D3D3"/>
              <w:bottom w:val="single" w:sz="0" w:space="0" w:color="D3D3D3"/>
              <w:right w:val="single" w:sz="0" w:space="0" w:color="D3D3D3"/>
            </w:tcBorders>
          </w:tcPr>
          <w:p w14:paraId="794EBF82" w14:textId="77777777" w:rsidR="00524773" w:rsidRDefault="00524773" w:rsidP="00C670FC">
            <w:pPr>
              <w:keepNext/>
              <w:spacing w:after="60"/>
              <w:rPr>
                <w:ins w:id="3923" w:author="Wittman, Jacob (CDC/DDNID/NCCDPHP/DDT) (CTR)" w:date="2023-08-15T14:04:00Z"/>
              </w:rPr>
            </w:pPr>
            <w:ins w:id="3924" w:author="Wittman, Jacob (CDC/DDNID/NCCDPHP/DDT) (CTR)" w:date="2023-08-15T14:04:00Z">
              <w:r>
                <w:rPr>
                  <w:rFonts w:ascii="Calibri" w:hAnsi="Calibri"/>
                  <w:sz w:val="20"/>
                </w:rPr>
                <w:t>50.8 (3.6)</w:t>
              </w:r>
            </w:ins>
          </w:p>
        </w:tc>
        <w:tc>
          <w:tcPr>
            <w:tcW w:w="0" w:type="auto"/>
            <w:tcBorders>
              <w:top w:val="single" w:sz="0" w:space="0" w:color="D3D3D3"/>
              <w:left w:val="single" w:sz="0" w:space="0" w:color="D3D3D3"/>
              <w:bottom w:val="single" w:sz="0" w:space="0" w:color="D3D3D3"/>
              <w:right w:val="single" w:sz="0" w:space="0" w:color="D3D3D3"/>
            </w:tcBorders>
          </w:tcPr>
          <w:p w14:paraId="5D15D86F" w14:textId="77777777" w:rsidR="00524773" w:rsidRDefault="00524773" w:rsidP="00C670FC">
            <w:pPr>
              <w:keepNext/>
              <w:spacing w:after="60"/>
              <w:rPr>
                <w:ins w:id="3925" w:author="Wittman, Jacob (CDC/DDNID/NCCDPHP/DDT) (CTR)" w:date="2023-08-15T14:04:00Z"/>
              </w:rPr>
            </w:pPr>
            <w:ins w:id="3926" w:author="Wittman, Jacob (CDC/DDNID/NCCDPHP/DDT) (CTR)" w:date="2023-08-15T14:04:00Z">
              <w:r>
                <w:rPr>
                  <w:rFonts w:ascii="Calibri" w:hAnsi="Calibri"/>
                  <w:sz w:val="20"/>
                </w:rPr>
                <w:t>55.7 (5.2)</w:t>
              </w:r>
            </w:ins>
          </w:p>
        </w:tc>
        <w:tc>
          <w:tcPr>
            <w:tcW w:w="0" w:type="auto"/>
            <w:tcBorders>
              <w:top w:val="single" w:sz="0" w:space="0" w:color="D3D3D3"/>
              <w:left w:val="single" w:sz="0" w:space="0" w:color="D3D3D3"/>
              <w:bottom w:val="single" w:sz="0" w:space="0" w:color="D3D3D3"/>
              <w:right w:val="single" w:sz="0" w:space="0" w:color="D3D3D3"/>
            </w:tcBorders>
          </w:tcPr>
          <w:p w14:paraId="2A1CFE0E" w14:textId="77777777" w:rsidR="00524773" w:rsidRDefault="00524773" w:rsidP="00C670FC">
            <w:pPr>
              <w:keepNext/>
              <w:spacing w:after="60"/>
              <w:rPr>
                <w:ins w:id="3927" w:author="Wittman, Jacob (CDC/DDNID/NCCDPHP/DDT) (CTR)" w:date="2023-08-15T14:04:00Z"/>
              </w:rPr>
            </w:pPr>
            <w:ins w:id="3928" w:author="Wittman, Jacob (CDC/DDNID/NCCDPHP/DDT) (CTR)" w:date="2023-08-15T14:04:00Z">
              <w:r>
                <w:rPr>
                  <w:rFonts w:ascii="Calibri" w:hAnsi="Calibri"/>
                  <w:sz w:val="20"/>
                </w:rPr>
                <w:t>61.2 (4.1)</w:t>
              </w:r>
            </w:ins>
          </w:p>
        </w:tc>
        <w:tc>
          <w:tcPr>
            <w:tcW w:w="0" w:type="auto"/>
            <w:tcBorders>
              <w:top w:val="single" w:sz="0" w:space="0" w:color="D3D3D3"/>
              <w:left w:val="single" w:sz="0" w:space="0" w:color="D3D3D3"/>
              <w:bottom w:val="single" w:sz="0" w:space="0" w:color="D3D3D3"/>
              <w:right w:val="single" w:sz="0" w:space="0" w:color="D3D3D3"/>
            </w:tcBorders>
          </w:tcPr>
          <w:p w14:paraId="354B2FDC" w14:textId="77777777" w:rsidR="00524773" w:rsidRDefault="00524773" w:rsidP="00C670FC">
            <w:pPr>
              <w:keepNext/>
              <w:spacing w:after="60"/>
              <w:rPr>
                <w:ins w:id="3929" w:author="Wittman, Jacob (CDC/DDNID/NCCDPHP/DDT) (CTR)" w:date="2023-08-15T14:04:00Z"/>
              </w:rPr>
            </w:pPr>
            <w:ins w:id="3930" w:author="Wittman, Jacob (CDC/DDNID/NCCDPHP/DDT) (CTR)" w:date="2023-08-15T14:04:00Z">
              <w:r>
                <w:rPr>
                  <w:rFonts w:ascii="Calibri" w:hAnsi="Calibri"/>
                  <w:sz w:val="20"/>
                </w:rPr>
                <w:t>57.2 (5.5)</w:t>
              </w:r>
            </w:ins>
          </w:p>
        </w:tc>
        <w:tc>
          <w:tcPr>
            <w:tcW w:w="0" w:type="auto"/>
            <w:tcBorders>
              <w:top w:val="single" w:sz="0" w:space="0" w:color="D3D3D3"/>
              <w:left w:val="single" w:sz="0" w:space="0" w:color="D3D3D3"/>
              <w:bottom w:val="single" w:sz="0" w:space="0" w:color="D3D3D3"/>
              <w:right w:val="single" w:sz="0" w:space="0" w:color="D3D3D3"/>
            </w:tcBorders>
          </w:tcPr>
          <w:p w14:paraId="2077DD6C" w14:textId="77777777" w:rsidR="00524773" w:rsidRDefault="00524773" w:rsidP="00C670FC">
            <w:pPr>
              <w:keepNext/>
              <w:spacing w:after="60"/>
              <w:rPr>
                <w:ins w:id="3931" w:author="Wittman, Jacob (CDC/DDNID/NCCDPHP/DDT) (CTR)" w:date="2023-08-15T14:04:00Z"/>
              </w:rPr>
            </w:pPr>
            <w:ins w:id="3932" w:author="Wittman, Jacob (CDC/DDNID/NCCDPHP/DDT) (CTR)" w:date="2023-08-15T14:04:00Z">
              <w:r>
                <w:rPr>
                  <w:rFonts w:ascii="Calibri" w:hAnsi="Calibri"/>
                  <w:sz w:val="20"/>
                </w:rPr>
                <w:t>12.6 (-8.8, 34.0)</w:t>
              </w:r>
            </w:ins>
          </w:p>
        </w:tc>
        <w:tc>
          <w:tcPr>
            <w:tcW w:w="0" w:type="auto"/>
            <w:tcBorders>
              <w:top w:val="single" w:sz="0" w:space="0" w:color="D3D3D3"/>
              <w:left w:val="single" w:sz="0" w:space="0" w:color="D3D3D3"/>
              <w:bottom w:val="single" w:sz="0" w:space="0" w:color="D3D3D3"/>
              <w:right w:val="single" w:sz="0" w:space="0" w:color="D3D3D3"/>
            </w:tcBorders>
          </w:tcPr>
          <w:p w14:paraId="31762B30" w14:textId="77777777" w:rsidR="00524773" w:rsidRDefault="00524773" w:rsidP="00C670FC">
            <w:pPr>
              <w:keepNext/>
              <w:spacing w:after="60"/>
              <w:rPr>
                <w:ins w:id="39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D6397B2" w14:textId="77777777" w:rsidR="00524773" w:rsidRDefault="00524773" w:rsidP="00C670FC">
            <w:pPr>
              <w:keepNext/>
              <w:spacing w:after="60"/>
              <w:rPr>
                <w:ins w:id="3934" w:author="Wittman, Jacob (CDC/DDNID/NCCDPHP/DDT) (CTR)" w:date="2023-08-15T14:04:00Z"/>
              </w:rPr>
            </w:pPr>
            <w:ins w:id="3935" w:author="Wittman, Jacob (CDC/DDNID/NCCDPHP/DDT) (CTR)" w:date="2023-08-15T14:04:00Z">
              <w:r>
                <w:rPr>
                  <w:rFonts w:ascii="Calibri" w:hAnsi="Calibri"/>
                  <w:sz w:val="20"/>
                </w:rPr>
                <w:t>0.9 (-0.2, 2.1)</w:t>
              </w:r>
            </w:ins>
          </w:p>
        </w:tc>
        <w:tc>
          <w:tcPr>
            <w:tcW w:w="0" w:type="auto"/>
            <w:tcBorders>
              <w:top w:val="single" w:sz="0" w:space="0" w:color="D3D3D3"/>
              <w:left w:val="single" w:sz="0" w:space="0" w:color="D3D3D3"/>
              <w:bottom w:val="single" w:sz="0" w:space="0" w:color="D3D3D3"/>
              <w:right w:val="single" w:sz="0" w:space="0" w:color="D3D3D3"/>
            </w:tcBorders>
          </w:tcPr>
          <w:p w14:paraId="10BF578A" w14:textId="77777777" w:rsidR="00524773" w:rsidRDefault="00524773" w:rsidP="00C670FC">
            <w:pPr>
              <w:keepNext/>
              <w:spacing w:after="60"/>
              <w:rPr>
                <w:ins w:id="3936" w:author="Wittman, Jacob (CDC/DDNID/NCCDPHP/DDT) (CTR)" w:date="2023-08-15T14:04:00Z"/>
              </w:rPr>
            </w:pPr>
            <w:ins w:id="3937" w:author="Wittman, Jacob (CDC/DDNID/NCCDPHP/DDT) (CTR)" w:date="2023-08-15T14:04:00Z">
              <w:r>
                <w:rPr>
                  <w:rFonts w:ascii="Calibri" w:hAnsi="Calibri"/>
                  <w:sz w:val="20"/>
                </w:rPr>
                <w:t>0.9 (-0.2, 2.1)</w:t>
              </w:r>
            </w:ins>
          </w:p>
        </w:tc>
      </w:tr>
      <w:tr w:rsidR="00524773" w14:paraId="73A78A7C" w14:textId="77777777" w:rsidTr="00C670FC">
        <w:trPr>
          <w:cantSplit/>
          <w:jc w:val="center"/>
          <w:ins w:id="393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0BE54B3" w14:textId="77777777" w:rsidR="00524773" w:rsidRDefault="00524773" w:rsidP="00C670FC">
            <w:pPr>
              <w:keepNext/>
              <w:spacing w:after="60"/>
              <w:rPr>
                <w:ins w:id="3939" w:author="Wittman, Jacob (CDC/DDNID/NCCDPHP/DDT) (CTR)" w:date="2023-08-15T14:04:00Z"/>
              </w:rPr>
            </w:pPr>
            <w:ins w:id="3940"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60C44026" w14:textId="77777777" w:rsidR="00524773" w:rsidRDefault="00524773" w:rsidP="00C670FC">
            <w:pPr>
              <w:keepNext/>
              <w:spacing w:after="60"/>
              <w:rPr>
                <w:ins w:id="3941" w:author="Wittman, Jacob (CDC/DDNID/NCCDPHP/DDT) (CTR)" w:date="2023-08-15T14:04:00Z"/>
              </w:rPr>
            </w:pPr>
            <w:ins w:id="3942" w:author="Wittman, Jacob (CDC/DDNID/NCCDPHP/DDT) (CTR)" w:date="2023-08-15T14:04:00Z">
              <w:r>
                <w:rPr>
                  <w:rFonts w:ascii="Calibri" w:hAnsi="Calibri"/>
                  <w:sz w:val="20"/>
                </w:rPr>
                <w:t>47.8 (1.0)</w:t>
              </w:r>
            </w:ins>
          </w:p>
        </w:tc>
        <w:tc>
          <w:tcPr>
            <w:tcW w:w="0" w:type="auto"/>
            <w:tcBorders>
              <w:top w:val="single" w:sz="0" w:space="0" w:color="D3D3D3"/>
              <w:left w:val="single" w:sz="0" w:space="0" w:color="D3D3D3"/>
              <w:bottom w:val="single" w:sz="0" w:space="0" w:color="D3D3D3"/>
              <w:right w:val="single" w:sz="0" w:space="0" w:color="D3D3D3"/>
            </w:tcBorders>
          </w:tcPr>
          <w:p w14:paraId="63DDEBF0" w14:textId="77777777" w:rsidR="00524773" w:rsidRDefault="00524773" w:rsidP="00C670FC">
            <w:pPr>
              <w:keepNext/>
              <w:spacing w:after="60"/>
              <w:rPr>
                <w:ins w:id="3943" w:author="Wittman, Jacob (CDC/DDNID/NCCDPHP/DDT) (CTR)" w:date="2023-08-15T14:04:00Z"/>
              </w:rPr>
            </w:pPr>
            <w:ins w:id="3944" w:author="Wittman, Jacob (CDC/DDNID/NCCDPHP/DDT) (CTR)" w:date="2023-08-15T14:04:00Z">
              <w:r>
                <w:rPr>
                  <w:rFonts w:ascii="Calibri" w:hAnsi="Calibri"/>
                  <w:sz w:val="20"/>
                </w:rPr>
                <w:t>49.9 (4.0)</w:t>
              </w:r>
            </w:ins>
          </w:p>
        </w:tc>
        <w:tc>
          <w:tcPr>
            <w:tcW w:w="0" w:type="auto"/>
            <w:tcBorders>
              <w:top w:val="single" w:sz="0" w:space="0" w:color="D3D3D3"/>
              <w:left w:val="single" w:sz="0" w:space="0" w:color="D3D3D3"/>
              <w:bottom w:val="single" w:sz="0" w:space="0" w:color="D3D3D3"/>
              <w:right w:val="single" w:sz="0" w:space="0" w:color="D3D3D3"/>
            </w:tcBorders>
          </w:tcPr>
          <w:p w14:paraId="53B132DF" w14:textId="77777777" w:rsidR="00524773" w:rsidRDefault="00524773" w:rsidP="00C670FC">
            <w:pPr>
              <w:keepNext/>
              <w:spacing w:after="60"/>
              <w:rPr>
                <w:ins w:id="3945" w:author="Wittman, Jacob (CDC/DDNID/NCCDPHP/DDT) (CTR)" w:date="2023-08-15T14:04:00Z"/>
              </w:rPr>
            </w:pPr>
            <w:ins w:id="3946" w:author="Wittman, Jacob (CDC/DDNID/NCCDPHP/DDT) (CTR)" w:date="2023-08-15T14:04:00Z">
              <w:r>
                <w:rPr>
                  <w:rFonts w:ascii="Calibri" w:hAnsi="Calibri"/>
                  <w:sz w:val="20"/>
                </w:rPr>
                <w:t>45.0 (4.0)</w:t>
              </w:r>
            </w:ins>
          </w:p>
        </w:tc>
        <w:tc>
          <w:tcPr>
            <w:tcW w:w="0" w:type="auto"/>
            <w:tcBorders>
              <w:top w:val="single" w:sz="0" w:space="0" w:color="D3D3D3"/>
              <w:left w:val="single" w:sz="0" w:space="0" w:color="D3D3D3"/>
              <w:bottom w:val="single" w:sz="0" w:space="0" w:color="D3D3D3"/>
              <w:right w:val="single" w:sz="0" w:space="0" w:color="D3D3D3"/>
            </w:tcBorders>
          </w:tcPr>
          <w:p w14:paraId="4FF9894D" w14:textId="77777777" w:rsidR="00524773" w:rsidRDefault="00524773" w:rsidP="00C670FC">
            <w:pPr>
              <w:keepNext/>
              <w:spacing w:after="60"/>
              <w:rPr>
                <w:ins w:id="3947" w:author="Wittman, Jacob (CDC/DDNID/NCCDPHP/DDT) (CTR)" w:date="2023-08-15T14:04:00Z"/>
              </w:rPr>
            </w:pPr>
            <w:ins w:id="3948" w:author="Wittman, Jacob (CDC/DDNID/NCCDPHP/DDT) (CTR)" w:date="2023-08-15T14:04:00Z">
              <w:r>
                <w:rPr>
                  <w:rFonts w:ascii="Calibri" w:hAnsi="Calibri"/>
                  <w:sz w:val="20"/>
                </w:rPr>
                <w:t>51.5 (4.1)</w:t>
              </w:r>
            </w:ins>
          </w:p>
        </w:tc>
        <w:tc>
          <w:tcPr>
            <w:tcW w:w="0" w:type="auto"/>
            <w:tcBorders>
              <w:top w:val="single" w:sz="0" w:space="0" w:color="D3D3D3"/>
              <w:left w:val="single" w:sz="0" w:space="0" w:color="D3D3D3"/>
              <w:bottom w:val="single" w:sz="0" w:space="0" w:color="D3D3D3"/>
              <w:right w:val="single" w:sz="0" w:space="0" w:color="D3D3D3"/>
            </w:tcBorders>
          </w:tcPr>
          <w:p w14:paraId="33152537" w14:textId="77777777" w:rsidR="00524773" w:rsidRDefault="00524773" w:rsidP="00C670FC">
            <w:pPr>
              <w:keepNext/>
              <w:spacing w:after="60"/>
              <w:rPr>
                <w:ins w:id="3949" w:author="Wittman, Jacob (CDC/DDNID/NCCDPHP/DDT) (CTR)" w:date="2023-08-15T14:04:00Z"/>
              </w:rPr>
            </w:pPr>
            <w:ins w:id="3950" w:author="Wittman, Jacob (CDC/DDNID/NCCDPHP/DDT) (CTR)" w:date="2023-08-15T14:04:00Z">
              <w:r>
                <w:rPr>
                  <w:rFonts w:ascii="Calibri" w:hAnsi="Calibri"/>
                  <w:sz w:val="20"/>
                </w:rPr>
                <w:t>54.6 (4.0)</w:t>
              </w:r>
            </w:ins>
          </w:p>
        </w:tc>
        <w:tc>
          <w:tcPr>
            <w:tcW w:w="0" w:type="auto"/>
            <w:tcBorders>
              <w:top w:val="single" w:sz="0" w:space="0" w:color="D3D3D3"/>
              <w:left w:val="single" w:sz="0" w:space="0" w:color="D3D3D3"/>
              <w:bottom w:val="single" w:sz="0" w:space="0" w:color="D3D3D3"/>
              <w:right w:val="single" w:sz="0" w:space="0" w:color="D3D3D3"/>
            </w:tcBorders>
          </w:tcPr>
          <w:p w14:paraId="4D418B71" w14:textId="77777777" w:rsidR="00524773" w:rsidRDefault="00524773" w:rsidP="00C670FC">
            <w:pPr>
              <w:keepNext/>
              <w:spacing w:after="60"/>
              <w:rPr>
                <w:ins w:id="3951" w:author="Wittman, Jacob (CDC/DDNID/NCCDPHP/DDT) (CTR)" w:date="2023-08-15T14:04:00Z"/>
              </w:rPr>
            </w:pPr>
            <w:ins w:id="3952" w:author="Wittman, Jacob (CDC/DDNID/NCCDPHP/DDT) (CTR)" w:date="2023-08-15T14:04:00Z">
              <w:r>
                <w:rPr>
                  <w:rFonts w:ascii="Calibri" w:hAnsi="Calibri"/>
                  <w:sz w:val="20"/>
                </w:rPr>
                <w:t>46.7 (4.4)</w:t>
              </w:r>
            </w:ins>
          </w:p>
        </w:tc>
        <w:tc>
          <w:tcPr>
            <w:tcW w:w="0" w:type="auto"/>
            <w:tcBorders>
              <w:top w:val="single" w:sz="0" w:space="0" w:color="D3D3D3"/>
              <w:left w:val="single" w:sz="0" w:space="0" w:color="D3D3D3"/>
              <w:bottom w:val="single" w:sz="0" w:space="0" w:color="D3D3D3"/>
              <w:right w:val="single" w:sz="0" w:space="0" w:color="D3D3D3"/>
            </w:tcBorders>
          </w:tcPr>
          <w:p w14:paraId="668F4D6F" w14:textId="77777777" w:rsidR="00524773" w:rsidRDefault="00524773" w:rsidP="00C670FC">
            <w:pPr>
              <w:keepNext/>
              <w:spacing w:after="60"/>
              <w:rPr>
                <w:ins w:id="3953" w:author="Wittman, Jacob (CDC/DDNID/NCCDPHP/DDT) (CTR)" w:date="2023-08-15T14:04:00Z"/>
              </w:rPr>
            </w:pPr>
            <w:ins w:id="3954" w:author="Wittman, Jacob (CDC/DDNID/NCCDPHP/DDT) (CTR)" w:date="2023-08-15T14:04:00Z">
              <w:r>
                <w:rPr>
                  <w:rFonts w:ascii="Calibri" w:hAnsi="Calibri"/>
                  <w:sz w:val="20"/>
                </w:rPr>
                <w:t>49.5 (4.2)</w:t>
              </w:r>
            </w:ins>
          </w:p>
        </w:tc>
        <w:tc>
          <w:tcPr>
            <w:tcW w:w="0" w:type="auto"/>
            <w:tcBorders>
              <w:top w:val="single" w:sz="0" w:space="0" w:color="D3D3D3"/>
              <w:left w:val="single" w:sz="0" w:space="0" w:color="D3D3D3"/>
              <w:bottom w:val="single" w:sz="0" w:space="0" w:color="D3D3D3"/>
              <w:right w:val="single" w:sz="0" w:space="0" w:color="D3D3D3"/>
            </w:tcBorders>
          </w:tcPr>
          <w:p w14:paraId="229A7DEF" w14:textId="77777777" w:rsidR="00524773" w:rsidRDefault="00524773" w:rsidP="00C670FC">
            <w:pPr>
              <w:keepNext/>
              <w:spacing w:after="60"/>
              <w:rPr>
                <w:ins w:id="3955" w:author="Wittman, Jacob (CDC/DDNID/NCCDPHP/DDT) (CTR)" w:date="2023-08-15T14:04:00Z"/>
              </w:rPr>
            </w:pPr>
            <w:ins w:id="3956" w:author="Wittman, Jacob (CDC/DDNID/NCCDPHP/DDT) (CTR)" w:date="2023-08-15T14:04:00Z">
              <w:r>
                <w:rPr>
                  <w:rFonts w:ascii="Calibri" w:hAnsi="Calibri"/>
                  <w:sz w:val="20"/>
                </w:rPr>
                <w:t>46.3 (4.1)</w:t>
              </w:r>
            </w:ins>
          </w:p>
        </w:tc>
        <w:tc>
          <w:tcPr>
            <w:tcW w:w="0" w:type="auto"/>
            <w:tcBorders>
              <w:top w:val="single" w:sz="0" w:space="0" w:color="D3D3D3"/>
              <w:left w:val="single" w:sz="0" w:space="0" w:color="D3D3D3"/>
              <w:bottom w:val="single" w:sz="0" w:space="0" w:color="D3D3D3"/>
              <w:right w:val="single" w:sz="0" w:space="0" w:color="D3D3D3"/>
            </w:tcBorders>
          </w:tcPr>
          <w:p w14:paraId="1BDDEECD" w14:textId="77777777" w:rsidR="00524773" w:rsidRDefault="00524773" w:rsidP="00C670FC">
            <w:pPr>
              <w:keepNext/>
              <w:spacing w:after="60"/>
              <w:rPr>
                <w:ins w:id="3957" w:author="Wittman, Jacob (CDC/DDNID/NCCDPHP/DDT) (CTR)" w:date="2023-08-15T14:04:00Z"/>
              </w:rPr>
            </w:pPr>
            <w:ins w:id="3958" w:author="Wittman, Jacob (CDC/DDNID/NCCDPHP/DDT) (CTR)" w:date="2023-08-15T14:04:00Z">
              <w:r>
                <w:rPr>
                  <w:rFonts w:ascii="Calibri" w:hAnsi="Calibri"/>
                  <w:sz w:val="20"/>
                </w:rPr>
                <w:t>46.3 (3.6)</w:t>
              </w:r>
            </w:ins>
          </w:p>
        </w:tc>
        <w:tc>
          <w:tcPr>
            <w:tcW w:w="0" w:type="auto"/>
            <w:tcBorders>
              <w:top w:val="single" w:sz="0" w:space="0" w:color="D3D3D3"/>
              <w:left w:val="single" w:sz="0" w:space="0" w:color="D3D3D3"/>
              <w:bottom w:val="single" w:sz="0" w:space="0" w:color="D3D3D3"/>
              <w:right w:val="single" w:sz="0" w:space="0" w:color="D3D3D3"/>
            </w:tcBorders>
          </w:tcPr>
          <w:p w14:paraId="2C1EF20F" w14:textId="77777777" w:rsidR="00524773" w:rsidRDefault="00524773" w:rsidP="00C670FC">
            <w:pPr>
              <w:keepNext/>
              <w:spacing w:after="60"/>
              <w:rPr>
                <w:ins w:id="3959" w:author="Wittman, Jacob (CDC/DDNID/NCCDPHP/DDT) (CTR)" w:date="2023-08-15T14:04:00Z"/>
              </w:rPr>
            </w:pPr>
            <w:ins w:id="3960" w:author="Wittman, Jacob (CDC/DDNID/NCCDPHP/DDT) (CTR)" w:date="2023-08-15T14:04:00Z">
              <w:r>
                <w:rPr>
                  <w:rFonts w:ascii="Calibri" w:hAnsi="Calibri"/>
                  <w:sz w:val="20"/>
                </w:rPr>
                <w:t>50.9 (4.0)</w:t>
              </w:r>
            </w:ins>
          </w:p>
        </w:tc>
        <w:tc>
          <w:tcPr>
            <w:tcW w:w="0" w:type="auto"/>
            <w:tcBorders>
              <w:top w:val="single" w:sz="0" w:space="0" w:color="D3D3D3"/>
              <w:left w:val="single" w:sz="0" w:space="0" w:color="D3D3D3"/>
              <w:bottom w:val="single" w:sz="0" w:space="0" w:color="D3D3D3"/>
              <w:right w:val="single" w:sz="0" w:space="0" w:color="D3D3D3"/>
            </w:tcBorders>
          </w:tcPr>
          <w:p w14:paraId="3A38FD25" w14:textId="77777777" w:rsidR="00524773" w:rsidRDefault="00524773" w:rsidP="00C670FC">
            <w:pPr>
              <w:keepNext/>
              <w:spacing w:after="60"/>
              <w:rPr>
                <w:ins w:id="3961" w:author="Wittman, Jacob (CDC/DDNID/NCCDPHP/DDT) (CTR)" w:date="2023-08-15T14:04:00Z"/>
              </w:rPr>
            </w:pPr>
            <w:ins w:id="3962" w:author="Wittman, Jacob (CDC/DDNID/NCCDPHP/DDT) (CTR)" w:date="2023-08-15T14:04:00Z">
              <w:r>
                <w:rPr>
                  <w:rFonts w:ascii="Calibri" w:hAnsi="Calibri"/>
                  <w:sz w:val="20"/>
                </w:rPr>
                <w:t>42.8 (4.3)</w:t>
              </w:r>
            </w:ins>
          </w:p>
        </w:tc>
        <w:tc>
          <w:tcPr>
            <w:tcW w:w="0" w:type="auto"/>
            <w:tcBorders>
              <w:top w:val="single" w:sz="0" w:space="0" w:color="D3D3D3"/>
              <w:left w:val="single" w:sz="0" w:space="0" w:color="D3D3D3"/>
              <w:bottom w:val="single" w:sz="0" w:space="0" w:color="D3D3D3"/>
              <w:right w:val="single" w:sz="0" w:space="0" w:color="D3D3D3"/>
            </w:tcBorders>
          </w:tcPr>
          <w:p w14:paraId="37544A29" w14:textId="77777777" w:rsidR="00524773" w:rsidRDefault="00524773" w:rsidP="00C670FC">
            <w:pPr>
              <w:keepNext/>
              <w:spacing w:after="60"/>
              <w:rPr>
                <w:ins w:id="3963" w:author="Wittman, Jacob (CDC/DDNID/NCCDPHP/DDT) (CTR)" w:date="2023-08-15T14:04:00Z"/>
              </w:rPr>
            </w:pPr>
            <w:ins w:id="3964" w:author="Wittman, Jacob (CDC/DDNID/NCCDPHP/DDT) (CTR)" w:date="2023-08-15T14:04:00Z">
              <w:r>
                <w:rPr>
                  <w:rFonts w:ascii="Calibri" w:hAnsi="Calibri"/>
                  <w:sz w:val="20"/>
                </w:rPr>
                <w:t>45.1 (4.4)</w:t>
              </w:r>
            </w:ins>
          </w:p>
        </w:tc>
        <w:tc>
          <w:tcPr>
            <w:tcW w:w="0" w:type="auto"/>
            <w:tcBorders>
              <w:top w:val="single" w:sz="0" w:space="0" w:color="D3D3D3"/>
              <w:left w:val="single" w:sz="0" w:space="0" w:color="D3D3D3"/>
              <w:bottom w:val="single" w:sz="0" w:space="0" w:color="D3D3D3"/>
              <w:right w:val="single" w:sz="0" w:space="0" w:color="D3D3D3"/>
            </w:tcBorders>
          </w:tcPr>
          <w:p w14:paraId="37ADD8F1" w14:textId="77777777" w:rsidR="00524773" w:rsidRDefault="00524773" w:rsidP="00C670FC">
            <w:pPr>
              <w:keepNext/>
              <w:spacing w:after="60"/>
              <w:rPr>
                <w:ins w:id="3965" w:author="Wittman, Jacob (CDC/DDNID/NCCDPHP/DDT) (CTR)" w:date="2023-08-15T14:04:00Z"/>
              </w:rPr>
            </w:pPr>
            <w:ins w:id="3966" w:author="Wittman, Jacob (CDC/DDNID/NCCDPHP/DDT) (CTR)" w:date="2023-08-15T14:04:00Z">
              <w:r>
                <w:rPr>
                  <w:rFonts w:ascii="Calibri" w:hAnsi="Calibri"/>
                  <w:sz w:val="20"/>
                </w:rPr>
                <w:t>44.7 (5.5)</w:t>
              </w:r>
            </w:ins>
          </w:p>
        </w:tc>
        <w:tc>
          <w:tcPr>
            <w:tcW w:w="0" w:type="auto"/>
            <w:tcBorders>
              <w:top w:val="single" w:sz="0" w:space="0" w:color="D3D3D3"/>
              <w:left w:val="single" w:sz="0" w:space="0" w:color="D3D3D3"/>
              <w:bottom w:val="single" w:sz="0" w:space="0" w:color="D3D3D3"/>
              <w:right w:val="single" w:sz="0" w:space="0" w:color="D3D3D3"/>
            </w:tcBorders>
          </w:tcPr>
          <w:p w14:paraId="23686B6C" w14:textId="77777777" w:rsidR="00524773" w:rsidRDefault="00524773" w:rsidP="00C670FC">
            <w:pPr>
              <w:keepNext/>
              <w:spacing w:after="60"/>
              <w:rPr>
                <w:ins w:id="3967" w:author="Wittman, Jacob (CDC/DDNID/NCCDPHP/DDT) (CTR)" w:date="2023-08-15T14:04:00Z"/>
              </w:rPr>
            </w:pPr>
            <w:ins w:id="3968" w:author="Wittman, Jacob (CDC/DDNID/NCCDPHP/DDT) (CTR)" w:date="2023-08-15T14:04:00Z">
              <w:r>
                <w:rPr>
                  <w:rFonts w:ascii="Calibri" w:hAnsi="Calibri"/>
                  <w:sz w:val="20"/>
                </w:rPr>
                <w:t>51.0 (6.6)</w:t>
              </w:r>
            </w:ins>
          </w:p>
        </w:tc>
        <w:tc>
          <w:tcPr>
            <w:tcW w:w="0" w:type="auto"/>
            <w:tcBorders>
              <w:top w:val="single" w:sz="0" w:space="0" w:color="D3D3D3"/>
              <w:left w:val="single" w:sz="0" w:space="0" w:color="D3D3D3"/>
              <w:bottom w:val="single" w:sz="0" w:space="0" w:color="D3D3D3"/>
              <w:right w:val="single" w:sz="0" w:space="0" w:color="D3D3D3"/>
            </w:tcBorders>
          </w:tcPr>
          <w:p w14:paraId="77EDC7DA" w14:textId="77777777" w:rsidR="00524773" w:rsidRDefault="00524773" w:rsidP="00C670FC">
            <w:pPr>
              <w:keepNext/>
              <w:spacing w:after="60"/>
              <w:rPr>
                <w:ins w:id="3969" w:author="Wittman, Jacob (CDC/DDNID/NCCDPHP/DDT) (CTR)" w:date="2023-08-15T14:04:00Z"/>
              </w:rPr>
            </w:pPr>
            <w:ins w:id="3970" w:author="Wittman, Jacob (CDC/DDNID/NCCDPHP/DDT) (CTR)" w:date="2023-08-15T14:04:00Z">
              <w:r>
                <w:rPr>
                  <w:rFonts w:ascii="Calibri" w:hAnsi="Calibri"/>
                  <w:sz w:val="20"/>
                </w:rPr>
                <w:t>-10.3 (-36.2, 15.6)</w:t>
              </w:r>
            </w:ins>
          </w:p>
        </w:tc>
        <w:tc>
          <w:tcPr>
            <w:tcW w:w="0" w:type="auto"/>
            <w:tcBorders>
              <w:top w:val="single" w:sz="0" w:space="0" w:color="D3D3D3"/>
              <w:left w:val="single" w:sz="0" w:space="0" w:color="D3D3D3"/>
              <w:bottom w:val="single" w:sz="0" w:space="0" w:color="D3D3D3"/>
              <w:right w:val="single" w:sz="0" w:space="0" w:color="D3D3D3"/>
            </w:tcBorders>
          </w:tcPr>
          <w:p w14:paraId="7818EA2E" w14:textId="77777777" w:rsidR="00524773" w:rsidRDefault="00524773" w:rsidP="00C670FC">
            <w:pPr>
              <w:keepNext/>
              <w:spacing w:after="60"/>
              <w:rPr>
                <w:ins w:id="397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DCEDCE" w14:textId="77777777" w:rsidR="00524773" w:rsidRDefault="00524773" w:rsidP="00C670FC">
            <w:pPr>
              <w:keepNext/>
              <w:spacing w:after="60"/>
              <w:rPr>
                <w:ins w:id="3972" w:author="Wittman, Jacob (CDC/DDNID/NCCDPHP/DDT) (CTR)" w:date="2023-08-15T14:04:00Z"/>
              </w:rPr>
            </w:pPr>
            <w:ins w:id="3973" w:author="Wittman, Jacob (CDC/DDNID/NCCDPHP/DDT) (CTR)" w:date="2023-08-15T14:04:00Z">
              <w:r>
                <w:rPr>
                  <w:rFonts w:ascii="Calibri" w:hAnsi="Calibri"/>
                  <w:sz w:val="20"/>
                </w:rPr>
                <w:t>-1.0 (-2.2, 0.2)</w:t>
              </w:r>
            </w:ins>
          </w:p>
        </w:tc>
        <w:tc>
          <w:tcPr>
            <w:tcW w:w="0" w:type="auto"/>
            <w:tcBorders>
              <w:top w:val="single" w:sz="0" w:space="0" w:color="D3D3D3"/>
              <w:left w:val="single" w:sz="0" w:space="0" w:color="D3D3D3"/>
              <w:bottom w:val="single" w:sz="0" w:space="0" w:color="D3D3D3"/>
              <w:right w:val="single" w:sz="0" w:space="0" w:color="D3D3D3"/>
            </w:tcBorders>
          </w:tcPr>
          <w:p w14:paraId="2C9BE4DC" w14:textId="77777777" w:rsidR="00524773" w:rsidRDefault="00524773" w:rsidP="00C670FC">
            <w:pPr>
              <w:keepNext/>
              <w:spacing w:after="60"/>
              <w:rPr>
                <w:ins w:id="3974" w:author="Wittman, Jacob (CDC/DDNID/NCCDPHP/DDT) (CTR)" w:date="2023-08-15T14:04:00Z"/>
              </w:rPr>
            </w:pPr>
            <w:ins w:id="3975" w:author="Wittman, Jacob (CDC/DDNID/NCCDPHP/DDT) (CTR)" w:date="2023-08-15T14:04:00Z">
              <w:r>
                <w:rPr>
                  <w:rFonts w:ascii="Calibri" w:hAnsi="Calibri"/>
                  <w:sz w:val="20"/>
                </w:rPr>
                <w:t>-1.0 (-2.2, 0.2)</w:t>
              </w:r>
            </w:ins>
          </w:p>
        </w:tc>
      </w:tr>
      <w:tr w:rsidR="00524773" w14:paraId="24A76070" w14:textId="77777777" w:rsidTr="00C670FC">
        <w:trPr>
          <w:cantSplit/>
          <w:jc w:val="center"/>
          <w:ins w:id="39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78AA95" w14:textId="77777777" w:rsidR="00524773" w:rsidRDefault="00524773" w:rsidP="00C670FC">
            <w:pPr>
              <w:keepNext/>
              <w:spacing w:after="60"/>
              <w:rPr>
                <w:ins w:id="3977" w:author="Wittman, Jacob (CDC/DDNID/NCCDPHP/DDT) (CTR)" w:date="2023-08-15T14:04:00Z"/>
              </w:rPr>
            </w:pPr>
            <w:ins w:id="3978" w:author="Wittman, Jacob (CDC/DDNID/NCCDPHP/DDT) (CTR)" w:date="2023-08-15T14:04:00Z">
              <w:r>
                <w:rPr>
                  <w:rFonts w:ascii="Calibri" w:hAnsi="Calibri"/>
                  <w:sz w:val="20"/>
                </w:rPr>
                <w:lastRenderedPageBreak/>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193519EE" w14:textId="77777777" w:rsidR="00524773" w:rsidRDefault="00524773" w:rsidP="00C670FC">
            <w:pPr>
              <w:keepNext/>
              <w:spacing w:after="60"/>
              <w:rPr>
                <w:ins w:id="3979" w:author="Wittman, Jacob (CDC/DDNID/NCCDPHP/DDT) (CTR)" w:date="2023-08-15T14:04:00Z"/>
              </w:rPr>
            </w:pPr>
            <w:ins w:id="3980" w:author="Wittman, Jacob (CDC/DDNID/NCCDPHP/DDT) (CTR)" w:date="2023-08-15T14:04:00Z">
              <w:r>
                <w:rPr>
                  <w:rFonts w:ascii="Calibri" w:hAnsi="Calibri"/>
                  <w:sz w:val="20"/>
                </w:rPr>
                <w:t>43.8 (1.8)</w:t>
              </w:r>
            </w:ins>
          </w:p>
        </w:tc>
        <w:tc>
          <w:tcPr>
            <w:tcW w:w="0" w:type="auto"/>
            <w:tcBorders>
              <w:top w:val="single" w:sz="0" w:space="0" w:color="D3D3D3"/>
              <w:left w:val="single" w:sz="0" w:space="0" w:color="D3D3D3"/>
              <w:bottom w:val="single" w:sz="0" w:space="0" w:color="D3D3D3"/>
              <w:right w:val="single" w:sz="0" w:space="0" w:color="D3D3D3"/>
            </w:tcBorders>
          </w:tcPr>
          <w:p w14:paraId="2530866C" w14:textId="77777777" w:rsidR="00524773" w:rsidRDefault="00524773" w:rsidP="00C670FC">
            <w:pPr>
              <w:keepNext/>
              <w:spacing w:after="60"/>
              <w:rPr>
                <w:ins w:id="3981" w:author="Wittman, Jacob (CDC/DDNID/NCCDPHP/DDT) (CTR)" w:date="2023-08-15T14:04:00Z"/>
              </w:rPr>
            </w:pPr>
            <w:ins w:id="3982" w:author="Wittman, Jacob (CDC/DDNID/NCCDPHP/DDT) (CTR)" w:date="2023-08-15T14:04:00Z">
              <w:r>
                <w:rPr>
                  <w:rFonts w:ascii="Calibri" w:hAnsi="Calibri"/>
                  <w:sz w:val="20"/>
                </w:rPr>
                <w:t>40.7 (4.7)</w:t>
              </w:r>
            </w:ins>
          </w:p>
        </w:tc>
        <w:tc>
          <w:tcPr>
            <w:tcW w:w="0" w:type="auto"/>
            <w:tcBorders>
              <w:top w:val="single" w:sz="0" w:space="0" w:color="D3D3D3"/>
              <w:left w:val="single" w:sz="0" w:space="0" w:color="D3D3D3"/>
              <w:bottom w:val="single" w:sz="0" w:space="0" w:color="D3D3D3"/>
              <w:right w:val="single" w:sz="0" w:space="0" w:color="D3D3D3"/>
            </w:tcBorders>
          </w:tcPr>
          <w:p w14:paraId="51A1913C" w14:textId="77777777" w:rsidR="00524773" w:rsidRDefault="00524773" w:rsidP="00C670FC">
            <w:pPr>
              <w:keepNext/>
              <w:spacing w:after="60"/>
              <w:rPr>
                <w:ins w:id="3983" w:author="Wittman, Jacob (CDC/DDNID/NCCDPHP/DDT) (CTR)" w:date="2023-08-15T14:04:00Z"/>
              </w:rPr>
            </w:pPr>
            <w:ins w:id="3984" w:author="Wittman, Jacob (CDC/DDNID/NCCDPHP/DDT) (CTR)" w:date="2023-08-15T14:04:00Z">
              <w:r>
                <w:rPr>
                  <w:rFonts w:ascii="Calibri" w:hAnsi="Calibri"/>
                  <w:sz w:val="20"/>
                </w:rPr>
                <w:t>40.3 (4.8)</w:t>
              </w:r>
            </w:ins>
          </w:p>
        </w:tc>
        <w:tc>
          <w:tcPr>
            <w:tcW w:w="0" w:type="auto"/>
            <w:tcBorders>
              <w:top w:val="single" w:sz="0" w:space="0" w:color="D3D3D3"/>
              <w:left w:val="single" w:sz="0" w:space="0" w:color="D3D3D3"/>
              <w:bottom w:val="single" w:sz="0" w:space="0" w:color="D3D3D3"/>
              <w:right w:val="single" w:sz="0" w:space="0" w:color="D3D3D3"/>
            </w:tcBorders>
          </w:tcPr>
          <w:p w14:paraId="3E4D86E2" w14:textId="77777777" w:rsidR="00524773" w:rsidRDefault="00524773" w:rsidP="00C670FC">
            <w:pPr>
              <w:keepNext/>
              <w:spacing w:after="60"/>
              <w:rPr>
                <w:ins w:id="3985" w:author="Wittman, Jacob (CDC/DDNID/NCCDPHP/DDT) (CTR)" w:date="2023-08-15T14:04:00Z"/>
              </w:rPr>
            </w:pPr>
            <w:ins w:id="3986" w:author="Wittman, Jacob (CDC/DDNID/NCCDPHP/DDT) (CTR)" w:date="2023-08-15T14:04:00Z">
              <w:r>
                <w:rPr>
                  <w:rFonts w:ascii="Calibri" w:hAnsi="Calibri"/>
                  <w:sz w:val="20"/>
                </w:rPr>
                <w:t>46.3 (4.5)</w:t>
              </w:r>
            </w:ins>
          </w:p>
        </w:tc>
        <w:tc>
          <w:tcPr>
            <w:tcW w:w="0" w:type="auto"/>
            <w:tcBorders>
              <w:top w:val="single" w:sz="0" w:space="0" w:color="D3D3D3"/>
              <w:left w:val="single" w:sz="0" w:space="0" w:color="D3D3D3"/>
              <w:bottom w:val="single" w:sz="0" w:space="0" w:color="D3D3D3"/>
              <w:right w:val="single" w:sz="0" w:space="0" w:color="D3D3D3"/>
            </w:tcBorders>
          </w:tcPr>
          <w:p w14:paraId="3F3C6F02" w14:textId="77777777" w:rsidR="00524773" w:rsidRDefault="00524773" w:rsidP="00C670FC">
            <w:pPr>
              <w:keepNext/>
              <w:spacing w:after="60"/>
              <w:rPr>
                <w:ins w:id="3987" w:author="Wittman, Jacob (CDC/DDNID/NCCDPHP/DDT) (CTR)" w:date="2023-08-15T14:04:00Z"/>
              </w:rPr>
            </w:pPr>
            <w:ins w:id="3988" w:author="Wittman, Jacob (CDC/DDNID/NCCDPHP/DDT) (CTR)" w:date="2023-08-15T14:04:00Z">
              <w:r>
                <w:rPr>
                  <w:rFonts w:ascii="Calibri" w:hAnsi="Calibri"/>
                  <w:sz w:val="20"/>
                </w:rPr>
                <w:t>40.6 (4.2)</w:t>
              </w:r>
            </w:ins>
          </w:p>
        </w:tc>
        <w:tc>
          <w:tcPr>
            <w:tcW w:w="0" w:type="auto"/>
            <w:tcBorders>
              <w:top w:val="single" w:sz="0" w:space="0" w:color="D3D3D3"/>
              <w:left w:val="single" w:sz="0" w:space="0" w:color="D3D3D3"/>
              <w:bottom w:val="single" w:sz="0" w:space="0" w:color="D3D3D3"/>
              <w:right w:val="single" w:sz="0" w:space="0" w:color="D3D3D3"/>
            </w:tcBorders>
          </w:tcPr>
          <w:p w14:paraId="0C7B7094" w14:textId="77777777" w:rsidR="00524773" w:rsidRDefault="00524773" w:rsidP="00C670FC">
            <w:pPr>
              <w:keepNext/>
              <w:spacing w:after="60"/>
              <w:rPr>
                <w:ins w:id="3989" w:author="Wittman, Jacob (CDC/DDNID/NCCDPHP/DDT) (CTR)" w:date="2023-08-15T14:04:00Z"/>
              </w:rPr>
            </w:pPr>
            <w:ins w:id="3990" w:author="Wittman, Jacob (CDC/DDNID/NCCDPHP/DDT) (CTR)" w:date="2023-08-15T14:04:00Z">
              <w:r>
                <w:rPr>
                  <w:rFonts w:ascii="Calibri" w:hAnsi="Calibri"/>
                  <w:sz w:val="20"/>
                </w:rPr>
                <w:t>36.1 (3.7)</w:t>
              </w:r>
            </w:ins>
          </w:p>
        </w:tc>
        <w:tc>
          <w:tcPr>
            <w:tcW w:w="0" w:type="auto"/>
            <w:tcBorders>
              <w:top w:val="single" w:sz="0" w:space="0" w:color="D3D3D3"/>
              <w:left w:val="single" w:sz="0" w:space="0" w:color="D3D3D3"/>
              <w:bottom w:val="single" w:sz="0" w:space="0" w:color="D3D3D3"/>
              <w:right w:val="single" w:sz="0" w:space="0" w:color="D3D3D3"/>
            </w:tcBorders>
          </w:tcPr>
          <w:p w14:paraId="769A90DD" w14:textId="77777777" w:rsidR="00524773" w:rsidRDefault="00524773" w:rsidP="00C670FC">
            <w:pPr>
              <w:keepNext/>
              <w:spacing w:after="60"/>
              <w:rPr>
                <w:ins w:id="3991" w:author="Wittman, Jacob (CDC/DDNID/NCCDPHP/DDT) (CTR)" w:date="2023-08-15T14:04:00Z"/>
              </w:rPr>
            </w:pPr>
            <w:ins w:id="3992" w:author="Wittman, Jacob (CDC/DDNID/NCCDPHP/DDT) (CTR)" w:date="2023-08-15T14:04:00Z">
              <w:r>
                <w:rPr>
                  <w:rFonts w:ascii="Calibri" w:hAnsi="Calibri"/>
                  <w:sz w:val="20"/>
                </w:rPr>
                <w:t>29.3 (3.7)</w:t>
              </w:r>
            </w:ins>
          </w:p>
        </w:tc>
        <w:tc>
          <w:tcPr>
            <w:tcW w:w="0" w:type="auto"/>
            <w:tcBorders>
              <w:top w:val="single" w:sz="0" w:space="0" w:color="D3D3D3"/>
              <w:left w:val="single" w:sz="0" w:space="0" w:color="D3D3D3"/>
              <w:bottom w:val="single" w:sz="0" w:space="0" w:color="D3D3D3"/>
              <w:right w:val="single" w:sz="0" w:space="0" w:color="D3D3D3"/>
            </w:tcBorders>
          </w:tcPr>
          <w:p w14:paraId="22B469D8" w14:textId="77777777" w:rsidR="00524773" w:rsidRDefault="00524773" w:rsidP="00C670FC">
            <w:pPr>
              <w:keepNext/>
              <w:spacing w:after="60"/>
              <w:rPr>
                <w:ins w:id="3993" w:author="Wittman, Jacob (CDC/DDNID/NCCDPHP/DDT) (CTR)" w:date="2023-08-15T14:04:00Z"/>
              </w:rPr>
            </w:pPr>
            <w:ins w:id="3994" w:author="Wittman, Jacob (CDC/DDNID/NCCDPHP/DDT) (CTR)" w:date="2023-08-15T14:04:00Z">
              <w:r>
                <w:rPr>
                  <w:rFonts w:ascii="Calibri" w:hAnsi="Calibri"/>
                  <w:sz w:val="20"/>
                </w:rPr>
                <w:t>49.7 (5.3)</w:t>
              </w:r>
            </w:ins>
          </w:p>
        </w:tc>
        <w:tc>
          <w:tcPr>
            <w:tcW w:w="0" w:type="auto"/>
            <w:tcBorders>
              <w:top w:val="single" w:sz="0" w:space="0" w:color="D3D3D3"/>
              <w:left w:val="single" w:sz="0" w:space="0" w:color="D3D3D3"/>
              <w:bottom w:val="single" w:sz="0" w:space="0" w:color="D3D3D3"/>
              <w:right w:val="single" w:sz="0" w:space="0" w:color="D3D3D3"/>
            </w:tcBorders>
          </w:tcPr>
          <w:p w14:paraId="7E4D4B2C" w14:textId="77777777" w:rsidR="00524773" w:rsidRDefault="00524773" w:rsidP="00C670FC">
            <w:pPr>
              <w:keepNext/>
              <w:spacing w:after="60"/>
              <w:rPr>
                <w:ins w:id="3995" w:author="Wittman, Jacob (CDC/DDNID/NCCDPHP/DDT) (CTR)" w:date="2023-08-15T14:04:00Z"/>
              </w:rPr>
            </w:pPr>
            <w:ins w:id="3996" w:author="Wittman, Jacob (CDC/DDNID/NCCDPHP/DDT) (CTR)" w:date="2023-08-15T14:04:00Z">
              <w:r>
                <w:rPr>
                  <w:rFonts w:ascii="Calibri" w:hAnsi="Calibri"/>
                  <w:sz w:val="20"/>
                </w:rPr>
                <w:t>44.8 (4.7)</w:t>
              </w:r>
            </w:ins>
          </w:p>
        </w:tc>
        <w:tc>
          <w:tcPr>
            <w:tcW w:w="0" w:type="auto"/>
            <w:tcBorders>
              <w:top w:val="single" w:sz="0" w:space="0" w:color="D3D3D3"/>
              <w:left w:val="single" w:sz="0" w:space="0" w:color="D3D3D3"/>
              <w:bottom w:val="single" w:sz="0" w:space="0" w:color="D3D3D3"/>
              <w:right w:val="single" w:sz="0" w:space="0" w:color="D3D3D3"/>
            </w:tcBorders>
          </w:tcPr>
          <w:p w14:paraId="7649D0AA" w14:textId="77777777" w:rsidR="00524773" w:rsidRDefault="00524773" w:rsidP="00C670FC">
            <w:pPr>
              <w:keepNext/>
              <w:spacing w:after="60"/>
              <w:rPr>
                <w:ins w:id="3997" w:author="Wittman, Jacob (CDC/DDNID/NCCDPHP/DDT) (CTR)" w:date="2023-08-15T14:04:00Z"/>
              </w:rPr>
            </w:pPr>
            <w:ins w:id="3998" w:author="Wittman, Jacob (CDC/DDNID/NCCDPHP/DDT) (CTR)" w:date="2023-08-15T14:04:00Z">
              <w:r>
                <w:rPr>
                  <w:rFonts w:ascii="Calibri" w:hAnsi="Calibri"/>
                  <w:sz w:val="20"/>
                </w:rPr>
                <w:t>49.5 (4.6)</w:t>
              </w:r>
            </w:ins>
          </w:p>
        </w:tc>
        <w:tc>
          <w:tcPr>
            <w:tcW w:w="0" w:type="auto"/>
            <w:tcBorders>
              <w:top w:val="single" w:sz="0" w:space="0" w:color="D3D3D3"/>
              <w:left w:val="single" w:sz="0" w:space="0" w:color="D3D3D3"/>
              <w:bottom w:val="single" w:sz="0" w:space="0" w:color="D3D3D3"/>
              <w:right w:val="single" w:sz="0" w:space="0" w:color="D3D3D3"/>
            </w:tcBorders>
          </w:tcPr>
          <w:p w14:paraId="08D7095D" w14:textId="77777777" w:rsidR="00524773" w:rsidRDefault="00524773" w:rsidP="00C670FC">
            <w:pPr>
              <w:keepNext/>
              <w:spacing w:after="60"/>
              <w:rPr>
                <w:ins w:id="3999" w:author="Wittman, Jacob (CDC/DDNID/NCCDPHP/DDT) (CTR)" w:date="2023-08-15T14:04:00Z"/>
              </w:rPr>
            </w:pPr>
            <w:ins w:id="4000" w:author="Wittman, Jacob (CDC/DDNID/NCCDPHP/DDT) (CTR)" w:date="2023-08-15T14:04:00Z">
              <w:r>
                <w:rPr>
                  <w:rFonts w:ascii="Calibri" w:hAnsi="Calibri"/>
                  <w:sz w:val="20"/>
                </w:rPr>
                <w:t>50.2 (4.3)</w:t>
              </w:r>
            </w:ins>
          </w:p>
        </w:tc>
        <w:tc>
          <w:tcPr>
            <w:tcW w:w="0" w:type="auto"/>
            <w:tcBorders>
              <w:top w:val="single" w:sz="0" w:space="0" w:color="D3D3D3"/>
              <w:left w:val="single" w:sz="0" w:space="0" w:color="D3D3D3"/>
              <w:bottom w:val="single" w:sz="0" w:space="0" w:color="D3D3D3"/>
              <w:right w:val="single" w:sz="0" w:space="0" w:color="D3D3D3"/>
            </w:tcBorders>
          </w:tcPr>
          <w:p w14:paraId="3C8EF526" w14:textId="77777777" w:rsidR="00524773" w:rsidRDefault="00524773" w:rsidP="00C670FC">
            <w:pPr>
              <w:keepNext/>
              <w:spacing w:after="60"/>
              <w:rPr>
                <w:ins w:id="4001" w:author="Wittman, Jacob (CDC/DDNID/NCCDPHP/DDT) (CTR)" w:date="2023-08-15T14:04:00Z"/>
              </w:rPr>
            </w:pPr>
            <w:ins w:id="4002" w:author="Wittman, Jacob (CDC/DDNID/NCCDPHP/DDT) (CTR)" w:date="2023-08-15T14:04:00Z">
              <w:r>
                <w:rPr>
                  <w:rFonts w:ascii="Calibri" w:hAnsi="Calibri"/>
                  <w:sz w:val="20"/>
                </w:rPr>
                <w:t>50.7 (5.4)</w:t>
              </w:r>
            </w:ins>
          </w:p>
        </w:tc>
        <w:tc>
          <w:tcPr>
            <w:tcW w:w="0" w:type="auto"/>
            <w:tcBorders>
              <w:top w:val="single" w:sz="0" w:space="0" w:color="D3D3D3"/>
              <w:left w:val="single" w:sz="0" w:space="0" w:color="D3D3D3"/>
              <w:bottom w:val="single" w:sz="0" w:space="0" w:color="D3D3D3"/>
              <w:right w:val="single" w:sz="0" w:space="0" w:color="D3D3D3"/>
            </w:tcBorders>
          </w:tcPr>
          <w:p w14:paraId="535F8DC4" w14:textId="77777777" w:rsidR="00524773" w:rsidRDefault="00524773" w:rsidP="00C670FC">
            <w:pPr>
              <w:keepNext/>
              <w:spacing w:after="60"/>
              <w:rPr>
                <w:ins w:id="4003" w:author="Wittman, Jacob (CDC/DDNID/NCCDPHP/DDT) (CTR)" w:date="2023-08-15T14:04:00Z"/>
              </w:rPr>
            </w:pPr>
            <w:ins w:id="4004" w:author="Wittman, Jacob (CDC/DDNID/NCCDPHP/DDT) (CTR)" w:date="2023-08-15T14:04:00Z">
              <w:r>
                <w:rPr>
                  <w:rFonts w:ascii="Calibri" w:hAnsi="Calibri"/>
                  <w:sz w:val="20"/>
                </w:rPr>
                <w:t>47.5 (4.8)</w:t>
              </w:r>
            </w:ins>
          </w:p>
        </w:tc>
        <w:tc>
          <w:tcPr>
            <w:tcW w:w="0" w:type="auto"/>
            <w:tcBorders>
              <w:top w:val="single" w:sz="0" w:space="0" w:color="D3D3D3"/>
              <w:left w:val="single" w:sz="0" w:space="0" w:color="D3D3D3"/>
              <w:bottom w:val="single" w:sz="0" w:space="0" w:color="D3D3D3"/>
              <w:right w:val="single" w:sz="0" w:space="0" w:color="D3D3D3"/>
            </w:tcBorders>
          </w:tcPr>
          <w:p w14:paraId="13CE85AD" w14:textId="77777777" w:rsidR="00524773" w:rsidRDefault="00524773" w:rsidP="00C670FC">
            <w:pPr>
              <w:keepNext/>
              <w:spacing w:after="60"/>
              <w:rPr>
                <w:ins w:id="4005" w:author="Wittman, Jacob (CDC/DDNID/NCCDPHP/DDT) (CTR)" w:date="2023-08-15T14:04:00Z"/>
              </w:rPr>
            </w:pPr>
            <w:ins w:id="4006" w:author="Wittman, Jacob (CDC/DDNID/NCCDPHP/DDT) (CTR)" w:date="2023-08-15T14:04:00Z">
              <w:r>
                <w:rPr>
                  <w:rFonts w:ascii="Calibri" w:hAnsi="Calibri"/>
                  <w:sz w:val="20"/>
                </w:rPr>
                <w:t>51.4 (6.4)</w:t>
              </w:r>
            </w:ins>
          </w:p>
        </w:tc>
        <w:tc>
          <w:tcPr>
            <w:tcW w:w="0" w:type="auto"/>
            <w:tcBorders>
              <w:top w:val="single" w:sz="0" w:space="0" w:color="D3D3D3"/>
              <w:left w:val="single" w:sz="0" w:space="0" w:color="D3D3D3"/>
              <w:bottom w:val="single" w:sz="0" w:space="0" w:color="D3D3D3"/>
              <w:right w:val="single" w:sz="0" w:space="0" w:color="D3D3D3"/>
            </w:tcBorders>
          </w:tcPr>
          <w:p w14:paraId="74EAFFC8" w14:textId="77777777" w:rsidR="00524773" w:rsidRDefault="00524773" w:rsidP="00C670FC">
            <w:pPr>
              <w:keepNext/>
              <w:spacing w:after="60"/>
              <w:rPr>
                <w:ins w:id="4007" w:author="Wittman, Jacob (CDC/DDNID/NCCDPHP/DDT) (CTR)" w:date="2023-08-15T14:04:00Z"/>
              </w:rPr>
            </w:pPr>
            <w:ins w:id="4008" w:author="Wittman, Jacob (CDC/DDNID/NCCDPHP/DDT) (CTR)" w:date="2023-08-15T14:04:00Z">
              <w:r>
                <w:rPr>
                  <w:rFonts w:ascii="Calibri" w:hAnsi="Calibri"/>
                  <w:sz w:val="20"/>
                </w:rPr>
                <w:t>16.8 (-18.5, 52.0)</w:t>
              </w:r>
            </w:ins>
          </w:p>
        </w:tc>
        <w:tc>
          <w:tcPr>
            <w:tcW w:w="0" w:type="auto"/>
            <w:tcBorders>
              <w:top w:val="single" w:sz="0" w:space="0" w:color="D3D3D3"/>
              <w:left w:val="single" w:sz="0" w:space="0" w:color="D3D3D3"/>
              <w:bottom w:val="single" w:sz="0" w:space="0" w:color="D3D3D3"/>
              <w:right w:val="single" w:sz="0" w:space="0" w:color="D3D3D3"/>
            </w:tcBorders>
          </w:tcPr>
          <w:p w14:paraId="766395DC" w14:textId="77777777" w:rsidR="00524773" w:rsidRDefault="00524773" w:rsidP="00C670FC">
            <w:pPr>
              <w:keepNext/>
              <w:spacing w:after="60"/>
              <w:rPr>
                <w:ins w:id="40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5792303" w14:textId="77777777" w:rsidR="00524773" w:rsidRDefault="00524773" w:rsidP="00C670FC">
            <w:pPr>
              <w:keepNext/>
              <w:spacing w:after="60"/>
              <w:rPr>
                <w:ins w:id="4010" w:author="Wittman, Jacob (CDC/DDNID/NCCDPHP/DDT) (CTR)" w:date="2023-08-15T14:04:00Z"/>
              </w:rPr>
            </w:pPr>
            <w:ins w:id="4011" w:author="Wittman, Jacob (CDC/DDNID/NCCDPHP/DDT) (CTR)" w:date="2023-08-15T14:04:00Z">
              <w:r>
                <w:rPr>
                  <w:rFonts w:ascii="Calibri" w:hAnsi="Calibri"/>
                  <w:sz w:val="20"/>
                </w:rPr>
                <w:t>2.3 (-0.5, 5.2)</w:t>
              </w:r>
            </w:ins>
          </w:p>
        </w:tc>
        <w:tc>
          <w:tcPr>
            <w:tcW w:w="0" w:type="auto"/>
            <w:tcBorders>
              <w:top w:val="single" w:sz="0" w:space="0" w:color="D3D3D3"/>
              <w:left w:val="single" w:sz="0" w:space="0" w:color="D3D3D3"/>
              <w:bottom w:val="single" w:sz="0" w:space="0" w:color="D3D3D3"/>
              <w:right w:val="single" w:sz="0" w:space="0" w:color="D3D3D3"/>
            </w:tcBorders>
          </w:tcPr>
          <w:p w14:paraId="7341214C" w14:textId="77777777" w:rsidR="00524773" w:rsidRDefault="00524773" w:rsidP="00C670FC">
            <w:pPr>
              <w:keepNext/>
              <w:spacing w:after="60"/>
              <w:rPr>
                <w:ins w:id="4012" w:author="Wittman, Jacob (CDC/DDNID/NCCDPHP/DDT) (CTR)" w:date="2023-08-15T14:04:00Z"/>
              </w:rPr>
            </w:pPr>
            <w:ins w:id="4013" w:author="Wittman, Jacob (CDC/DDNID/NCCDPHP/DDT) (CTR)" w:date="2023-08-15T14:04:00Z">
              <w:r>
                <w:rPr>
                  <w:rFonts w:ascii="Calibri" w:hAnsi="Calibri"/>
                  <w:sz w:val="20"/>
                </w:rPr>
                <w:t>2.3 (-0.5, 5.2)</w:t>
              </w:r>
            </w:ins>
          </w:p>
        </w:tc>
      </w:tr>
      <w:tr w:rsidR="00524773" w14:paraId="538ECE79" w14:textId="77777777" w:rsidTr="00C670FC">
        <w:trPr>
          <w:cantSplit/>
          <w:jc w:val="center"/>
          <w:ins w:id="4014"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442B7E08" w14:textId="77777777" w:rsidR="00524773" w:rsidRDefault="00524773" w:rsidP="00C670FC">
            <w:pPr>
              <w:keepNext/>
              <w:spacing w:after="60"/>
              <w:rPr>
                <w:ins w:id="4015" w:author="Wittman, Jacob (CDC/DDNID/NCCDPHP/DDT) (CTR)" w:date="2023-08-15T14:04:00Z"/>
              </w:rPr>
            </w:pPr>
            <w:ins w:id="4016" w:author="Wittman, Jacob (CDC/DDNID/NCCDPHP/DDT) (CTR)" w:date="2023-08-15T14:04:00Z">
              <w:r>
                <w:rPr>
                  <w:rFonts w:ascii="Calibri" w:hAnsi="Calibri"/>
                  <w:sz w:val="20"/>
                </w:rPr>
                <w:t>Dilated eye exam</w:t>
              </w:r>
            </w:ins>
          </w:p>
        </w:tc>
      </w:tr>
      <w:tr w:rsidR="00524773" w14:paraId="1B7430BD" w14:textId="77777777" w:rsidTr="00C670FC">
        <w:trPr>
          <w:cantSplit/>
          <w:jc w:val="center"/>
          <w:ins w:id="40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93E26F" w14:textId="77777777" w:rsidR="00524773" w:rsidRDefault="00524773" w:rsidP="00C670FC">
            <w:pPr>
              <w:keepNext/>
              <w:spacing w:after="60"/>
              <w:rPr>
                <w:ins w:id="4018" w:author="Wittman, Jacob (CDC/DDNID/NCCDPHP/DDT) (CTR)" w:date="2023-08-15T14:04:00Z"/>
              </w:rPr>
            </w:pPr>
            <w:ins w:id="4019"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4C627412" w14:textId="77777777" w:rsidR="00524773" w:rsidRDefault="00524773" w:rsidP="00C670FC">
            <w:pPr>
              <w:keepNext/>
              <w:spacing w:after="60"/>
              <w:rPr>
                <w:ins w:id="4020" w:author="Wittman, Jacob (CDC/DDNID/NCCDPHP/DDT) (CTR)" w:date="2023-08-15T14:04:00Z"/>
              </w:rPr>
            </w:pPr>
            <w:ins w:id="4021" w:author="Wittman, Jacob (CDC/DDNID/NCCDPHP/DDT) (CTR)" w:date="2023-08-15T14:04:00Z">
              <w:r>
                <w:rPr>
                  <w:rFonts w:ascii="Calibri" w:hAnsi="Calibri"/>
                  <w:sz w:val="20"/>
                </w:rPr>
                <w:t>55.5 (0.7)</w:t>
              </w:r>
            </w:ins>
          </w:p>
        </w:tc>
        <w:tc>
          <w:tcPr>
            <w:tcW w:w="0" w:type="auto"/>
            <w:tcBorders>
              <w:top w:val="single" w:sz="0" w:space="0" w:color="D3D3D3"/>
              <w:left w:val="single" w:sz="0" w:space="0" w:color="D3D3D3"/>
              <w:bottom w:val="single" w:sz="0" w:space="0" w:color="D3D3D3"/>
              <w:right w:val="single" w:sz="0" w:space="0" w:color="D3D3D3"/>
            </w:tcBorders>
          </w:tcPr>
          <w:p w14:paraId="780BB5C5" w14:textId="77777777" w:rsidR="00524773" w:rsidRDefault="00524773" w:rsidP="00C670FC">
            <w:pPr>
              <w:keepNext/>
              <w:spacing w:after="60"/>
              <w:rPr>
                <w:ins w:id="4022" w:author="Wittman, Jacob (CDC/DDNID/NCCDPHP/DDT) (CTR)" w:date="2023-08-15T14:04:00Z"/>
              </w:rPr>
            </w:pPr>
            <w:ins w:id="4023" w:author="Wittman, Jacob (CDC/DDNID/NCCDPHP/DDT) (CTR)" w:date="2023-08-15T14:04:00Z">
              <w:r>
                <w:rPr>
                  <w:rFonts w:ascii="Calibri" w:hAnsi="Calibri"/>
                  <w:sz w:val="20"/>
                </w:rPr>
                <w:t>55.5 (2.1)</w:t>
              </w:r>
            </w:ins>
          </w:p>
        </w:tc>
        <w:tc>
          <w:tcPr>
            <w:tcW w:w="0" w:type="auto"/>
            <w:tcBorders>
              <w:top w:val="single" w:sz="0" w:space="0" w:color="D3D3D3"/>
              <w:left w:val="single" w:sz="0" w:space="0" w:color="D3D3D3"/>
              <w:bottom w:val="single" w:sz="0" w:space="0" w:color="D3D3D3"/>
              <w:right w:val="single" w:sz="0" w:space="0" w:color="D3D3D3"/>
            </w:tcBorders>
          </w:tcPr>
          <w:p w14:paraId="74494199" w14:textId="77777777" w:rsidR="00524773" w:rsidRDefault="00524773" w:rsidP="00C670FC">
            <w:pPr>
              <w:keepNext/>
              <w:spacing w:after="60"/>
              <w:rPr>
                <w:ins w:id="4024" w:author="Wittman, Jacob (CDC/DDNID/NCCDPHP/DDT) (CTR)" w:date="2023-08-15T14:04:00Z"/>
              </w:rPr>
            </w:pPr>
            <w:ins w:id="4025" w:author="Wittman, Jacob (CDC/DDNID/NCCDPHP/DDT) (CTR)" w:date="2023-08-15T14:04:00Z">
              <w:r>
                <w:rPr>
                  <w:rFonts w:ascii="Calibri" w:hAnsi="Calibri"/>
                  <w:sz w:val="20"/>
                </w:rPr>
                <w:t>52.6 (2.3)</w:t>
              </w:r>
            </w:ins>
          </w:p>
        </w:tc>
        <w:tc>
          <w:tcPr>
            <w:tcW w:w="0" w:type="auto"/>
            <w:tcBorders>
              <w:top w:val="single" w:sz="0" w:space="0" w:color="D3D3D3"/>
              <w:left w:val="single" w:sz="0" w:space="0" w:color="D3D3D3"/>
              <w:bottom w:val="single" w:sz="0" w:space="0" w:color="D3D3D3"/>
              <w:right w:val="single" w:sz="0" w:space="0" w:color="D3D3D3"/>
            </w:tcBorders>
          </w:tcPr>
          <w:p w14:paraId="39666E50" w14:textId="77777777" w:rsidR="00524773" w:rsidRDefault="00524773" w:rsidP="00C670FC">
            <w:pPr>
              <w:keepNext/>
              <w:spacing w:after="60"/>
              <w:rPr>
                <w:ins w:id="4026" w:author="Wittman, Jacob (CDC/DDNID/NCCDPHP/DDT) (CTR)" w:date="2023-08-15T14:04:00Z"/>
              </w:rPr>
            </w:pPr>
            <w:ins w:id="4027" w:author="Wittman, Jacob (CDC/DDNID/NCCDPHP/DDT) (CTR)" w:date="2023-08-15T14:04:00Z">
              <w:r>
                <w:rPr>
                  <w:rFonts w:ascii="Calibri" w:hAnsi="Calibri"/>
                  <w:sz w:val="20"/>
                </w:rPr>
                <w:t>56.6 (2.1)</w:t>
              </w:r>
            </w:ins>
          </w:p>
        </w:tc>
        <w:tc>
          <w:tcPr>
            <w:tcW w:w="0" w:type="auto"/>
            <w:tcBorders>
              <w:top w:val="single" w:sz="0" w:space="0" w:color="D3D3D3"/>
              <w:left w:val="single" w:sz="0" w:space="0" w:color="D3D3D3"/>
              <w:bottom w:val="single" w:sz="0" w:space="0" w:color="D3D3D3"/>
              <w:right w:val="single" w:sz="0" w:space="0" w:color="D3D3D3"/>
            </w:tcBorders>
          </w:tcPr>
          <w:p w14:paraId="29A2C3E9" w14:textId="77777777" w:rsidR="00524773" w:rsidRDefault="00524773" w:rsidP="00C670FC">
            <w:pPr>
              <w:keepNext/>
              <w:spacing w:after="60"/>
              <w:rPr>
                <w:ins w:id="4028" w:author="Wittman, Jacob (CDC/DDNID/NCCDPHP/DDT) (CTR)" w:date="2023-08-15T14:04:00Z"/>
              </w:rPr>
            </w:pPr>
            <w:ins w:id="4029" w:author="Wittman, Jacob (CDC/DDNID/NCCDPHP/DDT) (CTR)" w:date="2023-08-15T14:04:00Z">
              <w:r>
                <w:rPr>
                  <w:rFonts w:ascii="Calibri" w:hAnsi="Calibri"/>
                  <w:sz w:val="20"/>
                </w:rPr>
                <w:t>58.8 (2.4)</w:t>
              </w:r>
            </w:ins>
          </w:p>
        </w:tc>
        <w:tc>
          <w:tcPr>
            <w:tcW w:w="0" w:type="auto"/>
            <w:tcBorders>
              <w:top w:val="single" w:sz="0" w:space="0" w:color="D3D3D3"/>
              <w:left w:val="single" w:sz="0" w:space="0" w:color="D3D3D3"/>
              <w:bottom w:val="single" w:sz="0" w:space="0" w:color="D3D3D3"/>
              <w:right w:val="single" w:sz="0" w:space="0" w:color="D3D3D3"/>
            </w:tcBorders>
          </w:tcPr>
          <w:p w14:paraId="64429B1B" w14:textId="77777777" w:rsidR="00524773" w:rsidRDefault="00524773" w:rsidP="00C670FC">
            <w:pPr>
              <w:keepNext/>
              <w:spacing w:after="60"/>
              <w:rPr>
                <w:ins w:id="4030" w:author="Wittman, Jacob (CDC/DDNID/NCCDPHP/DDT) (CTR)" w:date="2023-08-15T14:04:00Z"/>
              </w:rPr>
            </w:pPr>
            <w:ins w:id="4031" w:author="Wittman, Jacob (CDC/DDNID/NCCDPHP/DDT) (CTR)" w:date="2023-08-15T14:04:00Z">
              <w:r>
                <w:rPr>
                  <w:rFonts w:ascii="Calibri" w:hAnsi="Calibri"/>
                  <w:sz w:val="20"/>
                </w:rPr>
                <w:t>59.8 (2.1)</w:t>
              </w:r>
            </w:ins>
          </w:p>
        </w:tc>
        <w:tc>
          <w:tcPr>
            <w:tcW w:w="0" w:type="auto"/>
            <w:tcBorders>
              <w:top w:val="single" w:sz="0" w:space="0" w:color="D3D3D3"/>
              <w:left w:val="single" w:sz="0" w:space="0" w:color="D3D3D3"/>
              <w:bottom w:val="single" w:sz="0" w:space="0" w:color="D3D3D3"/>
              <w:right w:val="single" w:sz="0" w:space="0" w:color="D3D3D3"/>
            </w:tcBorders>
          </w:tcPr>
          <w:p w14:paraId="6A45565D" w14:textId="77777777" w:rsidR="00524773" w:rsidRDefault="00524773" w:rsidP="00C670FC">
            <w:pPr>
              <w:keepNext/>
              <w:spacing w:after="60"/>
              <w:rPr>
                <w:ins w:id="4032" w:author="Wittman, Jacob (CDC/DDNID/NCCDPHP/DDT) (CTR)" w:date="2023-08-15T14:04:00Z"/>
              </w:rPr>
            </w:pPr>
            <w:ins w:id="4033" w:author="Wittman, Jacob (CDC/DDNID/NCCDPHP/DDT) (CTR)" w:date="2023-08-15T14:04:00Z">
              <w:r>
                <w:rPr>
                  <w:rFonts w:ascii="Calibri" w:hAnsi="Calibri"/>
                  <w:sz w:val="20"/>
                </w:rPr>
                <w:t>57.7 (2.2)</w:t>
              </w:r>
            </w:ins>
          </w:p>
        </w:tc>
        <w:tc>
          <w:tcPr>
            <w:tcW w:w="0" w:type="auto"/>
            <w:tcBorders>
              <w:top w:val="single" w:sz="0" w:space="0" w:color="D3D3D3"/>
              <w:left w:val="single" w:sz="0" w:space="0" w:color="D3D3D3"/>
              <w:bottom w:val="single" w:sz="0" w:space="0" w:color="D3D3D3"/>
              <w:right w:val="single" w:sz="0" w:space="0" w:color="D3D3D3"/>
            </w:tcBorders>
          </w:tcPr>
          <w:p w14:paraId="010F1BC9" w14:textId="77777777" w:rsidR="00524773" w:rsidRDefault="00524773" w:rsidP="00C670FC">
            <w:pPr>
              <w:keepNext/>
              <w:spacing w:after="60"/>
              <w:rPr>
                <w:ins w:id="4034" w:author="Wittman, Jacob (CDC/DDNID/NCCDPHP/DDT) (CTR)" w:date="2023-08-15T14:04:00Z"/>
              </w:rPr>
            </w:pPr>
            <w:ins w:id="4035" w:author="Wittman, Jacob (CDC/DDNID/NCCDPHP/DDT) (CTR)" w:date="2023-08-15T14:04:00Z">
              <w:r>
                <w:rPr>
                  <w:rFonts w:ascii="Calibri" w:hAnsi="Calibri"/>
                  <w:sz w:val="20"/>
                </w:rPr>
                <w:t>54.8 (2.1)</w:t>
              </w:r>
            </w:ins>
          </w:p>
        </w:tc>
        <w:tc>
          <w:tcPr>
            <w:tcW w:w="0" w:type="auto"/>
            <w:tcBorders>
              <w:top w:val="single" w:sz="0" w:space="0" w:color="D3D3D3"/>
              <w:left w:val="single" w:sz="0" w:space="0" w:color="D3D3D3"/>
              <w:bottom w:val="single" w:sz="0" w:space="0" w:color="D3D3D3"/>
              <w:right w:val="single" w:sz="0" w:space="0" w:color="D3D3D3"/>
            </w:tcBorders>
          </w:tcPr>
          <w:p w14:paraId="3BA99402" w14:textId="77777777" w:rsidR="00524773" w:rsidRDefault="00524773" w:rsidP="00C670FC">
            <w:pPr>
              <w:keepNext/>
              <w:spacing w:after="60"/>
              <w:rPr>
                <w:ins w:id="4036" w:author="Wittman, Jacob (CDC/DDNID/NCCDPHP/DDT) (CTR)" w:date="2023-08-15T14:04:00Z"/>
              </w:rPr>
            </w:pPr>
            <w:ins w:id="4037" w:author="Wittman, Jacob (CDC/DDNID/NCCDPHP/DDT) (CTR)" w:date="2023-08-15T14:04:00Z">
              <w:r>
                <w:rPr>
                  <w:rFonts w:ascii="Calibri" w:hAnsi="Calibri"/>
                  <w:sz w:val="20"/>
                </w:rPr>
                <w:t>54.3 (2.1)</w:t>
              </w:r>
            </w:ins>
          </w:p>
        </w:tc>
        <w:tc>
          <w:tcPr>
            <w:tcW w:w="0" w:type="auto"/>
            <w:tcBorders>
              <w:top w:val="single" w:sz="0" w:space="0" w:color="D3D3D3"/>
              <w:left w:val="single" w:sz="0" w:space="0" w:color="D3D3D3"/>
              <w:bottom w:val="single" w:sz="0" w:space="0" w:color="D3D3D3"/>
              <w:right w:val="single" w:sz="0" w:space="0" w:color="D3D3D3"/>
            </w:tcBorders>
          </w:tcPr>
          <w:p w14:paraId="739FEE16" w14:textId="77777777" w:rsidR="00524773" w:rsidRDefault="00524773" w:rsidP="00C670FC">
            <w:pPr>
              <w:keepNext/>
              <w:spacing w:after="60"/>
              <w:rPr>
                <w:ins w:id="4038" w:author="Wittman, Jacob (CDC/DDNID/NCCDPHP/DDT) (CTR)" w:date="2023-08-15T14:04:00Z"/>
              </w:rPr>
            </w:pPr>
            <w:ins w:id="4039" w:author="Wittman, Jacob (CDC/DDNID/NCCDPHP/DDT) (CTR)" w:date="2023-08-15T14:04:00Z">
              <w:r>
                <w:rPr>
                  <w:rFonts w:ascii="Calibri" w:hAnsi="Calibri"/>
                  <w:sz w:val="20"/>
                </w:rPr>
                <w:t>55.0 (2.1)</w:t>
              </w:r>
            </w:ins>
          </w:p>
        </w:tc>
        <w:tc>
          <w:tcPr>
            <w:tcW w:w="0" w:type="auto"/>
            <w:tcBorders>
              <w:top w:val="single" w:sz="0" w:space="0" w:color="D3D3D3"/>
              <w:left w:val="single" w:sz="0" w:space="0" w:color="D3D3D3"/>
              <w:bottom w:val="single" w:sz="0" w:space="0" w:color="D3D3D3"/>
              <w:right w:val="single" w:sz="0" w:space="0" w:color="D3D3D3"/>
            </w:tcBorders>
          </w:tcPr>
          <w:p w14:paraId="597DB3BB" w14:textId="77777777" w:rsidR="00524773" w:rsidRDefault="00524773" w:rsidP="00C670FC">
            <w:pPr>
              <w:keepNext/>
              <w:spacing w:after="60"/>
              <w:rPr>
                <w:ins w:id="4040" w:author="Wittman, Jacob (CDC/DDNID/NCCDPHP/DDT) (CTR)" w:date="2023-08-15T14:04:00Z"/>
              </w:rPr>
            </w:pPr>
            <w:ins w:id="4041" w:author="Wittman, Jacob (CDC/DDNID/NCCDPHP/DDT) (CTR)" w:date="2023-08-15T14:04:00Z">
              <w:r>
                <w:rPr>
                  <w:rFonts w:ascii="Calibri" w:hAnsi="Calibri"/>
                  <w:sz w:val="20"/>
                </w:rPr>
                <w:t>51.7 (2.2)</w:t>
              </w:r>
            </w:ins>
          </w:p>
        </w:tc>
        <w:tc>
          <w:tcPr>
            <w:tcW w:w="0" w:type="auto"/>
            <w:tcBorders>
              <w:top w:val="single" w:sz="0" w:space="0" w:color="D3D3D3"/>
              <w:left w:val="single" w:sz="0" w:space="0" w:color="D3D3D3"/>
              <w:bottom w:val="single" w:sz="0" w:space="0" w:color="D3D3D3"/>
              <w:right w:val="single" w:sz="0" w:space="0" w:color="D3D3D3"/>
            </w:tcBorders>
          </w:tcPr>
          <w:p w14:paraId="466502F2" w14:textId="77777777" w:rsidR="00524773" w:rsidRDefault="00524773" w:rsidP="00C670FC">
            <w:pPr>
              <w:keepNext/>
              <w:spacing w:after="60"/>
              <w:rPr>
                <w:ins w:id="4042" w:author="Wittman, Jacob (CDC/DDNID/NCCDPHP/DDT) (CTR)" w:date="2023-08-15T14:04:00Z"/>
              </w:rPr>
            </w:pPr>
            <w:ins w:id="4043" w:author="Wittman, Jacob (CDC/DDNID/NCCDPHP/DDT) (CTR)" w:date="2023-08-15T14:04:00Z">
              <w:r>
                <w:rPr>
                  <w:rFonts w:ascii="Calibri" w:hAnsi="Calibri"/>
                  <w:sz w:val="20"/>
                </w:rPr>
                <w:t>56.6 (2.4)</w:t>
              </w:r>
            </w:ins>
          </w:p>
        </w:tc>
        <w:tc>
          <w:tcPr>
            <w:tcW w:w="0" w:type="auto"/>
            <w:tcBorders>
              <w:top w:val="single" w:sz="0" w:space="0" w:color="D3D3D3"/>
              <w:left w:val="single" w:sz="0" w:space="0" w:color="D3D3D3"/>
              <w:bottom w:val="single" w:sz="0" w:space="0" w:color="D3D3D3"/>
              <w:right w:val="single" w:sz="0" w:space="0" w:color="D3D3D3"/>
            </w:tcBorders>
          </w:tcPr>
          <w:p w14:paraId="2C2EDAFA" w14:textId="77777777" w:rsidR="00524773" w:rsidRDefault="00524773" w:rsidP="00C670FC">
            <w:pPr>
              <w:keepNext/>
              <w:spacing w:after="60"/>
              <w:rPr>
                <w:ins w:id="4044" w:author="Wittman, Jacob (CDC/DDNID/NCCDPHP/DDT) (CTR)" w:date="2023-08-15T14:04:00Z"/>
              </w:rPr>
            </w:pPr>
            <w:ins w:id="4045" w:author="Wittman, Jacob (CDC/DDNID/NCCDPHP/DDT) (CTR)" w:date="2023-08-15T14:04:00Z">
              <w:r>
                <w:rPr>
                  <w:rFonts w:ascii="Calibri" w:hAnsi="Calibri"/>
                  <w:sz w:val="20"/>
                </w:rPr>
                <w:t>52.3 (3.0)</w:t>
              </w:r>
            </w:ins>
          </w:p>
        </w:tc>
        <w:tc>
          <w:tcPr>
            <w:tcW w:w="0" w:type="auto"/>
            <w:tcBorders>
              <w:top w:val="single" w:sz="0" w:space="0" w:color="D3D3D3"/>
              <w:left w:val="single" w:sz="0" w:space="0" w:color="D3D3D3"/>
              <w:bottom w:val="single" w:sz="0" w:space="0" w:color="D3D3D3"/>
              <w:right w:val="single" w:sz="0" w:space="0" w:color="D3D3D3"/>
            </w:tcBorders>
          </w:tcPr>
          <w:p w14:paraId="1C93733A" w14:textId="77777777" w:rsidR="00524773" w:rsidRDefault="00524773" w:rsidP="00C670FC">
            <w:pPr>
              <w:keepNext/>
              <w:spacing w:after="60"/>
              <w:rPr>
                <w:ins w:id="4046" w:author="Wittman, Jacob (CDC/DDNID/NCCDPHP/DDT) (CTR)" w:date="2023-08-15T14:04:00Z"/>
              </w:rPr>
            </w:pPr>
            <w:ins w:id="4047" w:author="Wittman, Jacob (CDC/DDNID/NCCDPHP/DDT) (CTR)" w:date="2023-08-15T14:04:00Z">
              <w:r>
                <w:rPr>
                  <w:rFonts w:ascii="Calibri" w:hAnsi="Calibri"/>
                  <w:sz w:val="20"/>
                </w:rPr>
                <w:t>49.7 (2.9)</w:t>
              </w:r>
            </w:ins>
          </w:p>
        </w:tc>
        <w:tc>
          <w:tcPr>
            <w:tcW w:w="0" w:type="auto"/>
            <w:tcBorders>
              <w:top w:val="single" w:sz="0" w:space="0" w:color="D3D3D3"/>
              <w:left w:val="single" w:sz="0" w:space="0" w:color="D3D3D3"/>
              <w:bottom w:val="single" w:sz="0" w:space="0" w:color="D3D3D3"/>
              <w:right w:val="single" w:sz="0" w:space="0" w:color="D3D3D3"/>
            </w:tcBorders>
          </w:tcPr>
          <w:p w14:paraId="5FB839B5" w14:textId="77777777" w:rsidR="00524773" w:rsidRDefault="00524773" w:rsidP="00C670FC">
            <w:pPr>
              <w:keepNext/>
              <w:spacing w:after="60"/>
              <w:rPr>
                <w:ins w:id="4048" w:author="Wittman, Jacob (CDC/DDNID/NCCDPHP/DDT) (CTR)" w:date="2023-08-15T14:04:00Z"/>
              </w:rPr>
            </w:pPr>
            <w:ins w:id="4049" w:author="Wittman, Jacob (CDC/DDNID/NCCDPHP/DDT) (CTR)" w:date="2023-08-15T14:04:00Z">
              <w:r>
                <w:rPr>
                  <w:rFonts w:ascii="Calibri" w:hAnsi="Calibri"/>
                  <w:sz w:val="20"/>
                </w:rPr>
                <w:t>-5.7 (-18.2, 6.9)</w:t>
              </w:r>
            </w:ins>
          </w:p>
        </w:tc>
        <w:tc>
          <w:tcPr>
            <w:tcW w:w="0" w:type="auto"/>
            <w:tcBorders>
              <w:top w:val="single" w:sz="0" w:space="0" w:color="D3D3D3"/>
              <w:left w:val="single" w:sz="0" w:space="0" w:color="D3D3D3"/>
              <w:bottom w:val="single" w:sz="0" w:space="0" w:color="D3D3D3"/>
              <w:right w:val="single" w:sz="0" w:space="0" w:color="D3D3D3"/>
            </w:tcBorders>
          </w:tcPr>
          <w:p w14:paraId="398AB317" w14:textId="77777777" w:rsidR="00524773" w:rsidRDefault="00524773" w:rsidP="00C670FC">
            <w:pPr>
              <w:keepNext/>
              <w:spacing w:after="60"/>
              <w:rPr>
                <w:ins w:id="40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9054722" w14:textId="77777777" w:rsidR="00524773" w:rsidRDefault="00524773" w:rsidP="00C670FC">
            <w:pPr>
              <w:keepNext/>
              <w:spacing w:after="60"/>
              <w:rPr>
                <w:ins w:id="4051" w:author="Wittman, Jacob (CDC/DDNID/NCCDPHP/DDT) (CTR)" w:date="2023-08-15T14:04:00Z"/>
              </w:rPr>
            </w:pPr>
            <w:ins w:id="4052" w:author="Wittman, Jacob (CDC/DDNID/NCCDPHP/DDT) (CTR)" w:date="2023-08-15T14:04:00Z">
              <w:r>
                <w:rPr>
                  <w:rFonts w:ascii="Calibri" w:hAnsi="Calibri"/>
                  <w:sz w:val="20"/>
                </w:rPr>
                <w:t>-0.4 (-1.3, 0.4)</w:t>
              </w:r>
            </w:ins>
          </w:p>
        </w:tc>
        <w:tc>
          <w:tcPr>
            <w:tcW w:w="0" w:type="auto"/>
            <w:tcBorders>
              <w:top w:val="single" w:sz="0" w:space="0" w:color="D3D3D3"/>
              <w:left w:val="single" w:sz="0" w:space="0" w:color="D3D3D3"/>
              <w:bottom w:val="single" w:sz="0" w:space="0" w:color="D3D3D3"/>
              <w:right w:val="single" w:sz="0" w:space="0" w:color="D3D3D3"/>
            </w:tcBorders>
          </w:tcPr>
          <w:p w14:paraId="7A86ABA7" w14:textId="77777777" w:rsidR="00524773" w:rsidRDefault="00524773" w:rsidP="00C670FC">
            <w:pPr>
              <w:keepNext/>
              <w:spacing w:after="60"/>
              <w:rPr>
                <w:ins w:id="4053" w:author="Wittman, Jacob (CDC/DDNID/NCCDPHP/DDT) (CTR)" w:date="2023-08-15T14:04:00Z"/>
              </w:rPr>
            </w:pPr>
            <w:ins w:id="4054" w:author="Wittman, Jacob (CDC/DDNID/NCCDPHP/DDT) (CTR)" w:date="2023-08-15T14:04:00Z">
              <w:r>
                <w:rPr>
                  <w:rFonts w:ascii="Calibri" w:hAnsi="Calibri"/>
                  <w:sz w:val="20"/>
                </w:rPr>
                <w:t>-0.4 (-1.3, 0.4)</w:t>
              </w:r>
            </w:ins>
          </w:p>
        </w:tc>
      </w:tr>
      <w:tr w:rsidR="00524773" w14:paraId="24172526" w14:textId="77777777" w:rsidTr="00C670FC">
        <w:trPr>
          <w:cantSplit/>
          <w:jc w:val="center"/>
          <w:ins w:id="405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37E7AEE" w14:textId="77777777" w:rsidR="00524773" w:rsidRDefault="00524773" w:rsidP="00C670FC">
            <w:pPr>
              <w:keepNext/>
              <w:spacing w:after="60"/>
              <w:rPr>
                <w:ins w:id="4056" w:author="Wittman, Jacob (CDC/DDNID/NCCDPHP/DDT) (CTR)" w:date="2023-08-15T14:04:00Z"/>
              </w:rPr>
            </w:pPr>
            <w:ins w:id="4057"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363EE61C" w14:textId="77777777" w:rsidR="00524773" w:rsidRDefault="00524773" w:rsidP="00C670FC">
            <w:pPr>
              <w:keepNext/>
              <w:spacing w:after="60"/>
              <w:rPr>
                <w:ins w:id="4058" w:author="Wittman, Jacob (CDC/DDNID/NCCDPHP/DDT) (CTR)" w:date="2023-08-15T14:04:00Z"/>
              </w:rPr>
            </w:pPr>
            <w:ins w:id="4059" w:author="Wittman, Jacob (CDC/DDNID/NCCDPHP/DDT) (CTR)" w:date="2023-08-15T14:04:00Z">
              <w:r>
                <w:rPr>
                  <w:rFonts w:ascii="Calibri" w:hAnsi="Calibri"/>
                  <w:sz w:val="20"/>
                </w:rPr>
                <w:t>47.9 (1.2)</w:t>
              </w:r>
            </w:ins>
          </w:p>
        </w:tc>
        <w:tc>
          <w:tcPr>
            <w:tcW w:w="0" w:type="auto"/>
            <w:tcBorders>
              <w:top w:val="single" w:sz="0" w:space="0" w:color="D3D3D3"/>
              <w:left w:val="single" w:sz="0" w:space="0" w:color="D3D3D3"/>
              <w:bottom w:val="single" w:sz="0" w:space="0" w:color="D3D3D3"/>
              <w:right w:val="single" w:sz="0" w:space="0" w:color="D3D3D3"/>
            </w:tcBorders>
          </w:tcPr>
          <w:p w14:paraId="260E9E5C" w14:textId="77777777" w:rsidR="00524773" w:rsidRDefault="00524773" w:rsidP="00C670FC">
            <w:pPr>
              <w:keepNext/>
              <w:spacing w:after="60"/>
              <w:rPr>
                <w:ins w:id="4060" w:author="Wittman, Jacob (CDC/DDNID/NCCDPHP/DDT) (CTR)" w:date="2023-08-15T14:04:00Z"/>
              </w:rPr>
            </w:pPr>
            <w:ins w:id="4061" w:author="Wittman, Jacob (CDC/DDNID/NCCDPHP/DDT) (CTR)" w:date="2023-08-15T14:04:00Z">
              <w:r>
                <w:rPr>
                  <w:rFonts w:ascii="Calibri" w:hAnsi="Calibri"/>
                  <w:sz w:val="20"/>
                </w:rPr>
                <w:t>48.4 (3.8)</w:t>
              </w:r>
            </w:ins>
          </w:p>
        </w:tc>
        <w:tc>
          <w:tcPr>
            <w:tcW w:w="0" w:type="auto"/>
            <w:tcBorders>
              <w:top w:val="single" w:sz="0" w:space="0" w:color="D3D3D3"/>
              <w:left w:val="single" w:sz="0" w:space="0" w:color="D3D3D3"/>
              <w:bottom w:val="single" w:sz="0" w:space="0" w:color="D3D3D3"/>
              <w:right w:val="single" w:sz="0" w:space="0" w:color="D3D3D3"/>
            </w:tcBorders>
          </w:tcPr>
          <w:p w14:paraId="19DDEF43" w14:textId="77777777" w:rsidR="00524773" w:rsidRDefault="00524773" w:rsidP="00C670FC">
            <w:pPr>
              <w:keepNext/>
              <w:spacing w:after="60"/>
              <w:rPr>
                <w:ins w:id="4062" w:author="Wittman, Jacob (CDC/DDNID/NCCDPHP/DDT) (CTR)" w:date="2023-08-15T14:04:00Z"/>
              </w:rPr>
            </w:pPr>
            <w:ins w:id="4063" w:author="Wittman, Jacob (CDC/DDNID/NCCDPHP/DDT) (CTR)" w:date="2023-08-15T14:04:00Z">
              <w:r>
                <w:rPr>
                  <w:rFonts w:ascii="Calibri" w:hAnsi="Calibri"/>
                  <w:sz w:val="20"/>
                </w:rPr>
                <w:t>44.6 (4.2)</w:t>
              </w:r>
            </w:ins>
          </w:p>
        </w:tc>
        <w:tc>
          <w:tcPr>
            <w:tcW w:w="0" w:type="auto"/>
            <w:tcBorders>
              <w:top w:val="single" w:sz="0" w:space="0" w:color="D3D3D3"/>
              <w:left w:val="single" w:sz="0" w:space="0" w:color="D3D3D3"/>
              <w:bottom w:val="single" w:sz="0" w:space="0" w:color="D3D3D3"/>
              <w:right w:val="single" w:sz="0" w:space="0" w:color="D3D3D3"/>
            </w:tcBorders>
          </w:tcPr>
          <w:p w14:paraId="7230ADE3" w14:textId="77777777" w:rsidR="00524773" w:rsidRDefault="00524773" w:rsidP="00C670FC">
            <w:pPr>
              <w:keepNext/>
              <w:spacing w:after="60"/>
              <w:rPr>
                <w:ins w:id="4064" w:author="Wittman, Jacob (CDC/DDNID/NCCDPHP/DDT) (CTR)" w:date="2023-08-15T14:04:00Z"/>
              </w:rPr>
            </w:pPr>
            <w:ins w:id="4065" w:author="Wittman, Jacob (CDC/DDNID/NCCDPHP/DDT) (CTR)" w:date="2023-08-15T14:04:00Z">
              <w:r>
                <w:rPr>
                  <w:rFonts w:ascii="Calibri" w:hAnsi="Calibri"/>
                  <w:sz w:val="20"/>
                </w:rPr>
                <w:t>49.4 (3.5)</w:t>
              </w:r>
            </w:ins>
          </w:p>
        </w:tc>
        <w:tc>
          <w:tcPr>
            <w:tcW w:w="0" w:type="auto"/>
            <w:tcBorders>
              <w:top w:val="single" w:sz="0" w:space="0" w:color="D3D3D3"/>
              <w:left w:val="single" w:sz="0" w:space="0" w:color="D3D3D3"/>
              <w:bottom w:val="single" w:sz="0" w:space="0" w:color="D3D3D3"/>
              <w:right w:val="single" w:sz="0" w:space="0" w:color="D3D3D3"/>
            </w:tcBorders>
          </w:tcPr>
          <w:p w14:paraId="508BC16B" w14:textId="77777777" w:rsidR="00524773" w:rsidRDefault="00524773" w:rsidP="00C670FC">
            <w:pPr>
              <w:keepNext/>
              <w:spacing w:after="60"/>
              <w:rPr>
                <w:ins w:id="4066" w:author="Wittman, Jacob (CDC/DDNID/NCCDPHP/DDT) (CTR)" w:date="2023-08-15T14:04:00Z"/>
              </w:rPr>
            </w:pPr>
            <w:ins w:id="4067" w:author="Wittman, Jacob (CDC/DDNID/NCCDPHP/DDT) (CTR)" w:date="2023-08-15T14:04:00Z">
              <w:r>
                <w:rPr>
                  <w:rFonts w:ascii="Calibri" w:hAnsi="Calibri"/>
                  <w:sz w:val="20"/>
                </w:rPr>
                <w:t>53.9 (4.2)</w:t>
              </w:r>
            </w:ins>
          </w:p>
        </w:tc>
        <w:tc>
          <w:tcPr>
            <w:tcW w:w="0" w:type="auto"/>
            <w:tcBorders>
              <w:top w:val="single" w:sz="0" w:space="0" w:color="D3D3D3"/>
              <w:left w:val="single" w:sz="0" w:space="0" w:color="D3D3D3"/>
              <w:bottom w:val="single" w:sz="0" w:space="0" w:color="D3D3D3"/>
              <w:right w:val="single" w:sz="0" w:space="0" w:color="D3D3D3"/>
            </w:tcBorders>
          </w:tcPr>
          <w:p w14:paraId="1C880BB3" w14:textId="77777777" w:rsidR="00524773" w:rsidRDefault="00524773" w:rsidP="00C670FC">
            <w:pPr>
              <w:keepNext/>
              <w:spacing w:after="60"/>
              <w:rPr>
                <w:ins w:id="4068" w:author="Wittman, Jacob (CDC/DDNID/NCCDPHP/DDT) (CTR)" w:date="2023-08-15T14:04:00Z"/>
              </w:rPr>
            </w:pPr>
            <w:ins w:id="4069" w:author="Wittman, Jacob (CDC/DDNID/NCCDPHP/DDT) (CTR)" w:date="2023-08-15T14:04:00Z">
              <w:r>
                <w:rPr>
                  <w:rFonts w:ascii="Calibri" w:hAnsi="Calibri"/>
                  <w:sz w:val="20"/>
                </w:rPr>
                <w:t>54.4 (3.5)</w:t>
              </w:r>
            </w:ins>
          </w:p>
        </w:tc>
        <w:tc>
          <w:tcPr>
            <w:tcW w:w="0" w:type="auto"/>
            <w:tcBorders>
              <w:top w:val="single" w:sz="0" w:space="0" w:color="D3D3D3"/>
              <w:left w:val="single" w:sz="0" w:space="0" w:color="D3D3D3"/>
              <w:bottom w:val="single" w:sz="0" w:space="0" w:color="D3D3D3"/>
              <w:right w:val="single" w:sz="0" w:space="0" w:color="D3D3D3"/>
            </w:tcBorders>
          </w:tcPr>
          <w:p w14:paraId="2A35A619" w14:textId="77777777" w:rsidR="00524773" w:rsidRDefault="00524773" w:rsidP="00C670FC">
            <w:pPr>
              <w:keepNext/>
              <w:spacing w:after="60"/>
              <w:rPr>
                <w:ins w:id="4070" w:author="Wittman, Jacob (CDC/DDNID/NCCDPHP/DDT) (CTR)" w:date="2023-08-15T14:04:00Z"/>
              </w:rPr>
            </w:pPr>
            <w:ins w:id="4071" w:author="Wittman, Jacob (CDC/DDNID/NCCDPHP/DDT) (CTR)" w:date="2023-08-15T14:04:00Z">
              <w:r>
                <w:rPr>
                  <w:rFonts w:ascii="Calibri" w:hAnsi="Calibri"/>
                  <w:sz w:val="20"/>
                </w:rPr>
                <w:t>51.9 (4.0)</w:t>
              </w:r>
            </w:ins>
          </w:p>
        </w:tc>
        <w:tc>
          <w:tcPr>
            <w:tcW w:w="0" w:type="auto"/>
            <w:tcBorders>
              <w:top w:val="single" w:sz="0" w:space="0" w:color="D3D3D3"/>
              <w:left w:val="single" w:sz="0" w:space="0" w:color="D3D3D3"/>
              <w:bottom w:val="single" w:sz="0" w:space="0" w:color="D3D3D3"/>
              <w:right w:val="single" w:sz="0" w:space="0" w:color="D3D3D3"/>
            </w:tcBorders>
          </w:tcPr>
          <w:p w14:paraId="6731DF47" w14:textId="77777777" w:rsidR="00524773" w:rsidRDefault="00524773" w:rsidP="00C670FC">
            <w:pPr>
              <w:keepNext/>
              <w:spacing w:after="60"/>
              <w:rPr>
                <w:ins w:id="4072" w:author="Wittman, Jacob (CDC/DDNID/NCCDPHP/DDT) (CTR)" w:date="2023-08-15T14:04:00Z"/>
              </w:rPr>
            </w:pPr>
            <w:ins w:id="4073" w:author="Wittman, Jacob (CDC/DDNID/NCCDPHP/DDT) (CTR)" w:date="2023-08-15T14:04:00Z">
              <w:r>
                <w:rPr>
                  <w:rFonts w:ascii="Calibri" w:hAnsi="Calibri"/>
                  <w:sz w:val="20"/>
                </w:rPr>
                <w:t>47.2 (3.7)</w:t>
              </w:r>
            </w:ins>
          </w:p>
        </w:tc>
        <w:tc>
          <w:tcPr>
            <w:tcW w:w="0" w:type="auto"/>
            <w:tcBorders>
              <w:top w:val="single" w:sz="0" w:space="0" w:color="D3D3D3"/>
              <w:left w:val="single" w:sz="0" w:space="0" w:color="D3D3D3"/>
              <w:bottom w:val="single" w:sz="0" w:space="0" w:color="D3D3D3"/>
              <w:right w:val="single" w:sz="0" w:space="0" w:color="D3D3D3"/>
            </w:tcBorders>
          </w:tcPr>
          <w:p w14:paraId="7F4F8A98" w14:textId="77777777" w:rsidR="00524773" w:rsidRDefault="00524773" w:rsidP="00C670FC">
            <w:pPr>
              <w:keepNext/>
              <w:spacing w:after="60"/>
              <w:rPr>
                <w:ins w:id="4074" w:author="Wittman, Jacob (CDC/DDNID/NCCDPHP/DDT) (CTR)" w:date="2023-08-15T14:04:00Z"/>
              </w:rPr>
            </w:pPr>
            <w:ins w:id="4075" w:author="Wittman, Jacob (CDC/DDNID/NCCDPHP/DDT) (CTR)" w:date="2023-08-15T14:04:00Z">
              <w:r>
                <w:rPr>
                  <w:rFonts w:ascii="Calibri" w:hAnsi="Calibri"/>
                  <w:sz w:val="20"/>
                </w:rPr>
                <w:t>44.8 (3.8)</w:t>
              </w:r>
            </w:ins>
          </w:p>
        </w:tc>
        <w:tc>
          <w:tcPr>
            <w:tcW w:w="0" w:type="auto"/>
            <w:tcBorders>
              <w:top w:val="single" w:sz="0" w:space="0" w:color="D3D3D3"/>
              <w:left w:val="single" w:sz="0" w:space="0" w:color="D3D3D3"/>
              <w:bottom w:val="single" w:sz="0" w:space="0" w:color="D3D3D3"/>
              <w:right w:val="single" w:sz="0" w:space="0" w:color="D3D3D3"/>
            </w:tcBorders>
          </w:tcPr>
          <w:p w14:paraId="2984E753" w14:textId="77777777" w:rsidR="00524773" w:rsidRDefault="00524773" w:rsidP="00C670FC">
            <w:pPr>
              <w:keepNext/>
              <w:spacing w:after="60"/>
              <w:rPr>
                <w:ins w:id="4076" w:author="Wittman, Jacob (CDC/DDNID/NCCDPHP/DDT) (CTR)" w:date="2023-08-15T14:04:00Z"/>
              </w:rPr>
            </w:pPr>
            <w:ins w:id="4077" w:author="Wittman, Jacob (CDC/DDNID/NCCDPHP/DDT) (CTR)" w:date="2023-08-15T14:04:00Z">
              <w:r>
                <w:rPr>
                  <w:rFonts w:ascii="Calibri" w:hAnsi="Calibri"/>
                  <w:sz w:val="20"/>
                </w:rPr>
                <w:t>46.8 (3.8)</w:t>
              </w:r>
            </w:ins>
          </w:p>
        </w:tc>
        <w:tc>
          <w:tcPr>
            <w:tcW w:w="0" w:type="auto"/>
            <w:tcBorders>
              <w:top w:val="single" w:sz="0" w:space="0" w:color="D3D3D3"/>
              <w:left w:val="single" w:sz="0" w:space="0" w:color="D3D3D3"/>
              <w:bottom w:val="single" w:sz="0" w:space="0" w:color="D3D3D3"/>
              <w:right w:val="single" w:sz="0" w:space="0" w:color="D3D3D3"/>
            </w:tcBorders>
          </w:tcPr>
          <w:p w14:paraId="6AAB299A" w14:textId="77777777" w:rsidR="00524773" w:rsidRDefault="00524773" w:rsidP="00C670FC">
            <w:pPr>
              <w:keepNext/>
              <w:spacing w:after="60"/>
              <w:rPr>
                <w:ins w:id="4078" w:author="Wittman, Jacob (CDC/DDNID/NCCDPHP/DDT) (CTR)" w:date="2023-08-15T14:04:00Z"/>
              </w:rPr>
            </w:pPr>
            <w:ins w:id="4079" w:author="Wittman, Jacob (CDC/DDNID/NCCDPHP/DDT) (CTR)" w:date="2023-08-15T14:04:00Z">
              <w:r>
                <w:rPr>
                  <w:rFonts w:ascii="Calibri" w:hAnsi="Calibri"/>
                  <w:sz w:val="20"/>
                </w:rPr>
                <w:t>41.1 (4.0)</w:t>
              </w:r>
            </w:ins>
          </w:p>
        </w:tc>
        <w:tc>
          <w:tcPr>
            <w:tcW w:w="0" w:type="auto"/>
            <w:tcBorders>
              <w:top w:val="single" w:sz="0" w:space="0" w:color="D3D3D3"/>
              <w:left w:val="single" w:sz="0" w:space="0" w:color="D3D3D3"/>
              <w:bottom w:val="single" w:sz="0" w:space="0" w:color="D3D3D3"/>
              <w:right w:val="single" w:sz="0" w:space="0" w:color="D3D3D3"/>
            </w:tcBorders>
          </w:tcPr>
          <w:p w14:paraId="4367D99A" w14:textId="77777777" w:rsidR="00524773" w:rsidRDefault="00524773" w:rsidP="00C670FC">
            <w:pPr>
              <w:keepNext/>
              <w:spacing w:after="60"/>
              <w:rPr>
                <w:ins w:id="4080" w:author="Wittman, Jacob (CDC/DDNID/NCCDPHP/DDT) (CTR)" w:date="2023-08-15T14:04:00Z"/>
              </w:rPr>
            </w:pPr>
            <w:ins w:id="4081" w:author="Wittman, Jacob (CDC/DDNID/NCCDPHP/DDT) (CTR)" w:date="2023-08-15T14:04:00Z">
              <w:r>
                <w:rPr>
                  <w:rFonts w:ascii="Calibri" w:hAnsi="Calibri"/>
                  <w:sz w:val="20"/>
                </w:rPr>
                <w:t>49.5 (4.4)</w:t>
              </w:r>
            </w:ins>
          </w:p>
        </w:tc>
        <w:tc>
          <w:tcPr>
            <w:tcW w:w="0" w:type="auto"/>
            <w:tcBorders>
              <w:top w:val="single" w:sz="0" w:space="0" w:color="D3D3D3"/>
              <w:left w:val="single" w:sz="0" w:space="0" w:color="D3D3D3"/>
              <w:bottom w:val="single" w:sz="0" w:space="0" w:color="D3D3D3"/>
              <w:right w:val="single" w:sz="0" w:space="0" w:color="D3D3D3"/>
            </w:tcBorders>
          </w:tcPr>
          <w:p w14:paraId="0213CEED" w14:textId="77777777" w:rsidR="00524773" w:rsidRDefault="00524773" w:rsidP="00C670FC">
            <w:pPr>
              <w:keepNext/>
              <w:spacing w:after="60"/>
              <w:rPr>
                <w:ins w:id="4082" w:author="Wittman, Jacob (CDC/DDNID/NCCDPHP/DDT) (CTR)" w:date="2023-08-15T14:04:00Z"/>
              </w:rPr>
            </w:pPr>
            <w:ins w:id="4083" w:author="Wittman, Jacob (CDC/DDNID/NCCDPHP/DDT) (CTR)" w:date="2023-08-15T14:04:00Z">
              <w:r>
                <w:rPr>
                  <w:rFonts w:ascii="Calibri" w:hAnsi="Calibri"/>
                  <w:sz w:val="20"/>
                </w:rPr>
                <w:t>42.3 (5.2)</w:t>
              </w:r>
            </w:ins>
          </w:p>
        </w:tc>
        <w:tc>
          <w:tcPr>
            <w:tcW w:w="0" w:type="auto"/>
            <w:tcBorders>
              <w:top w:val="single" w:sz="0" w:space="0" w:color="D3D3D3"/>
              <w:left w:val="single" w:sz="0" w:space="0" w:color="D3D3D3"/>
              <w:bottom w:val="single" w:sz="0" w:space="0" w:color="D3D3D3"/>
              <w:right w:val="single" w:sz="0" w:space="0" w:color="D3D3D3"/>
            </w:tcBorders>
          </w:tcPr>
          <w:p w14:paraId="4CF615BD" w14:textId="77777777" w:rsidR="00524773" w:rsidRDefault="00524773" w:rsidP="00C670FC">
            <w:pPr>
              <w:keepNext/>
              <w:spacing w:after="60"/>
              <w:rPr>
                <w:ins w:id="4084" w:author="Wittman, Jacob (CDC/DDNID/NCCDPHP/DDT) (CTR)" w:date="2023-08-15T14:04:00Z"/>
              </w:rPr>
            </w:pPr>
            <w:ins w:id="4085" w:author="Wittman, Jacob (CDC/DDNID/NCCDPHP/DDT) (CTR)" w:date="2023-08-15T14:04:00Z">
              <w:r>
                <w:rPr>
                  <w:rFonts w:ascii="Calibri" w:hAnsi="Calibri"/>
                  <w:sz w:val="20"/>
                </w:rPr>
                <w:t>41.8 (5.2)</w:t>
              </w:r>
            </w:ins>
          </w:p>
        </w:tc>
        <w:tc>
          <w:tcPr>
            <w:tcW w:w="0" w:type="auto"/>
            <w:tcBorders>
              <w:top w:val="single" w:sz="0" w:space="0" w:color="D3D3D3"/>
              <w:left w:val="single" w:sz="0" w:space="0" w:color="D3D3D3"/>
              <w:bottom w:val="single" w:sz="0" w:space="0" w:color="D3D3D3"/>
              <w:right w:val="single" w:sz="0" w:space="0" w:color="D3D3D3"/>
            </w:tcBorders>
          </w:tcPr>
          <w:p w14:paraId="17ACE3FC" w14:textId="77777777" w:rsidR="00524773" w:rsidRDefault="00524773" w:rsidP="00C670FC">
            <w:pPr>
              <w:keepNext/>
              <w:spacing w:after="60"/>
              <w:rPr>
                <w:ins w:id="4086" w:author="Wittman, Jacob (CDC/DDNID/NCCDPHP/DDT) (CTR)" w:date="2023-08-15T14:04:00Z"/>
              </w:rPr>
            </w:pPr>
            <w:ins w:id="4087" w:author="Wittman, Jacob (CDC/DDNID/NCCDPHP/DDT) (CTR)" w:date="2023-08-15T14:04:00Z">
              <w:r>
                <w:rPr>
                  <w:rFonts w:ascii="Calibri" w:hAnsi="Calibri"/>
                  <w:sz w:val="20"/>
                </w:rPr>
                <w:t>-12.7 (-37.7, 12.2)</w:t>
              </w:r>
            </w:ins>
          </w:p>
        </w:tc>
        <w:tc>
          <w:tcPr>
            <w:tcW w:w="0" w:type="auto"/>
            <w:tcBorders>
              <w:top w:val="single" w:sz="0" w:space="0" w:color="D3D3D3"/>
              <w:left w:val="single" w:sz="0" w:space="0" w:color="D3D3D3"/>
              <w:bottom w:val="single" w:sz="0" w:space="0" w:color="D3D3D3"/>
              <w:right w:val="single" w:sz="0" w:space="0" w:color="D3D3D3"/>
            </w:tcBorders>
          </w:tcPr>
          <w:p w14:paraId="5EB2E960" w14:textId="77777777" w:rsidR="00524773" w:rsidRDefault="00524773" w:rsidP="00C670FC">
            <w:pPr>
              <w:keepNext/>
              <w:spacing w:after="60"/>
              <w:rPr>
                <w:ins w:id="408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0AFF5DF" w14:textId="77777777" w:rsidR="00524773" w:rsidRDefault="00524773" w:rsidP="00C670FC">
            <w:pPr>
              <w:keepNext/>
              <w:spacing w:after="60"/>
              <w:rPr>
                <w:ins w:id="4089" w:author="Wittman, Jacob (CDC/DDNID/NCCDPHP/DDT) (CTR)" w:date="2023-08-15T14:04:00Z"/>
              </w:rPr>
            </w:pPr>
            <w:ins w:id="4090" w:author="Wittman, Jacob (CDC/DDNID/NCCDPHP/DDT) (CTR)" w:date="2023-08-15T14:04:00Z">
              <w:r>
                <w:rPr>
                  <w:rFonts w:ascii="Calibri" w:hAnsi="Calibri"/>
                  <w:sz w:val="20"/>
                </w:rPr>
                <w:t>-1.1 (-2.6, 0.4)</w:t>
              </w:r>
            </w:ins>
          </w:p>
        </w:tc>
        <w:tc>
          <w:tcPr>
            <w:tcW w:w="0" w:type="auto"/>
            <w:tcBorders>
              <w:top w:val="single" w:sz="0" w:space="0" w:color="D3D3D3"/>
              <w:left w:val="single" w:sz="0" w:space="0" w:color="D3D3D3"/>
              <w:bottom w:val="single" w:sz="0" w:space="0" w:color="D3D3D3"/>
              <w:right w:val="single" w:sz="0" w:space="0" w:color="D3D3D3"/>
            </w:tcBorders>
          </w:tcPr>
          <w:p w14:paraId="4978385D" w14:textId="77777777" w:rsidR="00524773" w:rsidRDefault="00524773" w:rsidP="00C670FC">
            <w:pPr>
              <w:keepNext/>
              <w:spacing w:after="60"/>
              <w:rPr>
                <w:ins w:id="4091" w:author="Wittman, Jacob (CDC/DDNID/NCCDPHP/DDT) (CTR)" w:date="2023-08-15T14:04:00Z"/>
              </w:rPr>
            </w:pPr>
            <w:ins w:id="4092" w:author="Wittman, Jacob (CDC/DDNID/NCCDPHP/DDT) (CTR)" w:date="2023-08-15T14:04:00Z">
              <w:r>
                <w:rPr>
                  <w:rFonts w:ascii="Calibri" w:hAnsi="Calibri"/>
                  <w:sz w:val="20"/>
                </w:rPr>
                <w:t>-1.1 (-2.6, 0.4)</w:t>
              </w:r>
            </w:ins>
          </w:p>
        </w:tc>
      </w:tr>
      <w:tr w:rsidR="00524773" w14:paraId="0D131BDA" w14:textId="77777777" w:rsidTr="00C670FC">
        <w:trPr>
          <w:cantSplit/>
          <w:jc w:val="center"/>
          <w:ins w:id="40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6F8E2B8" w14:textId="77777777" w:rsidR="00524773" w:rsidRDefault="00524773" w:rsidP="00C670FC">
            <w:pPr>
              <w:keepNext/>
              <w:spacing w:after="60"/>
              <w:rPr>
                <w:ins w:id="4094" w:author="Wittman, Jacob (CDC/DDNID/NCCDPHP/DDT) (CTR)" w:date="2023-08-15T14:04:00Z"/>
              </w:rPr>
            </w:pPr>
            <w:ins w:id="4095"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351E845C" w14:textId="77777777" w:rsidR="00524773" w:rsidRDefault="00524773" w:rsidP="00C670FC">
            <w:pPr>
              <w:keepNext/>
              <w:spacing w:after="60"/>
              <w:rPr>
                <w:ins w:id="4096" w:author="Wittman, Jacob (CDC/DDNID/NCCDPHP/DDT) (CTR)" w:date="2023-08-15T14:04:00Z"/>
              </w:rPr>
            </w:pPr>
            <w:ins w:id="4097" w:author="Wittman, Jacob (CDC/DDNID/NCCDPHP/DDT) (CTR)" w:date="2023-08-15T14:04:00Z">
              <w:r>
                <w:rPr>
                  <w:rFonts w:ascii="Calibri" w:hAnsi="Calibri"/>
                  <w:sz w:val="20"/>
                </w:rPr>
                <w:t>59.7 (0.4)</w:t>
              </w:r>
            </w:ins>
          </w:p>
        </w:tc>
        <w:tc>
          <w:tcPr>
            <w:tcW w:w="0" w:type="auto"/>
            <w:tcBorders>
              <w:top w:val="single" w:sz="0" w:space="0" w:color="D3D3D3"/>
              <w:left w:val="single" w:sz="0" w:space="0" w:color="D3D3D3"/>
              <w:bottom w:val="single" w:sz="0" w:space="0" w:color="D3D3D3"/>
              <w:right w:val="single" w:sz="0" w:space="0" w:color="D3D3D3"/>
            </w:tcBorders>
          </w:tcPr>
          <w:p w14:paraId="6EC89D41" w14:textId="77777777" w:rsidR="00524773" w:rsidRDefault="00524773" w:rsidP="00C670FC">
            <w:pPr>
              <w:keepNext/>
              <w:spacing w:after="60"/>
              <w:rPr>
                <w:ins w:id="4098" w:author="Wittman, Jacob (CDC/DDNID/NCCDPHP/DDT) (CTR)" w:date="2023-08-15T14:04:00Z"/>
              </w:rPr>
            </w:pPr>
            <w:ins w:id="4099" w:author="Wittman, Jacob (CDC/DDNID/NCCDPHP/DDT) (CTR)" w:date="2023-08-15T14:04:00Z">
              <w:r>
                <w:rPr>
                  <w:rFonts w:ascii="Calibri" w:hAnsi="Calibri"/>
                  <w:sz w:val="20"/>
                </w:rPr>
                <w:t>58.5 (2.1)</w:t>
              </w:r>
            </w:ins>
          </w:p>
        </w:tc>
        <w:tc>
          <w:tcPr>
            <w:tcW w:w="0" w:type="auto"/>
            <w:tcBorders>
              <w:top w:val="single" w:sz="0" w:space="0" w:color="D3D3D3"/>
              <w:left w:val="single" w:sz="0" w:space="0" w:color="D3D3D3"/>
              <w:bottom w:val="single" w:sz="0" w:space="0" w:color="D3D3D3"/>
              <w:right w:val="single" w:sz="0" w:space="0" w:color="D3D3D3"/>
            </w:tcBorders>
          </w:tcPr>
          <w:p w14:paraId="2145ACAB" w14:textId="77777777" w:rsidR="00524773" w:rsidRDefault="00524773" w:rsidP="00C670FC">
            <w:pPr>
              <w:keepNext/>
              <w:spacing w:after="60"/>
              <w:rPr>
                <w:ins w:id="4100" w:author="Wittman, Jacob (CDC/DDNID/NCCDPHP/DDT) (CTR)" w:date="2023-08-15T14:04:00Z"/>
              </w:rPr>
            </w:pPr>
            <w:ins w:id="4101" w:author="Wittman, Jacob (CDC/DDNID/NCCDPHP/DDT) (CTR)" w:date="2023-08-15T14:04:00Z">
              <w:r>
                <w:rPr>
                  <w:rFonts w:ascii="Calibri" w:hAnsi="Calibri"/>
                  <w:sz w:val="20"/>
                </w:rPr>
                <w:t>57.7 (2.2)</w:t>
              </w:r>
            </w:ins>
          </w:p>
        </w:tc>
        <w:tc>
          <w:tcPr>
            <w:tcW w:w="0" w:type="auto"/>
            <w:tcBorders>
              <w:top w:val="single" w:sz="0" w:space="0" w:color="D3D3D3"/>
              <w:left w:val="single" w:sz="0" w:space="0" w:color="D3D3D3"/>
              <w:bottom w:val="single" w:sz="0" w:space="0" w:color="D3D3D3"/>
              <w:right w:val="single" w:sz="0" w:space="0" w:color="D3D3D3"/>
            </w:tcBorders>
          </w:tcPr>
          <w:p w14:paraId="08FDDEE3" w14:textId="77777777" w:rsidR="00524773" w:rsidRDefault="00524773" w:rsidP="00C670FC">
            <w:pPr>
              <w:keepNext/>
              <w:spacing w:after="60"/>
              <w:rPr>
                <w:ins w:id="4102" w:author="Wittman, Jacob (CDC/DDNID/NCCDPHP/DDT) (CTR)" w:date="2023-08-15T14:04:00Z"/>
              </w:rPr>
            </w:pPr>
            <w:ins w:id="4103" w:author="Wittman, Jacob (CDC/DDNID/NCCDPHP/DDT) (CTR)" w:date="2023-08-15T14:04:00Z">
              <w:r>
                <w:rPr>
                  <w:rFonts w:ascii="Calibri" w:hAnsi="Calibri"/>
                  <w:sz w:val="20"/>
                </w:rPr>
                <w:t>60.3 (1.8)</w:t>
              </w:r>
            </w:ins>
          </w:p>
        </w:tc>
        <w:tc>
          <w:tcPr>
            <w:tcW w:w="0" w:type="auto"/>
            <w:tcBorders>
              <w:top w:val="single" w:sz="0" w:space="0" w:color="D3D3D3"/>
              <w:left w:val="single" w:sz="0" w:space="0" w:color="D3D3D3"/>
              <w:bottom w:val="single" w:sz="0" w:space="0" w:color="D3D3D3"/>
              <w:right w:val="single" w:sz="0" w:space="0" w:color="D3D3D3"/>
            </w:tcBorders>
          </w:tcPr>
          <w:p w14:paraId="0E5C57E0" w14:textId="77777777" w:rsidR="00524773" w:rsidRDefault="00524773" w:rsidP="00C670FC">
            <w:pPr>
              <w:keepNext/>
              <w:spacing w:after="60"/>
              <w:rPr>
                <w:ins w:id="4104" w:author="Wittman, Jacob (CDC/DDNID/NCCDPHP/DDT) (CTR)" w:date="2023-08-15T14:04:00Z"/>
              </w:rPr>
            </w:pPr>
            <w:ins w:id="4105" w:author="Wittman, Jacob (CDC/DDNID/NCCDPHP/DDT) (CTR)" w:date="2023-08-15T14:04:00Z">
              <w:r>
                <w:rPr>
                  <w:rFonts w:ascii="Calibri" w:hAnsi="Calibri"/>
                  <w:sz w:val="20"/>
                </w:rPr>
                <w:t>60.7 (2.0)</w:t>
              </w:r>
            </w:ins>
          </w:p>
        </w:tc>
        <w:tc>
          <w:tcPr>
            <w:tcW w:w="0" w:type="auto"/>
            <w:tcBorders>
              <w:top w:val="single" w:sz="0" w:space="0" w:color="D3D3D3"/>
              <w:left w:val="single" w:sz="0" w:space="0" w:color="D3D3D3"/>
              <w:bottom w:val="single" w:sz="0" w:space="0" w:color="D3D3D3"/>
              <w:right w:val="single" w:sz="0" w:space="0" w:color="D3D3D3"/>
            </w:tcBorders>
          </w:tcPr>
          <w:p w14:paraId="07A3E2B4" w14:textId="77777777" w:rsidR="00524773" w:rsidRDefault="00524773" w:rsidP="00C670FC">
            <w:pPr>
              <w:keepNext/>
              <w:spacing w:after="60"/>
              <w:rPr>
                <w:ins w:id="4106" w:author="Wittman, Jacob (CDC/DDNID/NCCDPHP/DDT) (CTR)" w:date="2023-08-15T14:04:00Z"/>
              </w:rPr>
            </w:pPr>
            <w:ins w:id="4107" w:author="Wittman, Jacob (CDC/DDNID/NCCDPHP/DDT) (CTR)" w:date="2023-08-15T14:04:00Z">
              <w:r>
                <w:rPr>
                  <w:rFonts w:ascii="Calibri" w:hAnsi="Calibri"/>
                  <w:sz w:val="20"/>
                </w:rPr>
                <w:t>61.3 (1.9)</w:t>
              </w:r>
            </w:ins>
          </w:p>
        </w:tc>
        <w:tc>
          <w:tcPr>
            <w:tcW w:w="0" w:type="auto"/>
            <w:tcBorders>
              <w:top w:val="single" w:sz="0" w:space="0" w:color="D3D3D3"/>
              <w:left w:val="single" w:sz="0" w:space="0" w:color="D3D3D3"/>
              <w:bottom w:val="single" w:sz="0" w:space="0" w:color="D3D3D3"/>
              <w:right w:val="single" w:sz="0" w:space="0" w:color="D3D3D3"/>
            </w:tcBorders>
          </w:tcPr>
          <w:p w14:paraId="353CBAF4" w14:textId="77777777" w:rsidR="00524773" w:rsidRDefault="00524773" w:rsidP="00C670FC">
            <w:pPr>
              <w:keepNext/>
              <w:spacing w:after="60"/>
              <w:rPr>
                <w:ins w:id="4108" w:author="Wittman, Jacob (CDC/DDNID/NCCDPHP/DDT) (CTR)" w:date="2023-08-15T14:04:00Z"/>
              </w:rPr>
            </w:pPr>
            <w:ins w:id="4109" w:author="Wittman, Jacob (CDC/DDNID/NCCDPHP/DDT) (CTR)" w:date="2023-08-15T14:04:00Z">
              <w:r>
                <w:rPr>
                  <w:rFonts w:ascii="Calibri" w:hAnsi="Calibri"/>
                  <w:sz w:val="20"/>
                </w:rPr>
                <w:t>60.5 (2.1)</w:t>
              </w:r>
            </w:ins>
          </w:p>
        </w:tc>
        <w:tc>
          <w:tcPr>
            <w:tcW w:w="0" w:type="auto"/>
            <w:tcBorders>
              <w:top w:val="single" w:sz="0" w:space="0" w:color="D3D3D3"/>
              <w:left w:val="single" w:sz="0" w:space="0" w:color="D3D3D3"/>
              <w:bottom w:val="single" w:sz="0" w:space="0" w:color="D3D3D3"/>
              <w:right w:val="single" w:sz="0" w:space="0" w:color="D3D3D3"/>
            </w:tcBorders>
          </w:tcPr>
          <w:p w14:paraId="75DCF8E1" w14:textId="77777777" w:rsidR="00524773" w:rsidRDefault="00524773" w:rsidP="00C670FC">
            <w:pPr>
              <w:keepNext/>
              <w:spacing w:after="60"/>
              <w:rPr>
                <w:ins w:id="4110" w:author="Wittman, Jacob (CDC/DDNID/NCCDPHP/DDT) (CTR)" w:date="2023-08-15T14:04:00Z"/>
              </w:rPr>
            </w:pPr>
            <w:ins w:id="4111" w:author="Wittman, Jacob (CDC/DDNID/NCCDPHP/DDT) (CTR)" w:date="2023-08-15T14:04:00Z">
              <w:r>
                <w:rPr>
                  <w:rFonts w:ascii="Calibri" w:hAnsi="Calibri"/>
                  <w:sz w:val="20"/>
                </w:rPr>
                <w:t>58.0 (2.2)</w:t>
              </w:r>
            </w:ins>
          </w:p>
        </w:tc>
        <w:tc>
          <w:tcPr>
            <w:tcW w:w="0" w:type="auto"/>
            <w:tcBorders>
              <w:top w:val="single" w:sz="0" w:space="0" w:color="D3D3D3"/>
              <w:left w:val="single" w:sz="0" w:space="0" w:color="D3D3D3"/>
              <w:bottom w:val="single" w:sz="0" w:space="0" w:color="D3D3D3"/>
              <w:right w:val="single" w:sz="0" w:space="0" w:color="D3D3D3"/>
            </w:tcBorders>
          </w:tcPr>
          <w:p w14:paraId="3944D290" w14:textId="77777777" w:rsidR="00524773" w:rsidRDefault="00524773" w:rsidP="00C670FC">
            <w:pPr>
              <w:keepNext/>
              <w:spacing w:after="60"/>
              <w:rPr>
                <w:ins w:id="4112" w:author="Wittman, Jacob (CDC/DDNID/NCCDPHP/DDT) (CTR)" w:date="2023-08-15T14:04:00Z"/>
              </w:rPr>
            </w:pPr>
            <w:ins w:id="4113" w:author="Wittman, Jacob (CDC/DDNID/NCCDPHP/DDT) (CTR)" w:date="2023-08-15T14:04:00Z">
              <w:r>
                <w:rPr>
                  <w:rFonts w:ascii="Calibri" w:hAnsi="Calibri"/>
                  <w:sz w:val="20"/>
                </w:rPr>
                <w:t>59.6 (2.0)</w:t>
              </w:r>
            </w:ins>
          </w:p>
        </w:tc>
        <w:tc>
          <w:tcPr>
            <w:tcW w:w="0" w:type="auto"/>
            <w:tcBorders>
              <w:top w:val="single" w:sz="0" w:space="0" w:color="D3D3D3"/>
              <w:left w:val="single" w:sz="0" w:space="0" w:color="D3D3D3"/>
              <w:bottom w:val="single" w:sz="0" w:space="0" w:color="D3D3D3"/>
              <w:right w:val="single" w:sz="0" w:space="0" w:color="D3D3D3"/>
            </w:tcBorders>
          </w:tcPr>
          <w:p w14:paraId="204EBDD9" w14:textId="77777777" w:rsidR="00524773" w:rsidRDefault="00524773" w:rsidP="00C670FC">
            <w:pPr>
              <w:keepNext/>
              <w:spacing w:after="60"/>
              <w:rPr>
                <w:ins w:id="4114" w:author="Wittman, Jacob (CDC/DDNID/NCCDPHP/DDT) (CTR)" w:date="2023-08-15T14:04:00Z"/>
              </w:rPr>
            </w:pPr>
            <w:ins w:id="4115" w:author="Wittman, Jacob (CDC/DDNID/NCCDPHP/DDT) (CTR)" w:date="2023-08-15T14:04:00Z">
              <w:r>
                <w:rPr>
                  <w:rFonts w:ascii="Calibri" w:hAnsi="Calibri"/>
                  <w:sz w:val="20"/>
                </w:rPr>
                <w:t>60.4 (1.9)</w:t>
              </w:r>
            </w:ins>
          </w:p>
        </w:tc>
        <w:tc>
          <w:tcPr>
            <w:tcW w:w="0" w:type="auto"/>
            <w:tcBorders>
              <w:top w:val="single" w:sz="0" w:space="0" w:color="D3D3D3"/>
              <w:left w:val="single" w:sz="0" w:space="0" w:color="D3D3D3"/>
              <w:bottom w:val="single" w:sz="0" w:space="0" w:color="D3D3D3"/>
              <w:right w:val="single" w:sz="0" w:space="0" w:color="D3D3D3"/>
            </w:tcBorders>
          </w:tcPr>
          <w:p w14:paraId="07D5F804" w14:textId="77777777" w:rsidR="00524773" w:rsidRDefault="00524773" w:rsidP="00C670FC">
            <w:pPr>
              <w:keepNext/>
              <w:spacing w:after="60"/>
              <w:rPr>
                <w:ins w:id="4116" w:author="Wittman, Jacob (CDC/DDNID/NCCDPHP/DDT) (CTR)" w:date="2023-08-15T14:04:00Z"/>
              </w:rPr>
            </w:pPr>
            <w:ins w:id="4117" w:author="Wittman, Jacob (CDC/DDNID/NCCDPHP/DDT) (CTR)" w:date="2023-08-15T14:04:00Z">
              <w:r>
                <w:rPr>
                  <w:rFonts w:ascii="Calibri" w:hAnsi="Calibri"/>
                  <w:sz w:val="20"/>
                </w:rPr>
                <w:t>58.0 (2.1)</w:t>
              </w:r>
            </w:ins>
          </w:p>
        </w:tc>
        <w:tc>
          <w:tcPr>
            <w:tcW w:w="0" w:type="auto"/>
            <w:tcBorders>
              <w:top w:val="single" w:sz="0" w:space="0" w:color="D3D3D3"/>
              <w:left w:val="single" w:sz="0" w:space="0" w:color="D3D3D3"/>
              <w:bottom w:val="single" w:sz="0" w:space="0" w:color="D3D3D3"/>
              <w:right w:val="single" w:sz="0" w:space="0" w:color="D3D3D3"/>
            </w:tcBorders>
          </w:tcPr>
          <w:p w14:paraId="36985E30" w14:textId="77777777" w:rsidR="00524773" w:rsidRDefault="00524773" w:rsidP="00C670FC">
            <w:pPr>
              <w:keepNext/>
              <w:spacing w:after="60"/>
              <w:rPr>
                <w:ins w:id="4118" w:author="Wittman, Jacob (CDC/DDNID/NCCDPHP/DDT) (CTR)" w:date="2023-08-15T14:04:00Z"/>
              </w:rPr>
            </w:pPr>
            <w:ins w:id="4119" w:author="Wittman, Jacob (CDC/DDNID/NCCDPHP/DDT) (CTR)" w:date="2023-08-15T14:04:00Z">
              <w:r>
                <w:rPr>
                  <w:rFonts w:ascii="Calibri" w:hAnsi="Calibri"/>
                  <w:sz w:val="20"/>
                </w:rPr>
                <w:t>61.8 (2.0)</w:t>
              </w:r>
            </w:ins>
          </w:p>
        </w:tc>
        <w:tc>
          <w:tcPr>
            <w:tcW w:w="0" w:type="auto"/>
            <w:tcBorders>
              <w:top w:val="single" w:sz="0" w:space="0" w:color="D3D3D3"/>
              <w:left w:val="single" w:sz="0" w:space="0" w:color="D3D3D3"/>
              <w:bottom w:val="single" w:sz="0" w:space="0" w:color="D3D3D3"/>
              <w:right w:val="single" w:sz="0" w:space="0" w:color="D3D3D3"/>
            </w:tcBorders>
          </w:tcPr>
          <w:p w14:paraId="0E621BC7" w14:textId="77777777" w:rsidR="00524773" w:rsidRDefault="00524773" w:rsidP="00C670FC">
            <w:pPr>
              <w:keepNext/>
              <w:spacing w:after="60"/>
              <w:rPr>
                <w:ins w:id="4120" w:author="Wittman, Jacob (CDC/DDNID/NCCDPHP/DDT) (CTR)" w:date="2023-08-15T14:04:00Z"/>
              </w:rPr>
            </w:pPr>
            <w:ins w:id="4121" w:author="Wittman, Jacob (CDC/DDNID/NCCDPHP/DDT) (CTR)" w:date="2023-08-15T14:04:00Z">
              <w:r>
                <w:rPr>
                  <w:rFonts w:ascii="Calibri" w:hAnsi="Calibri"/>
                  <w:sz w:val="20"/>
                </w:rPr>
                <w:t>59.6 (2.4)</w:t>
              </w:r>
            </w:ins>
          </w:p>
        </w:tc>
        <w:tc>
          <w:tcPr>
            <w:tcW w:w="0" w:type="auto"/>
            <w:tcBorders>
              <w:top w:val="single" w:sz="0" w:space="0" w:color="D3D3D3"/>
              <w:left w:val="single" w:sz="0" w:space="0" w:color="D3D3D3"/>
              <w:bottom w:val="single" w:sz="0" w:space="0" w:color="D3D3D3"/>
              <w:right w:val="single" w:sz="0" w:space="0" w:color="D3D3D3"/>
            </w:tcBorders>
          </w:tcPr>
          <w:p w14:paraId="64D04794" w14:textId="77777777" w:rsidR="00524773" w:rsidRDefault="00524773" w:rsidP="00C670FC">
            <w:pPr>
              <w:keepNext/>
              <w:spacing w:after="60"/>
              <w:rPr>
                <w:ins w:id="4122" w:author="Wittman, Jacob (CDC/DDNID/NCCDPHP/DDT) (CTR)" w:date="2023-08-15T14:04:00Z"/>
              </w:rPr>
            </w:pPr>
            <w:ins w:id="4123" w:author="Wittman, Jacob (CDC/DDNID/NCCDPHP/DDT) (CTR)" w:date="2023-08-15T14:04:00Z">
              <w:r>
                <w:rPr>
                  <w:rFonts w:ascii="Calibri" w:hAnsi="Calibri"/>
                  <w:sz w:val="20"/>
                </w:rPr>
                <w:t>53.0 (2.3)</w:t>
              </w:r>
            </w:ins>
          </w:p>
        </w:tc>
        <w:tc>
          <w:tcPr>
            <w:tcW w:w="0" w:type="auto"/>
            <w:tcBorders>
              <w:top w:val="single" w:sz="0" w:space="0" w:color="D3D3D3"/>
              <w:left w:val="single" w:sz="0" w:space="0" w:color="D3D3D3"/>
              <w:bottom w:val="single" w:sz="0" w:space="0" w:color="D3D3D3"/>
              <w:right w:val="single" w:sz="0" w:space="0" w:color="D3D3D3"/>
            </w:tcBorders>
          </w:tcPr>
          <w:p w14:paraId="2556F200" w14:textId="77777777" w:rsidR="00524773" w:rsidRDefault="00524773" w:rsidP="00C670FC">
            <w:pPr>
              <w:keepNext/>
              <w:spacing w:after="60"/>
              <w:rPr>
                <w:ins w:id="4124" w:author="Wittman, Jacob (CDC/DDNID/NCCDPHP/DDT) (CTR)" w:date="2023-08-15T14:04:00Z"/>
              </w:rPr>
            </w:pPr>
            <w:ins w:id="4125" w:author="Wittman, Jacob (CDC/DDNID/NCCDPHP/DDT) (CTR)" w:date="2023-08-15T14:04:00Z">
              <w:r>
                <w:rPr>
                  <w:rFonts w:ascii="Calibri" w:hAnsi="Calibri"/>
                  <w:sz w:val="20"/>
                </w:rPr>
                <w:t>1.8 (-8.9, 12.6)</w:t>
              </w:r>
            </w:ins>
          </w:p>
        </w:tc>
        <w:tc>
          <w:tcPr>
            <w:tcW w:w="0" w:type="auto"/>
            <w:tcBorders>
              <w:top w:val="single" w:sz="0" w:space="0" w:color="D3D3D3"/>
              <w:left w:val="single" w:sz="0" w:space="0" w:color="D3D3D3"/>
              <w:bottom w:val="single" w:sz="0" w:space="0" w:color="D3D3D3"/>
              <w:right w:val="single" w:sz="0" w:space="0" w:color="D3D3D3"/>
            </w:tcBorders>
          </w:tcPr>
          <w:p w14:paraId="138EBFCC" w14:textId="77777777" w:rsidR="00524773" w:rsidRDefault="00524773" w:rsidP="00C670FC">
            <w:pPr>
              <w:keepNext/>
              <w:spacing w:after="60"/>
              <w:rPr>
                <w:ins w:id="41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60A7C2" w14:textId="77777777" w:rsidR="00524773" w:rsidRDefault="00524773" w:rsidP="00C670FC">
            <w:pPr>
              <w:keepNext/>
              <w:spacing w:after="60"/>
              <w:rPr>
                <w:ins w:id="4127" w:author="Wittman, Jacob (CDC/DDNID/NCCDPHP/DDT) (CTR)" w:date="2023-08-15T14:04:00Z"/>
              </w:rPr>
            </w:pPr>
            <w:ins w:id="4128" w:author="Wittman, Jacob (CDC/DDNID/NCCDPHP/DDT) (CTR)" w:date="2023-08-15T14:04:00Z">
              <w:r>
                <w:rPr>
                  <w:rFonts w:ascii="Calibri" w:hAnsi="Calibri"/>
                  <w:sz w:val="20"/>
                </w:rPr>
                <w:t>0.1 (-0.3, 0.6)</w:t>
              </w:r>
            </w:ins>
          </w:p>
        </w:tc>
        <w:tc>
          <w:tcPr>
            <w:tcW w:w="0" w:type="auto"/>
            <w:tcBorders>
              <w:top w:val="single" w:sz="0" w:space="0" w:color="D3D3D3"/>
              <w:left w:val="single" w:sz="0" w:space="0" w:color="D3D3D3"/>
              <w:bottom w:val="single" w:sz="0" w:space="0" w:color="D3D3D3"/>
              <w:right w:val="single" w:sz="0" w:space="0" w:color="D3D3D3"/>
            </w:tcBorders>
          </w:tcPr>
          <w:p w14:paraId="2510B597" w14:textId="77777777" w:rsidR="00524773" w:rsidRDefault="00524773" w:rsidP="00C670FC">
            <w:pPr>
              <w:keepNext/>
              <w:spacing w:after="60"/>
              <w:rPr>
                <w:ins w:id="4129" w:author="Wittman, Jacob (CDC/DDNID/NCCDPHP/DDT) (CTR)" w:date="2023-08-15T14:04:00Z"/>
              </w:rPr>
            </w:pPr>
            <w:ins w:id="4130" w:author="Wittman, Jacob (CDC/DDNID/NCCDPHP/DDT) (CTR)" w:date="2023-08-15T14:04:00Z">
              <w:r>
                <w:rPr>
                  <w:rFonts w:ascii="Calibri" w:hAnsi="Calibri"/>
                  <w:sz w:val="20"/>
                </w:rPr>
                <w:t>0.1 (-0.3, 0.6)</w:t>
              </w:r>
            </w:ins>
          </w:p>
        </w:tc>
      </w:tr>
      <w:tr w:rsidR="00524773" w14:paraId="0D62F90E" w14:textId="77777777" w:rsidTr="00C670FC">
        <w:trPr>
          <w:cantSplit/>
          <w:jc w:val="center"/>
          <w:ins w:id="413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20444D" w14:textId="77777777" w:rsidR="00524773" w:rsidRDefault="00524773" w:rsidP="00C670FC">
            <w:pPr>
              <w:keepNext/>
              <w:spacing w:after="60"/>
              <w:rPr>
                <w:ins w:id="4132" w:author="Wittman, Jacob (CDC/DDNID/NCCDPHP/DDT) (CTR)" w:date="2023-08-15T14:04:00Z"/>
              </w:rPr>
            </w:pPr>
            <w:ins w:id="4133"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3DE90A1A" w14:textId="77777777" w:rsidR="00524773" w:rsidRDefault="00524773" w:rsidP="00C670FC">
            <w:pPr>
              <w:keepNext/>
              <w:spacing w:after="60"/>
              <w:rPr>
                <w:ins w:id="4134" w:author="Wittman, Jacob (CDC/DDNID/NCCDPHP/DDT) (CTR)" w:date="2023-08-15T14:04:00Z"/>
              </w:rPr>
            </w:pPr>
            <w:ins w:id="4135" w:author="Wittman, Jacob (CDC/DDNID/NCCDPHP/DDT) (CTR)" w:date="2023-08-15T14:04:00Z">
              <w:r>
                <w:rPr>
                  <w:rFonts w:ascii="Calibri" w:hAnsi="Calibri"/>
                  <w:sz w:val="20"/>
                </w:rPr>
                <w:t>71.5 (0.6)</w:t>
              </w:r>
            </w:ins>
          </w:p>
        </w:tc>
        <w:tc>
          <w:tcPr>
            <w:tcW w:w="0" w:type="auto"/>
            <w:tcBorders>
              <w:top w:val="single" w:sz="0" w:space="0" w:color="D3D3D3"/>
              <w:left w:val="single" w:sz="0" w:space="0" w:color="D3D3D3"/>
              <w:bottom w:val="single" w:sz="0" w:space="0" w:color="D3D3D3"/>
              <w:right w:val="single" w:sz="0" w:space="0" w:color="D3D3D3"/>
            </w:tcBorders>
          </w:tcPr>
          <w:p w14:paraId="30354FE7" w14:textId="77777777" w:rsidR="00524773" w:rsidRDefault="00524773" w:rsidP="00C670FC">
            <w:pPr>
              <w:keepNext/>
              <w:spacing w:after="60"/>
              <w:rPr>
                <w:ins w:id="4136" w:author="Wittman, Jacob (CDC/DDNID/NCCDPHP/DDT) (CTR)" w:date="2023-08-15T14:04:00Z"/>
              </w:rPr>
            </w:pPr>
            <w:ins w:id="4137" w:author="Wittman, Jacob (CDC/DDNID/NCCDPHP/DDT) (CTR)" w:date="2023-08-15T14:04:00Z">
              <w:r>
                <w:rPr>
                  <w:rFonts w:ascii="Calibri" w:hAnsi="Calibri"/>
                  <w:sz w:val="20"/>
                </w:rPr>
                <w:t>71.7 (2.7)</w:t>
              </w:r>
            </w:ins>
          </w:p>
        </w:tc>
        <w:tc>
          <w:tcPr>
            <w:tcW w:w="0" w:type="auto"/>
            <w:tcBorders>
              <w:top w:val="single" w:sz="0" w:space="0" w:color="D3D3D3"/>
              <w:left w:val="single" w:sz="0" w:space="0" w:color="D3D3D3"/>
              <w:bottom w:val="single" w:sz="0" w:space="0" w:color="D3D3D3"/>
              <w:right w:val="single" w:sz="0" w:space="0" w:color="D3D3D3"/>
            </w:tcBorders>
          </w:tcPr>
          <w:p w14:paraId="08471D33" w14:textId="77777777" w:rsidR="00524773" w:rsidRDefault="00524773" w:rsidP="00C670FC">
            <w:pPr>
              <w:keepNext/>
              <w:spacing w:after="60"/>
              <w:rPr>
                <w:ins w:id="4138" w:author="Wittman, Jacob (CDC/DDNID/NCCDPHP/DDT) (CTR)" w:date="2023-08-15T14:04:00Z"/>
              </w:rPr>
            </w:pPr>
            <w:ins w:id="4139" w:author="Wittman, Jacob (CDC/DDNID/NCCDPHP/DDT) (CTR)" w:date="2023-08-15T14:04:00Z">
              <w:r>
                <w:rPr>
                  <w:rFonts w:ascii="Calibri" w:hAnsi="Calibri"/>
                  <w:sz w:val="20"/>
                </w:rPr>
                <w:t>70.2 (2.4)</w:t>
              </w:r>
            </w:ins>
          </w:p>
        </w:tc>
        <w:tc>
          <w:tcPr>
            <w:tcW w:w="0" w:type="auto"/>
            <w:tcBorders>
              <w:top w:val="single" w:sz="0" w:space="0" w:color="D3D3D3"/>
              <w:left w:val="single" w:sz="0" w:space="0" w:color="D3D3D3"/>
              <w:bottom w:val="single" w:sz="0" w:space="0" w:color="D3D3D3"/>
              <w:right w:val="single" w:sz="0" w:space="0" w:color="D3D3D3"/>
            </w:tcBorders>
          </w:tcPr>
          <w:p w14:paraId="2B37DD8F" w14:textId="77777777" w:rsidR="00524773" w:rsidRDefault="00524773" w:rsidP="00C670FC">
            <w:pPr>
              <w:keepNext/>
              <w:spacing w:after="60"/>
              <w:rPr>
                <w:ins w:id="4140" w:author="Wittman, Jacob (CDC/DDNID/NCCDPHP/DDT) (CTR)" w:date="2023-08-15T14:04:00Z"/>
              </w:rPr>
            </w:pPr>
            <w:ins w:id="4141" w:author="Wittman, Jacob (CDC/DDNID/NCCDPHP/DDT) (CTR)" w:date="2023-08-15T14:04:00Z">
              <w:r>
                <w:rPr>
                  <w:rFonts w:ascii="Calibri" w:hAnsi="Calibri"/>
                  <w:sz w:val="20"/>
                </w:rPr>
                <w:t>72.1 (2.5)</w:t>
              </w:r>
            </w:ins>
          </w:p>
        </w:tc>
        <w:tc>
          <w:tcPr>
            <w:tcW w:w="0" w:type="auto"/>
            <w:tcBorders>
              <w:top w:val="single" w:sz="0" w:space="0" w:color="D3D3D3"/>
              <w:left w:val="single" w:sz="0" w:space="0" w:color="D3D3D3"/>
              <w:bottom w:val="single" w:sz="0" w:space="0" w:color="D3D3D3"/>
              <w:right w:val="single" w:sz="0" w:space="0" w:color="D3D3D3"/>
            </w:tcBorders>
          </w:tcPr>
          <w:p w14:paraId="193B7AFD" w14:textId="77777777" w:rsidR="00524773" w:rsidRDefault="00524773" w:rsidP="00C670FC">
            <w:pPr>
              <w:keepNext/>
              <w:spacing w:after="60"/>
              <w:rPr>
                <w:ins w:id="4142" w:author="Wittman, Jacob (CDC/DDNID/NCCDPHP/DDT) (CTR)" w:date="2023-08-15T14:04:00Z"/>
              </w:rPr>
            </w:pPr>
            <w:ins w:id="4143" w:author="Wittman, Jacob (CDC/DDNID/NCCDPHP/DDT) (CTR)" w:date="2023-08-15T14:04:00Z">
              <w:r>
                <w:rPr>
                  <w:rFonts w:ascii="Calibri" w:hAnsi="Calibri"/>
                  <w:sz w:val="20"/>
                </w:rPr>
                <w:t>68.1 (2.9)</w:t>
              </w:r>
            </w:ins>
          </w:p>
        </w:tc>
        <w:tc>
          <w:tcPr>
            <w:tcW w:w="0" w:type="auto"/>
            <w:tcBorders>
              <w:top w:val="single" w:sz="0" w:space="0" w:color="D3D3D3"/>
              <w:left w:val="single" w:sz="0" w:space="0" w:color="D3D3D3"/>
              <w:bottom w:val="single" w:sz="0" w:space="0" w:color="D3D3D3"/>
              <w:right w:val="single" w:sz="0" w:space="0" w:color="D3D3D3"/>
            </w:tcBorders>
          </w:tcPr>
          <w:p w14:paraId="19E9ECB1" w14:textId="77777777" w:rsidR="00524773" w:rsidRDefault="00524773" w:rsidP="00C670FC">
            <w:pPr>
              <w:keepNext/>
              <w:spacing w:after="60"/>
              <w:rPr>
                <w:ins w:id="4144" w:author="Wittman, Jacob (CDC/DDNID/NCCDPHP/DDT) (CTR)" w:date="2023-08-15T14:04:00Z"/>
              </w:rPr>
            </w:pPr>
            <w:ins w:id="4145" w:author="Wittman, Jacob (CDC/DDNID/NCCDPHP/DDT) (CTR)" w:date="2023-08-15T14:04:00Z">
              <w:r>
                <w:rPr>
                  <w:rFonts w:ascii="Calibri" w:hAnsi="Calibri"/>
                  <w:sz w:val="20"/>
                </w:rPr>
                <w:t>72.7 (2.4)</w:t>
              </w:r>
            </w:ins>
          </w:p>
        </w:tc>
        <w:tc>
          <w:tcPr>
            <w:tcW w:w="0" w:type="auto"/>
            <w:tcBorders>
              <w:top w:val="single" w:sz="0" w:space="0" w:color="D3D3D3"/>
              <w:left w:val="single" w:sz="0" w:space="0" w:color="D3D3D3"/>
              <w:bottom w:val="single" w:sz="0" w:space="0" w:color="D3D3D3"/>
              <w:right w:val="single" w:sz="0" w:space="0" w:color="D3D3D3"/>
            </w:tcBorders>
          </w:tcPr>
          <w:p w14:paraId="3E29FF4B" w14:textId="77777777" w:rsidR="00524773" w:rsidRDefault="00524773" w:rsidP="00C670FC">
            <w:pPr>
              <w:keepNext/>
              <w:spacing w:after="60"/>
              <w:rPr>
                <w:ins w:id="4146" w:author="Wittman, Jacob (CDC/DDNID/NCCDPHP/DDT) (CTR)" w:date="2023-08-15T14:04:00Z"/>
              </w:rPr>
            </w:pPr>
            <w:ins w:id="4147" w:author="Wittman, Jacob (CDC/DDNID/NCCDPHP/DDT) (CTR)" w:date="2023-08-15T14:04:00Z">
              <w:r>
                <w:rPr>
                  <w:rFonts w:ascii="Calibri" w:hAnsi="Calibri"/>
                  <w:sz w:val="20"/>
                </w:rPr>
                <w:t>68.7 (2.5)</w:t>
              </w:r>
            </w:ins>
          </w:p>
        </w:tc>
        <w:tc>
          <w:tcPr>
            <w:tcW w:w="0" w:type="auto"/>
            <w:tcBorders>
              <w:top w:val="single" w:sz="0" w:space="0" w:color="D3D3D3"/>
              <w:left w:val="single" w:sz="0" w:space="0" w:color="D3D3D3"/>
              <w:bottom w:val="single" w:sz="0" w:space="0" w:color="D3D3D3"/>
              <w:right w:val="single" w:sz="0" w:space="0" w:color="D3D3D3"/>
            </w:tcBorders>
          </w:tcPr>
          <w:p w14:paraId="6C33B48A" w14:textId="77777777" w:rsidR="00524773" w:rsidRDefault="00524773" w:rsidP="00C670FC">
            <w:pPr>
              <w:keepNext/>
              <w:spacing w:after="60"/>
              <w:rPr>
                <w:ins w:id="4148" w:author="Wittman, Jacob (CDC/DDNID/NCCDPHP/DDT) (CTR)" w:date="2023-08-15T14:04:00Z"/>
              </w:rPr>
            </w:pPr>
            <w:ins w:id="4149" w:author="Wittman, Jacob (CDC/DDNID/NCCDPHP/DDT) (CTR)" w:date="2023-08-15T14:04:00Z">
              <w:r>
                <w:rPr>
                  <w:rFonts w:ascii="Calibri" w:hAnsi="Calibri"/>
                  <w:sz w:val="20"/>
                </w:rPr>
                <w:t>69.8 (2.6)</w:t>
              </w:r>
            </w:ins>
          </w:p>
        </w:tc>
        <w:tc>
          <w:tcPr>
            <w:tcW w:w="0" w:type="auto"/>
            <w:tcBorders>
              <w:top w:val="single" w:sz="0" w:space="0" w:color="D3D3D3"/>
              <w:left w:val="single" w:sz="0" w:space="0" w:color="D3D3D3"/>
              <w:bottom w:val="single" w:sz="0" w:space="0" w:color="D3D3D3"/>
              <w:right w:val="single" w:sz="0" w:space="0" w:color="D3D3D3"/>
            </w:tcBorders>
          </w:tcPr>
          <w:p w14:paraId="16A1F93D" w14:textId="77777777" w:rsidR="00524773" w:rsidRDefault="00524773" w:rsidP="00C670FC">
            <w:pPr>
              <w:keepNext/>
              <w:spacing w:after="60"/>
              <w:rPr>
                <w:ins w:id="4150" w:author="Wittman, Jacob (CDC/DDNID/NCCDPHP/DDT) (CTR)" w:date="2023-08-15T14:04:00Z"/>
              </w:rPr>
            </w:pPr>
            <w:ins w:id="4151" w:author="Wittman, Jacob (CDC/DDNID/NCCDPHP/DDT) (CTR)" w:date="2023-08-15T14:04:00Z">
              <w:r>
                <w:rPr>
                  <w:rFonts w:ascii="Calibri" w:hAnsi="Calibri"/>
                  <w:sz w:val="20"/>
                </w:rPr>
                <w:t>74.3 (2.2)</w:t>
              </w:r>
            </w:ins>
          </w:p>
        </w:tc>
        <w:tc>
          <w:tcPr>
            <w:tcW w:w="0" w:type="auto"/>
            <w:tcBorders>
              <w:top w:val="single" w:sz="0" w:space="0" w:color="D3D3D3"/>
              <w:left w:val="single" w:sz="0" w:space="0" w:color="D3D3D3"/>
              <w:bottom w:val="single" w:sz="0" w:space="0" w:color="D3D3D3"/>
              <w:right w:val="single" w:sz="0" w:space="0" w:color="D3D3D3"/>
            </w:tcBorders>
          </w:tcPr>
          <w:p w14:paraId="5EE34A3D" w14:textId="77777777" w:rsidR="00524773" w:rsidRDefault="00524773" w:rsidP="00C670FC">
            <w:pPr>
              <w:keepNext/>
              <w:spacing w:after="60"/>
              <w:rPr>
                <w:ins w:id="4152" w:author="Wittman, Jacob (CDC/DDNID/NCCDPHP/DDT) (CTR)" w:date="2023-08-15T14:04:00Z"/>
              </w:rPr>
            </w:pPr>
            <w:ins w:id="4153" w:author="Wittman, Jacob (CDC/DDNID/NCCDPHP/DDT) (CTR)" w:date="2023-08-15T14:04:00Z">
              <w:r>
                <w:rPr>
                  <w:rFonts w:ascii="Calibri" w:hAnsi="Calibri"/>
                  <w:sz w:val="20"/>
                </w:rPr>
                <w:t>73.7 (2.6)</w:t>
              </w:r>
            </w:ins>
          </w:p>
        </w:tc>
        <w:tc>
          <w:tcPr>
            <w:tcW w:w="0" w:type="auto"/>
            <w:tcBorders>
              <w:top w:val="single" w:sz="0" w:space="0" w:color="D3D3D3"/>
              <w:left w:val="single" w:sz="0" w:space="0" w:color="D3D3D3"/>
              <w:bottom w:val="single" w:sz="0" w:space="0" w:color="D3D3D3"/>
              <w:right w:val="single" w:sz="0" w:space="0" w:color="D3D3D3"/>
            </w:tcBorders>
          </w:tcPr>
          <w:p w14:paraId="50A3DF06" w14:textId="77777777" w:rsidR="00524773" w:rsidRDefault="00524773" w:rsidP="00C670FC">
            <w:pPr>
              <w:keepNext/>
              <w:spacing w:after="60"/>
              <w:rPr>
                <w:ins w:id="4154" w:author="Wittman, Jacob (CDC/DDNID/NCCDPHP/DDT) (CTR)" w:date="2023-08-15T14:04:00Z"/>
              </w:rPr>
            </w:pPr>
            <w:ins w:id="4155" w:author="Wittman, Jacob (CDC/DDNID/NCCDPHP/DDT) (CTR)" w:date="2023-08-15T14:04:00Z">
              <w:r>
                <w:rPr>
                  <w:rFonts w:ascii="Calibri" w:hAnsi="Calibri"/>
                  <w:sz w:val="20"/>
                </w:rPr>
                <w:t>74.4 (2.3)</w:t>
              </w:r>
            </w:ins>
          </w:p>
        </w:tc>
        <w:tc>
          <w:tcPr>
            <w:tcW w:w="0" w:type="auto"/>
            <w:tcBorders>
              <w:top w:val="single" w:sz="0" w:space="0" w:color="D3D3D3"/>
              <w:left w:val="single" w:sz="0" w:space="0" w:color="D3D3D3"/>
              <w:bottom w:val="single" w:sz="0" w:space="0" w:color="D3D3D3"/>
              <w:right w:val="single" w:sz="0" w:space="0" w:color="D3D3D3"/>
            </w:tcBorders>
          </w:tcPr>
          <w:p w14:paraId="39AFD35B" w14:textId="77777777" w:rsidR="00524773" w:rsidRDefault="00524773" w:rsidP="00C670FC">
            <w:pPr>
              <w:keepNext/>
              <w:spacing w:after="60"/>
              <w:rPr>
                <w:ins w:id="4156" w:author="Wittman, Jacob (CDC/DDNID/NCCDPHP/DDT) (CTR)" w:date="2023-08-15T14:04:00Z"/>
              </w:rPr>
            </w:pPr>
            <w:ins w:id="4157" w:author="Wittman, Jacob (CDC/DDNID/NCCDPHP/DDT) (CTR)" w:date="2023-08-15T14:04:00Z">
              <w:r>
                <w:rPr>
                  <w:rFonts w:ascii="Calibri" w:hAnsi="Calibri"/>
                  <w:sz w:val="20"/>
                </w:rPr>
                <w:t>70.4 (2.3)</w:t>
              </w:r>
            </w:ins>
          </w:p>
        </w:tc>
        <w:tc>
          <w:tcPr>
            <w:tcW w:w="0" w:type="auto"/>
            <w:tcBorders>
              <w:top w:val="single" w:sz="0" w:space="0" w:color="D3D3D3"/>
              <w:left w:val="single" w:sz="0" w:space="0" w:color="D3D3D3"/>
              <w:bottom w:val="single" w:sz="0" w:space="0" w:color="D3D3D3"/>
              <w:right w:val="single" w:sz="0" w:space="0" w:color="D3D3D3"/>
            </w:tcBorders>
          </w:tcPr>
          <w:p w14:paraId="294C0C4C" w14:textId="77777777" w:rsidR="00524773" w:rsidRDefault="00524773" w:rsidP="00C670FC">
            <w:pPr>
              <w:keepNext/>
              <w:spacing w:after="60"/>
              <w:rPr>
                <w:ins w:id="4158" w:author="Wittman, Jacob (CDC/DDNID/NCCDPHP/DDT) (CTR)" w:date="2023-08-15T14:04:00Z"/>
              </w:rPr>
            </w:pPr>
            <w:ins w:id="4159" w:author="Wittman, Jacob (CDC/DDNID/NCCDPHP/DDT) (CTR)" w:date="2023-08-15T14:04:00Z">
              <w:r>
                <w:rPr>
                  <w:rFonts w:ascii="Calibri" w:hAnsi="Calibri"/>
                  <w:sz w:val="20"/>
                </w:rPr>
                <w:t>71.5 (2.3)</w:t>
              </w:r>
            </w:ins>
          </w:p>
        </w:tc>
        <w:tc>
          <w:tcPr>
            <w:tcW w:w="0" w:type="auto"/>
            <w:tcBorders>
              <w:top w:val="single" w:sz="0" w:space="0" w:color="D3D3D3"/>
              <w:left w:val="single" w:sz="0" w:space="0" w:color="D3D3D3"/>
              <w:bottom w:val="single" w:sz="0" w:space="0" w:color="D3D3D3"/>
              <w:right w:val="single" w:sz="0" w:space="0" w:color="D3D3D3"/>
            </w:tcBorders>
          </w:tcPr>
          <w:p w14:paraId="658088F6" w14:textId="77777777" w:rsidR="00524773" w:rsidRDefault="00524773" w:rsidP="00C670FC">
            <w:pPr>
              <w:keepNext/>
              <w:spacing w:after="60"/>
              <w:rPr>
                <w:ins w:id="4160" w:author="Wittman, Jacob (CDC/DDNID/NCCDPHP/DDT) (CTR)" w:date="2023-08-15T14:04:00Z"/>
              </w:rPr>
            </w:pPr>
            <w:ins w:id="4161" w:author="Wittman, Jacob (CDC/DDNID/NCCDPHP/DDT) (CTR)" w:date="2023-08-15T14:04:00Z">
              <w:r>
                <w:rPr>
                  <w:rFonts w:ascii="Calibri" w:hAnsi="Calibri"/>
                  <w:sz w:val="20"/>
                </w:rPr>
                <w:t>67.4 (2.5)</w:t>
              </w:r>
            </w:ins>
          </w:p>
        </w:tc>
        <w:tc>
          <w:tcPr>
            <w:tcW w:w="0" w:type="auto"/>
            <w:tcBorders>
              <w:top w:val="single" w:sz="0" w:space="0" w:color="D3D3D3"/>
              <w:left w:val="single" w:sz="0" w:space="0" w:color="D3D3D3"/>
              <w:bottom w:val="single" w:sz="0" w:space="0" w:color="D3D3D3"/>
              <w:right w:val="single" w:sz="0" w:space="0" w:color="D3D3D3"/>
            </w:tcBorders>
          </w:tcPr>
          <w:p w14:paraId="0F133EE7" w14:textId="77777777" w:rsidR="00524773" w:rsidRDefault="00524773" w:rsidP="00C670FC">
            <w:pPr>
              <w:keepNext/>
              <w:spacing w:after="60"/>
              <w:rPr>
                <w:ins w:id="4162" w:author="Wittman, Jacob (CDC/DDNID/NCCDPHP/DDT) (CTR)" w:date="2023-08-15T14:04:00Z"/>
              </w:rPr>
            </w:pPr>
            <w:ins w:id="4163" w:author="Wittman, Jacob (CDC/DDNID/NCCDPHP/DDT) (CTR)" w:date="2023-08-15T14:04:00Z">
              <w:r>
                <w:rPr>
                  <w:rFonts w:ascii="Calibri" w:hAnsi="Calibri"/>
                  <w:sz w:val="20"/>
                </w:rPr>
                <w:t>-0.4 (-10.1, 9.4)</w:t>
              </w:r>
            </w:ins>
          </w:p>
        </w:tc>
        <w:tc>
          <w:tcPr>
            <w:tcW w:w="0" w:type="auto"/>
            <w:tcBorders>
              <w:top w:val="single" w:sz="0" w:space="0" w:color="D3D3D3"/>
              <w:left w:val="single" w:sz="0" w:space="0" w:color="D3D3D3"/>
              <w:bottom w:val="single" w:sz="0" w:space="0" w:color="D3D3D3"/>
              <w:right w:val="single" w:sz="0" w:space="0" w:color="D3D3D3"/>
            </w:tcBorders>
          </w:tcPr>
          <w:p w14:paraId="7060EF38" w14:textId="77777777" w:rsidR="00524773" w:rsidRDefault="00524773" w:rsidP="00C670FC">
            <w:pPr>
              <w:keepNext/>
              <w:spacing w:after="60"/>
              <w:rPr>
                <w:ins w:id="416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1C6263D" w14:textId="77777777" w:rsidR="00524773" w:rsidRDefault="00524773" w:rsidP="00C670FC">
            <w:pPr>
              <w:keepNext/>
              <w:spacing w:after="60"/>
              <w:rPr>
                <w:ins w:id="4165" w:author="Wittman, Jacob (CDC/DDNID/NCCDPHP/DDT) (CTR)" w:date="2023-08-15T14:04:00Z"/>
              </w:rPr>
            </w:pPr>
            <w:ins w:id="4166" w:author="Wittman, Jacob (CDC/DDNID/NCCDPHP/DDT) (CTR)" w:date="2023-08-15T14:04:00Z">
              <w:r>
                <w:rPr>
                  <w:rFonts w:ascii="Calibri" w:hAnsi="Calibri"/>
                  <w:sz w:val="20"/>
                </w:rPr>
                <w:t>0.2 (-0.3, 0.8)</w:t>
              </w:r>
            </w:ins>
          </w:p>
        </w:tc>
        <w:tc>
          <w:tcPr>
            <w:tcW w:w="0" w:type="auto"/>
            <w:tcBorders>
              <w:top w:val="single" w:sz="0" w:space="0" w:color="D3D3D3"/>
              <w:left w:val="single" w:sz="0" w:space="0" w:color="D3D3D3"/>
              <w:bottom w:val="single" w:sz="0" w:space="0" w:color="D3D3D3"/>
              <w:right w:val="single" w:sz="0" w:space="0" w:color="D3D3D3"/>
            </w:tcBorders>
          </w:tcPr>
          <w:p w14:paraId="39B5C568" w14:textId="77777777" w:rsidR="00524773" w:rsidRDefault="00524773" w:rsidP="00C670FC">
            <w:pPr>
              <w:keepNext/>
              <w:spacing w:after="60"/>
              <w:rPr>
                <w:ins w:id="4167" w:author="Wittman, Jacob (CDC/DDNID/NCCDPHP/DDT) (CTR)" w:date="2023-08-15T14:04:00Z"/>
              </w:rPr>
            </w:pPr>
            <w:ins w:id="4168" w:author="Wittman, Jacob (CDC/DDNID/NCCDPHP/DDT) (CTR)" w:date="2023-08-15T14:04:00Z">
              <w:r>
                <w:rPr>
                  <w:rFonts w:ascii="Calibri" w:hAnsi="Calibri"/>
                  <w:sz w:val="20"/>
                </w:rPr>
                <w:t>0.2 (-0.3, 0.8)</w:t>
              </w:r>
            </w:ins>
          </w:p>
        </w:tc>
      </w:tr>
      <w:tr w:rsidR="00524773" w14:paraId="53276F3C" w14:textId="77777777" w:rsidTr="00C670FC">
        <w:trPr>
          <w:cantSplit/>
          <w:jc w:val="center"/>
          <w:ins w:id="416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F9527F" w14:textId="77777777" w:rsidR="00524773" w:rsidRDefault="00524773" w:rsidP="00C670FC">
            <w:pPr>
              <w:keepNext/>
              <w:spacing w:after="60"/>
              <w:rPr>
                <w:ins w:id="4170" w:author="Wittman, Jacob (CDC/DDNID/NCCDPHP/DDT) (CTR)" w:date="2023-08-15T14:04:00Z"/>
              </w:rPr>
            </w:pPr>
            <w:ins w:id="4171"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7FDEA5C1" w14:textId="77777777" w:rsidR="00524773" w:rsidRDefault="00524773" w:rsidP="00C670FC">
            <w:pPr>
              <w:keepNext/>
              <w:spacing w:after="60"/>
              <w:rPr>
                <w:ins w:id="4172" w:author="Wittman, Jacob (CDC/DDNID/NCCDPHP/DDT) (CTR)" w:date="2023-08-15T14:04:00Z"/>
              </w:rPr>
            </w:pPr>
            <w:ins w:id="4173" w:author="Wittman, Jacob (CDC/DDNID/NCCDPHP/DDT) (CTR)" w:date="2023-08-15T14:04:00Z">
              <w:r>
                <w:rPr>
                  <w:rFonts w:ascii="Calibri" w:hAnsi="Calibri"/>
                  <w:sz w:val="20"/>
                </w:rPr>
                <w:t>72.0 (0.8)</w:t>
              </w:r>
            </w:ins>
          </w:p>
        </w:tc>
        <w:tc>
          <w:tcPr>
            <w:tcW w:w="0" w:type="auto"/>
            <w:tcBorders>
              <w:top w:val="single" w:sz="0" w:space="0" w:color="D3D3D3"/>
              <w:left w:val="single" w:sz="0" w:space="0" w:color="D3D3D3"/>
              <w:bottom w:val="single" w:sz="0" w:space="0" w:color="D3D3D3"/>
              <w:right w:val="single" w:sz="0" w:space="0" w:color="D3D3D3"/>
            </w:tcBorders>
          </w:tcPr>
          <w:p w14:paraId="1B89D23B" w14:textId="77777777" w:rsidR="00524773" w:rsidRDefault="00524773" w:rsidP="00C670FC">
            <w:pPr>
              <w:keepNext/>
              <w:spacing w:after="60"/>
              <w:rPr>
                <w:ins w:id="4174" w:author="Wittman, Jacob (CDC/DDNID/NCCDPHP/DDT) (CTR)" w:date="2023-08-15T14:04:00Z"/>
              </w:rPr>
            </w:pPr>
            <w:ins w:id="4175" w:author="Wittman, Jacob (CDC/DDNID/NCCDPHP/DDT) (CTR)" w:date="2023-08-15T14:04:00Z">
              <w:r>
                <w:rPr>
                  <w:rFonts w:ascii="Calibri" w:hAnsi="Calibri"/>
                  <w:sz w:val="20"/>
                </w:rPr>
                <w:t>72.4 (3.2)</w:t>
              </w:r>
            </w:ins>
          </w:p>
        </w:tc>
        <w:tc>
          <w:tcPr>
            <w:tcW w:w="0" w:type="auto"/>
            <w:tcBorders>
              <w:top w:val="single" w:sz="0" w:space="0" w:color="D3D3D3"/>
              <w:left w:val="single" w:sz="0" w:space="0" w:color="D3D3D3"/>
              <w:bottom w:val="single" w:sz="0" w:space="0" w:color="D3D3D3"/>
              <w:right w:val="single" w:sz="0" w:space="0" w:color="D3D3D3"/>
            </w:tcBorders>
          </w:tcPr>
          <w:p w14:paraId="1152D151" w14:textId="77777777" w:rsidR="00524773" w:rsidRDefault="00524773" w:rsidP="00C670FC">
            <w:pPr>
              <w:keepNext/>
              <w:spacing w:after="60"/>
              <w:rPr>
                <w:ins w:id="4176" w:author="Wittman, Jacob (CDC/DDNID/NCCDPHP/DDT) (CTR)" w:date="2023-08-15T14:04:00Z"/>
              </w:rPr>
            </w:pPr>
            <w:ins w:id="4177" w:author="Wittman, Jacob (CDC/DDNID/NCCDPHP/DDT) (CTR)" w:date="2023-08-15T14:04:00Z">
              <w:r>
                <w:rPr>
                  <w:rFonts w:ascii="Calibri" w:hAnsi="Calibri"/>
                  <w:sz w:val="20"/>
                </w:rPr>
                <w:t>66.5 (3.1)</w:t>
              </w:r>
            </w:ins>
          </w:p>
        </w:tc>
        <w:tc>
          <w:tcPr>
            <w:tcW w:w="0" w:type="auto"/>
            <w:tcBorders>
              <w:top w:val="single" w:sz="0" w:space="0" w:color="D3D3D3"/>
              <w:left w:val="single" w:sz="0" w:space="0" w:color="D3D3D3"/>
              <w:bottom w:val="single" w:sz="0" w:space="0" w:color="D3D3D3"/>
              <w:right w:val="single" w:sz="0" w:space="0" w:color="D3D3D3"/>
            </w:tcBorders>
          </w:tcPr>
          <w:p w14:paraId="3134C686" w14:textId="77777777" w:rsidR="00524773" w:rsidRDefault="00524773" w:rsidP="00C670FC">
            <w:pPr>
              <w:keepNext/>
              <w:spacing w:after="60"/>
              <w:rPr>
                <w:ins w:id="4178" w:author="Wittman, Jacob (CDC/DDNID/NCCDPHP/DDT) (CTR)" w:date="2023-08-15T14:04:00Z"/>
              </w:rPr>
            </w:pPr>
            <w:ins w:id="4179" w:author="Wittman, Jacob (CDC/DDNID/NCCDPHP/DDT) (CTR)" w:date="2023-08-15T14:04:00Z">
              <w:r>
                <w:rPr>
                  <w:rFonts w:ascii="Calibri" w:hAnsi="Calibri"/>
                  <w:sz w:val="20"/>
                </w:rPr>
                <w:t>73.8 (2.7)</w:t>
              </w:r>
            </w:ins>
          </w:p>
        </w:tc>
        <w:tc>
          <w:tcPr>
            <w:tcW w:w="0" w:type="auto"/>
            <w:tcBorders>
              <w:top w:val="single" w:sz="0" w:space="0" w:color="D3D3D3"/>
              <w:left w:val="single" w:sz="0" w:space="0" w:color="D3D3D3"/>
              <w:bottom w:val="single" w:sz="0" w:space="0" w:color="D3D3D3"/>
              <w:right w:val="single" w:sz="0" w:space="0" w:color="D3D3D3"/>
            </w:tcBorders>
          </w:tcPr>
          <w:p w14:paraId="50B0E210" w14:textId="77777777" w:rsidR="00524773" w:rsidRDefault="00524773" w:rsidP="00C670FC">
            <w:pPr>
              <w:keepNext/>
              <w:spacing w:after="60"/>
              <w:rPr>
                <w:ins w:id="4180" w:author="Wittman, Jacob (CDC/DDNID/NCCDPHP/DDT) (CTR)" w:date="2023-08-15T14:04:00Z"/>
              </w:rPr>
            </w:pPr>
            <w:ins w:id="4181" w:author="Wittman, Jacob (CDC/DDNID/NCCDPHP/DDT) (CTR)" w:date="2023-08-15T14:04:00Z">
              <w:r>
                <w:rPr>
                  <w:rFonts w:ascii="Calibri" w:hAnsi="Calibri"/>
                  <w:sz w:val="20"/>
                </w:rPr>
                <w:t>73.0 (2.9)</w:t>
              </w:r>
            </w:ins>
          </w:p>
        </w:tc>
        <w:tc>
          <w:tcPr>
            <w:tcW w:w="0" w:type="auto"/>
            <w:tcBorders>
              <w:top w:val="single" w:sz="0" w:space="0" w:color="D3D3D3"/>
              <w:left w:val="single" w:sz="0" w:space="0" w:color="D3D3D3"/>
              <w:bottom w:val="single" w:sz="0" w:space="0" w:color="D3D3D3"/>
              <w:right w:val="single" w:sz="0" w:space="0" w:color="D3D3D3"/>
            </w:tcBorders>
          </w:tcPr>
          <w:p w14:paraId="2CDD626B" w14:textId="77777777" w:rsidR="00524773" w:rsidRDefault="00524773" w:rsidP="00C670FC">
            <w:pPr>
              <w:keepNext/>
              <w:spacing w:after="60"/>
              <w:rPr>
                <w:ins w:id="4182" w:author="Wittman, Jacob (CDC/DDNID/NCCDPHP/DDT) (CTR)" w:date="2023-08-15T14:04:00Z"/>
              </w:rPr>
            </w:pPr>
            <w:ins w:id="4183" w:author="Wittman, Jacob (CDC/DDNID/NCCDPHP/DDT) (CTR)" w:date="2023-08-15T14:04:00Z">
              <w:r>
                <w:rPr>
                  <w:rFonts w:ascii="Calibri" w:hAnsi="Calibri"/>
                  <w:sz w:val="20"/>
                </w:rPr>
                <w:t>74.9 (3.2)</w:t>
              </w:r>
            </w:ins>
          </w:p>
        </w:tc>
        <w:tc>
          <w:tcPr>
            <w:tcW w:w="0" w:type="auto"/>
            <w:tcBorders>
              <w:top w:val="single" w:sz="0" w:space="0" w:color="D3D3D3"/>
              <w:left w:val="single" w:sz="0" w:space="0" w:color="D3D3D3"/>
              <w:bottom w:val="single" w:sz="0" w:space="0" w:color="D3D3D3"/>
              <w:right w:val="single" w:sz="0" w:space="0" w:color="D3D3D3"/>
            </w:tcBorders>
          </w:tcPr>
          <w:p w14:paraId="44157E35" w14:textId="77777777" w:rsidR="00524773" w:rsidRDefault="00524773" w:rsidP="00C670FC">
            <w:pPr>
              <w:keepNext/>
              <w:spacing w:after="60"/>
              <w:rPr>
                <w:ins w:id="4184" w:author="Wittman, Jacob (CDC/DDNID/NCCDPHP/DDT) (CTR)" w:date="2023-08-15T14:04:00Z"/>
              </w:rPr>
            </w:pPr>
            <w:ins w:id="4185" w:author="Wittman, Jacob (CDC/DDNID/NCCDPHP/DDT) (CTR)" w:date="2023-08-15T14:04:00Z">
              <w:r>
                <w:rPr>
                  <w:rFonts w:ascii="Calibri" w:hAnsi="Calibri"/>
                  <w:sz w:val="20"/>
                </w:rPr>
                <w:t>72.6 (3.1)</w:t>
              </w:r>
            </w:ins>
          </w:p>
        </w:tc>
        <w:tc>
          <w:tcPr>
            <w:tcW w:w="0" w:type="auto"/>
            <w:tcBorders>
              <w:top w:val="single" w:sz="0" w:space="0" w:color="D3D3D3"/>
              <w:left w:val="single" w:sz="0" w:space="0" w:color="D3D3D3"/>
              <w:bottom w:val="single" w:sz="0" w:space="0" w:color="D3D3D3"/>
              <w:right w:val="single" w:sz="0" w:space="0" w:color="D3D3D3"/>
            </w:tcBorders>
          </w:tcPr>
          <w:p w14:paraId="0797A135" w14:textId="77777777" w:rsidR="00524773" w:rsidRDefault="00524773" w:rsidP="00C670FC">
            <w:pPr>
              <w:keepNext/>
              <w:spacing w:after="60"/>
              <w:rPr>
                <w:ins w:id="4186" w:author="Wittman, Jacob (CDC/DDNID/NCCDPHP/DDT) (CTR)" w:date="2023-08-15T14:04:00Z"/>
              </w:rPr>
            </w:pPr>
            <w:ins w:id="4187" w:author="Wittman, Jacob (CDC/DDNID/NCCDPHP/DDT) (CTR)" w:date="2023-08-15T14:04:00Z">
              <w:r>
                <w:rPr>
                  <w:rFonts w:ascii="Calibri" w:hAnsi="Calibri"/>
                  <w:sz w:val="20"/>
                </w:rPr>
                <w:t>76.4 (2.6)</w:t>
              </w:r>
            </w:ins>
          </w:p>
        </w:tc>
        <w:tc>
          <w:tcPr>
            <w:tcW w:w="0" w:type="auto"/>
            <w:tcBorders>
              <w:top w:val="single" w:sz="0" w:space="0" w:color="D3D3D3"/>
              <w:left w:val="single" w:sz="0" w:space="0" w:color="D3D3D3"/>
              <w:bottom w:val="single" w:sz="0" w:space="0" w:color="D3D3D3"/>
              <w:right w:val="single" w:sz="0" w:space="0" w:color="D3D3D3"/>
            </w:tcBorders>
          </w:tcPr>
          <w:p w14:paraId="5F101B95" w14:textId="77777777" w:rsidR="00524773" w:rsidRDefault="00524773" w:rsidP="00C670FC">
            <w:pPr>
              <w:keepNext/>
              <w:spacing w:after="60"/>
              <w:rPr>
                <w:ins w:id="4188" w:author="Wittman, Jacob (CDC/DDNID/NCCDPHP/DDT) (CTR)" w:date="2023-08-15T14:04:00Z"/>
              </w:rPr>
            </w:pPr>
            <w:ins w:id="4189" w:author="Wittman, Jacob (CDC/DDNID/NCCDPHP/DDT) (CTR)" w:date="2023-08-15T14:04:00Z">
              <w:r>
                <w:rPr>
                  <w:rFonts w:ascii="Calibri" w:hAnsi="Calibri"/>
                  <w:sz w:val="20"/>
                </w:rPr>
                <w:t>74.1 (2.7)</w:t>
              </w:r>
            </w:ins>
          </w:p>
        </w:tc>
        <w:tc>
          <w:tcPr>
            <w:tcW w:w="0" w:type="auto"/>
            <w:tcBorders>
              <w:top w:val="single" w:sz="0" w:space="0" w:color="D3D3D3"/>
              <w:left w:val="single" w:sz="0" w:space="0" w:color="D3D3D3"/>
              <w:bottom w:val="single" w:sz="0" w:space="0" w:color="D3D3D3"/>
              <w:right w:val="single" w:sz="0" w:space="0" w:color="D3D3D3"/>
            </w:tcBorders>
          </w:tcPr>
          <w:p w14:paraId="07FF1F37" w14:textId="77777777" w:rsidR="00524773" w:rsidRDefault="00524773" w:rsidP="00C670FC">
            <w:pPr>
              <w:keepNext/>
              <w:spacing w:after="60"/>
              <w:rPr>
                <w:ins w:id="4190" w:author="Wittman, Jacob (CDC/DDNID/NCCDPHP/DDT) (CTR)" w:date="2023-08-15T14:04:00Z"/>
              </w:rPr>
            </w:pPr>
            <w:ins w:id="4191" w:author="Wittman, Jacob (CDC/DDNID/NCCDPHP/DDT) (CTR)" w:date="2023-08-15T14:04:00Z">
              <w:r>
                <w:rPr>
                  <w:rFonts w:ascii="Calibri" w:hAnsi="Calibri"/>
                  <w:sz w:val="20"/>
                </w:rPr>
                <w:t>68.3 (3.1)</w:t>
              </w:r>
            </w:ins>
          </w:p>
        </w:tc>
        <w:tc>
          <w:tcPr>
            <w:tcW w:w="0" w:type="auto"/>
            <w:tcBorders>
              <w:top w:val="single" w:sz="0" w:space="0" w:color="D3D3D3"/>
              <w:left w:val="single" w:sz="0" w:space="0" w:color="D3D3D3"/>
              <w:bottom w:val="single" w:sz="0" w:space="0" w:color="D3D3D3"/>
              <w:right w:val="single" w:sz="0" w:space="0" w:color="D3D3D3"/>
            </w:tcBorders>
          </w:tcPr>
          <w:p w14:paraId="615D2CA9" w14:textId="77777777" w:rsidR="00524773" w:rsidRDefault="00524773" w:rsidP="00C670FC">
            <w:pPr>
              <w:keepNext/>
              <w:spacing w:after="60"/>
              <w:rPr>
                <w:ins w:id="4192" w:author="Wittman, Jacob (CDC/DDNID/NCCDPHP/DDT) (CTR)" w:date="2023-08-15T14:04:00Z"/>
              </w:rPr>
            </w:pPr>
            <w:ins w:id="4193" w:author="Wittman, Jacob (CDC/DDNID/NCCDPHP/DDT) (CTR)" w:date="2023-08-15T14:04:00Z">
              <w:r>
                <w:rPr>
                  <w:rFonts w:ascii="Calibri" w:hAnsi="Calibri"/>
                  <w:sz w:val="20"/>
                </w:rPr>
                <w:t>72.5 (2.8)</w:t>
              </w:r>
            </w:ins>
          </w:p>
        </w:tc>
        <w:tc>
          <w:tcPr>
            <w:tcW w:w="0" w:type="auto"/>
            <w:tcBorders>
              <w:top w:val="single" w:sz="0" w:space="0" w:color="D3D3D3"/>
              <w:left w:val="single" w:sz="0" w:space="0" w:color="D3D3D3"/>
              <w:bottom w:val="single" w:sz="0" w:space="0" w:color="D3D3D3"/>
              <w:right w:val="single" w:sz="0" w:space="0" w:color="D3D3D3"/>
            </w:tcBorders>
          </w:tcPr>
          <w:p w14:paraId="4E874BA0" w14:textId="77777777" w:rsidR="00524773" w:rsidRDefault="00524773" w:rsidP="00C670FC">
            <w:pPr>
              <w:keepNext/>
              <w:spacing w:after="60"/>
              <w:rPr>
                <w:ins w:id="4194" w:author="Wittman, Jacob (CDC/DDNID/NCCDPHP/DDT) (CTR)" w:date="2023-08-15T14:04:00Z"/>
              </w:rPr>
            </w:pPr>
            <w:ins w:id="4195" w:author="Wittman, Jacob (CDC/DDNID/NCCDPHP/DDT) (CTR)" w:date="2023-08-15T14:04:00Z">
              <w:r>
                <w:rPr>
                  <w:rFonts w:ascii="Calibri" w:hAnsi="Calibri"/>
                  <w:sz w:val="20"/>
                </w:rPr>
                <w:t>68.7 (2.7)</w:t>
              </w:r>
            </w:ins>
          </w:p>
        </w:tc>
        <w:tc>
          <w:tcPr>
            <w:tcW w:w="0" w:type="auto"/>
            <w:tcBorders>
              <w:top w:val="single" w:sz="0" w:space="0" w:color="D3D3D3"/>
              <w:left w:val="single" w:sz="0" w:space="0" w:color="D3D3D3"/>
              <w:bottom w:val="single" w:sz="0" w:space="0" w:color="D3D3D3"/>
              <w:right w:val="single" w:sz="0" w:space="0" w:color="D3D3D3"/>
            </w:tcBorders>
          </w:tcPr>
          <w:p w14:paraId="376D191C" w14:textId="77777777" w:rsidR="00524773" w:rsidRDefault="00524773" w:rsidP="00C670FC">
            <w:pPr>
              <w:keepNext/>
              <w:spacing w:after="60"/>
              <w:rPr>
                <w:ins w:id="4196" w:author="Wittman, Jacob (CDC/DDNID/NCCDPHP/DDT) (CTR)" w:date="2023-08-15T14:04:00Z"/>
              </w:rPr>
            </w:pPr>
            <w:ins w:id="4197" w:author="Wittman, Jacob (CDC/DDNID/NCCDPHP/DDT) (CTR)" w:date="2023-08-15T14:04:00Z">
              <w:r>
                <w:rPr>
                  <w:rFonts w:ascii="Calibri" w:hAnsi="Calibri"/>
                  <w:sz w:val="20"/>
                </w:rPr>
                <w:t>70.4 (3.1)</w:t>
              </w:r>
            </w:ins>
          </w:p>
        </w:tc>
        <w:tc>
          <w:tcPr>
            <w:tcW w:w="0" w:type="auto"/>
            <w:tcBorders>
              <w:top w:val="single" w:sz="0" w:space="0" w:color="D3D3D3"/>
              <w:left w:val="single" w:sz="0" w:space="0" w:color="D3D3D3"/>
              <w:bottom w:val="single" w:sz="0" w:space="0" w:color="D3D3D3"/>
              <w:right w:val="single" w:sz="0" w:space="0" w:color="D3D3D3"/>
            </w:tcBorders>
          </w:tcPr>
          <w:p w14:paraId="6F6914CC" w14:textId="77777777" w:rsidR="00524773" w:rsidRDefault="00524773" w:rsidP="00C670FC">
            <w:pPr>
              <w:keepNext/>
              <w:spacing w:after="60"/>
              <w:rPr>
                <w:ins w:id="4198" w:author="Wittman, Jacob (CDC/DDNID/NCCDPHP/DDT) (CTR)" w:date="2023-08-15T14:04:00Z"/>
              </w:rPr>
            </w:pPr>
            <w:ins w:id="4199" w:author="Wittman, Jacob (CDC/DDNID/NCCDPHP/DDT) (CTR)" w:date="2023-08-15T14:04:00Z">
              <w:r>
                <w:rPr>
                  <w:rFonts w:ascii="Calibri" w:hAnsi="Calibri"/>
                  <w:sz w:val="20"/>
                </w:rPr>
                <w:t>69.9 (2.6)</w:t>
              </w:r>
            </w:ins>
          </w:p>
        </w:tc>
        <w:tc>
          <w:tcPr>
            <w:tcW w:w="0" w:type="auto"/>
            <w:tcBorders>
              <w:top w:val="single" w:sz="0" w:space="0" w:color="D3D3D3"/>
              <w:left w:val="single" w:sz="0" w:space="0" w:color="D3D3D3"/>
              <w:bottom w:val="single" w:sz="0" w:space="0" w:color="D3D3D3"/>
              <w:right w:val="single" w:sz="0" w:space="0" w:color="D3D3D3"/>
            </w:tcBorders>
          </w:tcPr>
          <w:p w14:paraId="2D4FB6D8" w14:textId="77777777" w:rsidR="00524773" w:rsidRDefault="00524773" w:rsidP="00C670FC">
            <w:pPr>
              <w:keepNext/>
              <w:spacing w:after="60"/>
              <w:rPr>
                <w:ins w:id="4200" w:author="Wittman, Jacob (CDC/DDNID/NCCDPHP/DDT) (CTR)" w:date="2023-08-15T14:04:00Z"/>
              </w:rPr>
            </w:pPr>
            <w:ins w:id="4201" w:author="Wittman, Jacob (CDC/DDNID/NCCDPHP/DDT) (CTR)" w:date="2023-08-15T14:04:00Z">
              <w:r>
                <w:rPr>
                  <w:rFonts w:ascii="Calibri" w:hAnsi="Calibri"/>
                  <w:sz w:val="20"/>
                </w:rPr>
                <w:t>-2.8 (-14.7, 9.0)</w:t>
              </w:r>
            </w:ins>
          </w:p>
        </w:tc>
        <w:tc>
          <w:tcPr>
            <w:tcW w:w="0" w:type="auto"/>
            <w:tcBorders>
              <w:top w:val="single" w:sz="0" w:space="0" w:color="D3D3D3"/>
              <w:left w:val="single" w:sz="0" w:space="0" w:color="D3D3D3"/>
              <w:bottom w:val="single" w:sz="0" w:space="0" w:color="D3D3D3"/>
              <w:right w:val="single" w:sz="0" w:space="0" w:color="D3D3D3"/>
            </w:tcBorders>
          </w:tcPr>
          <w:p w14:paraId="66264320" w14:textId="77777777" w:rsidR="00524773" w:rsidRDefault="00524773" w:rsidP="00C670FC">
            <w:pPr>
              <w:keepNext/>
              <w:spacing w:after="60"/>
              <w:rPr>
                <w:ins w:id="420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4EA077A" w14:textId="77777777" w:rsidR="00524773" w:rsidRDefault="00524773" w:rsidP="00C670FC">
            <w:pPr>
              <w:keepNext/>
              <w:spacing w:after="60"/>
              <w:rPr>
                <w:ins w:id="4203" w:author="Wittman, Jacob (CDC/DDNID/NCCDPHP/DDT) (CTR)" w:date="2023-08-15T14:04:00Z"/>
              </w:rPr>
            </w:pPr>
            <w:ins w:id="4204" w:author="Wittman, Jacob (CDC/DDNID/NCCDPHP/DDT) (CTR)" w:date="2023-08-15T14:04:00Z">
              <w:r>
                <w:rPr>
                  <w:rFonts w:ascii="Calibri" w:hAnsi="Calibri"/>
                  <w:sz w:val="20"/>
                </w:rPr>
                <w:t>-0.2 (-1.0, 0.6)</w:t>
              </w:r>
            </w:ins>
          </w:p>
        </w:tc>
        <w:tc>
          <w:tcPr>
            <w:tcW w:w="0" w:type="auto"/>
            <w:tcBorders>
              <w:top w:val="single" w:sz="0" w:space="0" w:color="D3D3D3"/>
              <w:left w:val="single" w:sz="0" w:space="0" w:color="D3D3D3"/>
              <w:bottom w:val="single" w:sz="0" w:space="0" w:color="D3D3D3"/>
              <w:right w:val="single" w:sz="0" w:space="0" w:color="D3D3D3"/>
            </w:tcBorders>
          </w:tcPr>
          <w:p w14:paraId="012DBFE5" w14:textId="77777777" w:rsidR="00524773" w:rsidRDefault="00524773" w:rsidP="00C670FC">
            <w:pPr>
              <w:keepNext/>
              <w:spacing w:after="60"/>
              <w:rPr>
                <w:ins w:id="4205" w:author="Wittman, Jacob (CDC/DDNID/NCCDPHP/DDT) (CTR)" w:date="2023-08-15T14:04:00Z"/>
              </w:rPr>
            </w:pPr>
            <w:ins w:id="4206" w:author="Wittman, Jacob (CDC/DDNID/NCCDPHP/DDT) (CTR)" w:date="2023-08-15T14:04:00Z">
              <w:r>
                <w:rPr>
                  <w:rFonts w:ascii="Calibri" w:hAnsi="Calibri"/>
                  <w:sz w:val="20"/>
                </w:rPr>
                <w:t>-0.2 (-1.0, 0.6)</w:t>
              </w:r>
            </w:ins>
          </w:p>
        </w:tc>
      </w:tr>
      <w:tr w:rsidR="00524773" w14:paraId="2941DC03" w14:textId="77777777" w:rsidTr="00C670FC">
        <w:trPr>
          <w:cantSplit/>
          <w:jc w:val="center"/>
          <w:ins w:id="420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E32FBC" w14:textId="77777777" w:rsidR="00524773" w:rsidRDefault="00524773" w:rsidP="00C670FC">
            <w:pPr>
              <w:keepNext/>
              <w:spacing w:after="60"/>
              <w:rPr>
                <w:ins w:id="4208" w:author="Wittman, Jacob (CDC/DDNID/NCCDPHP/DDT) (CTR)" w:date="2023-08-15T14:04:00Z"/>
              </w:rPr>
            </w:pPr>
            <w:ins w:id="4209"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68AB038E" w14:textId="77777777" w:rsidR="00524773" w:rsidRDefault="00524773" w:rsidP="00C670FC">
            <w:pPr>
              <w:keepNext/>
              <w:spacing w:after="60"/>
              <w:rPr>
                <w:ins w:id="4210" w:author="Wittman, Jacob (CDC/DDNID/NCCDPHP/DDT) (CTR)" w:date="2023-08-15T14:04:00Z"/>
              </w:rPr>
            </w:pPr>
            <w:ins w:id="4211" w:author="Wittman, Jacob (CDC/DDNID/NCCDPHP/DDT) (CTR)" w:date="2023-08-15T14:04:00Z">
              <w:r>
                <w:rPr>
                  <w:rFonts w:ascii="Calibri" w:hAnsi="Calibri"/>
                  <w:sz w:val="20"/>
                </w:rPr>
                <w:t>47.7 (1.2)</w:t>
              </w:r>
            </w:ins>
          </w:p>
        </w:tc>
        <w:tc>
          <w:tcPr>
            <w:tcW w:w="0" w:type="auto"/>
            <w:tcBorders>
              <w:top w:val="single" w:sz="0" w:space="0" w:color="D3D3D3"/>
              <w:left w:val="single" w:sz="0" w:space="0" w:color="D3D3D3"/>
              <w:bottom w:val="single" w:sz="0" w:space="0" w:color="D3D3D3"/>
              <w:right w:val="single" w:sz="0" w:space="0" w:color="D3D3D3"/>
            </w:tcBorders>
          </w:tcPr>
          <w:p w14:paraId="03B44AA3" w14:textId="77777777" w:rsidR="00524773" w:rsidRDefault="00524773" w:rsidP="00C670FC">
            <w:pPr>
              <w:keepNext/>
              <w:spacing w:after="60"/>
              <w:rPr>
                <w:ins w:id="4212" w:author="Wittman, Jacob (CDC/DDNID/NCCDPHP/DDT) (CTR)" w:date="2023-08-15T14:04:00Z"/>
              </w:rPr>
            </w:pPr>
            <w:ins w:id="4213" w:author="Wittman, Jacob (CDC/DDNID/NCCDPHP/DDT) (CTR)" w:date="2023-08-15T14:04:00Z">
              <w:r>
                <w:rPr>
                  <w:rFonts w:ascii="Calibri" w:hAnsi="Calibri"/>
                  <w:sz w:val="20"/>
                </w:rPr>
                <w:t>48.5 (3.9)</w:t>
              </w:r>
            </w:ins>
          </w:p>
        </w:tc>
        <w:tc>
          <w:tcPr>
            <w:tcW w:w="0" w:type="auto"/>
            <w:tcBorders>
              <w:top w:val="single" w:sz="0" w:space="0" w:color="D3D3D3"/>
              <w:left w:val="single" w:sz="0" w:space="0" w:color="D3D3D3"/>
              <w:bottom w:val="single" w:sz="0" w:space="0" w:color="D3D3D3"/>
              <w:right w:val="single" w:sz="0" w:space="0" w:color="D3D3D3"/>
            </w:tcBorders>
          </w:tcPr>
          <w:p w14:paraId="369FFFD8" w14:textId="77777777" w:rsidR="00524773" w:rsidRDefault="00524773" w:rsidP="00C670FC">
            <w:pPr>
              <w:keepNext/>
              <w:spacing w:after="60"/>
              <w:rPr>
                <w:ins w:id="4214" w:author="Wittman, Jacob (CDC/DDNID/NCCDPHP/DDT) (CTR)" w:date="2023-08-15T14:04:00Z"/>
              </w:rPr>
            </w:pPr>
            <w:ins w:id="4215" w:author="Wittman, Jacob (CDC/DDNID/NCCDPHP/DDT) (CTR)" w:date="2023-08-15T14:04:00Z">
              <w:r>
                <w:rPr>
                  <w:rFonts w:ascii="Calibri" w:hAnsi="Calibri"/>
                  <w:sz w:val="20"/>
                </w:rPr>
                <w:t>42.8 (3.5)</w:t>
              </w:r>
            </w:ins>
          </w:p>
        </w:tc>
        <w:tc>
          <w:tcPr>
            <w:tcW w:w="0" w:type="auto"/>
            <w:tcBorders>
              <w:top w:val="single" w:sz="0" w:space="0" w:color="D3D3D3"/>
              <w:left w:val="single" w:sz="0" w:space="0" w:color="D3D3D3"/>
              <w:bottom w:val="single" w:sz="0" w:space="0" w:color="D3D3D3"/>
              <w:right w:val="single" w:sz="0" w:space="0" w:color="D3D3D3"/>
            </w:tcBorders>
          </w:tcPr>
          <w:p w14:paraId="3326D6E3" w14:textId="77777777" w:rsidR="00524773" w:rsidRDefault="00524773" w:rsidP="00C670FC">
            <w:pPr>
              <w:keepNext/>
              <w:spacing w:after="60"/>
              <w:rPr>
                <w:ins w:id="4216" w:author="Wittman, Jacob (CDC/DDNID/NCCDPHP/DDT) (CTR)" w:date="2023-08-15T14:04:00Z"/>
              </w:rPr>
            </w:pPr>
            <w:ins w:id="4217" w:author="Wittman, Jacob (CDC/DDNID/NCCDPHP/DDT) (CTR)" w:date="2023-08-15T14:04:00Z">
              <w:r>
                <w:rPr>
                  <w:rFonts w:ascii="Calibri" w:hAnsi="Calibri"/>
                  <w:sz w:val="20"/>
                </w:rPr>
                <w:t>46.2 (4.1)</w:t>
              </w:r>
            </w:ins>
          </w:p>
        </w:tc>
        <w:tc>
          <w:tcPr>
            <w:tcW w:w="0" w:type="auto"/>
            <w:tcBorders>
              <w:top w:val="single" w:sz="0" w:space="0" w:color="D3D3D3"/>
              <w:left w:val="single" w:sz="0" w:space="0" w:color="D3D3D3"/>
              <w:bottom w:val="single" w:sz="0" w:space="0" w:color="D3D3D3"/>
              <w:right w:val="single" w:sz="0" w:space="0" w:color="D3D3D3"/>
            </w:tcBorders>
          </w:tcPr>
          <w:p w14:paraId="740E9F00" w14:textId="77777777" w:rsidR="00524773" w:rsidRDefault="00524773" w:rsidP="00C670FC">
            <w:pPr>
              <w:keepNext/>
              <w:spacing w:after="60"/>
              <w:rPr>
                <w:ins w:id="4218" w:author="Wittman, Jacob (CDC/DDNID/NCCDPHP/DDT) (CTR)" w:date="2023-08-15T14:04:00Z"/>
              </w:rPr>
            </w:pPr>
            <w:ins w:id="4219" w:author="Wittman, Jacob (CDC/DDNID/NCCDPHP/DDT) (CTR)" w:date="2023-08-15T14:04:00Z">
              <w:r>
                <w:rPr>
                  <w:rFonts w:ascii="Calibri" w:hAnsi="Calibri"/>
                  <w:sz w:val="20"/>
                </w:rPr>
                <w:t>56.6 (3.6)</w:t>
              </w:r>
            </w:ins>
          </w:p>
        </w:tc>
        <w:tc>
          <w:tcPr>
            <w:tcW w:w="0" w:type="auto"/>
            <w:tcBorders>
              <w:top w:val="single" w:sz="0" w:space="0" w:color="D3D3D3"/>
              <w:left w:val="single" w:sz="0" w:space="0" w:color="D3D3D3"/>
              <w:bottom w:val="single" w:sz="0" w:space="0" w:color="D3D3D3"/>
              <w:right w:val="single" w:sz="0" w:space="0" w:color="D3D3D3"/>
            </w:tcBorders>
          </w:tcPr>
          <w:p w14:paraId="6FF6A959" w14:textId="77777777" w:rsidR="00524773" w:rsidRDefault="00524773" w:rsidP="00C670FC">
            <w:pPr>
              <w:keepNext/>
              <w:spacing w:after="60"/>
              <w:rPr>
                <w:ins w:id="4220" w:author="Wittman, Jacob (CDC/DDNID/NCCDPHP/DDT) (CTR)" w:date="2023-08-15T14:04:00Z"/>
              </w:rPr>
            </w:pPr>
            <w:ins w:id="4221" w:author="Wittman, Jacob (CDC/DDNID/NCCDPHP/DDT) (CTR)" w:date="2023-08-15T14:04:00Z">
              <w:r>
                <w:rPr>
                  <w:rFonts w:ascii="Calibri" w:hAnsi="Calibri"/>
                  <w:sz w:val="20"/>
                </w:rPr>
                <w:t>52.2 (4.9)</w:t>
              </w:r>
            </w:ins>
          </w:p>
        </w:tc>
        <w:tc>
          <w:tcPr>
            <w:tcW w:w="0" w:type="auto"/>
            <w:tcBorders>
              <w:top w:val="single" w:sz="0" w:space="0" w:color="D3D3D3"/>
              <w:left w:val="single" w:sz="0" w:space="0" w:color="D3D3D3"/>
              <w:bottom w:val="single" w:sz="0" w:space="0" w:color="D3D3D3"/>
              <w:right w:val="single" w:sz="0" w:space="0" w:color="D3D3D3"/>
            </w:tcBorders>
          </w:tcPr>
          <w:p w14:paraId="64CBC054" w14:textId="77777777" w:rsidR="00524773" w:rsidRDefault="00524773" w:rsidP="00C670FC">
            <w:pPr>
              <w:keepNext/>
              <w:spacing w:after="60"/>
              <w:rPr>
                <w:ins w:id="4222" w:author="Wittman, Jacob (CDC/DDNID/NCCDPHP/DDT) (CTR)" w:date="2023-08-15T14:04:00Z"/>
              </w:rPr>
            </w:pPr>
            <w:ins w:id="4223" w:author="Wittman, Jacob (CDC/DDNID/NCCDPHP/DDT) (CTR)" w:date="2023-08-15T14:04:00Z">
              <w:r>
                <w:rPr>
                  <w:rFonts w:ascii="Calibri" w:hAnsi="Calibri"/>
                  <w:sz w:val="20"/>
                </w:rPr>
                <w:t>49.8 (3.3)</w:t>
              </w:r>
            </w:ins>
          </w:p>
        </w:tc>
        <w:tc>
          <w:tcPr>
            <w:tcW w:w="0" w:type="auto"/>
            <w:tcBorders>
              <w:top w:val="single" w:sz="0" w:space="0" w:color="D3D3D3"/>
              <w:left w:val="single" w:sz="0" w:space="0" w:color="D3D3D3"/>
              <w:bottom w:val="single" w:sz="0" w:space="0" w:color="D3D3D3"/>
              <w:right w:val="single" w:sz="0" w:space="0" w:color="D3D3D3"/>
            </w:tcBorders>
          </w:tcPr>
          <w:p w14:paraId="779E403D" w14:textId="77777777" w:rsidR="00524773" w:rsidRDefault="00524773" w:rsidP="00C670FC">
            <w:pPr>
              <w:keepNext/>
              <w:spacing w:after="60"/>
              <w:rPr>
                <w:ins w:id="4224" w:author="Wittman, Jacob (CDC/DDNID/NCCDPHP/DDT) (CTR)" w:date="2023-08-15T14:04:00Z"/>
              </w:rPr>
            </w:pPr>
            <w:ins w:id="4225" w:author="Wittman, Jacob (CDC/DDNID/NCCDPHP/DDT) (CTR)" w:date="2023-08-15T14:04:00Z">
              <w:r>
                <w:rPr>
                  <w:rFonts w:ascii="Calibri" w:hAnsi="Calibri"/>
                  <w:sz w:val="20"/>
                </w:rPr>
                <w:t>46.1 (3.3)</w:t>
              </w:r>
            </w:ins>
          </w:p>
        </w:tc>
        <w:tc>
          <w:tcPr>
            <w:tcW w:w="0" w:type="auto"/>
            <w:tcBorders>
              <w:top w:val="single" w:sz="0" w:space="0" w:color="D3D3D3"/>
              <w:left w:val="single" w:sz="0" w:space="0" w:color="D3D3D3"/>
              <w:bottom w:val="single" w:sz="0" w:space="0" w:color="D3D3D3"/>
              <w:right w:val="single" w:sz="0" w:space="0" w:color="D3D3D3"/>
            </w:tcBorders>
          </w:tcPr>
          <w:p w14:paraId="0D134951" w14:textId="77777777" w:rsidR="00524773" w:rsidRDefault="00524773" w:rsidP="00C670FC">
            <w:pPr>
              <w:keepNext/>
              <w:spacing w:after="60"/>
              <w:rPr>
                <w:ins w:id="4226" w:author="Wittman, Jacob (CDC/DDNID/NCCDPHP/DDT) (CTR)" w:date="2023-08-15T14:04:00Z"/>
              </w:rPr>
            </w:pPr>
            <w:ins w:id="4227" w:author="Wittman, Jacob (CDC/DDNID/NCCDPHP/DDT) (CTR)" w:date="2023-08-15T14:04:00Z">
              <w:r>
                <w:rPr>
                  <w:rFonts w:ascii="Calibri" w:hAnsi="Calibri"/>
                  <w:sz w:val="20"/>
                </w:rPr>
                <w:t>45.8 (6.1)</w:t>
              </w:r>
            </w:ins>
          </w:p>
        </w:tc>
        <w:tc>
          <w:tcPr>
            <w:tcW w:w="0" w:type="auto"/>
            <w:tcBorders>
              <w:top w:val="single" w:sz="0" w:space="0" w:color="D3D3D3"/>
              <w:left w:val="single" w:sz="0" w:space="0" w:color="D3D3D3"/>
              <w:bottom w:val="single" w:sz="0" w:space="0" w:color="D3D3D3"/>
              <w:right w:val="single" w:sz="0" w:space="0" w:color="D3D3D3"/>
            </w:tcBorders>
          </w:tcPr>
          <w:p w14:paraId="37F0644B" w14:textId="77777777" w:rsidR="00524773" w:rsidRDefault="00524773" w:rsidP="00C670FC">
            <w:pPr>
              <w:keepNext/>
              <w:spacing w:after="60"/>
              <w:rPr>
                <w:ins w:id="4228" w:author="Wittman, Jacob (CDC/DDNID/NCCDPHP/DDT) (CTR)" w:date="2023-08-15T14:04:00Z"/>
              </w:rPr>
            </w:pPr>
            <w:ins w:id="4229" w:author="Wittman, Jacob (CDC/DDNID/NCCDPHP/DDT) (CTR)" w:date="2023-08-15T14:04:00Z">
              <w:r>
                <w:rPr>
                  <w:rFonts w:ascii="Calibri" w:hAnsi="Calibri"/>
                  <w:sz w:val="20"/>
                </w:rPr>
                <w:t>45.1 (3.6)</w:t>
              </w:r>
            </w:ins>
          </w:p>
        </w:tc>
        <w:tc>
          <w:tcPr>
            <w:tcW w:w="0" w:type="auto"/>
            <w:tcBorders>
              <w:top w:val="single" w:sz="0" w:space="0" w:color="D3D3D3"/>
              <w:left w:val="single" w:sz="0" w:space="0" w:color="D3D3D3"/>
              <w:bottom w:val="single" w:sz="0" w:space="0" w:color="D3D3D3"/>
              <w:right w:val="single" w:sz="0" w:space="0" w:color="D3D3D3"/>
            </w:tcBorders>
          </w:tcPr>
          <w:p w14:paraId="1C44701C" w14:textId="77777777" w:rsidR="00524773" w:rsidRDefault="00524773" w:rsidP="00C670FC">
            <w:pPr>
              <w:keepNext/>
              <w:spacing w:after="60"/>
              <w:rPr>
                <w:ins w:id="4230" w:author="Wittman, Jacob (CDC/DDNID/NCCDPHP/DDT) (CTR)" w:date="2023-08-15T14:04:00Z"/>
              </w:rPr>
            </w:pPr>
            <w:ins w:id="4231" w:author="Wittman, Jacob (CDC/DDNID/NCCDPHP/DDT) (CTR)" w:date="2023-08-15T14:04:00Z">
              <w:r>
                <w:rPr>
                  <w:rFonts w:ascii="Calibri" w:hAnsi="Calibri"/>
                  <w:sz w:val="20"/>
                </w:rPr>
                <w:t>41.4 (3.5)</w:t>
              </w:r>
            </w:ins>
          </w:p>
        </w:tc>
        <w:tc>
          <w:tcPr>
            <w:tcW w:w="0" w:type="auto"/>
            <w:tcBorders>
              <w:top w:val="single" w:sz="0" w:space="0" w:color="D3D3D3"/>
              <w:left w:val="single" w:sz="0" w:space="0" w:color="D3D3D3"/>
              <w:bottom w:val="single" w:sz="0" w:space="0" w:color="D3D3D3"/>
              <w:right w:val="single" w:sz="0" w:space="0" w:color="D3D3D3"/>
            </w:tcBorders>
          </w:tcPr>
          <w:p w14:paraId="088D9401" w14:textId="77777777" w:rsidR="00524773" w:rsidRDefault="00524773" w:rsidP="00C670FC">
            <w:pPr>
              <w:keepNext/>
              <w:spacing w:after="60"/>
              <w:rPr>
                <w:ins w:id="4232" w:author="Wittman, Jacob (CDC/DDNID/NCCDPHP/DDT) (CTR)" w:date="2023-08-15T14:04:00Z"/>
              </w:rPr>
            </w:pPr>
            <w:ins w:id="4233" w:author="Wittman, Jacob (CDC/DDNID/NCCDPHP/DDT) (CTR)" w:date="2023-08-15T14:04:00Z">
              <w:r>
                <w:rPr>
                  <w:rFonts w:ascii="Calibri" w:hAnsi="Calibri"/>
                  <w:sz w:val="20"/>
                </w:rPr>
                <w:t>51.7 (5.0)</w:t>
              </w:r>
            </w:ins>
          </w:p>
        </w:tc>
        <w:tc>
          <w:tcPr>
            <w:tcW w:w="0" w:type="auto"/>
            <w:tcBorders>
              <w:top w:val="single" w:sz="0" w:space="0" w:color="D3D3D3"/>
              <w:left w:val="single" w:sz="0" w:space="0" w:color="D3D3D3"/>
              <w:bottom w:val="single" w:sz="0" w:space="0" w:color="D3D3D3"/>
              <w:right w:val="single" w:sz="0" w:space="0" w:color="D3D3D3"/>
            </w:tcBorders>
          </w:tcPr>
          <w:p w14:paraId="3A7395D3" w14:textId="77777777" w:rsidR="00524773" w:rsidRDefault="00524773" w:rsidP="00C670FC">
            <w:pPr>
              <w:keepNext/>
              <w:spacing w:after="60"/>
              <w:rPr>
                <w:ins w:id="4234" w:author="Wittman, Jacob (CDC/DDNID/NCCDPHP/DDT) (CTR)" w:date="2023-08-15T14:04:00Z"/>
              </w:rPr>
            </w:pPr>
            <w:ins w:id="4235" w:author="Wittman, Jacob (CDC/DDNID/NCCDPHP/DDT) (CTR)" w:date="2023-08-15T14:04:00Z">
              <w:r>
                <w:rPr>
                  <w:rFonts w:ascii="Calibri" w:hAnsi="Calibri"/>
                  <w:sz w:val="20"/>
                </w:rPr>
                <w:t>45.5 (4.7)</w:t>
              </w:r>
            </w:ins>
          </w:p>
        </w:tc>
        <w:tc>
          <w:tcPr>
            <w:tcW w:w="0" w:type="auto"/>
            <w:tcBorders>
              <w:top w:val="single" w:sz="0" w:space="0" w:color="D3D3D3"/>
              <w:left w:val="single" w:sz="0" w:space="0" w:color="D3D3D3"/>
              <w:bottom w:val="single" w:sz="0" w:space="0" w:color="D3D3D3"/>
              <w:right w:val="single" w:sz="0" w:space="0" w:color="D3D3D3"/>
            </w:tcBorders>
          </w:tcPr>
          <w:p w14:paraId="7F47809D" w14:textId="77777777" w:rsidR="00524773" w:rsidRDefault="00524773" w:rsidP="00C670FC">
            <w:pPr>
              <w:keepNext/>
              <w:spacing w:after="60"/>
              <w:rPr>
                <w:ins w:id="4236" w:author="Wittman, Jacob (CDC/DDNID/NCCDPHP/DDT) (CTR)" w:date="2023-08-15T14:04:00Z"/>
              </w:rPr>
            </w:pPr>
            <w:ins w:id="4237" w:author="Wittman, Jacob (CDC/DDNID/NCCDPHP/DDT) (CTR)" w:date="2023-08-15T14:04:00Z">
              <w:r>
                <w:rPr>
                  <w:rFonts w:ascii="Calibri" w:hAnsi="Calibri"/>
                  <w:sz w:val="20"/>
                </w:rPr>
                <w:t>36.9 (5.8)</w:t>
              </w:r>
            </w:ins>
          </w:p>
        </w:tc>
        <w:tc>
          <w:tcPr>
            <w:tcW w:w="0" w:type="auto"/>
            <w:tcBorders>
              <w:top w:val="single" w:sz="0" w:space="0" w:color="D3D3D3"/>
              <w:left w:val="single" w:sz="0" w:space="0" w:color="D3D3D3"/>
              <w:bottom w:val="single" w:sz="0" w:space="0" w:color="D3D3D3"/>
              <w:right w:val="single" w:sz="0" w:space="0" w:color="D3D3D3"/>
            </w:tcBorders>
          </w:tcPr>
          <w:p w14:paraId="751DF361" w14:textId="77777777" w:rsidR="00524773" w:rsidRDefault="00524773" w:rsidP="00C670FC">
            <w:pPr>
              <w:keepNext/>
              <w:spacing w:after="60"/>
              <w:rPr>
                <w:ins w:id="4238" w:author="Wittman, Jacob (CDC/DDNID/NCCDPHP/DDT) (CTR)" w:date="2023-08-15T14:04:00Z"/>
              </w:rPr>
            </w:pPr>
            <w:ins w:id="4239" w:author="Wittman, Jacob (CDC/DDNID/NCCDPHP/DDT) (CTR)" w:date="2023-08-15T14:04:00Z">
              <w:r>
                <w:rPr>
                  <w:rFonts w:ascii="Calibri" w:hAnsi="Calibri"/>
                  <w:sz w:val="20"/>
                </w:rPr>
                <w:t>-6.3 (-30.5, 17.8)</w:t>
              </w:r>
            </w:ins>
          </w:p>
        </w:tc>
        <w:tc>
          <w:tcPr>
            <w:tcW w:w="0" w:type="auto"/>
            <w:tcBorders>
              <w:top w:val="single" w:sz="0" w:space="0" w:color="D3D3D3"/>
              <w:left w:val="single" w:sz="0" w:space="0" w:color="D3D3D3"/>
              <w:bottom w:val="single" w:sz="0" w:space="0" w:color="D3D3D3"/>
              <w:right w:val="single" w:sz="0" w:space="0" w:color="D3D3D3"/>
            </w:tcBorders>
          </w:tcPr>
          <w:p w14:paraId="190EC342" w14:textId="77777777" w:rsidR="00524773" w:rsidRDefault="00524773" w:rsidP="00C670FC">
            <w:pPr>
              <w:keepNext/>
              <w:spacing w:after="60"/>
              <w:rPr>
                <w:ins w:id="42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65678F" w14:textId="77777777" w:rsidR="00524773" w:rsidRDefault="00524773" w:rsidP="00C670FC">
            <w:pPr>
              <w:keepNext/>
              <w:spacing w:after="60"/>
              <w:rPr>
                <w:ins w:id="4241" w:author="Wittman, Jacob (CDC/DDNID/NCCDPHP/DDT) (CTR)" w:date="2023-08-15T14:04:00Z"/>
              </w:rPr>
            </w:pPr>
            <w:ins w:id="4242" w:author="Wittman, Jacob (CDC/DDNID/NCCDPHP/DDT) (CTR)" w:date="2023-08-15T14:04:00Z">
              <w:r>
                <w:rPr>
                  <w:rFonts w:ascii="Calibri" w:hAnsi="Calibri"/>
                  <w:sz w:val="20"/>
                </w:rPr>
                <w:t>-0.5 (-2.2, 1.2)</w:t>
              </w:r>
            </w:ins>
          </w:p>
        </w:tc>
        <w:tc>
          <w:tcPr>
            <w:tcW w:w="0" w:type="auto"/>
            <w:tcBorders>
              <w:top w:val="single" w:sz="0" w:space="0" w:color="D3D3D3"/>
              <w:left w:val="single" w:sz="0" w:space="0" w:color="D3D3D3"/>
              <w:bottom w:val="single" w:sz="0" w:space="0" w:color="D3D3D3"/>
              <w:right w:val="single" w:sz="0" w:space="0" w:color="D3D3D3"/>
            </w:tcBorders>
          </w:tcPr>
          <w:p w14:paraId="5B42B5B6" w14:textId="77777777" w:rsidR="00524773" w:rsidRDefault="00524773" w:rsidP="00C670FC">
            <w:pPr>
              <w:keepNext/>
              <w:spacing w:after="60"/>
              <w:rPr>
                <w:ins w:id="4243" w:author="Wittman, Jacob (CDC/DDNID/NCCDPHP/DDT) (CTR)" w:date="2023-08-15T14:04:00Z"/>
              </w:rPr>
            </w:pPr>
            <w:ins w:id="4244" w:author="Wittman, Jacob (CDC/DDNID/NCCDPHP/DDT) (CTR)" w:date="2023-08-15T14:04:00Z">
              <w:r>
                <w:rPr>
                  <w:rFonts w:ascii="Calibri" w:hAnsi="Calibri"/>
                  <w:sz w:val="20"/>
                </w:rPr>
                <w:t>-0.5 (-2.2, 1.2)</w:t>
              </w:r>
            </w:ins>
          </w:p>
        </w:tc>
      </w:tr>
      <w:tr w:rsidR="00524773" w14:paraId="3319C111" w14:textId="77777777" w:rsidTr="00C670FC">
        <w:trPr>
          <w:cantSplit/>
          <w:jc w:val="center"/>
          <w:ins w:id="42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A23136" w14:textId="77777777" w:rsidR="00524773" w:rsidRDefault="00524773" w:rsidP="00C670FC">
            <w:pPr>
              <w:keepNext/>
              <w:spacing w:after="60"/>
              <w:rPr>
                <w:ins w:id="4246" w:author="Wittman, Jacob (CDC/DDNID/NCCDPHP/DDT) (CTR)" w:date="2023-08-15T14:04:00Z"/>
              </w:rPr>
            </w:pPr>
            <w:ins w:id="4247"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F46C175" w14:textId="77777777" w:rsidR="00524773" w:rsidRDefault="00524773" w:rsidP="00C670FC">
            <w:pPr>
              <w:keepNext/>
              <w:spacing w:after="60"/>
              <w:rPr>
                <w:ins w:id="4248" w:author="Wittman, Jacob (CDC/DDNID/NCCDPHP/DDT) (CTR)" w:date="2023-08-15T14:04:00Z"/>
              </w:rPr>
            </w:pPr>
            <w:ins w:id="4249" w:author="Wittman, Jacob (CDC/DDNID/NCCDPHP/DDT) (CTR)" w:date="2023-08-15T14:04:00Z">
              <w:r>
                <w:rPr>
                  <w:rFonts w:ascii="Calibri" w:hAnsi="Calibri"/>
                  <w:sz w:val="20"/>
                </w:rPr>
                <w:t>55.0 (1.0)</w:t>
              </w:r>
            </w:ins>
          </w:p>
        </w:tc>
        <w:tc>
          <w:tcPr>
            <w:tcW w:w="0" w:type="auto"/>
            <w:tcBorders>
              <w:top w:val="single" w:sz="0" w:space="0" w:color="D3D3D3"/>
              <w:left w:val="single" w:sz="0" w:space="0" w:color="D3D3D3"/>
              <w:bottom w:val="single" w:sz="0" w:space="0" w:color="D3D3D3"/>
              <w:right w:val="single" w:sz="0" w:space="0" w:color="D3D3D3"/>
            </w:tcBorders>
          </w:tcPr>
          <w:p w14:paraId="28785B01" w14:textId="77777777" w:rsidR="00524773" w:rsidRDefault="00524773" w:rsidP="00C670FC">
            <w:pPr>
              <w:keepNext/>
              <w:spacing w:after="60"/>
              <w:rPr>
                <w:ins w:id="4250" w:author="Wittman, Jacob (CDC/DDNID/NCCDPHP/DDT) (CTR)" w:date="2023-08-15T14:04:00Z"/>
              </w:rPr>
            </w:pPr>
            <w:ins w:id="4251" w:author="Wittman, Jacob (CDC/DDNID/NCCDPHP/DDT) (CTR)" w:date="2023-08-15T14:04:00Z">
              <w:r>
                <w:rPr>
                  <w:rFonts w:ascii="Calibri" w:hAnsi="Calibri"/>
                  <w:sz w:val="20"/>
                </w:rPr>
                <w:t>54.4 (3.2)</w:t>
              </w:r>
            </w:ins>
          </w:p>
        </w:tc>
        <w:tc>
          <w:tcPr>
            <w:tcW w:w="0" w:type="auto"/>
            <w:tcBorders>
              <w:top w:val="single" w:sz="0" w:space="0" w:color="D3D3D3"/>
              <w:left w:val="single" w:sz="0" w:space="0" w:color="D3D3D3"/>
              <w:bottom w:val="single" w:sz="0" w:space="0" w:color="D3D3D3"/>
              <w:right w:val="single" w:sz="0" w:space="0" w:color="D3D3D3"/>
            </w:tcBorders>
          </w:tcPr>
          <w:p w14:paraId="2C48035D" w14:textId="77777777" w:rsidR="00524773" w:rsidRDefault="00524773" w:rsidP="00C670FC">
            <w:pPr>
              <w:keepNext/>
              <w:spacing w:after="60"/>
              <w:rPr>
                <w:ins w:id="4252" w:author="Wittman, Jacob (CDC/DDNID/NCCDPHP/DDT) (CTR)" w:date="2023-08-15T14:04:00Z"/>
              </w:rPr>
            </w:pPr>
            <w:ins w:id="4253" w:author="Wittman, Jacob (CDC/DDNID/NCCDPHP/DDT) (CTR)" w:date="2023-08-15T14:04:00Z">
              <w:r>
                <w:rPr>
                  <w:rFonts w:ascii="Calibri" w:hAnsi="Calibri"/>
                  <w:sz w:val="20"/>
                </w:rPr>
                <w:t>53.0 (3.6)</w:t>
              </w:r>
            </w:ins>
          </w:p>
        </w:tc>
        <w:tc>
          <w:tcPr>
            <w:tcW w:w="0" w:type="auto"/>
            <w:tcBorders>
              <w:top w:val="single" w:sz="0" w:space="0" w:color="D3D3D3"/>
              <w:left w:val="single" w:sz="0" w:space="0" w:color="D3D3D3"/>
              <w:bottom w:val="single" w:sz="0" w:space="0" w:color="D3D3D3"/>
              <w:right w:val="single" w:sz="0" w:space="0" w:color="D3D3D3"/>
            </w:tcBorders>
          </w:tcPr>
          <w:p w14:paraId="61B5E3FF" w14:textId="77777777" w:rsidR="00524773" w:rsidRDefault="00524773" w:rsidP="00C670FC">
            <w:pPr>
              <w:keepNext/>
              <w:spacing w:after="60"/>
              <w:rPr>
                <w:ins w:id="4254" w:author="Wittman, Jacob (CDC/DDNID/NCCDPHP/DDT) (CTR)" w:date="2023-08-15T14:04:00Z"/>
              </w:rPr>
            </w:pPr>
            <w:ins w:id="4255" w:author="Wittman, Jacob (CDC/DDNID/NCCDPHP/DDT) (CTR)" w:date="2023-08-15T14:04:00Z">
              <w:r>
                <w:rPr>
                  <w:rFonts w:ascii="Calibri" w:hAnsi="Calibri"/>
                  <w:sz w:val="20"/>
                </w:rPr>
                <w:t>60.3 (3.1)</w:t>
              </w:r>
            </w:ins>
          </w:p>
        </w:tc>
        <w:tc>
          <w:tcPr>
            <w:tcW w:w="0" w:type="auto"/>
            <w:tcBorders>
              <w:top w:val="single" w:sz="0" w:space="0" w:color="D3D3D3"/>
              <w:left w:val="single" w:sz="0" w:space="0" w:color="D3D3D3"/>
              <w:bottom w:val="single" w:sz="0" w:space="0" w:color="D3D3D3"/>
              <w:right w:val="single" w:sz="0" w:space="0" w:color="D3D3D3"/>
            </w:tcBorders>
          </w:tcPr>
          <w:p w14:paraId="19F885FB" w14:textId="77777777" w:rsidR="00524773" w:rsidRDefault="00524773" w:rsidP="00C670FC">
            <w:pPr>
              <w:keepNext/>
              <w:spacing w:after="60"/>
              <w:rPr>
                <w:ins w:id="4256" w:author="Wittman, Jacob (CDC/DDNID/NCCDPHP/DDT) (CTR)" w:date="2023-08-15T14:04:00Z"/>
              </w:rPr>
            </w:pPr>
            <w:ins w:id="4257" w:author="Wittman, Jacob (CDC/DDNID/NCCDPHP/DDT) (CTR)" w:date="2023-08-15T14:04:00Z">
              <w:r>
                <w:rPr>
                  <w:rFonts w:ascii="Calibri" w:hAnsi="Calibri"/>
                  <w:sz w:val="20"/>
                </w:rPr>
                <w:t>56.3 (3.3)</w:t>
              </w:r>
            </w:ins>
          </w:p>
        </w:tc>
        <w:tc>
          <w:tcPr>
            <w:tcW w:w="0" w:type="auto"/>
            <w:tcBorders>
              <w:top w:val="single" w:sz="0" w:space="0" w:color="D3D3D3"/>
              <w:left w:val="single" w:sz="0" w:space="0" w:color="D3D3D3"/>
              <w:bottom w:val="single" w:sz="0" w:space="0" w:color="D3D3D3"/>
              <w:right w:val="single" w:sz="0" w:space="0" w:color="D3D3D3"/>
            </w:tcBorders>
          </w:tcPr>
          <w:p w14:paraId="6E38A794" w14:textId="77777777" w:rsidR="00524773" w:rsidRDefault="00524773" w:rsidP="00C670FC">
            <w:pPr>
              <w:keepNext/>
              <w:spacing w:after="60"/>
              <w:rPr>
                <w:ins w:id="4258" w:author="Wittman, Jacob (CDC/DDNID/NCCDPHP/DDT) (CTR)" w:date="2023-08-15T14:04:00Z"/>
              </w:rPr>
            </w:pPr>
            <w:ins w:id="4259" w:author="Wittman, Jacob (CDC/DDNID/NCCDPHP/DDT) (CTR)" w:date="2023-08-15T14:04:00Z">
              <w:r>
                <w:rPr>
                  <w:rFonts w:ascii="Calibri" w:hAnsi="Calibri"/>
                  <w:sz w:val="20"/>
                </w:rPr>
                <w:t>60.4 (4.0)</w:t>
              </w:r>
            </w:ins>
          </w:p>
        </w:tc>
        <w:tc>
          <w:tcPr>
            <w:tcW w:w="0" w:type="auto"/>
            <w:tcBorders>
              <w:top w:val="single" w:sz="0" w:space="0" w:color="D3D3D3"/>
              <w:left w:val="single" w:sz="0" w:space="0" w:color="D3D3D3"/>
              <w:bottom w:val="single" w:sz="0" w:space="0" w:color="D3D3D3"/>
              <w:right w:val="single" w:sz="0" w:space="0" w:color="D3D3D3"/>
            </w:tcBorders>
          </w:tcPr>
          <w:p w14:paraId="0E81B7DA" w14:textId="77777777" w:rsidR="00524773" w:rsidRDefault="00524773" w:rsidP="00C670FC">
            <w:pPr>
              <w:keepNext/>
              <w:spacing w:after="60"/>
              <w:rPr>
                <w:ins w:id="4260" w:author="Wittman, Jacob (CDC/DDNID/NCCDPHP/DDT) (CTR)" w:date="2023-08-15T14:04:00Z"/>
              </w:rPr>
            </w:pPr>
            <w:ins w:id="4261" w:author="Wittman, Jacob (CDC/DDNID/NCCDPHP/DDT) (CTR)" w:date="2023-08-15T14:04:00Z">
              <w:r>
                <w:rPr>
                  <w:rFonts w:ascii="Calibri" w:hAnsi="Calibri"/>
                  <w:sz w:val="20"/>
                </w:rPr>
                <w:t>57.6 (3.9)</w:t>
              </w:r>
            </w:ins>
          </w:p>
        </w:tc>
        <w:tc>
          <w:tcPr>
            <w:tcW w:w="0" w:type="auto"/>
            <w:tcBorders>
              <w:top w:val="single" w:sz="0" w:space="0" w:color="D3D3D3"/>
              <w:left w:val="single" w:sz="0" w:space="0" w:color="D3D3D3"/>
              <w:bottom w:val="single" w:sz="0" w:space="0" w:color="D3D3D3"/>
              <w:right w:val="single" w:sz="0" w:space="0" w:color="D3D3D3"/>
            </w:tcBorders>
          </w:tcPr>
          <w:p w14:paraId="2176ED01" w14:textId="77777777" w:rsidR="00524773" w:rsidRDefault="00524773" w:rsidP="00C670FC">
            <w:pPr>
              <w:keepNext/>
              <w:spacing w:after="60"/>
              <w:rPr>
                <w:ins w:id="4262" w:author="Wittman, Jacob (CDC/DDNID/NCCDPHP/DDT) (CTR)" w:date="2023-08-15T14:04:00Z"/>
              </w:rPr>
            </w:pPr>
            <w:ins w:id="4263" w:author="Wittman, Jacob (CDC/DDNID/NCCDPHP/DDT) (CTR)" w:date="2023-08-15T14:04:00Z">
              <w:r>
                <w:rPr>
                  <w:rFonts w:ascii="Calibri" w:hAnsi="Calibri"/>
                  <w:sz w:val="20"/>
                </w:rPr>
                <w:t>55.7 (3.2)</w:t>
              </w:r>
            </w:ins>
          </w:p>
        </w:tc>
        <w:tc>
          <w:tcPr>
            <w:tcW w:w="0" w:type="auto"/>
            <w:tcBorders>
              <w:top w:val="single" w:sz="0" w:space="0" w:color="D3D3D3"/>
              <w:left w:val="single" w:sz="0" w:space="0" w:color="D3D3D3"/>
              <w:bottom w:val="single" w:sz="0" w:space="0" w:color="D3D3D3"/>
              <w:right w:val="single" w:sz="0" w:space="0" w:color="D3D3D3"/>
            </w:tcBorders>
          </w:tcPr>
          <w:p w14:paraId="6A6F0BCA" w14:textId="77777777" w:rsidR="00524773" w:rsidRDefault="00524773" w:rsidP="00C670FC">
            <w:pPr>
              <w:keepNext/>
              <w:spacing w:after="60"/>
              <w:rPr>
                <w:ins w:id="4264" w:author="Wittman, Jacob (CDC/DDNID/NCCDPHP/DDT) (CTR)" w:date="2023-08-15T14:04:00Z"/>
              </w:rPr>
            </w:pPr>
            <w:ins w:id="4265" w:author="Wittman, Jacob (CDC/DDNID/NCCDPHP/DDT) (CTR)" w:date="2023-08-15T14:04:00Z">
              <w:r>
                <w:rPr>
                  <w:rFonts w:ascii="Calibri" w:hAnsi="Calibri"/>
                  <w:sz w:val="20"/>
                </w:rPr>
                <w:t>51.2 (4.5)</w:t>
              </w:r>
            </w:ins>
          </w:p>
        </w:tc>
        <w:tc>
          <w:tcPr>
            <w:tcW w:w="0" w:type="auto"/>
            <w:tcBorders>
              <w:top w:val="single" w:sz="0" w:space="0" w:color="D3D3D3"/>
              <w:left w:val="single" w:sz="0" w:space="0" w:color="D3D3D3"/>
              <w:bottom w:val="single" w:sz="0" w:space="0" w:color="D3D3D3"/>
              <w:right w:val="single" w:sz="0" w:space="0" w:color="D3D3D3"/>
            </w:tcBorders>
          </w:tcPr>
          <w:p w14:paraId="412428B6" w14:textId="77777777" w:rsidR="00524773" w:rsidRDefault="00524773" w:rsidP="00C670FC">
            <w:pPr>
              <w:keepNext/>
              <w:spacing w:after="60"/>
              <w:rPr>
                <w:ins w:id="4266" w:author="Wittman, Jacob (CDC/DDNID/NCCDPHP/DDT) (CTR)" w:date="2023-08-15T14:04:00Z"/>
              </w:rPr>
            </w:pPr>
            <w:ins w:id="4267" w:author="Wittman, Jacob (CDC/DDNID/NCCDPHP/DDT) (CTR)" w:date="2023-08-15T14:04:00Z">
              <w:r>
                <w:rPr>
                  <w:rFonts w:ascii="Calibri" w:hAnsi="Calibri"/>
                  <w:sz w:val="20"/>
                </w:rPr>
                <w:t>55.8 (2.9)</w:t>
              </w:r>
            </w:ins>
          </w:p>
        </w:tc>
        <w:tc>
          <w:tcPr>
            <w:tcW w:w="0" w:type="auto"/>
            <w:tcBorders>
              <w:top w:val="single" w:sz="0" w:space="0" w:color="D3D3D3"/>
              <w:left w:val="single" w:sz="0" w:space="0" w:color="D3D3D3"/>
              <w:bottom w:val="single" w:sz="0" w:space="0" w:color="D3D3D3"/>
              <w:right w:val="single" w:sz="0" w:space="0" w:color="D3D3D3"/>
            </w:tcBorders>
          </w:tcPr>
          <w:p w14:paraId="233AB046" w14:textId="77777777" w:rsidR="00524773" w:rsidRDefault="00524773" w:rsidP="00C670FC">
            <w:pPr>
              <w:keepNext/>
              <w:spacing w:after="60"/>
              <w:rPr>
                <w:ins w:id="4268" w:author="Wittman, Jacob (CDC/DDNID/NCCDPHP/DDT) (CTR)" w:date="2023-08-15T14:04:00Z"/>
              </w:rPr>
            </w:pPr>
            <w:ins w:id="4269" w:author="Wittman, Jacob (CDC/DDNID/NCCDPHP/DDT) (CTR)" w:date="2023-08-15T14:04:00Z">
              <w:r>
                <w:rPr>
                  <w:rFonts w:ascii="Calibri" w:hAnsi="Calibri"/>
                  <w:sz w:val="20"/>
                </w:rPr>
                <w:t>48.7 (3.2)</w:t>
              </w:r>
            </w:ins>
          </w:p>
        </w:tc>
        <w:tc>
          <w:tcPr>
            <w:tcW w:w="0" w:type="auto"/>
            <w:tcBorders>
              <w:top w:val="single" w:sz="0" w:space="0" w:color="D3D3D3"/>
              <w:left w:val="single" w:sz="0" w:space="0" w:color="D3D3D3"/>
              <w:bottom w:val="single" w:sz="0" w:space="0" w:color="D3D3D3"/>
              <w:right w:val="single" w:sz="0" w:space="0" w:color="D3D3D3"/>
            </w:tcBorders>
          </w:tcPr>
          <w:p w14:paraId="1D894553" w14:textId="77777777" w:rsidR="00524773" w:rsidRDefault="00524773" w:rsidP="00C670FC">
            <w:pPr>
              <w:keepNext/>
              <w:spacing w:after="60"/>
              <w:rPr>
                <w:ins w:id="4270" w:author="Wittman, Jacob (CDC/DDNID/NCCDPHP/DDT) (CTR)" w:date="2023-08-15T14:04:00Z"/>
              </w:rPr>
            </w:pPr>
            <w:ins w:id="4271" w:author="Wittman, Jacob (CDC/DDNID/NCCDPHP/DDT) (CTR)" w:date="2023-08-15T14:04:00Z">
              <w:r>
                <w:rPr>
                  <w:rFonts w:ascii="Calibri" w:hAnsi="Calibri"/>
                  <w:sz w:val="20"/>
                </w:rPr>
                <w:t>52.2 (3.7)</w:t>
              </w:r>
            </w:ins>
          </w:p>
        </w:tc>
        <w:tc>
          <w:tcPr>
            <w:tcW w:w="0" w:type="auto"/>
            <w:tcBorders>
              <w:top w:val="single" w:sz="0" w:space="0" w:color="D3D3D3"/>
              <w:left w:val="single" w:sz="0" w:space="0" w:color="D3D3D3"/>
              <w:bottom w:val="single" w:sz="0" w:space="0" w:color="D3D3D3"/>
              <w:right w:val="single" w:sz="0" w:space="0" w:color="D3D3D3"/>
            </w:tcBorders>
          </w:tcPr>
          <w:p w14:paraId="3635371A" w14:textId="77777777" w:rsidR="00524773" w:rsidRDefault="00524773" w:rsidP="00C670FC">
            <w:pPr>
              <w:keepNext/>
              <w:spacing w:after="60"/>
              <w:rPr>
                <w:ins w:id="4272" w:author="Wittman, Jacob (CDC/DDNID/NCCDPHP/DDT) (CTR)" w:date="2023-08-15T14:04:00Z"/>
              </w:rPr>
            </w:pPr>
            <w:ins w:id="4273" w:author="Wittman, Jacob (CDC/DDNID/NCCDPHP/DDT) (CTR)" w:date="2023-08-15T14:04:00Z">
              <w:r>
                <w:rPr>
                  <w:rFonts w:ascii="Calibri" w:hAnsi="Calibri"/>
                  <w:sz w:val="20"/>
                </w:rPr>
                <w:t>54.7 (4.0)</w:t>
              </w:r>
            </w:ins>
          </w:p>
        </w:tc>
        <w:tc>
          <w:tcPr>
            <w:tcW w:w="0" w:type="auto"/>
            <w:tcBorders>
              <w:top w:val="single" w:sz="0" w:space="0" w:color="D3D3D3"/>
              <w:left w:val="single" w:sz="0" w:space="0" w:color="D3D3D3"/>
              <w:bottom w:val="single" w:sz="0" w:space="0" w:color="D3D3D3"/>
              <w:right w:val="single" w:sz="0" w:space="0" w:color="D3D3D3"/>
            </w:tcBorders>
          </w:tcPr>
          <w:p w14:paraId="328FB1E5" w14:textId="77777777" w:rsidR="00524773" w:rsidRDefault="00524773" w:rsidP="00C670FC">
            <w:pPr>
              <w:keepNext/>
              <w:spacing w:after="60"/>
              <w:rPr>
                <w:ins w:id="4274" w:author="Wittman, Jacob (CDC/DDNID/NCCDPHP/DDT) (CTR)" w:date="2023-08-15T14:04:00Z"/>
              </w:rPr>
            </w:pPr>
            <w:ins w:id="4275" w:author="Wittman, Jacob (CDC/DDNID/NCCDPHP/DDT) (CTR)" w:date="2023-08-15T14:04:00Z">
              <w:r>
                <w:rPr>
                  <w:rFonts w:ascii="Calibri" w:hAnsi="Calibri"/>
                  <w:sz w:val="20"/>
                </w:rPr>
                <w:t>51.0 (4.5)</w:t>
              </w:r>
            </w:ins>
          </w:p>
        </w:tc>
        <w:tc>
          <w:tcPr>
            <w:tcW w:w="0" w:type="auto"/>
            <w:tcBorders>
              <w:top w:val="single" w:sz="0" w:space="0" w:color="D3D3D3"/>
              <w:left w:val="single" w:sz="0" w:space="0" w:color="D3D3D3"/>
              <w:bottom w:val="single" w:sz="0" w:space="0" w:color="D3D3D3"/>
              <w:right w:val="single" w:sz="0" w:space="0" w:color="D3D3D3"/>
            </w:tcBorders>
          </w:tcPr>
          <w:p w14:paraId="4DA862AD" w14:textId="77777777" w:rsidR="00524773" w:rsidRDefault="00524773" w:rsidP="00C670FC">
            <w:pPr>
              <w:keepNext/>
              <w:spacing w:after="60"/>
              <w:rPr>
                <w:ins w:id="4276" w:author="Wittman, Jacob (CDC/DDNID/NCCDPHP/DDT) (CTR)" w:date="2023-08-15T14:04:00Z"/>
              </w:rPr>
            </w:pPr>
            <w:ins w:id="4277" w:author="Wittman, Jacob (CDC/DDNID/NCCDPHP/DDT) (CTR)" w:date="2023-08-15T14:04:00Z">
              <w:r>
                <w:rPr>
                  <w:rFonts w:ascii="Calibri" w:hAnsi="Calibri"/>
                  <w:sz w:val="20"/>
                </w:rPr>
                <w:t>0.6 (-17.9, 19.0)</w:t>
              </w:r>
            </w:ins>
          </w:p>
        </w:tc>
        <w:tc>
          <w:tcPr>
            <w:tcW w:w="0" w:type="auto"/>
            <w:tcBorders>
              <w:top w:val="single" w:sz="0" w:space="0" w:color="D3D3D3"/>
              <w:left w:val="single" w:sz="0" w:space="0" w:color="D3D3D3"/>
              <w:bottom w:val="single" w:sz="0" w:space="0" w:color="D3D3D3"/>
              <w:right w:val="single" w:sz="0" w:space="0" w:color="D3D3D3"/>
            </w:tcBorders>
          </w:tcPr>
          <w:p w14:paraId="4FDE616F" w14:textId="77777777" w:rsidR="00524773" w:rsidRDefault="00524773" w:rsidP="00C670FC">
            <w:pPr>
              <w:keepNext/>
              <w:spacing w:after="60"/>
              <w:rPr>
                <w:ins w:id="42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14CD051" w14:textId="77777777" w:rsidR="00524773" w:rsidRDefault="00524773" w:rsidP="00C670FC">
            <w:pPr>
              <w:keepNext/>
              <w:spacing w:after="60"/>
              <w:rPr>
                <w:ins w:id="4279" w:author="Wittman, Jacob (CDC/DDNID/NCCDPHP/DDT) (CTR)" w:date="2023-08-15T14:04:00Z"/>
              </w:rPr>
            </w:pPr>
            <w:ins w:id="4280" w:author="Wittman, Jacob (CDC/DDNID/NCCDPHP/DDT) (CTR)" w:date="2023-08-15T14:04:00Z">
              <w:r>
                <w:rPr>
                  <w:rFonts w:ascii="Calibri" w:hAnsi="Calibri"/>
                  <w:sz w:val="20"/>
                </w:rPr>
                <w:t>-0.7 (-1.9, 0.4)</w:t>
              </w:r>
            </w:ins>
          </w:p>
        </w:tc>
        <w:tc>
          <w:tcPr>
            <w:tcW w:w="0" w:type="auto"/>
            <w:tcBorders>
              <w:top w:val="single" w:sz="0" w:space="0" w:color="D3D3D3"/>
              <w:left w:val="single" w:sz="0" w:space="0" w:color="D3D3D3"/>
              <w:bottom w:val="single" w:sz="0" w:space="0" w:color="D3D3D3"/>
              <w:right w:val="single" w:sz="0" w:space="0" w:color="D3D3D3"/>
            </w:tcBorders>
          </w:tcPr>
          <w:p w14:paraId="1AE089F8" w14:textId="77777777" w:rsidR="00524773" w:rsidRDefault="00524773" w:rsidP="00C670FC">
            <w:pPr>
              <w:keepNext/>
              <w:spacing w:after="60"/>
              <w:rPr>
                <w:ins w:id="4281" w:author="Wittman, Jacob (CDC/DDNID/NCCDPHP/DDT) (CTR)" w:date="2023-08-15T14:04:00Z"/>
              </w:rPr>
            </w:pPr>
            <w:ins w:id="4282" w:author="Wittman, Jacob (CDC/DDNID/NCCDPHP/DDT) (CTR)" w:date="2023-08-15T14:04:00Z">
              <w:r>
                <w:rPr>
                  <w:rFonts w:ascii="Calibri" w:hAnsi="Calibri"/>
                  <w:sz w:val="20"/>
                </w:rPr>
                <w:t>-0.7 (-1.9, 0.4)</w:t>
              </w:r>
            </w:ins>
          </w:p>
        </w:tc>
      </w:tr>
      <w:tr w:rsidR="00524773" w14:paraId="0BACD924" w14:textId="77777777" w:rsidTr="00C670FC">
        <w:trPr>
          <w:cantSplit/>
          <w:jc w:val="center"/>
          <w:ins w:id="42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107812" w14:textId="77777777" w:rsidR="00524773" w:rsidRDefault="00524773" w:rsidP="00C670FC">
            <w:pPr>
              <w:keepNext/>
              <w:spacing w:after="60"/>
              <w:rPr>
                <w:ins w:id="4284" w:author="Wittman, Jacob (CDC/DDNID/NCCDPHP/DDT) (CTR)" w:date="2023-08-15T14:04:00Z"/>
              </w:rPr>
            </w:pPr>
            <w:ins w:id="4285"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58DB5501" w14:textId="77777777" w:rsidR="00524773" w:rsidRDefault="00524773" w:rsidP="00C670FC">
            <w:pPr>
              <w:keepNext/>
              <w:spacing w:after="60"/>
              <w:rPr>
                <w:ins w:id="4286" w:author="Wittman, Jacob (CDC/DDNID/NCCDPHP/DDT) (CTR)" w:date="2023-08-15T14:04:00Z"/>
              </w:rPr>
            </w:pPr>
            <w:ins w:id="4287" w:author="Wittman, Jacob (CDC/DDNID/NCCDPHP/DDT) (CTR)" w:date="2023-08-15T14:04:00Z">
              <w:r>
                <w:rPr>
                  <w:rFonts w:ascii="Calibri" w:hAnsi="Calibri"/>
                  <w:sz w:val="20"/>
                </w:rPr>
                <w:t>63.1 (1.2)</w:t>
              </w:r>
            </w:ins>
          </w:p>
        </w:tc>
        <w:tc>
          <w:tcPr>
            <w:tcW w:w="0" w:type="auto"/>
            <w:tcBorders>
              <w:top w:val="single" w:sz="0" w:space="0" w:color="D3D3D3"/>
              <w:left w:val="single" w:sz="0" w:space="0" w:color="D3D3D3"/>
              <w:bottom w:val="single" w:sz="0" w:space="0" w:color="D3D3D3"/>
              <w:right w:val="single" w:sz="0" w:space="0" w:color="D3D3D3"/>
            </w:tcBorders>
          </w:tcPr>
          <w:p w14:paraId="7158FAFA" w14:textId="77777777" w:rsidR="00524773" w:rsidRDefault="00524773" w:rsidP="00C670FC">
            <w:pPr>
              <w:keepNext/>
              <w:spacing w:after="60"/>
              <w:rPr>
                <w:ins w:id="4288" w:author="Wittman, Jacob (CDC/DDNID/NCCDPHP/DDT) (CTR)" w:date="2023-08-15T14:04:00Z"/>
              </w:rPr>
            </w:pPr>
            <w:ins w:id="4289" w:author="Wittman, Jacob (CDC/DDNID/NCCDPHP/DDT) (CTR)" w:date="2023-08-15T14:04:00Z">
              <w:r>
                <w:rPr>
                  <w:rFonts w:ascii="Calibri" w:hAnsi="Calibri"/>
                  <w:sz w:val="20"/>
                </w:rPr>
                <w:t>63.9 (4.2)</w:t>
              </w:r>
            </w:ins>
          </w:p>
        </w:tc>
        <w:tc>
          <w:tcPr>
            <w:tcW w:w="0" w:type="auto"/>
            <w:tcBorders>
              <w:top w:val="single" w:sz="0" w:space="0" w:color="D3D3D3"/>
              <w:left w:val="single" w:sz="0" w:space="0" w:color="D3D3D3"/>
              <w:bottom w:val="single" w:sz="0" w:space="0" w:color="D3D3D3"/>
              <w:right w:val="single" w:sz="0" w:space="0" w:color="D3D3D3"/>
            </w:tcBorders>
          </w:tcPr>
          <w:p w14:paraId="7DA12D12" w14:textId="77777777" w:rsidR="00524773" w:rsidRDefault="00524773" w:rsidP="00C670FC">
            <w:pPr>
              <w:keepNext/>
              <w:spacing w:after="60"/>
              <w:rPr>
                <w:ins w:id="4290" w:author="Wittman, Jacob (CDC/DDNID/NCCDPHP/DDT) (CTR)" w:date="2023-08-15T14:04:00Z"/>
              </w:rPr>
            </w:pPr>
            <w:ins w:id="4291" w:author="Wittman, Jacob (CDC/DDNID/NCCDPHP/DDT) (CTR)" w:date="2023-08-15T14:04:00Z">
              <w:r>
                <w:rPr>
                  <w:rFonts w:ascii="Calibri" w:hAnsi="Calibri"/>
                  <w:sz w:val="20"/>
                </w:rPr>
                <w:t>60.9 (4.6)</w:t>
              </w:r>
            </w:ins>
          </w:p>
        </w:tc>
        <w:tc>
          <w:tcPr>
            <w:tcW w:w="0" w:type="auto"/>
            <w:tcBorders>
              <w:top w:val="single" w:sz="0" w:space="0" w:color="D3D3D3"/>
              <w:left w:val="single" w:sz="0" w:space="0" w:color="D3D3D3"/>
              <w:bottom w:val="single" w:sz="0" w:space="0" w:color="D3D3D3"/>
              <w:right w:val="single" w:sz="0" w:space="0" w:color="D3D3D3"/>
            </w:tcBorders>
          </w:tcPr>
          <w:p w14:paraId="2B4B0D3E" w14:textId="77777777" w:rsidR="00524773" w:rsidRDefault="00524773" w:rsidP="00C670FC">
            <w:pPr>
              <w:keepNext/>
              <w:spacing w:after="60"/>
              <w:rPr>
                <w:ins w:id="4292" w:author="Wittman, Jacob (CDC/DDNID/NCCDPHP/DDT) (CTR)" w:date="2023-08-15T14:04:00Z"/>
              </w:rPr>
            </w:pPr>
            <w:ins w:id="4293" w:author="Wittman, Jacob (CDC/DDNID/NCCDPHP/DDT) (CTR)" w:date="2023-08-15T14:04:00Z">
              <w:r>
                <w:rPr>
                  <w:rFonts w:ascii="Calibri" w:hAnsi="Calibri"/>
                  <w:sz w:val="20"/>
                </w:rPr>
                <w:t>59.1 (3.9)</w:t>
              </w:r>
            </w:ins>
          </w:p>
        </w:tc>
        <w:tc>
          <w:tcPr>
            <w:tcW w:w="0" w:type="auto"/>
            <w:tcBorders>
              <w:top w:val="single" w:sz="0" w:space="0" w:color="D3D3D3"/>
              <w:left w:val="single" w:sz="0" w:space="0" w:color="D3D3D3"/>
              <w:bottom w:val="single" w:sz="0" w:space="0" w:color="D3D3D3"/>
              <w:right w:val="single" w:sz="0" w:space="0" w:color="D3D3D3"/>
            </w:tcBorders>
          </w:tcPr>
          <w:p w14:paraId="7947C72E" w14:textId="77777777" w:rsidR="00524773" w:rsidRDefault="00524773" w:rsidP="00C670FC">
            <w:pPr>
              <w:keepNext/>
              <w:spacing w:after="60"/>
              <w:rPr>
                <w:ins w:id="4294" w:author="Wittman, Jacob (CDC/DDNID/NCCDPHP/DDT) (CTR)" w:date="2023-08-15T14:04:00Z"/>
              </w:rPr>
            </w:pPr>
            <w:ins w:id="4295" w:author="Wittman, Jacob (CDC/DDNID/NCCDPHP/DDT) (CTR)" w:date="2023-08-15T14:04:00Z">
              <w:r>
                <w:rPr>
                  <w:rFonts w:ascii="Calibri" w:hAnsi="Calibri"/>
                  <w:sz w:val="20"/>
                </w:rPr>
                <w:t>65.5 (4.2)</w:t>
              </w:r>
            </w:ins>
          </w:p>
        </w:tc>
        <w:tc>
          <w:tcPr>
            <w:tcW w:w="0" w:type="auto"/>
            <w:tcBorders>
              <w:top w:val="single" w:sz="0" w:space="0" w:color="D3D3D3"/>
              <w:left w:val="single" w:sz="0" w:space="0" w:color="D3D3D3"/>
              <w:bottom w:val="single" w:sz="0" w:space="0" w:color="D3D3D3"/>
              <w:right w:val="single" w:sz="0" w:space="0" w:color="D3D3D3"/>
            </w:tcBorders>
          </w:tcPr>
          <w:p w14:paraId="51B130BD" w14:textId="77777777" w:rsidR="00524773" w:rsidRDefault="00524773" w:rsidP="00C670FC">
            <w:pPr>
              <w:keepNext/>
              <w:spacing w:after="60"/>
              <w:rPr>
                <w:ins w:id="4296" w:author="Wittman, Jacob (CDC/DDNID/NCCDPHP/DDT) (CTR)" w:date="2023-08-15T14:04:00Z"/>
              </w:rPr>
            </w:pPr>
            <w:ins w:id="4297" w:author="Wittman, Jacob (CDC/DDNID/NCCDPHP/DDT) (CTR)" w:date="2023-08-15T14:04:00Z">
              <w:r>
                <w:rPr>
                  <w:rFonts w:ascii="Calibri" w:hAnsi="Calibri"/>
                  <w:sz w:val="20"/>
                </w:rPr>
                <w:t>71.3 (5.0)</w:t>
              </w:r>
            </w:ins>
          </w:p>
        </w:tc>
        <w:tc>
          <w:tcPr>
            <w:tcW w:w="0" w:type="auto"/>
            <w:tcBorders>
              <w:top w:val="single" w:sz="0" w:space="0" w:color="D3D3D3"/>
              <w:left w:val="single" w:sz="0" w:space="0" w:color="D3D3D3"/>
              <w:bottom w:val="single" w:sz="0" w:space="0" w:color="D3D3D3"/>
              <w:right w:val="single" w:sz="0" w:space="0" w:color="D3D3D3"/>
            </w:tcBorders>
          </w:tcPr>
          <w:p w14:paraId="15A79469" w14:textId="77777777" w:rsidR="00524773" w:rsidRDefault="00524773" w:rsidP="00C670FC">
            <w:pPr>
              <w:keepNext/>
              <w:spacing w:after="60"/>
              <w:rPr>
                <w:ins w:id="4298" w:author="Wittman, Jacob (CDC/DDNID/NCCDPHP/DDT) (CTR)" w:date="2023-08-15T14:04:00Z"/>
              </w:rPr>
            </w:pPr>
            <w:ins w:id="4299" w:author="Wittman, Jacob (CDC/DDNID/NCCDPHP/DDT) (CTR)" w:date="2023-08-15T14:04:00Z">
              <w:r>
                <w:rPr>
                  <w:rFonts w:ascii="Calibri" w:hAnsi="Calibri"/>
                  <w:sz w:val="20"/>
                </w:rPr>
                <w:t>64.5 (4.2)</w:t>
              </w:r>
            </w:ins>
          </w:p>
        </w:tc>
        <w:tc>
          <w:tcPr>
            <w:tcW w:w="0" w:type="auto"/>
            <w:tcBorders>
              <w:top w:val="single" w:sz="0" w:space="0" w:color="D3D3D3"/>
              <w:left w:val="single" w:sz="0" w:space="0" w:color="D3D3D3"/>
              <w:bottom w:val="single" w:sz="0" w:space="0" w:color="D3D3D3"/>
              <w:right w:val="single" w:sz="0" w:space="0" w:color="D3D3D3"/>
            </w:tcBorders>
          </w:tcPr>
          <w:p w14:paraId="58F53A23" w14:textId="77777777" w:rsidR="00524773" w:rsidRDefault="00524773" w:rsidP="00C670FC">
            <w:pPr>
              <w:keepNext/>
              <w:spacing w:after="60"/>
              <w:rPr>
                <w:ins w:id="4300" w:author="Wittman, Jacob (CDC/DDNID/NCCDPHP/DDT) (CTR)" w:date="2023-08-15T14:04:00Z"/>
              </w:rPr>
            </w:pPr>
            <w:ins w:id="4301" w:author="Wittman, Jacob (CDC/DDNID/NCCDPHP/DDT) (CTR)" w:date="2023-08-15T14:04:00Z">
              <w:r>
                <w:rPr>
                  <w:rFonts w:ascii="Calibri" w:hAnsi="Calibri"/>
                  <w:sz w:val="20"/>
                </w:rPr>
                <w:t>59.7 (4.6)</w:t>
              </w:r>
            </w:ins>
          </w:p>
        </w:tc>
        <w:tc>
          <w:tcPr>
            <w:tcW w:w="0" w:type="auto"/>
            <w:tcBorders>
              <w:top w:val="single" w:sz="0" w:space="0" w:color="D3D3D3"/>
              <w:left w:val="single" w:sz="0" w:space="0" w:color="D3D3D3"/>
              <w:bottom w:val="single" w:sz="0" w:space="0" w:color="D3D3D3"/>
              <w:right w:val="single" w:sz="0" w:space="0" w:color="D3D3D3"/>
            </w:tcBorders>
          </w:tcPr>
          <w:p w14:paraId="52C4412E" w14:textId="77777777" w:rsidR="00524773" w:rsidRDefault="00524773" w:rsidP="00C670FC">
            <w:pPr>
              <w:keepNext/>
              <w:spacing w:after="60"/>
              <w:rPr>
                <w:ins w:id="4302" w:author="Wittman, Jacob (CDC/DDNID/NCCDPHP/DDT) (CTR)" w:date="2023-08-15T14:04:00Z"/>
              </w:rPr>
            </w:pPr>
            <w:ins w:id="4303" w:author="Wittman, Jacob (CDC/DDNID/NCCDPHP/DDT) (CTR)" w:date="2023-08-15T14:04:00Z">
              <w:r>
                <w:rPr>
                  <w:rFonts w:ascii="Calibri" w:hAnsi="Calibri"/>
                  <w:sz w:val="20"/>
                </w:rPr>
                <w:t>66.7 (4.8)</w:t>
              </w:r>
            </w:ins>
          </w:p>
        </w:tc>
        <w:tc>
          <w:tcPr>
            <w:tcW w:w="0" w:type="auto"/>
            <w:tcBorders>
              <w:top w:val="single" w:sz="0" w:space="0" w:color="D3D3D3"/>
              <w:left w:val="single" w:sz="0" w:space="0" w:color="D3D3D3"/>
              <w:bottom w:val="single" w:sz="0" w:space="0" w:color="D3D3D3"/>
              <w:right w:val="single" w:sz="0" w:space="0" w:color="D3D3D3"/>
            </w:tcBorders>
          </w:tcPr>
          <w:p w14:paraId="4E057433" w14:textId="77777777" w:rsidR="00524773" w:rsidRDefault="00524773" w:rsidP="00C670FC">
            <w:pPr>
              <w:keepNext/>
              <w:spacing w:after="60"/>
              <w:rPr>
                <w:ins w:id="4304" w:author="Wittman, Jacob (CDC/DDNID/NCCDPHP/DDT) (CTR)" w:date="2023-08-15T14:04:00Z"/>
              </w:rPr>
            </w:pPr>
            <w:ins w:id="4305" w:author="Wittman, Jacob (CDC/DDNID/NCCDPHP/DDT) (CTR)" w:date="2023-08-15T14:04:00Z">
              <w:r>
                <w:rPr>
                  <w:rFonts w:ascii="Calibri" w:hAnsi="Calibri"/>
                  <w:sz w:val="20"/>
                </w:rPr>
                <w:t>61.6 (4.7)</w:t>
              </w:r>
            </w:ins>
          </w:p>
        </w:tc>
        <w:tc>
          <w:tcPr>
            <w:tcW w:w="0" w:type="auto"/>
            <w:tcBorders>
              <w:top w:val="single" w:sz="0" w:space="0" w:color="D3D3D3"/>
              <w:left w:val="single" w:sz="0" w:space="0" w:color="D3D3D3"/>
              <w:bottom w:val="single" w:sz="0" w:space="0" w:color="D3D3D3"/>
              <w:right w:val="single" w:sz="0" w:space="0" w:color="D3D3D3"/>
            </w:tcBorders>
          </w:tcPr>
          <w:p w14:paraId="4247B759" w14:textId="77777777" w:rsidR="00524773" w:rsidRDefault="00524773" w:rsidP="00C670FC">
            <w:pPr>
              <w:keepNext/>
              <w:spacing w:after="60"/>
              <w:rPr>
                <w:ins w:id="4306" w:author="Wittman, Jacob (CDC/DDNID/NCCDPHP/DDT) (CTR)" w:date="2023-08-15T14:04:00Z"/>
              </w:rPr>
            </w:pPr>
            <w:ins w:id="4307" w:author="Wittman, Jacob (CDC/DDNID/NCCDPHP/DDT) (CTR)" w:date="2023-08-15T14:04:00Z">
              <w:r>
                <w:rPr>
                  <w:rFonts w:ascii="Calibri" w:hAnsi="Calibri"/>
                  <w:sz w:val="20"/>
                </w:rPr>
                <w:t>64.2 (3.8)</w:t>
              </w:r>
            </w:ins>
          </w:p>
        </w:tc>
        <w:tc>
          <w:tcPr>
            <w:tcW w:w="0" w:type="auto"/>
            <w:tcBorders>
              <w:top w:val="single" w:sz="0" w:space="0" w:color="D3D3D3"/>
              <w:left w:val="single" w:sz="0" w:space="0" w:color="D3D3D3"/>
              <w:bottom w:val="single" w:sz="0" w:space="0" w:color="D3D3D3"/>
              <w:right w:val="single" w:sz="0" w:space="0" w:color="D3D3D3"/>
            </w:tcBorders>
          </w:tcPr>
          <w:p w14:paraId="54519D9C" w14:textId="77777777" w:rsidR="00524773" w:rsidRDefault="00524773" w:rsidP="00C670FC">
            <w:pPr>
              <w:keepNext/>
              <w:spacing w:after="60"/>
              <w:rPr>
                <w:ins w:id="4308" w:author="Wittman, Jacob (CDC/DDNID/NCCDPHP/DDT) (CTR)" w:date="2023-08-15T14:04:00Z"/>
              </w:rPr>
            </w:pPr>
            <w:ins w:id="4309" w:author="Wittman, Jacob (CDC/DDNID/NCCDPHP/DDT) (CTR)" w:date="2023-08-15T14:04:00Z">
              <w:r>
                <w:rPr>
                  <w:rFonts w:ascii="Calibri" w:hAnsi="Calibri"/>
                  <w:sz w:val="20"/>
                </w:rPr>
                <w:t>65.4 (4.2)</w:t>
              </w:r>
            </w:ins>
          </w:p>
        </w:tc>
        <w:tc>
          <w:tcPr>
            <w:tcW w:w="0" w:type="auto"/>
            <w:tcBorders>
              <w:top w:val="single" w:sz="0" w:space="0" w:color="D3D3D3"/>
              <w:left w:val="single" w:sz="0" w:space="0" w:color="D3D3D3"/>
              <w:bottom w:val="single" w:sz="0" w:space="0" w:color="D3D3D3"/>
              <w:right w:val="single" w:sz="0" w:space="0" w:color="D3D3D3"/>
            </w:tcBorders>
          </w:tcPr>
          <w:p w14:paraId="5A184010" w14:textId="77777777" w:rsidR="00524773" w:rsidRDefault="00524773" w:rsidP="00C670FC">
            <w:pPr>
              <w:keepNext/>
              <w:spacing w:after="60"/>
              <w:rPr>
                <w:ins w:id="4310" w:author="Wittman, Jacob (CDC/DDNID/NCCDPHP/DDT) (CTR)" w:date="2023-08-15T14:04:00Z"/>
              </w:rPr>
            </w:pPr>
            <w:ins w:id="4311" w:author="Wittman, Jacob (CDC/DDNID/NCCDPHP/DDT) (CTR)" w:date="2023-08-15T14:04:00Z">
              <w:r>
                <w:rPr>
                  <w:rFonts w:ascii="Calibri" w:hAnsi="Calibri"/>
                  <w:sz w:val="20"/>
                </w:rPr>
                <w:t>54.8 (4.9)</w:t>
              </w:r>
            </w:ins>
          </w:p>
        </w:tc>
        <w:tc>
          <w:tcPr>
            <w:tcW w:w="0" w:type="auto"/>
            <w:tcBorders>
              <w:top w:val="single" w:sz="0" w:space="0" w:color="D3D3D3"/>
              <w:left w:val="single" w:sz="0" w:space="0" w:color="D3D3D3"/>
              <w:bottom w:val="single" w:sz="0" w:space="0" w:color="D3D3D3"/>
              <w:right w:val="single" w:sz="0" w:space="0" w:color="D3D3D3"/>
            </w:tcBorders>
          </w:tcPr>
          <w:p w14:paraId="6F5E9035" w14:textId="77777777" w:rsidR="00524773" w:rsidRDefault="00524773" w:rsidP="00C670FC">
            <w:pPr>
              <w:keepNext/>
              <w:spacing w:after="60"/>
              <w:rPr>
                <w:ins w:id="4312" w:author="Wittman, Jacob (CDC/DDNID/NCCDPHP/DDT) (CTR)" w:date="2023-08-15T14:04:00Z"/>
              </w:rPr>
            </w:pPr>
            <w:ins w:id="4313" w:author="Wittman, Jacob (CDC/DDNID/NCCDPHP/DDT) (CTR)" w:date="2023-08-15T14:04:00Z">
              <w:r>
                <w:rPr>
                  <w:rFonts w:ascii="Calibri" w:hAnsi="Calibri"/>
                  <w:sz w:val="20"/>
                </w:rPr>
                <w:t>53.6 (4.9)</w:t>
              </w:r>
            </w:ins>
          </w:p>
        </w:tc>
        <w:tc>
          <w:tcPr>
            <w:tcW w:w="0" w:type="auto"/>
            <w:tcBorders>
              <w:top w:val="single" w:sz="0" w:space="0" w:color="D3D3D3"/>
              <w:left w:val="single" w:sz="0" w:space="0" w:color="D3D3D3"/>
              <w:bottom w:val="single" w:sz="0" w:space="0" w:color="D3D3D3"/>
              <w:right w:val="single" w:sz="0" w:space="0" w:color="D3D3D3"/>
            </w:tcBorders>
          </w:tcPr>
          <w:p w14:paraId="19CF3EC3" w14:textId="77777777" w:rsidR="00524773" w:rsidRDefault="00524773" w:rsidP="00C670FC">
            <w:pPr>
              <w:keepNext/>
              <w:spacing w:after="60"/>
              <w:rPr>
                <w:ins w:id="4314" w:author="Wittman, Jacob (CDC/DDNID/NCCDPHP/DDT) (CTR)" w:date="2023-08-15T14:04:00Z"/>
              </w:rPr>
            </w:pPr>
            <w:ins w:id="4315" w:author="Wittman, Jacob (CDC/DDNID/NCCDPHP/DDT) (CTR)" w:date="2023-08-15T14:04:00Z">
              <w:r>
                <w:rPr>
                  <w:rFonts w:ascii="Calibri" w:hAnsi="Calibri"/>
                  <w:sz w:val="20"/>
                </w:rPr>
                <w:t>-14.2 (-33.0, 4.5)</w:t>
              </w:r>
            </w:ins>
          </w:p>
        </w:tc>
        <w:tc>
          <w:tcPr>
            <w:tcW w:w="0" w:type="auto"/>
            <w:tcBorders>
              <w:top w:val="single" w:sz="0" w:space="0" w:color="D3D3D3"/>
              <w:left w:val="single" w:sz="0" w:space="0" w:color="D3D3D3"/>
              <w:bottom w:val="single" w:sz="0" w:space="0" w:color="D3D3D3"/>
              <w:right w:val="single" w:sz="0" w:space="0" w:color="D3D3D3"/>
            </w:tcBorders>
          </w:tcPr>
          <w:p w14:paraId="3EA77BE8" w14:textId="77777777" w:rsidR="00524773" w:rsidRDefault="00524773" w:rsidP="00C670FC">
            <w:pPr>
              <w:keepNext/>
              <w:spacing w:after="60"/>
              <w:rPr>
                <w:ins w:id="43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494E8B" w14:textId="77777777" w:rsidR="00524773" w:rsidRDefault="00524773" w:rsidP="00C670FC">
            <w:pPr>
              <w:keepNext/>
              <w:spacing w:after="60"/>
              <w:rPr>
                <w:ins w:id="4317" w:author="Wittman, Jacob (CDC/DDNID/NCCDPHP/DDT) (CTR)" w:date="2023-08-15T14:04:00Z"/>
              </w:rPr>
            </w:pPr>
            <w:ins w:id="4318" w:author="Wittman, Jacob (CDC/DDNID/NCCDPHP/DDT) (CTR)" w:date="2023-08-15T14:04:00Z">
              <w:r>
                <w:rPr>
                  <w:rFonts w:ascii="Calibri" w:hAnsi="Calibri"/>
                  <w:sz w:val="20"/>
                </w:rPr>
                <w:t>-0.4 (-1.7, 0.9)</w:t>
              </w:r>
            </w:ins>
          </w:p>
        </w:tc>
        <w:tc>
          <w:tcPr>
            <w:tcW w:w="0" w:type="auto"/>
            <w:tcBorders>
              <w:top w:val="single" w:sz="0" w:space="0" w:color="D3D3D3"/>
              <w:left w:val="single" w:sz="0" w:space="0" w:color="D3D3D3"/>
              <w:bottom w:val="single" w:sz="0" w:space="0" w:color="D3D3D3"/>
              <w:right w:val="single" w:sz="0" w:space="0" w:color="D3D3D3"/>
            </w:tcBorders>
          </w:tcPr>
          <w:p w14:paraId="29570D7A" w14:textId="77777777" w:rsidR="00524773" w:rsidRDefault="00524773" w:rsidP="00C670FC">
            <w:pPr>
              <w:keepNext/>
              <w:spacing w:after="60"/>
              <w:rPr>
                <w:ins w:id="4319" w:author="Wittman, Jacob (CDC/DDNID/NCCDPHP/DDT) (CTR)" w:date="2023-08-15T14:04:00Z"/>
              </w:rPr>
            </w:pPr>
            <w:ins w:id="4320" w:author="Wittman, Jacob (CDC/DDNID/NCCDPHP/DDT) (CTR)" w:date="2023-08-15T14:04:00Z">
              <w:r>
                <w:rPr>
                  <w:rFonts w:ascii="Calibri" w:hAnsi="Calibri"/>
                  <w:sz w:val="20"/>
                </w:rPr>
                <w:t>-0.4 (-1.7, 0.9)</w:t>
              </w:r>
            </w:ins>
          </w:p>
        </w:tc>
      </w:tr>
      <w:tr w:rsidR="00524773" w14:paraId="7DCA1CF5" w14:textId="77777777" w:rsidTr="00C670FC">
        <w:trPr>
          <w:cantSplit/>
          <w:jc w:val="center"/>
          <w:ins w:id="43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112E910" w14:textId="77777777" w:rsidR="00524773" w:rsidRDefault="00524773" w:rsidP="00C670FC">
            <w:pPr>
              <w:keepNext/>
              <w:spacing w:after="60"/>
              <w:rPr>
                <w:ins w:id="4322" w:author="Wittman, Jacob (CDC/DDNID/NCCDPHP/DDT) (CTR)" w:date="2023-08-15T14:04:00Z"/>
              </w:rPr>
            </w:pPr>
            <w:ins w:id="4323" w:author="Wittman, Jacob (CDC/DDNID/NCCDPHP/DDT) (CTR)" w:date="2023-08-15T14:04:00Z">
              <w:r>
                <w:rPr>
                  <w:rFonts w:ascii="Calibri" w:hAnsi="Calibri"/>
                  <w:sz w:val="20"/>
                </w:rPr>
                <w:lastRenderedPageBreak/>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4D83BA04" w14:textId="77777777" w:rsidR="00524773" w:rsidRDefault="00524773" w:rsidP="00C670FC">
            <w:pPr>
              <w:keepNext/>
              <w:spacing w:after="60"/>
              <w:rPr>
                <w:ins w:id="4324" w:author="Wittman, Jacob (CDC/DDNID/NCCDPHP/DDT) (CTR)" w:date="2023-08-15T14:04:00Z"/>
              </w:rPr>
            </w:pPr>
            <w:ins w:id="4325" w:author="Wittman, Jacob (CDC/DDNID/NCCDPHP/DDT) (CTR)" w:date="2023-08-15T14:04:00Z">
              <w:r>
                <w:rPr>
                  <w:rFonts w:ascii="Calibri" w:hAnsi="Calibri"/>
                  <w:sz w:val="20"/>
                </w:rPr>
                <w:t>48.5 (1.7)</w:t>
              </w:r>
            </w:ins>
          </w:p>
        </w:tc>
        <w:tc>
          <w:tcPr>
            <w:tcW w:w="0" w:type="auto"/>
            <w:tcBorders>
              <w:top w:val="single" w:sz="0" w:space="0" w:color="D3D3D3"/>
              <w:left w:val="single" w:sz="0" w:space="0" w:color="D3D3D3"/>
              <w:bottom w:val="single" w:sz="0" w:space="0" w:color="D3D3D3"/>
              <w:right w:val="single" w:sz="0" w:space="0" w:color="D3D3D3"/>
            </w:tcBorders>
          </w:tcPr>
          <w:p w14:paraId="518415ED" w14:textId="77777777" w:rsidR="00524773" w:rsidRDefault="00524773" w:rsidP="00C670FC">
            <w:pPr>
              <w:keepNext/>
              <w:spacing w:after="60"/>
              <w:rPr>
                <w:ins w:id="4326" w:author="Wittman, Jacob (CDC/DDNID/NCCDPHP/DDT) (CTR)" w:date="2023-08-15T14:04:00Z"/>
              </w:rPr>
            </w:pPr>
            <w:ins w:id="4327" w:author="Wittman, Jacob (CDC/DDNID/NCCDPHP/DDT) (CTR)" w:date="2023-08-15T14:04:00Z">
              <w:r>
                <w:rPr>
                  <w:rFonts w:ascii="Calibri" w:hAnsi="Calibri"/>
                  <w:sz w:val="20"/>
                </w:rPr>
                <w:t>51.4 (13.8)</w:t>
              </w:r>
            </w:ins>
          </w:p>
        </w:tc>
        <w:tc>
          <w:tcPr>
            <w:tcW w:w="0" w:type="auto"/>
            <w:tcBorders>
              <w:top w:val="single" w:sz="0" w:space="0" w:color="D3D3D3"/>
              <w:left w:val="single" w:sz="0" w:space="0" w:color="D3D3D3"/>
              <w:bottom w:val="single" w:sz="0" w:space="0" w:color="D3D3D3"/>
              <w:right w:val="single" w:sz="0" w:space="0" w:color="D3D3D3"/>
            </w:tcBorders>
          </w:tcPr>
          <w:p w14:paraId="534A0EAC" w14:textId="77777777" w:rsidR="00524773" w:rsidRDefault="00524773" w:rsidP="00C670FC">
            <w:pPr>
              <w:keepNext/>
              <w:spacing w:after="60"/>
              <w:rPr>
                <w:ins w:id="4328" w:author="Wittman, Jacob (CDC/DDNID/NCCDPHP/DDT) (CTR)" w:date="2023-08-15T14:04:00Z"/>
              </w:rPr>
            </w:pPr>
            <w:ins w:id="4329" w:author="Wittman, Jacob (CDC/DDNID/NCCDPHP/DDT) (CTR)" w:date="2023-08-15T14:04:00Z">
              <w:r>
                <w:rPr>
                  <w:rFonts w:ascii="Calibri" w:hAnsi="Calibri"/>
                  <w:sz w:val="20"/>
                </w:rPr>
                <w:t>58.9 (12.6)</w:t>
              </w:r>
            </w:ins>
          </w:p>
        </w:tc>
        <w:tc>
          <w:tcPr>
            <w:tcW w:w="0" w:type="auto"/>
            <w:tcBorders>
              <w:top w:val="single" w:sz="0" w:space="0" w:color="D3D3D3"/>
              <w:left w:val="single" w:sz="0" w:space="0" w:color="D3D3D3"/>
              <w:bottom w:val="single" w:sz="0" w:space="0" w:color="D3D3D3"/>
              <w:right w:val="single" w:sz="0" w:space="0" w:color="D3D3D3"/>
            </w:tcBorders>
          </w:tcPr>
          <w:p w14:paraId="5B21B3B3" w14:textId="77777777" w:rsidR="00524773" w:rsidRDefault="00524773" w:rsidP="00C670FC">
            <w:pPr>
              <w:keepNext/>
              <w:spacing w:after="60"/>
              <w:rPr>
                <w:ins w:id="4330" w:author="Wittman, Jacob (CDC/DDNID/NCCDPHP/DDT) (CTR)" w:date="2023-08-15T14:04:00Z"/>
              </w:rPr>
            </w:pPr>
            <w:ins w:id="4331" w:author="Wittman, Jacob (CDC/DDNID/NCCDPHP/DDT) (CTR)" w:date="2023-08-15T14:04:00Z">
              <w:r>
                <w:rPr>
                  <w:rFonts w:ascii="Calibri" w:hAnsi="Calibri"/>
                  <w:sz w:val="20"/>
                </w:rPr>
                <w:t>33.6 (14.9)</w:t>
              </w:r>
            </w:ins>
          </w:p>
        </w:tc>
        <w:tc>
          <w:tcPr>
            <w:tcW w:w="0" w:type="auto"/>
            <w:tcBorders>
              <w:top w:val="single" w:sz="0" w:space="0" w:color="D3D3D3"/>
              <w:left w:val="single" w:sz="0" w:space="0" w:color="D3D3D3"/>
              <w:bottom w:val="single" w:sz="0" w:space="0" w:color="D3D3D3"/>
              <w:right w:val="single" w:sz="0" w:space="0" w:color="D3D3D3"/>
            </w:tcBorders>
          </w:tcPr>
          <w:p w14:paraId="36F7C45A" w14:textId="77777777" w:rsidR="00524773" w:rsidRDefault="00524773" w:rsidP="00C670FC">
            <w:pPr>
              <w:keepNext/>
              <w:spacing w:after="60"/>
              <w:rPr>
                <w:ins w:id="4332" w:author="Wittman, Jacob (CDC/DDNID/NCCDPHP/DDT) (CTR)" w:date="2023-08-15T14:04:00Z"/>
              </w:rPr>
            </w:pPr>
            <w:ins w:id="4333" w:author="Wittman, Jacob (CDC/DDNID/NCCDPHP/DDT) (CTR)" w:date="2023-08-15T14:04:00Z">
              <w:r>
                <w:rPr>
                  <w:rFonts w:ascii="Calibri" w:hAnsi="Calibri"/>
                  <w:sz w:val="20"/>
                </w:rPr>
                <w:t>54.6 (18.6)</w:t>
              </w:r>
            </w:ins>
          </w:p>
        </w:tc>
        <w:tc>
          <w:tcPr>
            <w:tcW w:w="0" w:type="auto"/>
            <w:tcBorders>
              <w:top w:val="single" w:sz="0" w:space="0" w:color="D3D3D3"/>
              <w:left w:val="single" w:sz="0" w:space="0" w:color="D3D3D3"/>
              <w:bottom w:val="single" w:sz="0" w:space="0" w:color="D3D3D3"/>
              <w:right w:val="single" w:sz="0" w:space="0" w:color="D3D3D3"/>
            </w:tcBorders>
          </w:tcPr>
          <w:p w14:paraId="5A3480DE" w14:textId="77777777" w:rsidR="00524773" w:rsidRDefault="00524773" w:rsidP="00C670FC">
            <w:pPr>
              <w:keepNext/>
              <w:spacing w:after="60"/>
              <w:rPr>
                <w:ins w:id="4334" w:author="Wittman, Jacob (CDC/DDNID/NCCDPHP/DDT) (CTR)" w:date="2023-08-15T14:04:00Z"/>
              </w:rPr>
            </w:pPr>
            <w:ins w:id="4335" w:author="Wittman, Jacob (CDC/DDNID/NCCDPHP/DDT) (CTR)" w:date="2023-08-15T14:04:00Z">
              <w:r>
                <w:rPr>
                  <w:rFonts w:ascii="Calibri" w:hAnsi="Calibri"/>
                  <w:sz w:val="20"/>
                </w:rPr>
                <w:t>47.4 (3.6)</w:t>
              </w:r>
            </w:ins>
          </w:p>
        </w:tc>
        <w:tc>
          <w:tcPr>
            <w:tcW w:w="0" w:type="auto"/>
            <w:tcBorders>
              <w:top w:val="single" w:sz="0" w:space="0" w:color="D3D3D3"/>
              <w:left w:val="single" w:sz="0" w:space="0" w:color="D3D3D3"/>
              <w:bottom w:val="single" w:sz="0" w:space="0" w:color="D3D3D3"/>
              <w:right w:val="single" w:sz="0" w:space="0" w:color="D3D3D3"/>
            </w:tcBorders>
          </w:tcPr>
          <w:p w14:paraId="2B40AC20" w14:textId="77777777" w:rsidR="00524773" w:rsidRDefault="00524773" w:rsidP="00C670FC">
            <w:pPr>
              <w:keepNext/>
              <w:spacing w:after="60"/>
              <w:rPr>
                <w:ins w:id="4336" w:author="Wittman, Jacob (CDC/DDNID/NCCDPHP/DDT) (CTR)" w:date="2023-08-15T14:04:00Z"/>
              </w:rPr>
            </w:pPr>
            <w:ins w:id="4337" w:author="Wittman, Jacob (CDC/DDNID/NCCDPHP/DDT) (CTR)" w:date="2023-08-15T14:04:00Z">
              <w:r>
                <w:rPr>
                  <w:rFonts w:ascii="Calibri" w:hAnsi="Calibri"/>
                  <w:sz w:val="20"/>
                </w:rPr>
                <w:t>46.8 (3.6)</w:t>
              </w:r>
            </w:ins>
          </w:p>
        </w:tc>
        <w:tc>
          <w:tcPr>
            <w:tcW w:w="0" w:type="auto"/>
            <w:tcBorders>
              <w:top w:val="single" w:sz="0" w:space="0" w:color="D3D3D3"/>
              <w:left w:val="single" w:sz="0" w:space="0" w:color="D3D3D3"/>
              <w:bottom w:val="single" w:sz="0" w:space="0" w:color="D3D3D3"/>
              <w:right w:val="single" w:sz="0" w:space="0" w:color="D3D3D3"/>
            </w:tcBorders>
          </w:tcPr>
          <w:p w14:paraId="6B181B8B" w14:textId="77777777" w:rsidR="00524773" w:rsidRDefault="00524773" w:rsidP="00C670FC">
            <w:pPr>
              <w:keepNext/>
              <w:spacing w:after="60"/>
              <w:rPr>
                <w:ins w:id="4338" w:author="Wittman, Jacob (CDC/DDNID/NCCDPHP/DDT) (CTR)" w:date="2023-08-15T14:04:00Z"/>
              </w:rPr>
            </w:pPr>
            <w:ins w:id="4339" w:author="Wittman, Jacob (CDC/DDNID/NCCDPHP/DDT) (CTR)" w:date="2023-08-15T14:04:00Z">
              <w:r>
                <w:rPr>
                  <w:rFonts w:ascii="Calibri" w:hAnsi="Calibri"/>
                  <w:sz w:val="20"/>
                </w:rPr>
                <w:t>51.0 (3.5)</w:t>
              </w:r>
            </w:ins>
          </w:p>
        </w:tc>
        <w:tc>
          <w:tcPr>
            <w:tcW w:w="0" w:type="auto"/>
            <w:tcBorders>
              <w:top w:val="single" w:sz="0" w:space="0" w:color="D3D3D3"/>
              <w:left w:val="single" w:sz="0" w:space="0" w:color="D3D3D3"/>
              <w:bottom w:val="single" w:sz="0" w:space="0" w:color="D3D3D3"/>
              <w:right w:val="single" w:sz="0" w:space="0" w:color="D3D3D3"/>
            </w:tcBorders>
          </w:tcPr>
          <w:p w14:paraId="16E58E1F" w14:textId="77777777" w:rsidR="00524773" w:rsidRDefault="00524773" w:rsidP="00C670FC">
            <w:pPr>
              <w:keepNext/>
              <w:spacing w:after="60"/>
              <w:rPr>
                <w:ins w:id="4340" w:author="Wittman, Jacob (CDC/DDNID/NCCDPHP/DDT) (CTR)" w:date="2023-08-15T14:04:00Z"/>
              </w:rPr>
            </w:pPr>
            <w:ins w:id="4341" w:author="Wittman, Jacob (CDC/DDNID/NCCDPHP/DDT) (CTR)" w:date="2023-08-15T14:04:00Z">
              <w:r>
                <w:rPr>
                  <w:rFonts w:ascii="Calibri" w:hAnsi="Calibri"/>
                  <w:sz w:val="20"/>
                </w:rPr>
                <w:t>46.1 (3.9)</w:t>
              </w:r>
            </w:ins>
          </w:p>
        </w:tc>
        <w:tc>
          <w:tcPr>
            <w:tcW w:w="0" w:type="auto"/>
            <w:tcBorders>
              <w:top w:val="single" w:sz="0" w:space="0" w:color="D3D3D3"/>
              <w:left w:val="single" w:sz="0" w:space="0" w:color="D3D3D3"/>
              <w:bottom w:val="single" w:sz="0" w:space="0" w:color="D3D3D3"/>
              <w:right w:val="single" w:sz="0" w:space="0" w:color="D3D3D3"/>
            </w:tcBorders>
          </w:tcPr>
          <w:p w14:paraId="7F8A0104" w14:textId="77777777" w:rsidR="00524773" w:rsidRDefault="00524773" w:rsidP="00C670FC">
            <w:pPr>
              <w:keepNext/>
              <w:spacing w:after="60"/>
              <w:rPr>
                <w:ins w:id="4342" w:author="Wittman, Jacob (CDC/DDNID/NCCDPHP/DDT) (CTR)" w:date="2023-08-15T14:04:00Z"/>
              </w:rPr>
            </w:pPr>
            <w:ins w:id="4343" w:author="Wittman, Jacob (CDC/DDNID/NCCDPHP/DDT) (CTR)" w:date="2023-08-15T14:04:00Z">
              <w:r>
                <w:rPr>
                  <w:rFonts w:ascii="Calibri" w:hAnsi="Calibri"/>
                  <w:sz w:val="20"/>
                </w:rPr>
                <w:t>44.4 (3.5)</w:t>
              </w:r>
            </w:ins>
          </w:p>
        </w:tc>
        <w:tc>
          <w:tcPr>
            <w:tcW w:w="0" w:type="auto"/>
            <w:tcBorders>
              <w:top w:val="single" w:sz="0" w:space="0" w:color="D3D3D3"/>
              <w:left w:val="single" w:sz="0" w:space="0" w:color="D3D3D3"/>
              <w:bottom w:val="single" w:sz="0" w:space="0" w:color="D3D3D3"/>
              <w:right w:val="single" w:sz="0" w:space="0" w:color="D3D3D3"/>
            </w:tcBorders>
          </w:tcPr>
          <w:p w14:paraId="6C55FAC6" w14:textId="77777777" w:rsidR="00524773" w:rsidRDefault="00524773" w:rsidP="00C670FC">
            <w:pPr>
              <w:keepNext/>
              <w:spacing w:after="60"/>
              <w:rPr>
                <w:ins w:id="4344" w:author="Wittman, Jacob (CDC/DDNID/NCCDPHP/DDT) (CTR)" w:date="2023-08-15T14:04:00Z"/>
              </w:rPr>
            </w:pPr>
            <w:ins w:id="4345" w:author="Wittman, Jacob (CDC/DDNID/NCCDPHP/DDT) (CTR)" w:date="2023-08-15T14:04:00Z">
              <w:r>
                <w:rPr>
                  <w:rFonts w:ascii="Calibri" w:hAnsi="Calibri"/>
                  <w:sz w:val="20"/>
                </w:rPr>
                <w:t>46.1 (4.6)</w:t>
              </w:r>
            </w:ins>
          </w:p>
        </w:tc>
        <w:tc>
          <w:tcPr>
            <w:tcW w:w="0" w:type="auto"/>
            <w:tcBorders>
              <w:top w:val="single" w:sz="0" w:space="0" w:color="D3D3D3"/>
              <w:left w:val="single" w:sz="0" w:space="0" w:color="D3D3D3"/>
              <w:bottom w:val="single" w:sz="0" w:space="0" w:color="D3D3D3"/>
              <w:right w:val="single" w:sz="0" w:space="0" w:color="D3D3D3"/>
            </w:tcBorders>
          </w:tcPr>
          <w:p w14:paraId="398275BE" w14:textId="77777777" w:rsidR="00524773" w:rsidRDefault="00524773" w:rsidP="00C670FC">
            <w:pPr>
              <w:keepNext/>
              <w:spacing w:after="60"/>
              <w:rPr>
                <w:ins w:id="4346" w:author="Wittman, Jacob (CDC/DDNID/NCCDPHP/DDT) (CTR)" w:date="2023-08-15T14:04:00Z"/>
              </w:rPr>
            </w:pPr>
            <w:ins w:id="4347" w:author="Wittman, Jacob (CDC/DDNID/NCCDPHP/DDT) (CTR)" w:date="2023-08-15T14:04:00Z">
              <w:r>
                <w:rPr>
                  <w:rFonts w:ascii="Calibri" w:hAnsi="Calibri"/>
                  <w:sz w:val="20"/>
                </w:rPr>
                <w:t>52.6 (5.0)</w:t>
              </w:r>
            </w:ins>
          </w:p>
        </w:tc>
        <w:tc>
          <w:tcPr>
            <w:tcW w:w="0" w:type="auto"/>
            <w:tcBorders>
              <w:top w:val="single" w:sz="0" w:space="0" w:color="D3D3D3"/>
              <w:left w:val="single" w:sz="0" w:space="0" w:color="D3D3D3"/>
              <w:bottom w:val="single" w:sz="0" w:space="0" w:color="D3D3D3"/>
              <w:right w:val="single" w:sz="0" w:space="0" w:color="D3D3D3"/>
            </w:tcBorders>
          </w:tcPr>
          <w:p w14:paraId="5CEBBE95" w14:textId="77777777" w:rsidR="00524773" w:rsidRDefault="00524773" w:rsidP="00C670FC">
            <w:pPr>
              <w:keepNext/>
              <w:spacing w:after="60"/>
              <w:rPr>
                <w:ins w:id="4348" w:author="Wittman, Jacob (CDC/DDNID/NCCDPHP/DDT) (CTR)" w:date="2023-08-15T14:04:00Z"/>
              </w:rPr>
            </w:pPr>
            <w:ins w:id="4349" w:author="Wittman, Jacob (CDC/DDNID/NCCDPHP/DDT) (CTR)" w:date="2023-08-15T14:04:00Z">
              <w:r>
                <w:rPr>
                  <w:rFonts w:ascii="Calibri" w:hAnsi="Calibri"/>
                  <w:sz w:val="20"/>
                </w:rPr>
                <w:t>49.1 (5.5)</w:t>
              </w:r>
            </w:ins>
          </w:p>
        </w:tc>
        <w:tc>
          <w:tcPr>
            <w:tcW w:w="0" w:type="auto"/>
            <w:tcBorders>
              <w:top w:val="single" w:sz="0" w:space="0" w:color="D3D3D3"/>
              <w:left w:val="single" w:sz="0" w:space="0" w:color="D3D3D3"/>
              <w:bottom w:val="single" w:sz="0" w:space="0" w:color="D3D3D3"/>
              <w:right w:val="single" w:sz="0" w:space="0" w:color="D3D3D3"/>
            </w:tcBorders>
          </w:tcPr>
          <w:p w14:paraId="5AFB3BAF" w14:textId="77777777" w:rsidR="00524773" w:rsidRDefault="00524773" w:rsidP="00C670FC">
            <w:pPr>
              <w:keepNext/>
              <w:spacing w:after="60"/>
              <w:rPr>
                <w:ins w:id="4350" w:author="Wittman, Jacob (CDC/DDNID/NCCDPHP/DDT) (CTR)" w:date="2023-08-15T14:04:00Z"/>
              </w:rPr>
            </w:pPr>
            <w:ins w:id="4351" w:author="Wittman, Jacob (CDC/DDNID/NCCDPHP/DDT) (CTR)" w:date="2023-08-15T14:04:00Z">
              <w:r>
                <w:rPr>
                  <w:rFonts w:ascii="Calibri" w:hAnsi="Calibri"/>
                  <w:sz w:val="20"/>
                </w:rPr>
                <w:t>44.3 (6.8)</w:t>
              </w:r>
            </w:ins>
          </w:p>
        </w:tc>
        <w:tc>
          <w:tcPr>
            <w:tcW w:w="0" w:type="auto"/>
            <w:tcBorders>
              <w:top w:val="single" w:sz="0" w:space="0" w:color="D3D3D3"/>
              <w:left w:val="single" w:sz="0" w:space="0" w:color="D3D3D3"/>
              <w:bottom w:val="single" w:sz="0" w:space="0" w:color="D3D3D3"/>
              <w:right w:val="single" w:sz="0" w:space="0" w:color="D3D3D3"/>
            </w:tcBorders>
          </w:tcPr>
          <w:p w14:paraId="732D9571" w14:textId="77777777" w:rsidR="00524773" w:rsidRDefault="00524773" w:rsidP="00C670FC">
            <w:pPr>
              <w:keepNext/>
              <w:spacing w:after="60"/>
              <w:rPr>
                <w:ins w:id="4352" w:author="Wittman, Jacob (CDC/DDNID/NCCDPHP/DDT) (CTR)" w:date="2023-08-15T14:04:00Z"/>
              </w:rPr>
            </w:pPr>
            <w:ins w:id="4353" w:author="Wittman, Jacob (CDC/DDNID/NCCDPHP/DDT) (CTR)" w:date="2023-08-15T14:04:00Z">
              <w:r>
                <w:rPr>
                  <w:rFonts w:ascii="Calibri" w:hAnsi="Calibri"/>
                  <w:sz w:val="20"/>
                </w:rPr>
                <w:t>-4.4 (-58.9, 50.1)</w:t>
              </w:r>
            </w:ins>
          </w:p>
        </w:tc>
        <w:tc>
          <w:tcPr>
            <w:tcW w:w="0" w:type="auto"/>
            <w:tcBorders>
              <w:top w:val="single" w:sz="0" w:space="0" w:color="D3D3D3"/>
              <w:left w:val="single" w:sz="0" w:space="0" w:color="D3D3D3"/>
              <w:bottom w:val="single" w:sz="0" w:space="0" w:color="D3D3D3"/>
              <w:right w:val="single" w:sz="0" w:space="0" w:color="D3D3D3"/>
            </w:tcBorders>
          </w:tcPr>
          <w:p w14:paraId="36CB0D55" w14:textId="77777777" w:rsidR="00524773" w:rsidRDefault="00524773" w:rsidP="00C670FC">
            <w:pPr>
              <w:keepNext/>
              <w:spacing w:after="60"/>
              <w:rPr>
                <w:ins w:id="43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CB4455" w14:textId="77777777" w:rsidR="00524773" w:rsidRDefault="00524773" w:rsidP="00C670FC">
            <w:pPr>
              <w:keepNext/>
              <w:spacing w:after="60"/>
              <w:rPr>
                <w:ins w:id="4355" w:author="Wittman, Jacob (CDC/DDNID/NCCDPHP/DDT) (CTR)" w:date="2023-08-15T14:04:00Z"/>
              </w:rPr>
            </w:pPr>
            <w:ins w:id="4356" w:author="Wittman, Jacob (CDC/DDNID/NCCDPHP/DDT) (CTR)" w:date="2023-08-15T14:04:00Z">
              <w:r>
                <w:rPr>
                  <w:rFonts w:ascii="Calibri" w:hAnsi="Calibri"/>
                  <w:sz w:val="20"/>
                </w:rPr>
                <w:t>-0.1 (-2.8, 2.6)</w:t>
              </w:r>
            </w:ins>
          </w:p>
        </w:tc>
        <w:tc>
          <w:tcPr>
            <w:tcW w:w="0" w:type="auto"/>
            <w:tcBorders>
              <w:top w:val="single" w:sz="0" w:space="0" w:color="D3D3D3"/>
              <w:left w:val="single" w:sz="0" w:space="0" w:color="D3D3D3"/>
              <w:bottom w:val="single" w:sz="0" w:space="0" w:color="D3D3D3"/>
              <w:right w:val="single" w:sz="0" w:space="0" w:color="D3D3D3"/>
            </w:tcBorders>
          </w:tcPr>
          <w:p w14:paraId="5F092B2C" w14:textId="77777777" w:rsidR="00524773" w:rsidRDefault="00524773" w:rsidP="00C670FC">
            <w:pPr>
              <w:keepNext/>
              <w:spacing w:after="60"/>
              <w:rPr>
                <w:ins w:id="4357" w:author="Wittman, Jacob (CDC/DDNID/NCCDPHP/DDT) (CTR)" w:date="2023-08-15T14:04:00Z"/>
              </w:rPr>
            </w:pPr>
            <w:ins w:id="4358" w:author="Wittman, Jacob (CDC/DDNID/NCCDPHP/DDT) (CTR)" w:date="2023-08-15T14:04:00Z">
              <w:r>
                <w:rPr>
                  <w:rFonts w:ascii="Calibri" w:hAnsi="Calibri"/>
                  <w:sz w:val="20"/>
                </w:rPr>
                <w:t>-0.1 (-2.8, 2.6)</w:t>
              </w:r>
            </w:ins>
          </w:p>
        </w:tc>
      </w:tr>
      <w:tr w:rsidR="00524773" w14:paraId="72DBB581" w14:textId="77777777" w:rsidTr="00C670FC">
        <w:trPr>
          <w:cantSplit/>
          <w:jc w:val="center"/>
          <w:ins w:id="43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DC5EB5F" w14:textId="77777777" w:rsidR="00524773" w:rsidRDefault="00524773" w:rsidP="00C670FC">
            <w:pPr>
              <w:keepNext/>
              <w:spacing w:after="60"/>
              <w:rPr>
                <w:ins w:id="4360" w:author="Wittman, Jacob (CDC/DDNID/NCCDPHP/DDT) (CTR)" w:date="2023-08-15T14:04:00Z"/>
              </w:rPr>
            </w:pPr>
            <w:ins w:id="4361"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3CE38BD4" w14:textId="77777777" w:rsidR="00524773" w:rsidRDefault="00524773" w:rsidP="00C670FC">
            <w:pPr>
              <w:keepNext/>
              <w:spacing w:after="60"/>
              <w:rPr>
                <w:ins w:id="4362" w:author="Wittman, Jacob (CDC/DDNID/NCCDPHP/DDT) (CTR)" w:date="2023-08-15T14:04:00Z"/>
              </w:rPr>
            </w:pPr>
            <w:ins w:id="4363" w:author="Wittman, Jacob (CDC/DDNID/NCCDPHP/DDT) (CTR)" w:date="2023-08-15T14:04:00Z">
              <w:r>
                <w:rPr>
                  <w:rFonts w:ascii="Calibri" w:hAnsi="Calibri"/>
                  <w:sz w:val="20"/>
                </w:rPr>
                <w:t>53.5 (0.8)</w:t>
              </w:r>
            </w:ins>
          </w:p>
        </w:tc>
        <w:tc>
          <w:tcPr>
            <w:tcW w:w="0" w:type="auto"/>
            <w:tcBorders>
              <w:top w:val="single" w:sz="0" w:space="0" w:color="D3D3D3"/>
              <w:left w:val="single" w:sz="0" w:space="0" w:color="D3D3D3"/>
              <w:bottom w:val="single" w:sz="0" w:space="0" w:color="D3D3D3"/>
              <w:right w:val="single" w:sz="0" w:space="0" w:color="D3D3D3"/>
            </w:tcBorders>
          </w:tcPr>
          <w:p w14:paraId="00782893" w14:textId="77777777" w:rsidR="00524773" w:rsidRDefault="00524773" w:rsidP="00C670FC">
            <w:pPr>
              <w:keepNext/>
              <w:spacing w:after="60"/>
              <w:rPr>
                <w:ins w:id="4364" w:author="Wittman, Jacob (CDC/DDNID/NCCDPHP/DDT) (CTR)" w:date="2023-08-15T14:04:00Z"/>
              </w:rPr>
            </w:pPr>
            <w:ins w:id="4365" w:author="Wittman, Jacob (CDC/DDNID/NCCDPHP/DDT) (CTR)" w:date="2023-08-15T14:04:00Z">
              <w:r>
                <w:rPr>
                  <w:rFonts w:ascii="Calibri" w:hAnsi="Calibri"/>
                  <w:sz w:val="20"/>
                </w:rPr>
                <w:t>47.6 (4.3)</w:t>
              </w:r>
            </w:ins>
          </w:p>
        </w:tc>
        <w:tc>
          <w:tcPr>
            <w:tcW w:w="0" w:type="auto"/>
            <w:tcBorders>
              <w:top w:val="single" w:sz="0" w:space="0" w:color="D3D3D3"/>
              <w:left w:val="single" w:sz="0" w:space="0" w:color="D3D3D3"/>
              <w:bottom w:val="single" w:sz="0" w:space="0" w:color="D3D3D3"/>
              <w:right w:val="single" w:sz="0" w:space="0" w:color="D3D3D3"/>
            </w:tcBorders>
          </w:tcPr>
          <w:p w14:paraId="1CB939BD" w14:textId="77777777" w:rsidR="00524773" w:rsidRDefault="00524773" w:rsidP="00C670FC">
            <w:pPr>
              <w:keepNext/>
              <w:spacing w:after="60"/>
              <w:rPr>
                <w:ins w:id="4366" w:author="Wittman, Jacob (CDC/DDNID/NCCDPHP/DDT) (CTR)" w:date="2023-08-15T14:04:00Z"/>
              </w:rPr>
            </w:pPr>
            <w:ins w:id="4367" w:author="Wittman, Jacob (CDC/DDNID/NCCDPHP/DDT) (CTR)" w:date="2023-08-15T14:04:00Z">
              <w:r>
                <w:rPr>
                  <w:rFonts w:ascii="Calibri" w:hAnsi="Calibri"/>
                  <w:sz w:val="20"/>
                </w:rPr>
                <w:t>55.6 (4.3)</w:t>
              </w:r>
            </w:ins>
          </w:p>
        </w:tc>
        <w:tc>
          <w:tcPr>
            <w:tcW w:w="0" w:type="auto"/>
            <w:tcBorders>
              <w:top w:val="single" w:sz="0" w:space="0" w:color="D3D3D3"/>
              <w:left w:val="single" w:sz="0" w:space="0" w:color="D3D3D3"/>
              <w:bottom w:val="single" w:sz="0" w:space="0" w:color="D3D3D3"/>
              <w:right w:val="single" w:sz="0" w:space="0" w:color="D3D3D3"/>
            </w:tcBorders>
          </w:tcPr>
          <w:p w14:paraId="08E8D331" w14:textId="77777777" w:rsidR="00524773" w:rsidRDefault="00524773" w:rsidP="00C670FC">
            <w:pPr>
              <w:keepNext/>
              <w:spacing w:after="60"/>
              <w:rPr>
                <w:ins w:id="4368" w:author="Wittman, Jacob (CDC/DDNID/NCCDPHP/DDT) (CTR)" w:date="2023-08-15T14:04:00Z"/>
              </w:rPr>
            </w:pPr>
            <w:ins w:id="4369" w:author="Wittman, Jacob (CDC/DDNID/NCCDPHP/DDT) (CTR)" w:date="2023-08-15T14:04:00Z">
              <w:r>
                <w:rPr>
                  <w:rFonts w:ascii="Calibri" w:hAnsi="Calibri"/>
                  <w:sz w:val="20"/>
                </w:rPr>
                <w:t>57.3 (4.2)</w:t>
              </w:r>
            </w:ins>
          </w:p>
        </w:tc>
        <w:tc>
          <w:tcPr>
            <w:tcW w:w="0" w:type="auto"/>
            <w:tcBorders>
              <w:top w:val="single" w:sz="0" w:space="0" w:color="D3D3D3"/>
              <w:left w:val="single" w:sz="0" w:space="0" w:color="D3D3D3"/>
              <w:bottom w:val="single" w:sz="0" w:space="0" w:color="D3D3D3"/>
              <w:right w:val="single" w:sz="0" w:space="0" w:color="D3D3D3"/>
            </w:tcBorders>
          </w:tcPr>
          <w:p w14:paraId="66FAC15F" w14:textId="77777777" w:rsidR="00524773" w:rsidRDefault="00524773" w:rsidP="00C670FC">
            <w:pPr>
              <w:keepNext/>
              <w:spacing w:after="60"/>
              <w:rPr>
                <w:ins w:id="4370" w:author="Wittman, Jacob (CDC/DDNID/NCCDPHP/DDT) (CTR)" w:date="2023-08-15T14:04:00Z"/>
              </w:rPr>
            </w:pPr>
            <w:ins w:id="4371" w:author="Wittman, Jacob (CDC/DDNID/NCCDPHP/DDT) (CTR)" w:date="2023-08-15T14:04:00Z">
              <w:r>
                <w:rPr>
                  <w:rFonts w:ascii="Calibri" w:hAnsi="Calibri"/>
                  <w:sz w:val="20"/>
                </w:rPr>
                <w:t>56.9 (4.0)</w:t>
              </w:r>
            </w:ins>
          </w:p>
        </w:tc>
        <w:tc>
          <w:tcPr>
            <w:tcW w:w="0" w:type="auto"/>
            <w:tcBorders>
              <w:top w:val="single" w:sz="0" w:space="0" w:color="D3D3D3"/>
              <w:left w:val="single" w:sz="0" w:space="0" w:color="D3D3D3"/>
              <w:bottom w:val="single" w:sz="0" w:space="0" w:color="D3D3D3"/>
              <w:right w:val="single" w:sz="0" w:space="0" w:color="D3D3D3"/>
            </w:tcBorders>
          </w:tcPr>
          <w:p w14:paraId="3CD95568" w14:textId="77777777" w:rsidR="00524773" w:rsidRDefault="00524773" w:rsidP="00C670FC">
            <w:pPr>
              <w:keepNext/>
              <w:spacing w:after="60"/>
              <w:rPr>
                <w:ins w:id="4372" w:author="Wittman, Jacob (CDC/DDNID/NCCDPHP/DDT) (CTR)" w:date="2023-08-15T14:04:00Z"/>
              </w:rPr>
            </w:pPr>
            <w:ins w:id="4373" w:author="Wittman, Jacob (CDC/DDNID/NCCDPHP/DDT) (CTR)" w:date="2023-08-15T14:04:00Z">
              <w:r>
                <w:rPr>
                  <w:rFonts w:ascii="Calibri" w:hAnsi="Calibri"/>
                  <w:sz w:val="20"/>
                </w:rPr>
                <w:t>53.5 (3.4)</w:t>
              </w:r>
            </w:ins>
          </w:p>
        </w:tc>
        <w:tc>
          <w:tcPr>
            <w:tcW w:w="0" w:type="auto"/>
            <w:tcBorders>
              <w:top w:val="single" w:sz="0" w:space="0" w:color="D3D3D3"/>
              <w:left w:val="single" w:sz="0" w:space="0" w:color="D3D3D3"/>
              <w:bottom w:val="single" w:sz="0" w:space="0" w:color="D3D3D3"/>
              <w:right w:val="single" w:sz="0" w:space="0" w:color="D3D3D3"/>
            </w:tcBorders>
          </w:tcPr>
          <w:p w14:paraId="78AE4A8C" w14:textId="77777777" w:rsidR="00524773" w:rsidRDefault="00524773" w:rsidP="00C670FC">
            <w:pPr>
              <w:keepNext/>
              <w:spacing w:after="60"/>
              <w:rPr>
                <w:ins w:id="4374" w:author="Wittman, Jacob (CDC/DDNID/NCCDPHP/DDT) (CTR)" w:date="2023-08-15T14:04:00Z"/>
              </w:rPr>
            </w:pPr>
            <w:ins w:id="4375" w:author="Wittman, Jacob (CDC/DDNID/NCCDPHP/DDT) (CTR)" w:date="2023-08-15T14:04:00Z">
              <w:r>
                <w:rPr>
                  <w:rFonts w:ascii="Calibri" w:hAnsi="Calibri"/>
                  <w:sz w:val="20"/>
                </w:rPr>
                <w:t>52.9 (3.8)</w:t>
              </w:r>
            </w:ins>
          </w:p>
        </w:tc>
        <w:tc>
          <w:tcPr>
            <w:tcW w:w="0" w:type="auto"/>
            <w:tcBorders>
              <w:top w:val="single" w:sz="0" w:space="0" w:color="D3D3D3"/>
              <w:left w:val="single" w:sz="0" w:space="0" w:color="D3D3D3"/>
              <w:bottom w:val="single" w:sz="0" w:space="0" w:color="D3D3D3"/>
              <w:right w:val="single" w:sz="0" w:space="0" w:color="D3D3D3"/>
            </w:tcBorders>
          </w:tcPr>
          <w:p w14:paraId="516EDFE9" w14:textId="77777777" w:rsidR="00524773" w:rsidRDefault="00524773" w:rsidP="00C670FC">
            <w:pPr>
              <w:keepNext/>
              <w:spacing w:after="60"/>
              <w:rPr>
                <w:ins w:id="4376" w:author="Wittman, Jacob (CDC/DDNID/NCCDPHP/DDT) (CTR)" w:date="2023-08-15T14:04:00Z"/>
              </w:rPr>
            </w:pPr>
            <w:ins w:id="4377" w:author="Wittman, Jacob (CDC/DDNID/NCCDPHP/DDT) (CTR)" w:date="2023-08-15T14:04:00Z">
              <w:r>
                <w:rPr>
                  <w:rFonts w:ascii="Calibri" w:hAnsi="Calibri"/>
                  <w:sz w:val="20"/>
                </w:rPr>
                <w:t>57.4 (4.6)</w:t>
              </w:r>
            </w:ins>
          </w:p>
        </w:tc>
        <w:tc>
          <w:tcPr>
            <w:tcW w:w="0" w:type="auto"/>
            <w:tcBorders>
              <w:top w:val="single" w:sz="0" w:space="0" w:color="D3D3D3"/>
              <w:left w:val="single" w:sz="0" w:space="0" w:color="D3D3D3"/>
              <w:bottom w:val="single" w:sz="0" w:space="0" w:color="D3D3D3"/>
              <w:right w:val="single" w:sz="0" w:space="0" w:color="D3D3D3"/>
            </w:tcBorders>
          </w:tcPr>
          <w:p w14:paraId="2590BBA6" w14:textId="77777777" w:rsidR="00524773" w:rsidRDefault="00524773" w:rsidP="00C670FC">
            <w:pPr>
              <w:keepNext/>
              <w:spacing w:after="60"/>
              <w:rPr>
                <w:ins w:id="4378" w:author="Wittman, Jacob (CDC/DDNID/NCCDPHP/DDT) (CTR)" w:date="2023-08-15T14:04:00Z"/>
              </w:rPr>
            </w:pPr>
            <w:ins w:id="4379" w:author="Wittman, Jacob (CDC/DDNID/NCCDPHP/DDT) (CTR)" w:date="2023-08-15T14:04:00Z">
              <w:r>
                <w:rPr>
                  <w:rFonts w:ascii="Calibri" w:hAnsi="Calibri"/>
                  <w:sz w:val="20"/>
                </w:rPr>
                <w:t>49.9 (4.0)</w:t>
              </w:r>
            </w:ins>
          </w:p>
        </w:tc>
        <w:tc>
          <w:tcPr>
            <w:tcW w:w="0" w:type="auto"/>
            <w:tcBorders>
              <w:top w:val="single" w:sz="0" w:space="0" w:color="D3D3D3"/>
              <w:left w:val="single" w:sz="0" w:space="0" w:color="D3D3D3"/>
              <w:bottom w:val="single" w:sz="0" w:space="0" w:color="D3D3D3"/>
              <w:right w:val="single" w:sz="0" w:space="0" w:color="D3D3D3"/>
            </w:tcBorders>
          </w:tcPr>
          <w:p w14:paraId="3C7B8627" w14:textId="77777777" w:rsidR="00524773" w:rsidRDefault="00524773" w:rsidP="00C670FC">
            <w:pPr>
              <w:keepNext/>
              <w:spacing w:after="60"/>
              <w:rPr>
                <w:ins w:id="4380" w:author="Wittman, Jacob (CDC/DDNID/NCCDPHP/DDT) (CTR)" w:date="2023-08-15T14:04:00Z"/>
              </w:rPr>
            </w:pPr>
            <w:ins w:id="4381" w:author="Wittman, Jacob (CDC/DDNID/NCCDPHP/DDT) (CTR)" w:date="2023-08-15T14:04:00Z">
              <w:r>
                <w:rPr>
                  <w:rFonts w:ascii="Calibri" w:hAnsi="Calibri"/>
                  <w:sz w:val="20"/>
                </w:rPr>
                <w:t>53.2 (4.1)</w:t>
              </w:r>
            </w:ins>
          </w:p>
        </w:tc>
        <w:tc>
          <w:tcPr>
            <w:tcW w:w="0" w:type="auto"/>
            <w:tcBorders>
              <w:top w:val="single" w:sz="0" w:space="0" w:color="D3D3D3"/>
              <w:left w:val="single" w:sz="0" w:space="0" w:color="D3D3D3"/>
              <w:bottom w:val="single" w:sz="0" w:space="0" w:color="D3D3D3"/>
              <w:right w:val="single" w:sz="0" w:space="0" w:color="D3D3D3"/>
            </w:tcBorders>
          </w:tcPr>
          <w:p w14:paraId="69D65E82" w14:textId="77777777" w:rsidR="00524773" w:rsidRDefault="00524773" w:rsidP="00C670FC">
            <w:pPr>
              <w:keepNext/>
              <w:spacing w:after="60"/>
              <w:rPr>
                <w:ins w:id="4382" w:author="Wittman, Jacob (CDC/DDNID/NCCDPHP/DDT) (CTR)" w:date="2023-08-15T14:04:00Z"/>
              </w:rPr>
            </w:pPr>
            <w:ins w:id="4383" w:author="Wittman, Jacob (CDC/DDNID/NCCDPHP/DDT) (CTR)" w:date="2023-08-15T14:04:00Z">
              <w:r>
                <w:rPr>
                  <w:rFonts w:ascii="Calibri" w:hAnsi="Calibri"/>
                  <w:sz w:val="20"/>
                </w:rPr>
                <w:t>53.8 (4.9)</w:t>
              </w:r>
            </w:ins>
          </w:p>
        </w:tc>
        <w:tc>
          <w:tcPr>
            <w:tcW w:w="0" w:type="auto"/>
            <w:tcBorders>
              <w:top w:val="single" w:sz="0" w:space="0" w:color="D3D3D3"/>
              <w:left w:val="single" w:sz="0" w:space="0" w:color="D3D3D3"/>
              <w:bottom w:val="single" w:sz="0" w:space="0" w:color="D3D3D3"/>
              <w:right w:val="single" w:sz="0" w:space="0" w:color="D3D3D3"/>
            </w:tcBorders>
          </w:tcPr>
          <w:p w14:paraId="5FF480FC" w14:textId="77777777" w:rsidR="00524773" w:rsidRDefault="00524773" w:rsidP="00C670FC">
            <w:pPr>
              <w:keepNext/>
              <w:spacing w:after="60"/>
              <w:rPr>
                <w:ins w:id="4384" w:author="Wittman, Jacob (CDC/DDNID/NCCDPHP/DDT) (CTR)" w:date="2023-08-15T14:04:00Z"/>
              </w:rPr>
            </w:pPr>
            <w:ins w:id="4385" w:author="Wittman, Jacob (CDC/DDNID/NCCDPHP/DDT) (CTR)" w:date="2023-08-15T14:04:00Z">
              <w:r>
                <w:rPr>
                  <w:rFonts w:ascii="Calibri" w:hAnsi="Calibri"/>
                  <w:sz w:val="20"/>
                </w:rPr>
                <w:t>53.1 (5.4)</w:t>
              </w:r>
            </w:ins>
          </w:p>
        </w:tc>
        <w:tc>
          <w:tcPr>
            <w:tcW w:w="0" w:type="auto"/>
            <w:tcBorders>
              <w:top w:val="single" w:sz="0" w:space="0" w:color="D3D3D3"/>
              <w:left w:val="single" w:sz="0" w:space="0" w:color="D3D3D3"/>
              <w:bottom w:val="single" w:sz="0" w:space="0" w:color="D3D3D3"/>
              <w:right w:val="single" w:sz="0" w:space="0" w:color="D3D3D3"/>
            </w:tcBorders>
          </w:tcPr>
          <w:p w14:paraId="420522A2" w14:textId="77777777" w:rsidR="00524773" w:rsidRDefault="00524773" w:rsidP="00C670FC">
            <w:pPr>
              <w:keepNext/>
              <w:spacing w:after="60"/>
              <w:rPr>
                <w:ins w:id="4386" w:author="Wittman, Jacob (CDC/DDNID/NCCDPHP/DDT) (CTR)" w:date="2023-08-15T14:04:00Z"/>
              </w:rPr>
            </w:pPr>
            <w:ins w:id="4387" w:author="Wittman, Jacob (CDC/DDNID/NCCDPHP/DDT) (CTR)" w:date="2023-08-15T14:04:00Z">
              <w:r>
                <w:rPr>
                  <w:rFonts w:ascii="Calibri" w:hAnsi="Calibri"/>
                  <w:sz w:val="20"/>
                </w:rPr>
                <w:t>50.4 (6.3)</w:t>
              </w:r>
            </w:ins>
          </w:p>
        </w:tc>
        <w:tc>
          <w:tcPr>
            <w:tcW w:w="0" w:type="auto"/>
            <w:tcBorders>
              <w:top w:val="single" w:sz="0" w:space="0" w:color="D3D3D3"/>
              <w:left w:val="single" w:sz="0" w:space="0" w:color="D3D3D3"/>
              <w:bottom w:val="single" w:sz="0" w:space="0" w:color="D3D3D3"/>
              <w:right w:val="single" w:sz="0" w:space="0" w:color="D3D3D3"/>
            </w:tcBorders>
          </w:tcPr>
          <w:p w14:paraId="5A0E6795" w14:textId="77777777" w:rsidR="00524773" w:rsidRDefault="00524773" w:rsidP="00C670FC">
            <w:pPr>
              <w:keepNext/>
              <w:spacing w:after="60"/>
              <w:rPr>
                <w:ins w:id="4388" w:author="Wittman, Jacob (CDC/DDNID/NCCDPHP/DDT) (CTR)" w:date="2023-08-15T14:04:00Z"/>
              </w:rPr>
            </w:pPr>
            <w:ins w:id="4389" w:author="Wittman, Jacob (CDC/DDNID/NCCDPHP/DDT) (CTR)" w:date="2023-08-15T14:04:00Z">
              <w:r>
                <w:rPr>
                  <w:rFonts w:ascii="Calibri" w:hAnsi="Calibri"/>
                  <w:sz w:val="20"/>
                </w:rPr>
                <w:t>61.2 (7.3)</w:t>
              </w:r>
            </w:ins>
          </w:p>
        </w:tc>
        <w:tc>
          <w:tcPr>
            <w:tcW w:w="0" w:type="auto"/>
            <w:tcBorders>
              <w:top w:val="single" w:sz="0" w:space="0" w:color="D3D3D3"/>
              <w:left w:val="single" w:sz="0" w:space="0" w:color="D3D3D3"/>
              <w:bottom w:val="single" w:sz="0" w:space="0" w:color="D3D3D3"/>
              <w:right w:val="single" w:sz="0" w:space="0" w:color="D3D3D3"/>
            </w:tcBorders>
          </w:tcPr>
          <w:p w14:paraId="75A8AAF3" w14:textId="77777777" w:rsidR="00524773" w:rsidRDefault="00524773" w:rsidP="00C670FC">
            <w:pPr>
              <w:keepNext/>
              <w:spacing w:after="60"/>
              <w:rPr>
                <w:ins w:id="4390" w:author="Wittman, Jacob (CDC/DDNID/NCCDPHP/DDT) (CTR)" w:date="2023-08-15T14:04:00Z"/>
              </w:rPr>
            </w:pPr>
            <w:ins w:id="4391" w:author="Wittman, Jacob (CDC/DDNID/NCCDPHP/DDT) (CTR)" w:date="2023-08-15T14:04:00Z">
              <w:r>
                <w:rPr>
                  <w:rFonts w:ascii="Calibri" w:hAnsi="Calibri"/>
                  <w:sz w:val="20"/>
                </w:rPr>
                <w:t>5.9 (-26.1, 37.9)</w:t>
              </w:r>
            </w:ins>
          </w:p>
        </w:tc>
        <w:tc>
          <w:tcPr>
            <w:tcW w:w="0" w:type="auto"/>
            <w:tcBorders>
              <w:top w:val="single" w:sz="0" w:space="0" w:color="D3D3D3"/>
              <w:left w:val="single" w:sz="0" w:space="0" w:color="D3D3D3"/>
              <w:bottom w:val="single" w:sz="0" w:space="0" w:color="D3D3D3"/>
              <w:right w:val="single" w:sz="0" w:space="0" w:color="D3D3D3"/>
            </w:tcBorders>
          </w:tcPr>
          <w:p w14:paraId="62B314BA" w14:textId="77777777" w:rsidR="00524773" w:rsidRDefault="00524773" w:rsidP="00C670FC">
            <w:pPr>
              <w:keepNext/>
              <w:spacing w:after="60"/>
              <w:rPr>
                <w:ins w:id="43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B2F0581" w14:textId="77777777" w:rsidR="00524773" w:rsidRDefault="00524773" w:rsidP="00C670FC">
            <w:pPr>
              <w:keepNext/>
              <w:spacing w:after="60"/>
              <w:rPr>
                <w:ins w:id="4393" w:author="Wittman, Jacob (CDC/DDNID/NCCDPHP/DDT) (CTR)" w:date="2023-08-15T14:04:00Z"/>
              </w:rPr>
            </w:pPr>
            <w:ins w:id="4394" w:author="Wittman, Jacob (CDC/DDNID/NCCDPHP/DDT) (CTR)" w:date="2023-08-15T14:04:00Z">
              <w:r>
                <w:rPr>
                  <w:rFonts w:ascii="Calibri" w:hAnsi="Calibri"/>
                  <w:sz w:val="20"/>
                </w:rPr>
                <w:t>-0.2 (-1.3, 0.9)</w:t>
              </w:r>
            </w:ins>
          </w:p>
        </w:tc>
        <w:tc>
          <w:tcPr>
            <w:tcW w:w="0" w:type="auto"/>
            <w:tcBorders>
              <w:top w:val="single" w:sz="0" w:space="0" w:color="D3D3D3"/>
              <w:left w:val="single" w:sz="0" w:space="0" w:color="D3D3D3"/>
              <w:bottom w:val="single" w:sz="0" w:space="0" w:color="D3D3D3"/>
              <w:right w:val="single" w:sz="0" w:space="0" w:color="D3D3D3"/>
            </w:tcBorders>
          </w:tcPr>
          <w:p w14:paraId="25F2E8DA" w14:textId="77777777" w:rsidR="00524773" w:rsidRDefault="00524773" w:rsidP="00C670FC">
            <w:pPr>
              <w:keepNext/>
              <w:spacing w:after="60"/>
              <w:rPr>
                <w:ins w:id="4395" w:author="Wittman, Jacob (CDC/DDNID/NCCDPHP/DDT) (CTR)" w:date="2023-08-15T14:04:00Z"/>
              </w:rPr>
            </w:pPr>
            <w:ins w:id="4396" w:author="Wittman, Jacob (CDC/DDNID/NCCDPHP/DDT) (CTR)" w:date="2023-08-15T14:04:00Z">
              <w:r>
                <w:rPr>
                  <w:rFonts w:ascii="Calibri" w:hAnsi="Calibri"/>
                  <w:sz w:val="20"/>
                </w:rPr>
                <w:t>-0.2 (-1.3, 0.9)</w:t>
              </w:r>
            </w:ins>
          </w:p>
        </w:tc>
      </w:tr>
      <w:tr w:rsidR="00524773" w14:paraId="10A9D979" w14:textId="77777777" w:rsidTr="00C670FC">
        <w:trPr>
          <w:cantSplit/>
          <w:jc w:val="center"/>
          <w:ins w:id="43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1CF0C8C" w14:textId="77777777" w:rsidR="00524773" w:rsidRDefault="00524773" w:rsidP="00C670FC">
            <w:pPr>
              <w:keepNext/>
              <w:spacing w:after="60"/>
              <w:rPr>
                <w:ins w:id="4398" w:author="Wittman, Jacob (CDC/DDNID/NCCDPHP/DDT) (CTR)" w:date="2023-08-15T14:04:00Z"/>
              </w:rPr>
            </w:pPr>
            <w:ins w:id="4399"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2F214C46" w14:textId="77777777" w:rsidR="00524773" w:rsidRDefault="00524773" w:rsidP="00C670FC">
            <w:pPr>
              <w:keepNext/>
              <w:spacing w:after="60"/>
              <w:rPr>
                <w:ins w:id="4400" w:author="Wittman, Jacob (CDC/DDNID/NCCDPHP/DDT) (CTR)" w:date="2023-08-15T14:04:00Z"/>
              </w:rPr>
            </w:pPr>
            <w:ins w:id="4401" w:author="Wittman, Jacob (CDC/DDNID/NCCDPHP/DDT) (CTR)" w:date="2023-08-15T14:04:00Z">
              <w:r>
                <w:rPr>
                  <w:rFonts w:ascii="Calibri" w:hAnsi="Calibri"/>
                  <w:sz w:val="20"/>
                </w:rPr>
                <w:t>53.4 (2.3)</w:t>
              </w:r>
            </w:ins>
          </w:p>
        </w:tc>
        <w:tc>
          <w:tcPr>
            <w:tcW w:w="0" w:type="auto"/>
            <w:tcBorders>
              <w:top w:val="single" w:sz="0" w:space="0" w:color="D3D3D3"/>
              <w:left w:val="single" w:sz="0" w:space="0" w:color="D3D3D3"/>
              <w:bottom w:val="single" w:sz="0" w:space="0" w:color="D3D3D3"/>
              <w:right w:val="single" w:sz="0" w:space="0" w:color="D3D3D3"/>
            </w:tcBorders>
          </w:tcPr>
          <w:p w14:paraId="2B77E52F" w14:textId="77777777" w:rsidR="00524773" w:rsidRDefault="00524773" w:rsidP="00C670FC">
            <w:pPr>
              <w:keepNext/>
              <w:spacing w:after="60"/>
              <w:rPr>
                <w:ins w:id="4402" w:author="Wittman, Jacob (CDC/DDNID/NCCDPHP/DDT) (CTR)" w:date="2023-08-15T14:04:00Z"/>
              </w:rPr>
            </w:pPr>
            <w:ins w:id="4403" w:author="Wittman, Jacob (CDC/DDNID/NCCDPHP/DDT) (CTR)" w:date="2023-08-15T14:04:00Z">
              <w:r>
                <w:rPr>
                  <w:rFonts w:ascii="Calibri" w:hAnsi="Calibri"/>
                  <w:sz w:val="20"/>
                </w:rPr>
                <w:t>66.5 (7.5)</w:t>
              </w:r>
            </w:ins>
          </w:p>
        </w:tc>
        <w:tc>
          <w:tcPr>
            <w:tcW w:w="0" w:type="auto"/>
            <w:tcBorders>
              <w:top w:val="single" w:sz="0" w:space="0" w:color="D3D3D3"/>
              <w:left w:val="single" w:sz="0" w:space="0" w:color="D3D3D3"/>
              <w:bottom w:val="single" w:sz="0" w:space="0" w:color="D3D3D3"/>
              <w:right w:val="single" w:sz="0" w:space="0" w:color="D3D3D3"/>
            </w:tcBorders>
          </w:tcPr>
          <w:p w14:paraId="31A0080D" w14:textId="77777777" w:rsidR="00524773" w:rsidRDefault="00524773" w:rsidP="00C670FC">
            <w:pPr>
              <w:keepNext/>
              <w:spacing w:after="60"/>
              <w:rPr>
                <w:ins w:id="4404" w:author="Wittman, Jacob (CDC/DDNID/NCCDPHP/DDT) (CTR)" w:date="2023-08-15T14:04:00Z"/>
              </w:rPr>
            </w:pPr>
            <w:ins w:id="4405" w:author="Wittman, Jacob (CDC/DDNID/NCCDPHP/DDT) (CTR)" w:date="2023-08-15T14:04:00Z">
              <w:r>
                <w:rPr>
                  <w:rFonts w:ascii="Calibri" w:hAnsi="Calibri"/>
                  <w:sz w:val="20"/>
                </w:rPr>
                <w:t>48.2 (7.7)</w:t>
              </w:r>
            </w:ins>
          </w:p>
        </w:tc>
        <w:tc>
          <w:tcPr>
            <w:tcW w:w="0" w:type="auto"/>
            <w:tcBorders>
              <w:top w:val="single" w:sz="0" w:space="0" w:color="D3D3D3"/>
              <w:left w:val="single" w:sz="0" w:space="0" w:color="D3D3D3"/>
              <w:bottom w:val="single" w:sz="0" w:space="0" w:color="D3D3D3"/>
              <w:right w:val="single" w:sz="0" w:space="0" w:color="D3D3D3"/>
            </w:tcBorders>
          </w:tcPr>
          <w:p w14:paraId="6361BB9A" w14:textId="77777777" w:rsidR="00524773" w:rsidRDefault="00524773" w:rsidP="00C670FC">
            <w:pPr>
              <w:keepNext/>
              <w:spacing w:after="60"/>
              <w:rPr>
                <w:ins w:id="4406" w:author="Wittman, Jacob (CDC/DDNID/NCCDPHP/DDT) (CTR)" w:date="2023-08-15T14:04:00Z"/>
              </w:rPr>
            </w:pPr>
            <w:ins w:id="4407" w:author="Wittman, Jacob (CDC/DDNID/NCCDPHP/DDT) (CTR)" w:date="2023-08-15T14:04:00Z">
              <w:r>
                <w:rPr>
                  <w:rFonts w:ascii="Calibri" w:hAnsi="Calibri"/>
                  <w:sz w:val="20"/>
                </w:rPr>
                <w:t>48.7 (8.6)</w:t>
              </w:r>
            </w:ins>
          </w:p>
        </w:tc>
        <w:tc>
          <w:tcPr>
            <w:tcW w:w="0" w:type="auto"/>
            <w:tcBorders>
              <w:top w:val="single" w:sz="0" w:space="0" w:color="D3D3D3"/>
              <w:left w:val="single" w:sz="0" w:space="0" w:color="D3D3D3"/>
              <w:bottom w:val="single" w:sz="0" w:space="0" w:color="D3D3D3"/>
              <w:right w:val="single" w:sz="0" w:space="0" w:color="D3D3D3"/>
            </w:tcBorders>
          </w:tcPr>
          <w:p w14:paraId="3766FDD4" w14:textId="77777777" w:rsidR="00524773" w:rsidRDefault="00524773" w:rsidP="00C670FC">
            <w:pPr>
              <w:keepNext/>
              <w:spacing w:after="60"/>
              <w:rPr>
                <w:ins w:id="4408" w:author="Wittman, Jacob (CDC/DDNID/NCCDPHP/DDT) (CTR)" w:date="2023-08-15T14:04:00Z"/>
              </w:rPr>
            </w:pPr>
            <w:ins w:id="4409" w:author="Wittman, Jacob (CDC/DDNID/NCCDPHP/DDT) (CTR)" w:date="2023-08-15T14:04:00Z">
              <w:r>
                <w:rPr>
                  <w:rFonts w:ascii="Calibri" w:hAnsi="Calibri"/>
                  <w:sz w:val="20"/>
                </w:rPr>
                <w:t>50.7 (8.6)</w:t>
              </w:r>
            </w:ins>
          </w:p>
        </w:tc>
        <w:tc>
          <w:tcPr>
            <w:tcW w:w="0" w:type="auto"/>
            <w:tcBorders>
              <w:top w:val="single" w:sz="0" w:space="0" w:color="D3D3D3"/>
              <w:left w:val="single" w:sz="0" w:space="0" w:color="D3D3D3"/>
              <w:bottom w:val="single" w:sz="0" w:space="0" w:color="D3D3D3"/>
              <w:right w:val="single" w:sz="0" w:space="0" w:color="D3D3D3"/>
            </w:tcBorders>
          </w:tcPr>
          <w:p w14:paraId="052483AA" w14:textId="77777777" w:rsidR="00524773" w:rsidRDefault="00524773" w:rsidP="00C670FC">
            <w:pPr>
              <w:keepNext/>
              <w:spacing w:after="60"/>
              <w:rPr>
                <w:ins w:id="4410" w:author="Wittman, Jacob (CDC/DDNID/NCCDPHP/DDT) (CTR)" w:date="2023-08-15T14:04:00Z"/>
              </w:rPr>
            </w:pPr>
            <w:ins w:id="4411" w:author="Wittman, Jacob (CDC/DDNID/NCCDPHP/DDT) (CTR)" w:date="2023-08-15T14:04:00Z">
              <w:r>
                <w:rPr>
                  <w:rFonts w:ascii="Calibri" w:hAnsi="Calibri"/>
                  <w:sz w:val="20"/>
                </w:rPr>
                <w:t>67.2 (7.8)</w:t>
              </w:r>
            </w:ins>
          </w:p>
        </w:tc>
        <w:tc>
          <w:tcPr>
            <w:tcW w:w="0" w:type="auto"/>
            <w:tcBorders>
              <w:top w:val="single" w:sz="0" w:space="0" w:color="D3D3D3"/>
              <w:left w:val="single" w:sz="0" w:space="0" w:color="D3D3D3"/>
              <w:bottom w:val="single" w:sz="0" w:space="0" w:color="D3D3D3"/>
              <w:right w:val="single" w:sz="0" w:space="0" w:color="D3D3D3"/>
            </w:tcBorders>
          </w:tcPr>
          <w:p w14:paraId="64DBB579" w14:textId="77777777" w:rsidR="00524773" w:rsidRDefault="00524773" w:rsidP="00C670FC">
            <w:pPr>
              <w:keepNext/>
              <w:spacing w:after="60"/>
              <w:rPr>
                <w:ins w:id="4412" w:author="Wittman, Jacob (CDC/DDNID/NCCDPHP/DDT) (CTR)" w:date="2023-08-15T14:04:00Z"/>
              </w:rPr>
            </w:pPr>
            <w:ins w:id="4413" w:author="Wittman, Jacob (CDC/DDNID/NCCDPHP/DDT) (CTR)" w:date="2023-08-15T14:04:00Z">
              <w:r>
                <w:rPr>
                  <w:rFonts w:ascii="Calibri" w:hAnsi="Calibri"/>
                  <w:sz w:val="20"/>
                </w:rPr>
                <w:t>62.8 (6.6)</w:t>
              </w:r>
            </w:ins>
          </w:p>
        </w:tc>
        <w:tc>
          <w:tcPr>
            <w:tcW w:w="0" w:type="auto"/>
            <w:tcBorders>
              <w:top w:val="single" w:sz="0" w:space="0" w:color="D3D3D3"/>
              <w:left w:val="single" w:sz="0" w:space="0" w:color="D3D3D3"/>
              <w:bottom w:val="single" w:sz="0" w:space="0" w:color="D3D3D3"/>
              <w:right w:val="single" w:sz="0" w:space="0" w:color="D3D3D3"/>
            </w:tcBorders>
          </w:tcPr>
          <w:p w14:paraId="5BCDBCF2" w14:textId="77777777" w:rsidR="00524773" w:rsidRDefault="00524773" w:rsidP="00C670FC">
            <w:pPr>
              <w:keepNext/>
              <w:spacing w:after="60"/>
              <w:rPr>
                <w:ins w:id="4414" w:author="Wittman, Jacob (CDC/DDNID/NCCDPHP/DDT) (CTR)" w:date="2023-08-15T14:04:00Z"/>
              </w:rPr>
            </w:pPr>
            <w:ins w:id="4415" w:author="Wittman, Jacob (CDC/DDNID/NCCDPHP/DDT) (CTR)" w:date="2023-08-15T14:04:00Z">
              <w:r>
                <w:rPr>
                  <w:rFonts w:ascii="Calibri" w:hAnsi="Calibri"/>
                  <w:sz w:val="20"/>
                </w:rPr>
                <w:t>47.0 (8.3)</w:t>
              </w:r>
            </w:ins>
          </w:p>
        </w:tc>
        <w:tc>
          <w:tcPr>
            <w:tcW w:w="0" w:type="auto"/>
            <w:tcBorders>
              <w:top w:val="single" w:sz="0" w:space="0" w:color="D3D3D3"/>
              <w:left w:val="single" w:sz="0" w:space="0" w:color="D3D3D3"/>
              <w:bottom w:val="single" w:sz="0" w:space="0" w:color="D3D3D3"/>
              <w:right w:val="single" w:sz="0" w:space="0" w:color="D3D3D3"/>
            </w:tcBorders>
          </w:tcPr>
          <w:p w14:paraId="7ED66F85" w14:textId="77777777" w:rsidR="00524773" w:rsidRDefault="00524773" w:rsidP="00C670FC">
            <w:pPr>
              <w:keepNext/>
              <w:spacing w:after="60"/>
              <w:rPr>
                <w:ins w:id="4416" w:author="Wittman, Jacob (CDC/DDNID/NCCDPHP/DDT) (CTR)" w:date="2023-08-15T14:04:00Z"/>
              </w:rPr>
            </w:pPr>
            <w:ins w:id="4417" w:author="Wittman, Jacob (CDC/DDNID/NCCDPHP/DDT) (CTR)" w:date="2023-08-15T14:04:00Z">
              <w:r>
                <w:rPr>
                  <w:rFonts w:ascii="Calibri" w:hAnsi="Calibri"/>
                  <w:sz w:val="20"/>
                </w:rPr>
                <w:t>45.1 (9.1)</w:t>
              </w:r>
            </w:ins>
          </w:p>
        </w:tc>
        <w:tc>
          <w:tcPr>
            <w:tcW w:w="0" w:type="auto"/>
            <w:tcBorders>
              <w:top w:val="single" w:sz="0" w:space="0" w:color="D3D3D3"/>
              <w:left w:val="single" w:sz="0" w:space="0" w:color="D3D3D3"/>
              <w:bottom w:val="single" w:sz="0" w:space="0" w:color="D3D3D3"/>
              <w:right w:val="single" w:sz="0" w:space="0" w:color="D3D3D3"/>
            </w:tcBorders>
          </w:tcPr>
          <w:p w14:paraId="038138D5" w14:textId="77777777" w:rsidR="00524773" w:rsidRDefault="00524773" w:rsidP="00C670FC">
            <w:pPr>
              <w:keepNext/>
              <w:spacing w:after="60"/>
              <w:rPr>
                <w:ins w:id="4418" w:author="Wittman, Jacob (CDC/DDNID/NCCDPHP/DDT) (CTR)" w:date="2023-08-15T14:04:00Z"/>
              </w:rPr>
            </w:pPr>
            <w:ins w:id="4419" w:author="Wittman, Jacob (CDC/DDNID/NCCDPHP/DDT) (CTR)" w:date="2023-08-15T14:04:00Z">
              <w:r>
                <w:rPr>
                  <w:rFonts w:ascii="Calibri" w:hAnsi="Calibri"/>
                  <w:sz w:val="20"/>
                </w:rPr>
                <w:t>48.5 (8.7)</w:t>
              </w:r>
            </w:ins>
          </w:p>
        </w:tc>
        <w:tc>
          <w:tcPr>
            <w:tcW w:w="0" w:type="auto"/>
            <w:tcBorders>
              <w:top w:val="single" w:sz="0" w:space="0" w:color="D3D3D3"/>
              <w:left w:val="single" w:sz="0" w:space="0" w:color="D3D3D3"/>
              <w:bottom w:val="single" w:sz="0" w:space="0" w:color="D3D3D3"/>
              <w:right w:val="single" w:sz="0" w:space="0" w:color="D3D3D3"/>
            </w:tcBorders>
          </w:tcPr>
          <w:p w14:paraId="0F6DEC11" w14:textId="77777777" w:rsidR="00524773" w:rsidRDefault="00524773" w:rsidP="00C670FC">
            <w:pPr>
              <w:keepNext/>
              <w:spacing w:after="60"/>
              <w:rPr>
                <w:ins w:id="4420" w:author="Wittman, Jacob (CDC/DDNID/NCCDPHP/DDT) (CTR)" w:date="2023-08-15T14:04:00Z"/>
              </w:rPr>
            </w:pPr>
            <w:ins w:id="4421" w:author="Wittman, Jacob (CDC/DDNID/NCCDPHP/DDT) (CTR)" w:date="2023-08-15T14:04:00Z">
              <w:r>
                <w:rPr>
                  <w:rFonts w:ascii="Calibri" w:hAnsi="Calibri"/>
                  <w:sz w:val="20"/>
                </w:rPr>
                <w:t>49.4 (9.5)</w:t>
              </w:r>
            </w:ins>
          </w:p>
        </w:tc>
        <w:tc>
          <w:tcPr>
            <w:tcW w:w="0" w:type="auto"/>
            <w:tcBorders>
              <w:top w:val="single" w:sz="0" w:space="0" w:color="D3D3D3"/>
              <w:left w:val="single" w:sz="0" w:space="0" w:color="D3D3D3"/>
              <w:bottom w:val="single" w:sz="0" w:space="0" w:color="D3D3D3"/>
              <w:right w:val="single" w:sz="0" w:space="0" w:color="D3D3D3"/>
            </w:tcBorders>
          </w:tcPr>
          <w:p w14:paraId="070613DB" w14:textId="77777777" w:rsidR="00524773" w:rsidRDefault="00524773" w:rsidP="00C670FC">
            <w:pPr>
              <w:keepNext/>
              <w:spacing w:after="60"/>
              <w:rPr>
                <w:ins w:id="4422" w:author="Wittman, Jacob (CDC/DDNID/NCCDPHP/DDT) (CTR)" w:date="2023-08-15T14:04:00Z"/>
              </w:rPr>
            </w:pPr>
            <w:ins w:id="4423" w:author="Wittman, Jacob (CDC/DDNID/NCCDPHP/DDT) (CTR)" w:date="2023-08-15T14:04:00Z">
              <w:r>
                <w:rPr>
                  <w:rFonts w:ascii="Calibri" w:hAnsi="Calibri"/>
                  <w:sz w:val="20"/>
                </w:rPr>
                <w:t>60.2 (11.8)</w:t>
              </w:r>
            </w:ins>
          </w:p>
        </w:tc>
        <w:tc>
          <w:tcPr>
            <w:tcW w:w="0" w:type="auto"/>
            <w:tcBorders>
              <w:top w:val="single" w:sz="0" w:space="0" w:color="D3D3D3"/>
              <w:left w:val="single" w:sz="0" w:space="0" w:color="D3D3D3"/>
              <w:bottom w:val="single" w:sz="0" w:space="0" w:color="D3D3D3"/>
              <w:right w:val="single" w:sz="0" w:space="0" w:color="D3D3D3"/>
            </w:tcBorders>
          </w:tcPr>
          <w:p w14:paraId="0F347D92" w14:textId="77777777" w:rsidR="00524773" w:rsidRDefault="00524773" w:rsidP="00C670FC">
            <w:pPr>
              <w:keepNext/>
              <w:spacing w:after="60"/>
              <w:rPr>
                <w:ins w:id="4424" w:author="Wittman, Jacob (CDC/DDNID/NCCDPHP/DDT) (CTR)" w:date="2023-08-15T14:04:00Z"/>
              </w:rPr>
            </w:pPr>
            <w:ins w:id="4425" w:author="Wittman, Jacob (CDC/DDNID/NCCDPHP/DDT) (CTR)" w:date="2023-08-15T14:04:00Z">
              <w:r>
                <w:rPr>
                  <w:rFonts w:ascii="Calibri" w:hAnsi="Calibri"/>
                  <w:sz w:val="20"/>
                </w:rPr>
                <w:t>46.6 (13.7)</w:t>
              </w:r>
            </w:ins>
          </w:p>
        </w:tc>
        <w:tc>
          <w:tcPr>
            <w:tcW w:w="0" w:type="auto"/>
            <w:tcBorders>
              <w:top w:val="single" w:sz="0" w:space="0" w:color="D3D3D3"/>
              <w:left w:val="single" w:sz="0" w:space="0" w:color="D3D3D3"/>
              <w:bottom w:val="single" w:sz="0" w:space="0" w:color="D3D3D3"/>
              <w:right w:val="single" w:sz="0" w:space="0" w:color="D3D3D3"/>
            </w:tcBorders>
          </w:tcPr>
          <w:p w14:paraId="6BC208AD" w14:textId="77777777" w:rsidR="00524773" w:rsidRDefault="00524773" w:rsidP="00C670FC">
            <w:pPr>
              <w:keepNext/>
              <w:spacing w:after="60"/>
              <w:rPr>
                <w:ins w:id="4426" w:author="Wittman, Jacob (CDC/DDNID/NCCDPHP/DDT) (CTR)" w:date="2023-08-15T14:04:00Z"/>
              </w:rPr>
            </w:pPr>
            <w:ins w:id="4427" w:author="Wittman, Jacob (CDC/DDNID/NCCDPHP/DDT) (CTR)" w:date="2023-08-15T14:04:00Z">
              <w:r>
                <w:rPr>
                  <w:rFonts w:ascii="Calibri" w:hAnsi="Calibri"/>
                  <w:sz w:val="20"/>
                </w:rPr>
                <w:t>53.8 (13.8)</w:t>
              </w:r>
            </w:ins>
          </w:p>
        </w:tc>
        <w:tc>
          <w:tcPr>
            <w:tcW w:w="0" w:type="auto"/>
            <w:tcBorders>
              <w:top w:val="single" w:sz="0" w:space="0" w:color="D3D3D3"/>
              <w:left w:val="single" w:sz="0" w:space="0" w:color="D3D3D3"/>
              <w:bottom w:val="single" w:sz="0" w:space="0" w:color="D3D3D3"/>
              <w:right w:val="single" w:sz="0" w:space="0" w:color="D3D3D3"/>
            </w:tcBorders>
          </w:tcPr>
          <w:p w14:paraId="0DD3CF5C" w14:textId="77777777" w:rsidR="00524773" w:rsidRDefault="00524773" w:rsidP="00C670FC">
            <w:pPr>
              <w:keepNext/>
              <w:spacing w:after="60"/>
              <w:rPr>
                <w:ins w:id="4428" w:author="Wittman, Jacob (CDC/DDNID/NCCDPHP/DDT) (CTR)" w:date="2023-08-15T14:04:00Z"/>
              </w:rPr>
            </w:pPr>
            <w:ins w:id="4429" w:author="Wittman, Jacob (CDC/DDNID/NCCDPHP/DDT) (CTR)" w:date="2023-08-15T14:04:00Z">
              <w:r>
                <w:rPr>
                  <w:rFonts w:ascii="Calibri" w:hAnsi="Calibri"/>
                  <w:sz w:val="20"/>
                </w:rPr>
                <w:t>-29.9 (-73.2, 13.4)</w:t>
              </w:r>
            </w:ins>
          </w:p>
        </w:tc>
        <w:tc>
          <w:tcPr>
            <w:tcW w:w="0" w:type="auto"/>
            <w:tcBorders>
              <w:top w:val="single" w:sz="0" w:space="0" w:color="D3D3D3"/>
              <w:left w:val="single" w:sz="0" w:space="0" w:color="D3D3D3"/>
              <w:bottom w:val="single" w:sz="0" w:space="0" w:color="D3D3D3"/>
              <w:right w:val="single" w:sz="0" w:space="0" w:color="D3D3D3"/>
            </w:tcBorders>
          </w:tcPr>
          <w:p w14:paraId="11C6AF4D" w14:textId="77777777" w:rsidR="00524773" w:rsidRDefault="00524773" w:rsidP="00C670FC">
            <w:pPr>
              <w:keepNext/>
              <w:spacing w:after="60"/>
              <w:rPr>
                <w:ins w:id="44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E3FDD44" w14:textId="77777777" w:rsidR="00524773" w:rsidRDefault="00524773" w:rsidP="00C670FC">
            <w:pPr>
              <w:keepNext/>
              <w:spacing w:after="60"/>
              <w:rPr>
                <w:ins w:id="4431" w:author="Wittman, Jacob (CDC/DDNID/NCCDPHP/DDT) (CTR)" w:date="2023-08-15T14:04:00Z"/>
              </w:rPr>
            </w:pPr>
            <w:ins w:id="4432" w:author="Wittman, Jacob (CDC/DDNID/NCCDPHP/DDT) (CTR)" w:date="2023-08-15T14:04:00Z">
              <w:r>
                <w:rPr>
                  <w:rFonts w:ascii="Calibri" w:hAnsi="Calibri"/>
                  <w:sz w:val="20"/>
                </w:rPr>
                <w:t>-1.2 (-3.9, 1.5)</w:t>
              </w:r>
            </w:ins>
          </w:p>
        </w:tc>
        <w:tc>
          <w:tcPr>
            <w:tcW w:w="0" w:type="auto"/>
            <w:tcBorders>
              <w:top w:val="single" w:sz="0" w:space="0" w:color="D3D3D3"/>
              <w:left w:val="single" w:sz="0" w:space="0" w:color="D3D3D3"/>
              <w:bottom w:val="single" w:sz="0" w:space="0" w:color="D3D3D3"/>
              <w:right w:val="single" w:sz="0" w:space="0" w:color="D3D3D3"/>
            </w:tcBorders>
          </w:tcPr>
          <w:p w14:paraId="43182756" w14:textId="77777777" w:rsidR="00524773" w:rsidRDefault="00524773" w:rsidP="00C670FC">
            <w:pPr>
              <w:keepNext/>
              <w:spacing w:after="60"/>
              <w:rPr>
                <w:ins w:id="4433" w:author="Wittman, Jacob (CDC/DDNID/NCCDPHP/DDT) (CTR)" w:date="2023-08-15T14:04:00Z"/>
              </w:rPr>
            </w:pPr>
            <w:ins w:id="4434" w:author="Wittman, Jacob (CDC/DDNID/NCCDPHP/DDT) (CTR)" w:date="2023-08-15T14:04:00Z">
              <w:r>
                <w:rPr>
                  <w:rFonts w:ascii="Calibri" w:hAnsi="Calibri"/>
                  <w:sz w:val="20"/>
                </w:rPr>
                <w:t>-1.2 (-3.9, 1.5)</w:t>
              </w:r>
            </w:ins>
          </w:p>
        </w:tc>
      </w:tr>
      <w:tr w:rsidR="00524773" w14:paraId="603ADA74" w14:textId="77777777" w:rsidTr="00C670FC">
        <w:trPr>
          <w:cantSplit/>
          <w:jc w:val="center"/>
          <w:ins w:id="443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08B885" w14:textId="77777777" w:rsidR="00524773" w:rsidRDefault="00524773" w:rsidP="00C670FC">
            <w:pPr>
              <w:keepNext/>
              <w:spacing w:after="60"/>
              <w:rPr>
                <w:ins w:id="4436" w:author="Wittman, Jacob (CDC/DDNID/NCCDPHP/DDT) (CTR)" w:date="2023-08-15T14:04:00Z"/>
              </w:rPr>
            </w:pPr>
            <w:ins w:id="4437"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6C9B9DAE" w14:textId="77777777" w:rsidR="00524773" w:rsidRDefault="00524773" w:rsidP="00C670FC">
            <w:pPr>
              <w:keepNext/>
              <w:spacing w:after="60"/>
              <w:rPr>
                <w:ins w:id="4438" w:author="Wittman, Jacob (CDC/DDNID/NCCDPHP/DDT) (CTR)" w:date="2023-08-15T14:04:00Z"/>
              </w:rPr>
            </w:pPr>
            <w:ins w:id="4439" w:author="Wittman, Jacob (CDC/DDNID/NCCDPHP/DDT) (CTR)" w:date="2023-08-15T14:04:00Z">
              <w:r>
                <w:rPr>
                  <w:rFonts w:ascii="Calibri" w:hAnsi="Calibri"/>
                  <w:sz w:val="20"/>
                </w:rPr>
                <w:t>58.5 (1.1)</w:t>
              </w:r>
            </w:ins>
          </w:p>
        </w:tc>
        <w:tc>
          <w:tcPr>
            <w:tcW w:w="0" w:type="auto"/>
            <w:tcBorders>
              <w:top w:val="single" w:sz="0" w:space="0" w:color="D3D3D3"/>
              <w:left w:val="single" w:sz="0" w:space="0" w:color="D3D3D3"/>
              <w:bottom w:val="single" w:sz="0" w:space="0" w:color="D3D3D3"/>
              <w:right w:val="single" w:sz="0" w:space="0" w:color="D3D3D3"/>
            </w:tcBorders>
          </w:tcPr>
          <w:p w14:paraId="28FD1479" w14:textId="77777777" w:rsidR="00524773" w:rsidRDefault="00524773" w:rsidP="00C670FC">
            <w:pPr>
              <w:keepNext/>
              <w:spacing w:after="60"/>
              <w:rPr>
                <w:ins w:id="4440" w:author="Wittman, Jacob (CDC/DDNID/NCCDPHP/DDT) (CTR)" w:date="2023-08-15T14:04:00Z"/>
              </w:rPr>
            </w:pPr>
            <w:ins w:id="4441" w:author="Wittman, Jacob (CDC/DDNID/NCCDPHP/DDT) (CTR)" w:date="2023-08-15T14:04:00Z">
              <w:r>
                <w:rPr>
                  <w:rFonts w:ascii="Calibri" w:hAnsi="Calibri"/>
                  <w:sz w:val="20"/>
                </w:rPr>
                <w:t>57.4 (2.5)</w:t>
              </w:r>
            </w:ins>
          </w:p>
        </w:tc>
        <w:tc>
          <w:tcPr>
            <w:tcW w:w="0" w:type="auto"/>
            <w:tcBorders>
              <w:top w:val="single" w:sz="0" w:space="0" w:color="D3D3D3"/>
              <w:left w:val="single" w:sz="0" w:space="0" w:color="D3D3D3"/>
              <w:bottom w:val="single" w:sz="0" w:space="0" w:color="D3D3D3"/>
              <w:right w:val="single" w:sz="0" w:space="0" w:color="D3D3D3"/>
            </w:tcBorders>
          </w:tcPr>
          <w:p w14:paraId="10072DF7" w14:textId="77777777" w:rsidR="00524773" w:rsidRDefault="00524773" w:rsidP="00C670FC">
            <w:pPr>
              <w:keepNext/>
              <w:spacing w:after="60"/>
              <w:rPr>
                <w:ins w:id="4442" w:author="Wittman, Jacob (CDC/DDNID/NCCDPHP/DDT) (CTR)" w:date="2023-08-15T14:04:00Z"/>
              </w:rPr>
            </w:pPr>
            <w:ins w:id="4443" w:author="Wittman, Jacob (CDC/DDNID/NCCDPHP/DDT) (CTR)" w:date="2023-08-15T14:04:00Z">
              <w:r>
                <w:rPr>
                  <w:rFonts w:ascii="Calibri" w:hAnsi="Calibri"/>
                  <w:sz w:val="20"/>
                </w:rPr>
                <w:t>51.5 (2.8)</w:t>
              </w:r>
            </w:ins>
          </w:p>
        </w:tc>
        <w:tc>
          <w:tcPr>
            <w:tcW w:w="0" w:type="auto"/>
            <w:tcBorders>
              <w:top w:val="single" w:sz="0" w:space="0" w:color="D3D3D3"/>
              <w:left w:val="single" w:sz="0" w:space="0" w:color="D3D3D3"/>
              <w:bottom w:val="single" w:sz="0" w:space="0" w:color="D3D3D3"/>
              <w:right w:val="single" w:sz="0" w:space="0" w:color="D3D3D3"/>
            </w:tcBorders>
          </w:tcPr>
          <w:p w14:paraId="7E7B258F" w14:textId="77777777" w:rsidR="00524773" w:rsidRDefault="00524773" w:rsidP="00C670FC">
            <w:pPr>
              <w:keepNext/>
              <w:spacing w:after="60"/>
              <w:rPr>
                <w:ins w:id="4444" w:author="Wittman, Jacob (CDC/DDNID/NCCDPHP/DDT) (CTR)" w:date="2023-08-15T14:04:00Z"/>
              </w:rPr>
            </w:pPr>
            <w:ins w:id="4445" w:author="Wittman, Jacob (CDC/DDNID/NCCDPHP/DDT) (CTR)" w:date="2023-08-15T14:04:00Z">
              <w:r>
                <w:rPr>
                  <w:rFonts w:ascii="Calibri" w:hAnsi="Calibri"/>
                  <w:sz w:val="20"/>
                </w:rPr>
                <w:t>58.0 (2.3)</w:t>
              </w:r>
            </w:ins>
          </w:p>
        </w:tc>
        <w:tc>
          <w:tcPr>
            <w:tcW w:w="0" w:type="auto"/>
            <w:tcBorders>
              <w:top w:val="single" w:sz="0" w:space="0" w:color="D3D3D3"/>
              <w:left w:val="single" w:sz="0" w:space="0" w:color="D3D3D3"/>
              <w:bottom w:val="single" w:sz="0" w:space="0" w:color="D3D3D3"/>
              <w:right w:val="single" w:sz="0" w:space="0" w:color="D3D3D3"/>
            </w:tcBorders>
          </w:tcPr>
          <w:p w14:paraId="555CCE11" w14:textId="77777777" w:rsidR="00524773" w:rsidRDefault="00524773" w:rsidP="00C670FC">
            <w:pPr>
              <w:keepNext/>
              <w:spacing w:after="60"/>
              <w:rPr>
                <w:ins w:id="4446" w:author="Wittman, Jacob (CDC/DDNID/NCCDPHP/DDT) (CTR)" w:date="2023-08-15T14:04:00Z"/>
              </w:rPr>
            </w:pPr>
            <w:ins w:id="4447" w:author="Wittman, Jacob (CDC/DDNID/NCCDPHP/DDT) (CTR)" w:date="2023-08-15T14:04:00Z">
              <w:r>
                <w:rPr>
                  <w:rFonts w:ascii="Calibri" w:hAnsi="Calibri"/>
                  <w:sz w:val="20"/>
                </w:rPr>
                <w:t>60.6 (2.8)</w:t>
              </w:r>
            </w:ins>
          </w:p>
        </w:tc>
        <w:tc>
          <w:tcPr>
            <w:tcW w:w="0" w:type="auto"/>
            <w:tcBorders>
              <w:top w:val="single" w:sz="0" w:space="0" w:color="D3D3D3"/>
              <w:left w:val="single" w:sz="0" w:space="0" w:color="D3D3D3"/>
              <w:bottom w:val="single" w:sz="0" w:space="0" w:color="D3D3D3"/>
              <w:right w:val="single" w:sz="0" w:space="0" w:color="D3D3D3"/>
            </w:tcBorders>
          </w:tcPr>
          <w:p w14:paraId="645A4A66" w14:textId="77777777" w:rsidR="00524773" w:rsidRDefault="00524773" w:rsidP="00C670FC">
            <w:pPr>
              <w:keepNext/>
              <w:spacing w:after="60"/>
              <w:rPr>
                <w:ins w:id="4448" w:author="Wittman, Jacob (CDC/DDNID/NCCDPHP/DDT) (CTR)" w:date="2023-08-15T14:04:00Z"/>
              </w:rPr>
            </w:pPr>
            <w:ins w:id="4449" w:author="Wittman, Jacob (CDC/DDNID/NCCDPHP/DDT) (CTR)" w:date="2023-08-15T14:04:00Z">
              <w:r>
                <w:rPr>
                  <w:rFonts w:ascii="Calibri" w:hAnsi="Calibri"/>
                  <w:sz w:val="20"/>
                </w:rPr>
                <w:t>65.8 (3.0)</w:t>
              </w:r>
            </w:ins>
          </w:p>
        </w:tc>
        <w:tc>
          <w:tcPr>
            <w:tcW w:w="0" w:type="auto"/>
            <w:tcBorders>
              <w:top w:val="single" w:sz="0" w:space="0" w:color="D3D3D3"/>
              <w:left w:val="single" w:sz="0" w:space="0" w:color="D3D3D3"/>
              <w:bottom w:val="single" w:sz="0" w:space="0" w:color="D3D3D3"/>
              <w:right w:val="single" w:sz="0" w:space="0" w:color="D3D3D3"/>
            </w:tcBorders>
          </w:tcPr>
          <w:p w14:paraId="76E51E4B" w14:textId="77777777" w:rsidR="00524773" w:rsidRDefault="00524773" w:rsidP="00C670FC">
            <w:pPr>
              <w:keepNext/>
              <w:spacing w:after="60"/>
              <w:rPr>
                <w:ins w:id="4450" w:author="Wittman, Jacob (CDC/DDNID/NCCDPHP/DDT) (CTR)" w:date="2023-08-15T14:04:00Z"/>
              </w:rPr>
            </w:pPr>
            <w:ins w:id="4451" w:author="Wittman, Jacob (CDC/DDNID/NCCDPHP/DDT) (CTR)" w:date="2023-08-15T14:04:00Z">
              <w:r>
                <w:rPr>
                  <w:rFonts w:ascii="Calibri" w:hAnsi="Calibri"/>
                  <w:sz w:val="20"/>
                </w:rPr>
                <w:t>63.2 (3.1)</w:t>
              </w:r>
            </w:ins>
          </w:p>
        </w:tc>
        <w:tc>
          <w:tcPr>
            <w:tcW w:w="0" w:type="auto"/>
            <w:tcBorders>
              <w:top w:val="single" w:sz="0" w:space="0" w:color="D3D3D3"/>
              <w:left w:val="single" w:sz="0" w:space="0" w:color="D3D3D3"/>
              <w:bottom w:val="single" w:sz="0" w:space="0" w:color="D3D3D3"/>
              <w:right w:val="single" w:sz="0" w:space="0" w:color="D3D3D3"/>
            </w:tcBorders>
          </w:tcPr>
          <w:p w14:paraId="4EC80B05" w14:textId="77777777" w:rsidR="00524773" w:rsidRDefault="00524773" w:rsidP="00C670FC">
            <w:pPr>
              <w:keepNext/>
              <w:spacing w:after="60"/>
              <w:rPr>
                <w:ins w:id="4452" w:author="Wittman, Jacob (CDC/DDNID/NCCDPHP/DDT) (CTR)" w:date="2023-08-15T14:04:00Z"/>
              </w:rPr>
            </w:pPr>
            <w:ins w:id="4453" w:author="Wittman, Jacob (CDC/DDNID/NCCDPHP/DDT) (CTR)" w:date="2023-08-15T14:04:00Z">
              <w:r>
                <w:rPr>
                  <w:rFonts w:ascii="Calibri" w:hAnsi="Calibri"/>
                  <w:sz w:val="20"/>
                </w:rPr>
                <w:t>57.1 (3.3)</w:t>
              </w:r>
            </w:ins>
          </w:p>
        </w:tc>
        <w:tc>
          <w:tcPr>
            <w:tcW w:w="0" w:type="auto"/>
            <w:tcBorders>
              <w:top w:val="single" w:sz="0" w:space="0" w:color="D3D3D3"/>
              <w:left w:val="single" w:sz="0" w:space="0" w:color="D3D3D3"/>
              <w:bottom w:val="single" w:sz="0" w:space="0" w:color="D3D3D3"/>
              <w:right w:val="single" w:sz="0" w:space="0" w:color="D3D3D3"/>
            </w:tcBorders>
          </w:tcPr>
          <w:p w14:paraId="6B5BAEAF" w14:textId="77777777" w:rsidR="00524773" w:rsidRDefault="00524773" w:rsidP="00C670FC">
            <w:pPr>
              <w:keepNext/>
              <w:spacing w:after="60"/>
              <w:rPr>
                <w:ins w:id="4454" w:author="Wittman, Jacob (CDC/DDNID/NCCDPHP/DDT) (CTR)" w:date="2023-08-15T14:04:00Z"/>
              </w:rPr>
            </w:pPr>
            <w:ins w:id="4455" w:author="Wittman, Jacob (CDC/DDNID/NCCDPHP/DDT) (CTR)" w:date="2023-08-15T14:04:00Z">
              <w:r>
                <w:rPr>
                  <w:rFonts w:ascii="Calibri" w:hAnsi="Calibri"/>
                  <w:sz w:val="20"/>
                </w:rPr>
                <w:t>58.4 (3.3)</w:t>
              </w:r>
            </w:ins>
          </w:p>
        </w:tc>
        <w:tc>
          <w:tcPr>
            <w:tcW w:w="0" w:type="auto"/>
            <w:tcBorders>
              <w:top w:val="single" w:sz="0" w:space="0" w:color="D3D3D3"/>
              <w:left w:val="single" w:sz="0" w:space="0" w:color="D3D3D3"/>
              <w:bottom w:val="single" w:sz="0" w:space="0" w:color="D3D3D3"/>
              <w:right w:val="single" w:sz="0" w:space="0" w:color="D3D3D3"/>
            </w:tcBorders>
          </w:tcPr>
          <w:p w14:paraId="374950AF" w14:textId="77777777" w:rsidR="00524773" w:rsidRDefault="00524773" w:rsidP="00C670FC">
            <w:pPr>
              <w:keepNext/>
              <w:spacing w:after="60"/>
              <w:rPr>
                <w:ins w:id="4456" w:author="Wittman, Jacob (CDC/DDNID/NCCDPHP/DDT) (CTR)" w:date="2023-08-15T14:04:00Z"/>
              </w:rPr>
            </w:pPr>
            <w:ins w:id="4457" w:author="Wittman, Jacob (CDC/DDNID/NCCDPHP/DDT) (CTR)" w:date="2023-08-15T14:04:00Z">
              <w:r>
                <w:rPr>
                  <w:rFonts w:ascii="Calibri" w:hAnsi="Calibri"/>
                  <w:sz w:val="20"/>
                </w:rPr>
                <w:t>58.3 (3.2)</w:t>
              </w:r>
            </w:ins>
          </w:p>
        </w:tc>
        <w:tc>
          <w:tcPr>
            <w:tcW w:w="0" w:type="auto"/>
            <w:tcBorders>
              <w:top w:val="single" w:sz="0" w:space="0" w:color="D3D3D3"/>
              <w:left w:val="single" w:sz="0" w:space="0" w:color="D3D3D3"/>
              <w:bottom w:val="single" w:sz="0" w:space="0" w:color="D3D3D3"/>
              <w:right w:val="single" w:sz="0" w:space="0" w:color="D3D3D3"/>
            </w:tcBorders>
          </w:tcPr>
          <w:p w14:paraId="12A90CA3" w14:textId="77777777" w:rsidR="00524773" w:rsidRDefault="00524773" w:rsidP="00C670FC">
            <w:pPr>
              <w:keepNext/>
              <w:spacing w:after="60"/>
              <w:rPr>
                <w:ins w:id="4458" w:author="Wittman, Jacob (CDC/DDNID/NCCDPHP/DDT) (CTR)" w:date="2023-08-15T14:04:00Z"/>
              </w:rPr>
            </w:pPr>
            <w:ins w:id="4459" w:author="Wittman, Jacob (CDC/DDNID/NCCDPHP/DDT) (CTR)" w:date="2023-08-15T14:04:00Z">
              <w:r>
                <w:rPr>
                  <w:rFonts w:ascii="Calibri" w:hAnsi="Calibri"/>
                  <w:sz w:val="20"/>
                </w:rPr>
                <w:t>53.9 (3.3)</w:t>
              </w:r>
            </w:ins>
          </w:p>
        </w:tc>
        <w:tc>
          <w:tcPr>
            <w:tcW w:w="0" w:type="auto"/>
            <w:tcBorders>
              <w:top w:val="single" w:sz="0" w:space="0" w:color="D3D3D3"/>
              <w:left w:val="single" w:sz="0" w:space="0" w:color="D3D3D3"/>
              <w:bottom w:val="single" w:sz="0" w:space="0" w:color="D3D3D3"/>
              <w:right w:val="single" w:sz="0" w:space="0" w:color="D3D3D3"/>
            </w:tcBorders>
          </w:tcPr>
          <w:p w14:paraId="7A56927E" w14:textId="77777777" w:rsidR="00524773" w:rsidRDefault="00524773" w:rsidP="00C670FC">
            <w:pPr>
              <w:keepNext/>
              <w:spacing w:after="60"/>
              <w:rPr>
                <w:ins w:id="4460" w:author="Wittman, Jacob (CDC/DDNID/NCCDPHP/DDT) (CTR)" w:date="2023-08-15T14:04:00Z"/>
              </w:rPr>
            </w:pPr>
            <w:ins w:id="4461" w:author="Wittman, Jacob (CDC/DDNID/NCCDPHP/DDT) (CTR)" w:date="2023-08-15T14:04:00Z">
              <w:r>
                <w:rPr>
                  <w:rFonts w:ascii="Calibri" w:hAnsi="Calibri"/>
                  <w:sz w:val="20"/>
                </w:rPr>
                <w:t>61.9 (2.7)</w:t>
              </w:r>
            </w:ins>
          </w:p>
        </w:tc>
        <w:tc>
          <w:tcPr>
            <w:tcW w:w="0" w:type="auto"/>
            <w:tcBorders>
              <w:top w:val="single" w:sz="0" w:space="0" w:color="D3D3D3"/>
              <w:left w:val="single" w:sz="0" w:space="0" w:color="D3D3D3"/>
              <w:bottom w:val="single" w:sz="0" w:space="0" w:color="D3D3D3"/>
              <w:right w:val="single" w:sz="0" w:space="0" w:color="D3D3D3"/>
            </w:tcBorders>
          </w:tcPr>
          <w:p w14:paraId="663EDE56" w14:textId="77777777" w:rsidR="00524773" w:rsidRDefault="00524773" w:rsidP="00C670FC">
            <w:pPr>
              <w:keepNext/>
              <w:spacing w:after="60"/>
              <w:rPr>
                <w:ins w:id="4462" w:author="Wittman, Jacob (CDC/DDNID/NCCDPHP/DDT) (CTR)" w:date="2023-08-15T14:04:00Z"/>
              </w:rPr>
            </w:pPr>
            <w:ins w:id="4463" w:author="Wittman, Jacob (CDC/DDNID/NCCDPHP/DDT) (CTR)" w:date="2023-08-15T14:04:00Z">
              <w:r>
                <w:rPr>
                  <w:rFonts w:ascii="Calibri" w:hAnsi="Calibri"/>
                  <w:sz w:val="20"/>
                </w:rPr>
                <w:t>55.3 (3.8)</w:t>
              </w:r>
            </w:ins>
          </w:p>
        </w:tc>
        <w:tc>
          <w:tcPr>
            <w:tcW w:w="0" w:type="auto"/>
            <w:tcBorders>
              <w:top w:val="single" w:sz="0" w:space="0" w:color="D3D3D3"/>
              <w:left w:val="single" w:sz="0" w:space="0" w:color="D3D3D3"/>
              <w:bottom w:val="single" w:sz="0" w:space="0" w:color="D3D3D3"/>
              <w:right w:val="single" w:sz="0" w:space="0" w:color="D3D3D3"/>
            </w:tcBorders>
          </w:tcPr>
          <w:p w14:paraId="14E47F1B" w14:textId="77777777" w:rsidR="00524773" w:rsidRDefault="00524773" w:rsidP="00C670FC">
            <w:pPr>
              <w:keepNext/>
              <w:spacing w:after="60"/>
              <w:rPr>
                <w:ins w:id="4464" w:author="Wittman, Jacob (CDC/DDNID/NCCDPHP/DDT) (CTR)" w:date="2023-08-15T14:04:00Z"/>
              </w:rPr>
            </w:pPr>
            <w:ins w:id="4465" w:author="Wittman, Jacob (CDC/DDNID/NCCDPHP/DDT) (CTR)" w:date="2023-08-15T14:04:00Z">
              <w:r>
                <w:rPr>
                  <w:rFonts w:ascii="Calibri" w:hAnsi="Calibri"/>
                  <w:sz w:val="20"/>
                </w:rPr>
                <w:t>48.5 (3.5)</w:t>
              </w:r>
            </w:ins>
          </w:p>
        </w:tc>
        <w:tc>
          <w:tcPr>
            <w:tcW w:w="0" w:type="auto"/>
            <w:tcBorders>
              <w:top w:val="single" w:sz="0" w:space="0" w:color="D3D3D3"/>
              <w:left w:val="single" w:sz="0" w:space="0" w:color="D3D3D3"/>
              <w:bottom w:val="single" w:sz="0" w:space="0" w:color="D3D3D3"/>
              <w:right w:val="single" w:sz="0" w:space="0" w:color="D3D3D3"/>
            </w:tcBorders>
          </w:tcPr>
          <w:p w14:paraId="1CECFDEF" w14:textId="77777777" w:rsidR="00524773" w:rsidRDefault="00524773" w:rsidP="00C670FC">
            <w:pPr>
              <w:keepNext/>
              <w:spacing w:after="60"/>
              <w:rPr>
                <w:ins w:id="4466" w:author="Wittman, Jacob (CDC/DDNID/NCCDPHP/DDT) (CTR)" w:date="2023-08-15T14:04:00Z"/>
              </w:rPr>
            </w:pPr>
            <w:ins w:id="4467" w:author="Wittman, Jacob (CDC/DDNID/NCCDPHP/DDT) (CTR)" w:date="2023-08-15T14:04:00Z">
              <w:r>
                <w:rPr>
                  <w:rFonts w:ascii="Calibri" w:hAnsi="Calibri"/>
                  <w:sz w:val="20"/>
                </w:rPr>
                <w:t>-3.6 (-19.0, 11.7)</w:t>
              </w:r>
            </w:ins>
          </w:p>
        </w:tc>
        <w:tc>
          <w:tcPr>
            <w:tcW w:w="0" w:type="auto"/>
            <w:tcBorders>
              <w:top w:val="single" w:sz="0" w:space="0" w:color="D3D3D3"/>
              <w:left w:val="single" w:sz="0" w:space="0" w:color="D3D3D3"/>
              <w:bottom w:val="single" w:sz="0" w:space="0" w:color="D3D3D3"/>
              <w:right w:val="single" w:sz="0" w:space="0" w:color="D3D3D3"/>
            </w:tcBorders>
          </w:tcPr>
          <w:p w14:paraId="4AD68C78" w14:textId="77777777" w:rsidR="00524773" w:rsidRDefault="00524773" w:rsidP="00C670FC">
            <w:pPr>
              <w:keepNext/>
              <w:spacing w:after="60"/>
              <w:rPr>
                <w:ins w:id="446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3D7BED9" w14:textId="77777777" w:rsidR="00524773" w:rsidRDefault="00524773" w:rsidP="00C670FC">
            <w:pPr>
              <w:keepNext/>
              <w:spacing w:after="60"/>
              <w:rPr>
                <w:ins w:id="4469" w:author="Wittman, Jacob (CDC/DDNID/NCCDPHP/DDT) (CTR)" w:date="2023-08-15T14:04:00Z"/>
              </w:rPr>
            </w:pPr>
            <w:ins w:id="4470" w:author="Wittman, Jacob (CDC/DDNID/NCCDPHP/DDT) (CTR)" w:date="2023-08-15T14:04:00Z">
              <w:r>
                <w:rPr>
                  <w:rFonts w:ascii="Calibri" w:hAnsi="Calibri"/>
                  <w:sz w:val="20"/>
                </w:rPr>
                <w:t>0.0 (-1.3, 1.4)</w:t>
              </w:r>
            </w:ins>
          </w:p>
        </w:tc>
        <w:tc>
          <w:tcPr>
            <w:tcW w:w="0" w:type="auto"/>
            <w:tcBorders>
              <w:top w:val="single" w:sz="0" w:space="0" w:color="D3D3D3"/>
              <w:left w:val="single" w:sz="0" w:space="0" w:color="D3D3D3"/>
              <w:bottom w:val="single" w:sz="0" w:space="0" w:color="D3D3D3"/>
              <w:right w:val="single" w:sz="0" w:space="0" w:color="D3D3D3"/>
            </w:tcBorders>
          </w:tcPr>
          <w:p w14:paraId="26C149D9" w14:textId="77777777" w:rsidR="00524773" w:rsidRDefault="00524773" w:rsidP="00C670FC">
            <w:pPr>
              <w:keepNext/>
              <w:spacing w:after="60"/>
              <w:rPr>
                <w:ins w:id="4471" w:author="Wittman, Jacob (CDC/DDNID/NCCDPHP/DDT) (CTR)" w:date="2023-08-15T14:04:00Z"/>
              </w:rPr>
            </w:pPr>
            <w:ins w:id="4472" w:author="Wittman, Jacob (CDC/DDNID/NCCDPHP/DDT) (CTR)" w:date="2023-08-15T14:04:00Z">
              <w:r>
                <w:rPr>
                  <w:rFonts w:ascii="Calibri" w:hAnsi="Calibri"/>
                  <w:sz w:val="20"/>
                </w:rPr>
                <w:t>0.0 (-1.3, 1.4)</w:t>
              </w:r>
            </w:ins>
          </w:p>
        </w:tc>
      </w:tr>
      <w:tr w:rsidR="00524773" w14:paraId="00118BF1" w14:textId="77777777" w:rsidTr="00C670FC">
        <w:trPr>
          <w:cantSplit/>
          <w:jc w:val="center"/>
          <w:ins w:id="447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DB7F10" w14:textId="77777777" w:rsidR="00524773" w:rsidRDefault="00524773" w:rsidP="00C670FC">
            <w:pPr>
              <w:keepNext/>
              <w:spacing w:after="60"/>
              <w:rPr>
                <w:ins w:id="4474" w:author="Wittman, Jacob (CDC/DDNID/NCCDPHP/DDT) (CTR)" w:date="2023-08-15T14:04:00Z"/>
              </w:rPr>
            </w:pPr>
            <w:ins w:id="4475"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1BA66A5F" w14:textId="77777777" w:rsidR="00524773" w:rsidRDefault="00524773" w:rsidP="00C670FC">
            <w:pPr>
              <w:keepNext/>
              <w:spacing w:after="60"/>
              <w:rPr>
                <w:ins w:id="4476" w:author="Wittman, Jacob (CDC/DDNID/NCCDPHP/DDT) (CTR)" w:date="2023-08-15T14:04:00Z"/>
              </w:rPr>
            </w:pPr>
            <w:ins w:id="4477" w:author="Wittman, Jacob (CDC/DDNID/NCCDPHP/DDT) (CTR)" w:date="2023-08-15T14:04:00Z">
              <w:r>
                <w:rPr>
                  <w:rFonts w:ascii="Calibri" w:hAnsi="Calibri"/>
                  <w:sz w:val="20"/>
                </w:rPr>
                <w:t>54.4 (0.9)</w:t>
              </w:r>
            </w:ins>
          </w:p>
        </w:tc>
        <w:tc>
          <w:tcPr>
            <w:tcW w:w="0" w:type="auto"/>
            <w:tcBorders>
              <w:top w:val="single" w:sz="0" w:space="0" w:color="D3D3D3"/>
              <w:left w:val="single" w:sz="0" w:space="0" w:color="D3D3D3"/>
              <w:bottom w:val="single" w:sz="0" w:space="0" w:color="D3D3D3"/>
              <w:right w:val="single" w:sz="0" w:space="0" w:color="D3D3D3"/>
            </w:tcBorders>
          </w:tcPr>
          <w:p w14:paraId="5A4B8505" w14:textId="77777777" w:rsidR="00524773" w:rsidRDefault="00524773" w:rsidP="00C670FC">
            <w:pPr>
              <w:keepNext/>
              <w:spacing w:after="60"/>
              <w:rPr>
                <w:ins w:id="4478" w:author="Wittman, Jacob (CDC/DDNID/NCCDPHP/DDT) (CTR)" w:date="2023-08-15T14:04:00Z"/>
              </w:rPr>
            </w:pPr>
            <w:ins w:id="4479" w:author="Wittman, Jacob (CDC/DDNID/NCCDPHP/DDT) (CTR)" w:date="2023-08-15T14:04:00Z">
              <w:r>
                <w:rPr>
                  <w:rFonts w:ascii="Calibri" w:hAnsi="Calibri"/>
                  <w:sz w:val="20"/>
                </w:rPr>
                <w:t>51.3 (3.2)</w:t>
              </w:r>
            </w:ins>
          </w:p>
        </w:tc>
        <w:tc>
          <w:tcPr>
            <w:tcW w:w="0" w:type="auto"/>
            <w:tcBorders>
              <w:top w:val="single" w:sz="0" w:space="0" w:color="D3D3D3"/>
              <w:left w:val="single" w:sz="0" w:space="0" w:color="D3D3D3"/>
              <w:bottom w:val="single" w:sz="0" w:space="0" w:color="D3D3D3"/>
              <w:right w:val="single" w:sz="0" w:space="0" w:color="D3D3D3"/>
            </w:tcBorders>
          </w:tcPr>
          <w:p w14:paraId="1E3AE7BC" w14:textId="77777777" w:rsidR="00524773" w:rsidRDefault="00524773" w:rsidP="00C670FC">
            <w:pPr>
              <w:keepNext/>
              <w:spacing w:after="60"/>
              <w:rPr>
                <w:ins w:id="4480" w:author="Wittman, Jacob (CDC/DDNID/NCCDPHP/DDT) (CTR)" w:date="2023-08-15T14:04:00Z"/>
              </w:rPr>
            </w:pPr>
            <w:ins w:id="4481" w:author="Wittman, Jacob (CDC/DDNID/NCCDPHP/DDT) (CTR)" w:date="2023-08-15T14:04:00Z">
              <w:r>
                <w:rPr>
                  <w:rFonts w:ascii="Calibri" w:hAnsi="Calibri"/>
                  <w:sz w:val="20"/>
                </w:rPr>
                <w:t>50.6 (3.0)</w:t>
              </w:r>
            </w:ins>
          </w:p>
        </w:tc>
        <w:tc>
          <w:tcPr>
            <w:tcW w:w="0" w:type="auto"/>
            <w:tcBorders>
              <w:top w:val="single" w:sz="0" w:space="0" w:color="D3D3D3"/>
              <w:left w:val="single" w:sz="0" w:space="0" w:color="D3D3D3"/>
              <w:bottom w:val="single" w:sz="0" w:space="0" w:color="D3D3D3"/>
              <w:right w:val="single" w:sz="0" w:space="0" w:color="D3D3D3"/>
            </w:tcBorders>
          </w:tcPr>
          <w:p w14:paraId="54D8E5BF" w14:textId="77777777" w:rsidR="00524773" w:rsidRDefault="00524773" w:rsidP="00C670FC">
            <w:pPr>
              <w:keepNext/>
              <w:spacing w:after="60"/>
              <w:rPr>
                <w:ins w:id="4482" w:author="Wittman, Jacob (CDC/DDNID/NCCDPHP/DDT) (CTR)" w:date="2023-08-15T14:04:00Z"/>
              </w:rPr>
            </w:pPr>
            <w:ins w:id="4483" w:author="Wittman, Jacob (CDC/DDNID/NCCDPHP/DDT) (CTR)" w:date="2023-08-15T14:04:00Z">
              <w:r>
                <w:rPr>
                  <w:rFonts w:ascii="Calibri" w:hAnsi="Calibri"/>
                  <w:sz w:val="20"/>
                </w:rPr>
                <w:t>55.6 (3.0)</w:t>
              </w:r>
            </w:ins>
          </w:p>
        </w:tc>
        <w:tc>
          <w:tcPr>
            <w:tcW w:w="0" w:type="auto"/>
            <w:tcBorders>
              <w:top w:val="single" w:sz="0" w:space="0" w:color="D3D3D3"/>
              <w:left w:val="single" w:sz="0" w:space="0" w:color="D3D3D3"/>
              <w:bottom w:val="single" w:sz="0" w:space="0" w:color="D3D3D3"/>
              <w:right w:val="single" w:sz="0" w:space="0" w:color="D3D3D3"/>
            </w:tcBorders>
          </w:tcPr>
          <w:p w14:paraId="1FF2B10C" w14:textId="77777777" w:rsidR="00524773" w:rsidRDefault="00524773" w:rsidP="00C670FC">
            <w:pPr>
              <w:keepNext/>
              <w:spacing w:after="60"/>
              <w:rPr>
                <w:ins w:id="4484" w:author="Wittman, Jacob (CDC/DDNID/NCCDPHP/DDT) (CTR)" w:date="2023-08-15T14:04:00Z"/>
              </w:rPr>
            </w:pPr>
            <w:ins w:id="4485" w:author="Wittman, Jacob (CDC/DDNID/NCCDPHP/DDT) (CTR)" w:date="2023-08-15T14:04:00Z">
              <w:r>
                <w:rPr>
                  <w:rFonts w:ascii="Calibri" w:hAnsi="Calibri"/>
                  <w:sz w:val="20"/>
                </w:rPr>
                <w:t>60.2 (3.3)</w:t>
              </w:r>
            </w:ins>
          </w:p>
        </w:tc>
        <w:tc>
          <w:tcPr>
            <w:tcW w:w="0" w:type="auto"/>
            <w:tcBorders>
              <w:top w:val="single" w:sz="0" w:space="0" w:color="D3D3D3"/>
              <w:left w:val="single" w:sz="0" w:space="0" w:color="D3D3D3"/>
              <w:bottom w:val="single" w:sz="0" w:space="0" w:color="D3D3D3"/>
              <w:right w:val="single" w:sz="0" w:space="0" w:color="D3D3D3"/>
            </w:tcBorders>
          </w:tcPr>
          <w:p w14:paraId="3C7ED8F9" w14:textId="77777777" w:rsidR="00524773" w:rsidRDefault="00524773" w:rsidP="00C670FC">
            <w:pPr>
              <w:keepNext/>
              <w:spacing w:after="60"/>
              <w:rPr>
                <w:ins w:id="4486" w:author="Wittman, Jacob (CDC/DDNID/NCCDPHP/DDT) (CTR)" w:date="2023-08-15T14:04:00Z"/>
              </w:rPr>
            </w:pPr>
            <w:ins w:id="4487" w:author="Wittman, Jacob (CDC/DDNID/NCCDPHP/DDT) (CTR)" w:date="2023-08-15T14:04:00Z">
              <w:r>
                <w:rPr>
                  <w:rFonts w:ascii="Calibri" w:hAnsi="Calibri"/>
                  <w:sz w:val="20"/>
                </w:rPr>
                <w:t>56.3 (3.0)</w:t>
              </w:r>
            </w:ins>
          </w:p>
        </w:tc>
        <w:tc>
          <w:tcPr>
            <w:tcW w:w="0" w:type="auto"/>
            <w:tcBorders>
              <w:top w:val="single" w:sz="0" w:space="0" w:color="D3D3D3"/>
              <w:left w:val="single" w:sz="0" w:space="0" w:color="D3D3D3"/>
              <w:bottom w:val="single" w:sz="0" w:space="0" w:color="D3D3D3"/>
              <w:right w:val="single" w:sz="0" w:space="0" w:color="D3D3D3"/>
            </w:tcBorders>
          </w:tcPr>
          <w:p w14:paraId="6956AA76" w14:textId="77777777" w:rsidR="00524773" w:rsidRDefault="00524773" w:rsidP="00C670FC">
            <w:pPr>
              <w:keepNext/>
              <w:spacing w:after="60"/>
              <w:rPr>
                <w:ins w:id="4488" w:author="Wittman, Jacob (CDC/DDNID/NCCDPHP/DDT) (CTR)" w:date="2023-08-15T14:04:00Z"/>
              </w:rPr>
            </w:pPr>
            <w:ins w:id="4489" w:author="Wittman, Jacob (CDC/DDNID/NCCDPHP/DDT) (CTR)" w:date="2023-08-15T14:04:00Z">
              <w:r>
                <w:rPr>
                  <w:rFonts w:ascii="Calibri" w:hAnsi="Calibri"/>
                  <w:sz w:val="20"/>
                </w:rPr>
                <w:t>58.1 (3.2)</w:t>
              </w:r>
            </w:ins>
          </w:p>
        </w:tc>
        <w:tc>
          <w:tcPr>
            <w:tcW w:w="0" w:type="auto"/>
            <w:tcBorders>
              <w:top w:val="single" w:sz="0" w:space="0" w:color="D3D3D3"/>
              <w:left w:val="single" w:sz="0" w:space="0" w:color="D3D3D3"/>
              <w:bottom w:val="single" w:sz="0" w:space="0" w:color="D3D3D3"/>
              <w:right w:val="single" w:sz="0" w:space="0" w:color="D3D3D3"/>
            </w:tcBorders>
          </w:tcPr>
          <w:p w14:paraId="3CD6612F" w14:textId="77777777" w:rsidR="00524773" w:rsidRDefault="00524773" w:rsidP="00C670FC">
            <w:pPr>
              <w:keepNext/>
              <w:spacing w:after="60"/>
              <w:rPr>
                <w:ins w:id="4490" w:author="Wittman, Jacob (CDC/DDNID/NCCDPHP/DDT) (CTR)" w:date="2023-08-15T14:04:00Z"/>
              </w:rPr>
            </w:pPr>
            <w:ins w:id="4491" w:author="Wittman, Jacob (CDC/DDNID/NCCDPHP/DDT) (CTR)" w:date="2023-08-15T14:04:00Z">
              <w:r>
                <w:rPr>
                  <w:rFonts w:ascii="Calibri" w:hAnsi="Calibri"/>
                  <w:sz w:val="20"/>
                </w:rPr>
                <w:t>54.9 (3.2)</w:t>
              </w:r>
            </w:ins>
          </w:p>
        </w:tc>
        <w:tc>
          <w:tcPr>
            <w:tcW w:w="0" w:type="auto"/>
            <w:tcBorders>
              <w:top w:val="single" w:sz="0" w:space="0" w:color="D3D3D3"/>
              <w:left w:val="single" w:sz="0" w:space="0" w:color="D3D3D3"/>
              <w:bottom w:val="single" w:sz="0" w:space="0" w:color="D3D3D3"/>
              <w:right w:val="single" w:sz="0" w:space="0" w:color="D3D3D3"/>
            </w:tcBorders>
          </w:tcPr>
          <w:p w14:paraId="075B2CA2" w14:textId="77777777" w:rsidR="00524773" w:rsidRDefault="00524773" w:rsidP="00C670FC">
            <w:pPr>
              <w:keepNext/>
              <w:spacing w:after="60"/>
              <w:rPr>
                <w:ins w:id="4492" w:author="Wittman, Jacob (CDC/DDNID/NCCDPHP/DDT) (CTR)" w:date="2023-08-15T14:04:00Z"/>
              </w:rPr>
            </w:pPr>
            <w:ins w:id="4493" w:author="Wittman, Jacob (CDC/DDNID/NCCDPHP/DDT) (CTR)" w:date="2023-08-15T14:04:00Z">
              <w:r>
                <w:rPr>
                  <w:rFonts w:ascii="Calibri" w:hAnsi="Calibri"/>
                  <w:sz w:val="20"/>
                </w:rPr>
                <w:t>54.3 (2.9)</w:t>
              </w:r>
            </w:ins>
          </w:p>
        </w:tc>
        <w:tc>
          <w:tcPr>
            <w:tcW w:w="0" w:type="auto"/>
            <w:tcBorders>
              <w:top w:val="single" w:sz="0" w:space="0" w:color="D3D3D3"/>
              <w:left w:val="single" w:sz="0" w:space="0" w:color="D3D3D3"/>
              <w:bottom w:val="single" w:sz="0" w:space="0" w:color="D3D3D3"/>
              <w:right w:val="single" w:sz="0" w:space="0" w:color="D3D3D3"/>
            </w:tcBorders>
          </w:tcPr>
          <w:p w14:paraId="4FCBED2F" w14:textId="77777777" w:rsidR="00524773" w:rsidRDefault="00524773" w:rsidP="00C670FC">
            <w:pPr>
              <w:keepNext/>
              <w:spacing w:after="60"/>
              <w:rPr>
                <w:ins w:id="4494" w:author="Wittman, Jacob (CDC/DDNID/NCCDPHP/DDT) (CTR)" w:date="2023-08-15T14:04:00Z"/>
              </w:rPr>
            </w:pPr>
            <w:ins w:id="4495" w:author="Wittman, Jacob (CDC/DDNID/NCCDPHP/DDT) (CTR)" w:date="2023-08-15T14:04:00Z">
              <w:r>
                <w:rPr>
                  <w:rFonts w:ascii="Calibri" w:hAnsi="Calibri"/>
                  <w:sz w:val="20"/>
                </w:rPr>
                <w:t>54.1 (3.1)</w:t>
              </w:r>
            </w:ins>
          </w:p>
        </w:tc>
        <w:tc>
          <w:tcPr>
            <w:tcW w:w="0" w:type="auto"/>
            <w:tcBorders>
              <w:top w:val="single" w:sz="0" w:space="0" w:color="D3D3D3"/>
              <w:left w:val="single" w:sz="0" w:space="0" w:color="D3D3D3"/>
              <w:bottom w:val="single" w:sz="0" w:space="0" w:color="D3D3D3"/>
              <w:right w:val="single" w:sz="0" w:space="0" w:color="D3D3D3"/>
            </w:tcBorders>
          </w:tcPr>
          <w:p w14:paraId="5D5715F7" w14:textId="77777777" w:rsidR="00524773" w:rsidRDefault="00524773" w:rsidP="00C670FC">
            <w:pPr>
              <w:keepNext/>
              <w:spacing w:after="60"/>
              <w:rPr>
                <w:ins w:id="4496" w:author="Wittman, Jacob (CDC/DDNID/NCCDPHP/DDT) (CTR)" w:date="2023-08-15T14:04:00Z"/>
              </w:rPr>
            </w:pPr>
            <w:ins w:id="4497" w:author="Wittman, Jacob (CDC/DDNID/NCCDPHP/DDT) (CTR)" w:date="2023-08-15T14:04:00Z">
              <w:r>
                <w:rPr>
                  <w:rFonts w:ascii="Calibri" w:hAnsi="Calibri"/>
                  <w:sz w:val="20"/>
                </w:rPr>
                <w:t>52.1 (3.1)</w:t>
              </w:r>
            </w:ins>
          </w:p>
        </w:tc>
        <w:tc>
          <w:tcPr>
            <w:tcW w:w="0" w:type="auto"/>
            <w:tcBorders>
              <w:top w:val="single" w:sz="0" w:space="0" w:color="D3D3D3"/>
              <w:left w:val="single" w:sz="0" w:space="0" w:color="D3D3D3"/>
              <w:bottom w:val="single" w:sz="0" w:space="0" w:color="D3D3D3"/>
              <w:right w:val="single" w:sz="0" w:space="0" w:color="D3D3D3"/>
            </w:tcBorders>
          </w:tcPr>
          <w:p w14:paraId="70F2822A" w14:textId="77777777" w:rsidR="00524773" w:rsidRDefault="00524773" w:rsidP="00C670FC">
            <w:pPr>
              <w:keepNext/>
              <w:spacing w:after="60"/>
              <w:rPr>
                <w:ins w:id="4498" w:author="Wittman, Jacob (CDC/DDNID/NCCDPHP/DDT) (CTR)" w:date="2023-08-15T14:04:00Z"/>
              </w:rPr>
            </w:pPr>
            <w:ins w:id="4499" w:author="Wittman, Jacob (CDC/DDNID/NCCDPHP/DDT) (CTR)" w:date="2023-08-15T14:04:00Z">
              <w:r>
                <w:rPr>
                  <w:rFonts w:ascii="Calibri" w:hAnsi="Calibri"/>
                  <w:sz w:val="20"/>
                </w:rPr>
                <w:t>55.9 (3.2)</w:t>
              </w:r>
            </w:ins>
          </w:p>
        </w:tc>
        <w:tc>
          <w:tcPr>
            <w:tcW w:w="0" w:type="auto"/>
            <w:tcBorders>
              <w:top w:val="single" w:sz="0" w:space="0" w:color="D3D3D3"/>
              <w:left w:val="single" w:sz="0" w:space="0" w:color="D3D3D3"/>
              <w:bottom w:val="single" w:sz="0" w:space="0" w:color="D3D3D3"/>
              <w:right w:val="single" w:sz="0" w:space="0" w:color="D3D3D3"/>
            </w:tcBorders>
          </w:tcPr>
          <w:p w14:paraId="22787281" w14:textId="77777777" w:rsidR="00524773" w:rsidRDefault="00524773" w:rsidP="00C670FC">
            <w:pPr>
              <w:keepNext/>
              <w:spacing w:after="60"/>
              <w:rPr>
                <w:ins w:id="4500" w:author="Wittman, Jacob (CDC/DDNID/NCCDPHP/DDT) (CTR)" w:date="2023-08-15T14:04:00Z"/>
              </w:rPr>
            </w:pPr>
            <w:ins w:id="4501" w:author="Wittman, Jacob (CDC/DDNID/NCCDPHP/DDT) (CTR)" w:date="2023-08-15T14:04:00Z">
              <w:r>
                <w:rPr>
                  <w:rFonts w:ascii="Calibri" w:hAnsi="Calibri"/>
                  <w:sz w:val="20"/>
                </w:rPr>
                <w:t>49.7 (3.6)</w:t>
              </w:r>
            </w:ins>
          </w:p>
        </w:tc>
        <w:tc>
          <w:tcPr>
            <w:tcW w:w="0" w:type="auto"/>
            <w:tcBorders>
              <w:top w:val="single" w:sz="0" w:space="0" w:color="D3D3D3"/>
              <w:left w:val="single" w:sz="0" w:space="0" w:color="D3D3D3"/>
              <w:bottom w:val="single" w:sz="0" w:space="0" w:color="D3D3D3"/>
              <w:right w:val="single" w:sz="0" w:space="0" w:color="D3D3D3"/>
            </w:tcBorders>
          </w:tcPr>
          <w:p w14:paraId="01CD926A" w14:textId="77777777" w:rsidR="00524773" w:rsidRDefault="00524773" w:rsidP="00C670FC">
            <w:pPr>
              <w:keepNext/>
              <w:spacing w:after="60"/>
              <w:rPr>
                <w:ins w:id="4502" w:author="Wittman, Jacob (CDC/DDNID/NCCDPHP/DDT) (CTR)" w:date="2023-08-15T14:04:00Z"/>
              </w:rPr>
            </w:pPr>
            <w:ins w:id="4503" w:author="Wittman, Jacob (CDC/DDNID/NCCDPHP/DDT) (CTR)" w:date="2023-08-15T14:04:00Z">
              <w:r>
                <w:rPr>
                  <w:rFonts w:ascii="Calibri" w:hAnsi="Calibri"/>
                  <w:sz w:val="20"/>
                </w:rPr>
                <w:t>54.5 (4.7)</w:t>
              </w:r>
            </w:ins>
          </w:p>
        </w:tc>
        <w:tc>
          <w:tcPr>
            <w:tcW w:w="0" w:type="auto"/>
            <w:tcBorders>
              <w:top w:val="single" w:sz="0" w:space="0" w:color="D3D3D3"/>
              <w:left w:val="single" w:sz="0" w:space="0" w:color="D3D3D3"/>
              <w:bottom w:val="single" w:sz="0" w:space="0" w:color="D3D3D3"/>
              <w:right w:val="single" w:sz="0" w:space="0" w:color="D3D3D3"/>
            </w:tcBorders>
          </w:tcPr>
          <w:p w14:paraId="46768DED" w14:textId="77777777" w:rsidR="00524773" w:rsidRDefault="00524773" w:rsidP="00C670FC">
            <w:pPr>
              <w:keepNext/>
              <w:spacing w:after="60"/>
              <w:rPr>
                <w:ins w:id="4504" w:author="Wittman, Jacob (CDC/DDNID/NCCDPHP/DDT) (CTR)" w:date="2023-08-15T14:04:00Z"/>
              </w:rPr>
            </w:pPr>
            <w:ins w:id="4505" w:author="Wittman, Jacob (CDC/DDNID/NCCDPHP/DDT) (CTR)" w:date="2023-08-15T14:04:00Z">
              <w:r>
                <w:rPr>
                  <w:rFonts w:ascii="Calibri" w:hAnsi="Calibri"/>
                  <w:sz w:val="20"/>
                </w:rPr>
                <w:t>-3.1 (-21.4, 15.1)</w:t>
              </w:r>
            </w:ins>
          </w:p>
        </w:tc>
        <w:tc>
          <w:tcPr>
            <w:tcW w:w="0" w:type="auto"/>
            <w:tcBorders>
              <w:top w:val="single" w:sz="0" w:space="0" w:color="D3D3D3"/>
              <w:left w:val="single" w:sz="0" w:space="0" w:color="D3D3D3"/>
              <w:bottom w:val="single" w:sz="0" w:space="0" w:color="D3D3D3"/>
              <w:right w:val="single" w:sz="0" w:space="0" w:color="D3D3D3"/>
            </w:tcBorders>
          </w:tcPr>
          <w:p w14:paraId="4D2F9763" w14:textId="77777777" w:rsidR="00524773" w:rsidRDefault="00524773" w:rsidP="00C670FC">
            <w:pPr>
              <w:keepNext/>
              <w:spacing w:after="60"/>
              <w:rPr>
                <w:ins w:id="4506" w:author="Wittman, Jacob (CDC/DDNID/NCCDPHP/DDT) (CTR)" w:date="2023-08-15T14:04:00Z"/>
              </w:rPr>
            </w:pPr>
            <w:ins w:id="4507"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35CF9D16" w14:textId="77777777" w:rsidR="00524773" w:rsidRDefault="00524773" w:rsidP="00C670FC">
            <w:pPr>
              <w:keepNext/>
              <w:spacing w:after="60"/>
              <w:rPr>
                <w:ins w:id="4508" w:author="Wittman, Jacob (CDC/DDNID/NCCDPHP/DDT) (CTR)" w:date="2023-08-15T14:04:00Z"/>
              </w:rPr>
            </w:pPr>
            <w:ins w:id="4509" w:author="Wittman, Jacob (CDC/DDNID/NCCDPHP/DDT) (CTR)" w:date="2023-08-15T14:04:00Z">
              <w:r>
                <w:rPr>
                  <w:rFonts w:ascii="Calibri" w:hAnsi="Calibri"/>
                  <w:sz w:val="20"/>
                </w:rPr>
                <w:t>5.4 (-0.8, 12.0), -1.6 (-2.9, -0.3)</w:t>
              </w:r>
            </w:ins>
          </w:p>
        </w:tc>
        <w:tc>
          <w:tcPr>
            <w:tcW w:w="0" w:type="auto"/>
            <w:tcBorders>
              <w:top w:val="single" w:sz="0" w:space="0" w:color="D3D3D3"/>
              <w:left w:val="single" w:sz="0" w:space="0" w:color="D3D3D3"/>
              <w:bottom w:val="single" w:sz="0" w:space="0" w:color="D3D3D3"/>
              <w:right w:val="single" w:sz="0" w:space="0" w:color="D3D3D3"/>
            </w:tcBorders>
          </w:tcPr>
          <w:p w14:paraId="78CA32F3" w14:textId="77777777" w:rsidR="00524773" w:rsidRDefault="00524773" w:rsidP="00C670FC">
            <w:pPr>
              <w:keepNext/>
              <w:spacing w:after="60"/>
              <w:rPr>
                <w:ins w:id="4510" w:author="Wittman, Jacob (CDC/DDNID/NCCDPHP/DDT) (CTR)" w:date="2023-08-15T14:04:00Z"/>
              </w:rPr>
            </w:pPr>
            <w:ins w:id="4511" w:author="Wittman, Jacob (CDC/DDNID/NCCDPHP/DDT) (CTR)" w:date="2023-08-15T14:04:00Z">
              <w:r>
                <w:rPr>
                  <w:rFonts w:ascii="Calibri" w:hAnsi="Calibri"/>
                  <w:sz w:val="20"/>
                </w:rPr>
                <w:t>0.3 (-1.3, 1.9)</w:t>
              </w:r>
            </w:ins>
          </w:p>
        </w:tc>
      </w:tr>
      <w:tr w:rsidR="00524773" w14:paraId="1CFB0A33" w14:textId="77777777" w:rsidTr="00C670FC">
        <w:trPr>
          <w:cantSplit/>
          <w:jc w:val="center"/>
          <w:ins w:id="45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32532D" w14:textId="77777777" w:rsidR="00524773" w:rsidRDefault="00524773" w:rsidP="00C670FC">
            <w:pPr>
              <w:keepNext/>
              <w:spacing w:after="60"/>
              <w:rPr>
                <w:ins w:id="4513" w:author="Wittman, Jacob (CDC/DDNID/NCCDPHP/DDT) (CTR)" w:date="2023-08-15T14:04:00Z"/>
              </w:rPr>
            </w:pPr>
            <w:ins w:id="4514"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71ADA8C8" w14:textId="77777777" w:rsidR="00524773" w:rsidRDefault="00524773" w:rsidP="00C670FC">
            <w:pPr>
              <w:keepNext/>
              <w:spacing w:after="60"/>
              <w:rPr>
                <w:ins w:id="4515" w:author="Wittman, Jacob (CDC/DDNID/NCCDPHP/DDT) (CTR)" w:date="2023-08-15T14:04:00Z"/>
              </w:rPr>
            </w:pPr>
            <w:ins w:id="4516" w:author="Wittman, Jacob (CDC/DDNID/NCCDPHP/DDT) (CTR)" w:date="2023-08-15T14:04:00Z">
              <w:r>
                <w:rPr>
                  <w:rFonts w:ascii="Calibri" w:hAnsi="Calibri"/>
                  <w:sz w:val="20"/>
                </w:rPr>
                <w:t>56.5 (0.8)</w:t>
              </w:r>
            </w:ins>
          </w:p>
        </w:tc>
        <w:tc>
          <w:tcPr>
            <w:tcW w:w="0" w:type="auto"/>
            <w:tcBorders>
              <w:top w:val="single" w:sz="0" w:space="0" w:color="D3D3D3"/>
              <w:left w:val="single" w:sz="0" w:space="0" w:color="D3D3D3"/>
              <w:bottom w:val="single" w:sz="0" w:space="0" w:color="D3D3D3"/>
              <w:right w:val="single" w:sz="0" w:space="0" w:color="D3D3D3"/>
            </w:tcBorders>
          </w:tcPr>
          <w:p w14:paraId="2E30FA6B" w14:textId="77777777" w:rsidR="00524773" w:rsidRDefault="00524773" w:rsidP="00C670FC">
            <w:pPr>
              <w:keepNext/>
              <w:spacing w:after="60"/>
              <w:rPr>
                <w:ins w:id="4517" w:author="Wittman, Jacob (CDC/DDNID/NCCDPHP/DDT) (CTR)" w:date="2023-08-15T14:04:00Z"/>
              </w:rPr>
            </w:pPr>
            <w:ins w:id="4518" w:author="Wittman, Jacob (CDC/DDNID/NCCDPHP/DDT) (CTR)" w:date="2023-08-15T14:04:00Z">
              <w:r>
                <w:rPr>
                  <w:rFonts w:ascii="Calibri" w:hAnsi="Calibri"/>
                  <w:sz w:val="20"/>
                </w:rPr>
                <w:t>59.3 (2.9)</w:t>
              </w:r>
            </w:ins>
          </w:p>
        </w:tc>
        <w:tc>
          <w:tcPr>
            <w:tcW w:w="0" w:type="auto"/>
            <w:tcBorders>
              <w:top w:val="single" w:sz="0" w:space="0" w:color="D3D3D3"/>
              <w:left w:val="single" w:sz="0" w:space="0" w:color="D3D3D3"/>
              <w:bottom w:val="single" w:sz="0" w:space="0" w:color="D3D3D3"/>
              <w:right w:val="single" w:sz="0" w:space="0" w:color="D3D3D3"/>
            </w:tcBorders>
          </w:tcPr>
          <w:p w14:paraId="280394CB" w14:textId="77777777" w:rsidR="00524773" w:rsidRDefault="00524773" w:rsidP="00C670FC">
            <w:pPr>
              <w:keepNext/>
              <w:spacing w:after="60"/>
              <w:rPr>
                <w:ins w:id="4519" w:author="Wittman, Jacob (CDC/DDNID/NCCDPHP/DDT) (CTR)" w:date="2023-08-15T14:04:00Z"/>
              </w:rPr>
            </w:pPr>
            <w:ins w:id="4520" w:author="Wittman, Jacob (CDC/DDNID/NCCDPHP/DDT) (CTR)" w:date="2023-08-15T14:04:00Z">
              <w:r>
                <w:rPr>
                  <w:rFonts w:ascii="Calibri" w:hAnsi="Calibri"/>
                  <w:sz w:val="20"/>
                </w:rPr>
                <w:t>54.2 (3.2)</w:t>
              </w:r>
            </w:ins>
          </w:p>
        </w:tc>
        <w:tc>
          <w:tcPr>
            <w:tcW w:w="0" w:type="auto"/>
            <w:tcBorders>
              <w:top w:val="single" w:sz="0" w:space="0" w:color="D3D3D3"/>
              <w:left w:val="single" w:sz="0" w:space="0" w:color="D3D3D3"/>
              <w:bottom w:val="single" w:sz="0" w:space="0" w:color="D3D3D3"/>
              <w:right w:val="single" w:sz="0" w:space="0" w:color="D3D3D3"/>
            </w:tcBorders>
          </w:tcPr>
          <w:p w14:paraId="2C6FF2E2" w14:textId="77777777" w:rsidR="00524773" w:rsidRDefault="00524773" w:rsidP="00C670FC">
            <w:pPr>
              <w:keepNext/>
              <w:spacing w:after="60"/>
              <w:rPr>
                <w:ins w:id="4521" w:author="Wittman, Jacob (CDC/DDNID/NCCDPHP/DDT) (CTR)" w:date="2023-08-15T14:04:00Z"/>
              </w:rPr>
            </w:pPr>
            <w:ins w:id="4522" w:author="Wittman, Jacob (CDC/DDNID/NCCDPHP/DDT) (CTR)" w:date="2023-08-15T14:04:00Z">
              <w:r>
                <w:rPr>
                  <w:rFonts w:ascii="Calibri" w:hAnsi="Calibri"/>
                  <w:sz w:val="20"/>
                </w:rPr>
                <w:t>57.6 (2.7)</w:t>
              </w:r>
            </w:ins>
          </w:p>
        </w:tc>
        <w:tc>
          <w:tcPr>
            <w:tcW w:w="0" w:type="auto"/>
            <w:tcBorders>
              <w:top w:val="single" w:sz="0" w:space="0" w:color="D3D3D3"/>
              <w:left w:val="single" w:sz="0" w:space="0" w:color="D3D3D3"/>
              <w:bottom w:val="single" w:sz="0" w:space="0" w:color="D3D3D3"/>
              <w:right w:val="single" w:sz="0" w:space="0" w:color="D3D3D3"/>
            </w:tcBorders>
          </w:tcPr>
          <w:p w14:paraId="5DC59859" w14:textId="77777777" w:rsidR="00524773" w:rsidRDefault="00524773" w:rsidP="00C670FC">
            <w:pPr>
              <w:keepNext/>
              <w:spacing w:after="60"/>
              <w:rPr>
                <w:ins w:id="4523" w:author="Wittman, Jacob (CDC/DDNID/NCCDPHP/DDT) (CTR)" w:date="2023-08-15T14:04:00Z"/>
              </w:rPr>
            </w:pPr>
            <w:ins w:id="4524" w:author="Wittman, Jacob (CDC/DDNID/NCCDPHP/DDT) (CTR)" w:date="2023-08-15T14:04:00Z">
              <w:r>
                <w:rPr>
                  <w:rFonts w:ascii="Calibri" w:hAnsi="Calibri"/>
                  <w:sz w:val="20"/>
                </w:rPr>
                <w:t>57.3 (2.8)</w:t>
              </w:r>
            </w:ins>
          </w:p>
        </w:tc>
        <w:tc>
          <w:tcPr>
            <w:tcW w:w="0" w:type="auto"/>
            <w:tcBorders>
              <w:top w:val="single" w:sz="0" w:space="0" w:color="D3D3D3"/>
              <w:left w:val="single" w:sz="0" w:space="0" w:color="D3D3D3"/>
              <w:bottom w:val="single" w:sz="0" w:space="0" w:color="D3D3D3"/>
              <w:right w:val="single" w:sz="0" w:space="0" w:color="D3D3D3"/>
            </w:tcBorders>
          </w:tcPr>
          <w:p w14:paraId="00727CC8" w14:textId="77777777" w:rsidR="00524773" w:rsidRDefault="00524773" w:rsidP="00C670FC">
            <w:pPr>
              <w:keepNext/>
              <w:spacing w:after="60"/>
              <w:rPr>
                <w:ins w:id="4525" w:author="Wittman, Jacob (CDC/DDNID/NCCDPHP/DDT) (CTR)" w:date="2023-08-15T14:04:00Z"/>
              </w:rPr>
            </w:pPr>
            <w:ins w:id="4526" w:author="Wittman, Jacob (CDC/DDNID/NCCDPHP/DDT) (CTR)" w:date="2023-08-15T14:04:00Z">
              <w:r>
                <w:rPr>
                  <w:rFonts w:ascii="Calibri" w:hAnsi="Calibri"/>
                  <w:sz w:val="20"/>
                </w:rPr>
                <w:t>63.3 (2.6)</w:t>
              </w:r>
            </w:ins>
          </w:p>
        </w:tc>
        <w:tc>
          <w:tcPr>
            <w:tcW w:w="0" w:type="auto"/>
            <w:tcBorders>
              <w:top w:val="single" w:sz="0" w:space="0" w:color="D3D3D3"/>
              <w:left w:val="single" w:sz="0" w:space="0" w:color="D3D3D3"/>
              <w:bottom w:val="single" w:sz="0" w:space="0" w:color="D3D3D3"/>
              <w:right w:val="single" w:sz="0" w:space="0" w:color="D3D3D3"/>
            </w:tcBorders>
          </w:tcPr>
          <w:p w14:paraId="4329AE17" w14:textId="77777777" w:rsidR="00524773" w:rsidRDefault="00524773" w:rsidP="00C670FC">
            <w:pPr>
              <w:keepNext/>
              <w:spacing w:after="60"/>
              <w:rPr>
                <w:ins w:id="4527" w:author="Wittman, Jacob (CDC/DDNID/NCCDPHP/DDT) (CTR)" w:date="2023-08-15T14:04:00Z"/>
              </w:rPr>
            </w:pPr>
            <w:ins w:id="4528" w:author="Wittman, Jacob (CDC/DDNID/NCCDPHP/DDT) (CTR)" w:date="2023-08-15T14:04:00Z">
              <w:r>
                <w:rPr>
                  <w:rFonts w:ascii="Calibri" w:hAnsi="Calibri"/>
                  <w:sz w:val="20"/>
                </w:rPr>
                <w:t>57.3 (3.1)</w:t>
              </w:r>
            </w:ins>
          </w:p>
        </w:tc>
        <w:tc>
          <w:tcPr>
            <w:tcW w:w="0" w:type="auto"/>
            <w:tcBorders>
              <w:top w:val="single" w:sz="0" w:space="0" w:color="D3D3D3"/>
              <w:left w:val="single" w:sz="0" w:space="0" w:color="D3D3D3"/>
              <w:bottom w:val="single" w:sz="0" w:space="0" w:color="D3D3D3"/>
              <w:right w:val="single" w:sz="0" w:space="0" w:color="D3D3D3"/>
            </w:tcBorders>
          </w:tcPr>
          <w:p w14:paraId="3108935B" w14:textId="77777777" w:rsidR="00524773" w:rsidRDefault="00524773" w:rsidP="00C670FC">
            <w:pPr>
              <w:keepNext/>
              <w:spacing w:after="60"/>
              <w:rPr>
                <w:ins w:id="4529" w:author="Wittman, Jacob (CDC/DDNID/NCCDPHP/DDT) (CTR)" w:date="2023-08-15T14:04:00Z"/>
              </w:rPr>
            </w:pPr>
            <w:ins w:id="4530" w:author="Wittman, Jacob (CDC/DDNID/NCCDPHP/DDT) (CTR)" w:date="2023-08-15T14:04:00Z">
              <w:r>
                <w:rPr>
                  <w:rFonts w:ascii="Calibri" w:hAnsi="Calibri"/>
                  <w:sz w:val="20"/>
                </w:rPr>
                <w:t>54.7 (2.9)</w:t>
              </w:r>
            </w:ins>
          </w:p>
        </w:tc>
        <w:tc>
          <w:tcPr>
            <w:tcW w:w="0" w:type="auto"/>
            <w:tcBorders>
              <w:top w:val="single" w:sz="0" w:space="0" w:color="D3D3D3"/>
              <w:left w:val="single" w:sz="0" w:space="0" w:color="D3D3D3"/>
              <w:bottom w:val="single" w:sz="0" w:space="0" w:color="D3D3D3"/>
              <w:right w:val="single" w:sz="0" w:space="0" w:color="D3D3D3"/>
            </w:tcBorders>
          </w:tcPr>
          <w:p w14:paraId="3109D7AF" w14:textId="77777777" w:rsidR="00524773" w:rsidRDefault="00524773" w:rsidP="00C670FC">
            <w:pPr>
              <w:keepNext/>
              <w:spacing w:after="60"/>
              <w:rPr>
                <w:ins w:id="4531" w:author="Wittman, Jacob (CDC/DDNID/NCCDPHP/DDT) (CTR)" w:date="2023-08-15T14:04:00Z"/>
              </w:rPr>
            </w:pPr>
            <w:ins w:id="4532" w:author="Wittman, Jacob (CDC/DDNID/NCCDPHP/DDT) (CTR)" w:date="2023-08-15T14:04:00Z">
              <w:r>
                <w:rPr>
                  <w:rFonts w:ascii="Calibri" w:hAnsi="Calibri"/>
                  <w:sz w:val="20"/>
                </w:rPr>
                <w:t>54.2 (2.8)</w:t>
              </w:r>
            </w:ins>
          </w:p>
        </w:tc>
        <w:tc>
          <w:tcPr>
            <w:tcW w:w="0" w:type="auto"/>
            <w:tcBorders>
              <w:top w:val="single" w:sz="0" w:space="0" w:color="D3D3D3"/>
              <w:left w:val="single" w:sz="0" w:space="0" w:color="D3D3D3"/>
              <w:bottom w:val="single" w:sz="0" w:space="0" w:color="D3D3D3"/>
              <w:right w:val="single" w:sz="0" w:space="0" w:color="D3D3D3"/>
            </w:tcBorders>
          </w:tcPr>
          <w:p w14:paraId="61A4354E" w14:textId="77777777" w:rsidR="00524773" w:rsidRDefault="00524773" w:rsidP="00C670FC">
            <w:pPr>
              <w:keepNext/>
              <w:spacing w:after="60"/>
              <w:rPr>
                <w:ins w:id="4533" w:author="Wittman, Jacob (CDC/DDNID/NCCDPHP/DDT) (CTR)" w:date="2023-08-15T14:04:00Z"/>
              </w:rPr>
            </w:pPr>
            <w:ins w:id="4534" w:author="Wittman, Jacob (CDC/DDNID/NCCDPHP/DDT) (CTR)" w:date="2023-08-15T14:04:00Z">
              <w:r>
                <w:rPr>
                  <w:rFonts w:ascii="Calibri" w:hAnsi="Calibri"/>
                  <w:sz w:val="20"/>
                </w:rPr>
                <w:t>55.8 (3.0)</w:t>
              </w:r>
            </w:ins>
          </w:p>
        </w:tc>
        <w:tc>
          <w:tcPr>
            <w:tcW w:w="0" w:type="auto"/>
            <w:tcBorders>
              <w:top w:val="single" w:sz="0" w:space="0" w:color="D3D3D3"/>
              <w:left w:val="single" w:sz="0" w:space="0" w:color="D3D3D3"/>
              <w:bottom w:val="single" w:sz="0" w:space="0" w:color="D3D3D3"/>
              <w:right w:val="single" w:sz="0" w:space="0" w:color="D3D3D3"/>
            </w:tcBorders>
          </w:tcPr>
          <w:p w14:paraId="739DDE47" w14:textId="77777777" w:rsidR="00524773" w:rsidRDefault="00524773" w:rsidP="00C670FC">
            <w:pPr>
              <w:keepNext/>
              <w:spacing w:after="60"/>
              <w:rPr>
                <w:ins w:id="4535" w:author="Wittman, Jacob (CDC/DDNID/NCCDPHP/DDT) (CTR)" w:date="2023-08-15T14:04:00Z"/>
              </w:rPr>
            </w:pPr>
            <w:ins w:id="4536" w:author="Wittman, Jacob (CDC/DDNID/NCCDPHP/DDT) (CTR)" w:date="2023-08-15T14:04:00Z">
              <w:r>
                <w:rPr>
                  <w:rFonts w:ascii="Calibri" w:hAnsi="Calibri"/>
                  <w:sz w:val="20"/>
                </w:rPr>
                <w:t>51.3 (2.8)</w:t>
              </w:r>
            </w:ins>
          </w:p>
        </w:tc>
        <w:tc>
          <w:tcPr>
            <w:tcW w:w="0" w:type="auto"/>
            <w:tcBorders>
              <w:top w:val="single" w:sz="0" w:space="0" w:color="D3D3D3"/>
              <w:left w:val="single" w:sz="0" w:space="0" w:color="D3D3D3"/>
              <w:bottom w:val="single" w:sz="0" w:space="0" w:color="D3D3D3"/>
              <w:right w:val="single" w:sz="0" w:space="0" w:color="D3D3D3"/>
            </w:tcBorders>
          </w:tcPr>
          <w:p w14:paraId="0A654E0C" w14:textId="77777777" w:rsidR="00524773" w:rsidRDefault="00524773" w:rsidP="00C670FC">
            <w:pPr>
              <w:keepNext/>
              <w:spacing w:after="60"/>
              <w:rPr>
                <w:ins w:id="4537" w:author="Wittman, Jacob (CDC/DDNID/NCCDPHP/DDT) (CTR)" w:date="2023-08-15T14:04:00Z"/>
              </w:rPr>
            </w:pPr>
            <w:ins w:id="4538" w:author="Wittman, Jacob (CDC/DDNID/NCCDPHP/DDT) (CTR)" w:date="2023-08-15T14:04:00Z">
              <w:r>
                <w:rPr>
                  <w:rFonts w:ascii="Calibri" w:hAnsi="Calibri"/>
                  <w:sz w:val="20"/>
                </w:rPr>
                <w:t>57.3 (3.1)</w:t>
              </w:r>
            </w:ins>
          </w:p>
        </w:tc>
        <w:tc>
          <w:tcPr>
            <w:tcW w:w="0" w:type="auto"/>
            <w:tcBorders>
              <w:top w:val="single" w:sz="0" w:space="0" w:color="D3D3D3"/>
              <w:left w:val="single" w:sz="0" w:space="0" w:color="D3D3D3"/>
              <w:bottom w:val="single" w:sz="0" w:space="0" w:color="D3D3D3"/>
              <w:right w:val="single" w:sz="0" w:space="0" w:color="D3D3D3"/>
            </w:tcBorders>
          </w:tcPr>
          <w:p w14:paraId="6B6FC666" w14:textId="77777777" w:rsidR="00524773" w:rsidRDefault="00524773" w:rsidP="00C670FC">
            <w:pPr>
              <w:keepNext/>
              <w:spacing w:after="60"/>
              <w:rPr>
                <w:ins w:id="4539" w:author="Wittman, Jacob (CDC/DDNID/NCCDPHP/DDT) (CTR)" w:date="2023-08-15T14:04:00Z"/>
              </w:rPr>
            </w:pPr>
            <w:ins w:id="4540" w:author="Wittman, Jacob (CDC/DDNID/NCCDPHP/DDT) (CTR)" w:date="2023-08-15T14:04:00Z">
              <w:r>
                <w:rPr>
                  <w:rFonts w:ascii="Calibri" w:hAnsi="Calibri"/>
                  <w:sz w:val="20"/>
                </w:rPr>
                <w:t>55.1 (3.6)</w:t>
              </w:r>
            </w:ins>
          </w:p>
        </w:tc>
        <w:tc>
          <w:tcPr>
            <w:tcW w:w="0" w:type="auto"/>
            <w:tcBorders>
              <w:top w:val="single" w:sz="0" w:space="0" w:color="D3D3D3"/>
              <w:left w:val="single" w:sz="0" w:space="0" w:color="D3D3D3"/>
              <w:bottom w:val="single" w:sz="0" w:space="0" w:color="D3D3D3"/>
              <w:right w:val="single" w:sz="0" w:space="0" w:color="D3D3D3"/>
            </w:tcBorders>
          </w:tcPr>
          <w:p w14:paraId="3A1B1F0E" w14:textId="77777777" w:rsidR="00524773" w:rsidRDefault="00524773" w:rsidP="00C670FC">
            <w:pPr>
              <w:keepNext/>
              <w:spacing w:after="60"/>
              <w:rPr>
                <w:ins w:id="4541" w:author="Wittman, Jacob (CDC/DDNID/NCCDPHP/DDT) (CTR)" w:date="2023-08-15T14:04:00Z"/>
              </w:rPr>
            </w:pPr>
            <w:ins w:id="4542" w:author="Wittman, Jacob (CDC/DDNID/NCCDPHP/DDT) (CTR)" w:date="2023-08-15T14:04:00Z">
              <w:r>
                <w:rPr>
                  <w:rFonts w:ascii="Calibri" w:hAnsi="Calibri"/>
                  <w:sz w:val="20"/>
                </w:rPr>
                <w:t>45.3 (3.6)</w:t>
              </w:r>
            </w:ins>
          </w:p>
        </w:tc>
        <w:tc>
          <w:tcPr>
            <w:tcW w:w="0" w:type="auto"/>
            <w:tcBorders>
              <w:top w:val="single" w:sz="0" w:space="0" w:color="D3D3D3"/>
              <w:left w:val="single" w:sz="0" w:space="0" w:color="D3D3D3"/>
              <w:bottom w:val="single" w:sz="0" w:space="0" w:color="D3D3D3"/>
              <w:right w:val="single" w:sz="0" w:space="0" w:color="D3D3D3"/>
            </w:tcBorders>
          </w:tcPr>
          <w:p w14:paraId="3D833A6C" w14:textId="77777777" w:rsidR="00524773" w:rsidRDefault="00524773" w:rsidP="00C670FC">
            <w:pPr>
              <w:keepNext/>
              <w:spacing w:after="60"/>
              <w:rPr>
                <w:ins w:id="4543" w:author="Wittman, Jacob (CDC/DDNID/NCCDPHP/DDT) (CTR)" w:date="2023-08-15T14:04:00Z"/>
              </w:rPr>
            </w:pPr>
            <w:ins w:id="4544" w:author="Wittman, Jacob (CDC/DDNID/NCCDPHP/DDT) (CTR)" w:date="2023-08-15T14:04:00Z">
              <w:r>
                <w:rPr>
                  <w:rFonts w:ascii="Calibri" w:hAnsi="Calibri"/>
                  <w:sz w:val="20"/>
                </w:rPr>
                <w:t>-6.9 (-21.8, 7.9)</w:t>
              </w:r>
            </w:ins>
          </w:p>
        </w:tc>
        <w:tc>
          <w:tcPr>
            <w:tcW w:w="0" w:type="auto"/>
            <w:tcBorders>
              <w:top w:val="single" w:sz="0" w:space="0" w:color="D3D3D3"/>
              <w:left w:val="single" w:sz="0" w:space="0" w:color="D3D3D3"/>
              <w:bottom w:val="single" w:sz="0" w:space="0" w:color="D3D3D3"/>
              <w:right w:val="single" w:sz="0" w:space="0" w:color="D3D3D3"/>
            </w:tcBorders>
          </w:tcPr>
          <w:p w14:paraId="6E650F02" w14:textId="77777777" w:rsidR="00524773" w:rsidRDefault="00524773" w:rsidP="00C670FC">
            <w:pPr>
              <w:keepNext/>
              <w:spacing w:after="60"/>
              <w:rPr>
                <w:ins w:id="45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5FDAE66" w14:textId="77777777" w:rsidR="00524773" w:rsidRDefault="00524773" w:rsidP="00C670FC">
            <w:pPr>
              <w:keepNext/>
              <w:spacing w:after="60"/>
              <w:rPr>
                <w:ins w:id="4546" w:author="Wittman, Jacob (CDC/DDNID/NCCDPHP/DDT) (CTR)" w:date="2023-08-15T14:04:00Z"/>
              </w:rPr>
            </w:pPr>
            <w:ins w:id="4547" w:author="Wittman, Jacob (CDC/DDNID/NCCDPHP/DDT) (CTR)" w:date="2023-08-15T14:04:00Z">
              <w:r>
                <w:rPr>
                  <w:rFonts w:ascii="Calibri" w:hAnsi="Calibri"/>
                  <w:sz w:val="20"/>
                </w:rPr>
                <w:t>-0.6 (-1.5, 0.3)</w:t>
              </w:r>
            </w:ins>
          </w:p>
        </w:tc>
        <w:tc>
          <w:tcPr>
            <w:tcW w:w="0" w:type="auto"/>
            <w:tcBorders>
              <w:top w:val="single" w:sz="0" w:space="0" w:color="D3D3D3"/>
              <w:left w:val="single" w:sz="0" w:space="0" w:color="D3D3D3"/>
              <w:bottom w:val="single" w:sz="0" w:space="0" w:color="D3D3D3"/>
              <w:right w:val="single" w:sz="0" w:space="0" w:color="D3D3D3"/>
            </w:tcBorders>
          </w:tcPr>
          <w:p w14:paraId="60183D78" w14:textId="77777777" w:rsidR="00524773" w:rsidRDefault="00524773" w:rsidP="00C670FC">
            <w:pPr>
              <w:keepNext/>
              <w:spacing w:after="60"/>
              <w:rPr>
                <w:ins w:id="4548" w:author="Wittman, Jacob (CDC/DDNID/NCCDPHP/DDT) (CTR)" w:date="2023-08-15T14:04:00Z"/>
              </w:rPr>
            </w:pPr>
            <w:ins w:id="4549" w:author="Wittman, Jacob (CDC/DDNID/NCCDPHP/DDT) (CTR)" w:date="2023-08-15T14:04:00Z">
              <w:r>
                <w:rPr>
                  <w:rFonts w:ascii="Calibri" w:hAnsi="Calibri"/>
                  <w:sz w:val="20"/>
                </w:rPr>
                <w:t>-0.6 (-1.5, 0.3)</w:t>
              </w:r>
            </w:ins>
          </w:p>
        </w:tc>
      </w:tr>
      <w:tr w:rsidR="00524773" w14:paraId="020D864D" w14:textId="77777777" w:rsidTr="00C670FC">
        <w:trPr>
          <w:cantSplit/>
          <w:jc w:val="center"/>
          <w:ins w:id="455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5C305B1" w14:textId="77777777" w:rsidR="00524773" w:rsidRDefault="00524773" w:rsidP="00C670FC">
            <w:pPr>
              <w:keepNext/>
              <w:spacing w:after="60"/>
              <w:rPr>
                <w:ins w:id="4551" w:author="Wittman, Jacob (CDC/DDNID/NCCDPHP/DDT) (CTR)" w:date="2023-08-15T14:04:00Z"/>
              </w:rPr>
            </w:pPr>
            <w:ins w:id="4552"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05BE35DD" w14:textId="77777777" w:rsidR="00524773" w:rsidRDefault="00524773" w:rsidP="00C670FC">
            <w:pPr>
              <w:keepNext/>
              <w:spacing w:after="60"/>
              <w:rPr>
                <w:ins w:id="4553" w:author="Wittman, Jacob (CDC/DDNID/NCCDPHP/DDT) (CTR)" w:date="2023-08-15T14:04:00Z"/>
              </w:rPr>
            </w:pPr>
            <w:ins w:id="4554" w:author="Wittman, Jacob (CDC/DDNID/NCCDPHP/DDT) (CTR)" w:date="2023-08-15T14:04:00Z">
              <w:r>
                <w:rPr>
                  <w:rFonts w:ascii="Calibri" w:hAnsi="Calibri"/>
                  <w:sz w:val="20"/>
                </w:rPr>
                <w:t>57.4 (1.3)</w:t>
              </w:r>
            </w:ins>
          </w:p>
        </w:tc>
        <w:tc>
          <w:tcPr>
            <w:tcW w:w="0" w:type="auto"/>
            <w:tcBorders>
              <w:top w:val="single" w:sz="0" w:space="0" w:color="D3D3D3"/>
              <w:left w:val="single" w:sz="0" w:space="0" w:color="D3D3D3"/>
              <w:bottom w:val="single" w:sz="0" w:space="0" w:color="D3D3D3"/>
              <w:right w:val="single" w:sz="0" w:space="0" w:color="D3D3D3"/>
            </w:tcBorders>
          </w:tcPr>
          <w:p w14:paraId="6D251B9A" w14:textId="77777777" w:rsidR="00524773" w:rsidRDefault="00524773" w:rsidP="00C670FC">
            <w:pPr>
              <w:keepNext/>
              <w:spacing w:after="60"/>
              <w:rPr>
                <w:ins w:id="4555" w:author="Wittman, Jacob (CDC/DDNID/NCCDPHP/DDT) (CTR)" w:date="2023-08-15T14:04:00Z"/>
              </w:rPr>
            </w:pPr>
            <w:ins w:id="4556" w:author="Wittman, Jacob (CDC/DDNID/NCCDPHP/DDT) (CTR)" w:date="2023-08-15T14:04:00Z">
              <w:r>
                <w:rPr>
                  <w:rFonts w:ascii="Calibri" w:hAnsi="Calibri"/>
                  <w:sz w:val="20"/>
                </w:rPr>
                <w:t>57.0 (3.1)</w:t>
              </w:r>
            </w:ins>
          </w:p>
        </w:tc>
        <w:tc>
          <w:tcPr>
            <w:tcW w:w="0" w:type="auto"/>
            <w:tcBorders>
              <w:top w:val="single" w:sz="0" w:space="0" w:color="D3D3D3"/>
              <w:left w:val="single" w:sz="0" w:space="0" w:color="D3D3D3"/>
              <w:bottom w:val="single" w:sz="0" w:space="0" w:color="D3D3D3"/>
              <w:right w:val="single" w:sz="0" w:space="0" w:color="D3D3D3"/>
            </w:tcBorders>
          </w:tcPr>
          <w:p w14:paraId="43A0C540" w14:textId="77777777" w:rsidR="00524773" w:rsidRDefault="00524773" w:rsidP="00C670FC">
            <w:pPr>
              <w:keepNext/>
              <w:spacing w:after="60"/>
              <w:rPr>
                <w:ins w:id="4557" w:author="Wittman, Jacob (CDC/DDNID/NCCDPHP/DDT) (CTR)" w:date="2023-08-15T14:04:00Z"/>
              </w:rPr>
            </w:pPr>
            <w:ins w:id="4558" w:author="Wittman, Jacob (CDC/DDNID/NCCDPHP/DDT) (CTR)" w:date="2023-08-15T14:04:00Z">
              <w:r>
                <w:rPr>
                  <w:rFonts w:ascii="Calibri" w:hAnsi="Calibri"/>
                  <w:sz w:val="20"/>
                </w:rPr>
                <w:t>57.1 (3.5)</w:t>
              </w:r>
            </w:ins>
          </w:p>
        </w:tc>
        <w:tc>
          <w:tcPr>
            <w:tcW w:w="0" w:type="auto"/>
            <w:tcBorders>
              <w:top w:val="single" w:sz="0" w:space="0" w:color="D3D3D3"/>
              <w:left w:val="single" w:sz="0" w:space="0" w:color="D3D3D3"/>
              <w:bottom w:val="single" w:sz="0" w:space="0" w:color="D3D3D3"/>
              <w:right w:val="single" w:sz="0" w:space="0" w:color="D3D3D3"/>
            </w:tcBorders>
          </w:tcPr>
          <w:p w14:paraId="09BC0E15" w14:textId="77777777" w:rsidR="00524773" w:rsidRDefault="00524773" w:rsidP="00C670FC">
            <w:pPr>
              <w:keepNext/>
              <w:spacing w:after="60"/>
              <w:rPr>
                <w:ins w:id="4559" w:author="Wittman, Jacob (CDC/DDNID/NCCDPHP/DDT) (CTR)" w:date="2023-08-15T14:04:00Z"/>
              </w:rPr>
            </w:pPr>
            <w:ins w:id="4560" w:author="Wittman, Jacob (CDC/DDNID/NCCDPHP/DDT) (CTR)" w:date="2023-08-15T14:04:00Z">
              <w:r>
                <w:rPr>
                  <w:rFonts w:ascii="Calibri" w:hAnsi="Calibri"/>
                  <w:sz w:val="20"/>
                </w:rPr>
                <w:t>61.3 (3.3)</w:t>
              </w:r>
            </w:ins>
          </w:p>
        </w:tc>
        <w:tc>
          <w:tcPr>
            <w:tcW w:w="0" w:type="auto"/>
            <w:tcBorders>
              <w:top w:val="single" w:sz="0" w:space="0" w:color="D3D3D3"/>
              <w:left w:val="single" w:sz="0" w:space="0" w:color="D3D3D3"/>
              <w:bottom w:val="single" w:sz="0" w:space="0" w:color="D3D3D3"/>
              <w:right w:val="single" w:sz="0" w:space="0" w:color="D3D3D3"/>
            </w:tcBorders>
          </w:tcPr>
          <w:p w14:paraId="0E74E957" w14:textId="77777777" w:rsidR="00524773" w:rsidRDefault="00524773" w:rsidP="00C670FC">
            <w:pPr>
              <w:keepNext/>
              <w:spacing w:after="60"/>
              <w:rPr>
                <w:ins w:id="4561" w:author="Wittman, Jacob (CDC/DDNID/NCCDPHP/DDT) (CTR)" w:date="2023-08-15T14:04:00Z"/>
              </w:rPr>
            </w:pPr>
            <w:ins w:id="4562" w:author="Wittman, Jacob (CDC/DDNID/NCCDPHP/DDT) (CTR)" w:date="2023-08-15T14:04:00Z">
              <w:r>
                <w:rPr>
                  <w:rFonts w:ascii="Calibri" w:hAnsi="Calibri"/>
                  <w:sz w:val="20"/>
                </w:rPr>
                <w:t>61.5 (3.8)</w:t>
              </w:r>
            </w:ins>
          </w:p>
        </w:tc>
        <w:tc>
          <w:tcPr>
            <w:tcW w:w="0" w:type="auto"/>
            <w:tcBorders>
              <w:top w:val="single" w:sz="0" w:space="0" w:color="D3D3D3"/>
              <w:left w:val="single" w:sz="0" w:space="0" w:color="D3D3D3"/>
              <w:bottom w:val="single" w:sz="0" w:space="0" w:color="D3D3D3"/>
              <w:right w:val="single" w:sz="0" w:space="0" w:color="D3D3D3"/>
            </w:tcBorders>
          </w:tcPr>
          <w:p w14:paraId="36285A70" w14:textId="77777777" w:rsidR="00524773" w:rsidRDefault="00524773" w:rsidP="00C670FC">
            <w:pPr>
              <w:keepNext/>
              <w:spacing w:after="60"/>
              <w:rPr>
                <w:ins w:id="4563" w:author="Wittman, Jacob (CDC/DDNID/NCCDPHP/DDT) (CTR)" w:date="2023-08-15T14:04:00Z"/>
              </w:rPr>
            </w:pPr>
            <w:ins w:id="4564" w:author="Wittman, Jacob (CDC/DDNID/NCCDPHP/DDT) (CTR)" w:date="2023-08-15T14:04:00Z">
              <w:r>
                <w:rPr>
                  <w:rFonts w:ascii="Calibri" w:hAnsi="Calibri"/>
                  <w:sz w:val="20"/>
                </w:rPr>
                <w:t>61.9 (3.7)</w:t>
              </w:r>
            </w:ins>
          </w:p>
        </w:tc>
        <w:tc>
          <w:tcPr>
            <w:tcW w:w="0" w:type="auto"/>
            <w:tcBorders>
              <w:top w:val="single" w:sz="0" w:space="0" w:color="D3D3D3"/>
              <w:left w:val="single" w:sz="0" w:space="0" w:color="D3D3D3"/>
              <w:bottom w:val="single" w:sz="0" w:space="0" w:color="D3D3D3"/>
              <w:right w:val="single" w:sz="0" w:space="0" w:color="D3D3D3"/>
            </w:tcBorders>
          </w:tcPr>
          <w:p w14:paraId="45225E7E" w14:textId="77777777" w:rsidR="00524773" w:rsidRDefault="00524773" w:rsidP="00C670FC">
            <w:pPr>
              <w:keepNext/>
              <w:spacing w:after="60"/>
              <w:rPr>
                <w:ins w:id="4565" w:author="Wittman, Jacob (CDC/DDNID/NCCDPHP/DDT) (CTR)" w:date="2023-08-15T14:04:00Z"/>
              </w:rPr>
            </w:pPr>
            <w:ins w:id="4566" w:author="Wittman, Jacob (CDC/DDNID/NCCDPHP/DDT) (CTR)" w:date="2023-08-15T14:04:00Z">
              <w:r>
                <w:rPr>
                  <w:rFonts w:ascii="Calibri" w:hAnsi="Calibri"/>
                  <w:sz w:val="20"/>
                </w:rPr>
                <w:t>65.1 (3.6)</w:t>
              </w:r>
            </w:ins>
          </w:p>
        </w:tc>
        <w:tc>
          <w:tcPr>
            <w:tcW w:w="0" w:type="auto"/>
            <w:tcBorders>
              <w:top w:val="single" w:sz="0" w:space="0" w:color="D3D3D3"/>
              <w:left w:val="single" w:sz="0" w:space="0" w:color="D3D3D3"/>
              <w:bottom w:val="single" w:sz="0" w:space="0" w:color="D3D3D3"/>
              <w:right w:val="single" w:sz="0" w:space="0" w:color="D3D3D3"/>
            </w:tcBorders>
          </w:tcPr>
          <w:p w14:paraId="528FDF83" w14:textId="77777777" w:rsidR="00524773" w:rsidRDefault="00524773" w:rsidP="00C670FC">
            <w:pPr>
              <w:keepNext/>
              <w:spacing w:after="60"/>
              <w:rPr>
                <w:ins w:id="4567" w:author="Wittman, Jacob (CDC/DDNID/NCCDPHP/DDT) (CTR)" w:date="2023-08-15T14:04:00Z"/>
              </w:rPr>
            </w:pPr>
            <w:ins w:id="4568" w:author="Wittman, Jacob (CDC/DDNID/NCCDPHP/DDT) (CTR)" w:date="2023-08-15T14:04:00Z">
              <w:r>
                <w:rPr>
                  <w:rFonts w:ascii="Calibri" w:hAnsi="Calibri"/>
                  <w:sz w:val="20"/>
                </w:rPr>
                <w:t>56.4 (3.5)</w:t>
              </w:r>
            </w:ins>
          </w:p>
        </w:tc>
        <w:tc>
          <w:tcPr>
            <w:tcW w:w="0" w:type="auto"/>
            <w:tcBorders>
              <w:top w:val="single" w:sz="0" w:space="0" w:color="D3D3D3"/>
              <w:left w:val="single" w:sz="0" w:space="0" w:color="D3D3D3"/>
              <w:bottom w:val="single" w:sz="0" w:space="0" w:color="D3D3D3"/>
              <w:right w:val="single" w:sz="0" w:space="0" w:color="D3D3D3"/>
            </w:tcBorders>
          </w:tcPr>
          <w:p w14:paraId="747E9953" w14:textId="77777777" w:rsidR="00524773" w:rsidRDefault="00524773" w:rsidP="00C670FC">
            <w:pPr>
              <w:keepNext/>
              <w:spacing w:after="60"/>
              <w:rPr>
                <w:ins w:id="4569" w:author="Wittman, Jacob (CDC/DDNID/NCCDPHP/DDT) (CTR)" w:date="2023-08-15T14:04:00Z"/>
              </w:rPr>
            </w:pPr>
            <w:ins w:id="4570" w:author="Wittman, Jacob (CDC/DDNID/NCCDPHP/DDT) (CTR)" w:date="2023-08-15T14:04:00Z">
              <w:r>
                <w:rPr>
                  <w:rFonts w:ascii="Calibri" w:hAnsi="Calibri"/>
                  <w:sz w:val="20"/>
                </w:rPr>
                <w:t>51.6 (3.6)</w:t>
              </w:r>
            </w:ins>
          </w:p>
        </w:tc>
        <w:tc>
          <w:tcPr>
            <w:tcW w:w="0" w:type="auto"/>
            <w:tcBorders>
              <w:top w:val="single" w:sz="0" w:space="0" w:color="D3D3D3"/>
              <w:left w:val="single" w:sz="0" w:space="0" w:color="D3D3D3"/>
              <w:bottom w:val="single" w:sz="0" w:space="0" w:color="D3D3D3"/>
              <w:right w:val="single" w:sz="0" w:space="0" w:color="D3D3D3"/>
            </w:tcBorders>
          </w:tcPr>
          <w:p w14:paraId="37CD0535" w14:textId="77777777" w:rsidR="00524773" w:rsidRDefault="00524773" w:rsidP="00C670FC">
            <w:pPr>
              <w:keepNext/>
              <w:spacing w:after="60"/>
              <w:rPr>
                <w:ins w:id="4571" w:author="Wittman, Jacob (CDC/DDNID/NCCDPHP/DDT) (CTR)" w:date="2023-08-15T14:04:00Z"/>
              </w:rPr>
            </w:pPr>
            <w:ins w:id="4572" w:author="Wittman, Jacob (CDC/DDNID/NCCDPHP/DDT) (CTR)" w:date="2023-08-15T14:04:00Z">
              <w:r>
                <w:rPr>
                  <w:rFonts w:ascii="Calibri" w:hAnsi="Calibri"/>
                  <w:sz w:val="20"/>
                </w:rPr>
                <w:t>59.3 (3.2)</w:t>
              </w:r>
            </w:ins>
          </w:p>
        </w:tc>
        <w:tc>
          <w:tcPr>
            <w:tcW w:w="0" w:type="auto"/>
            <w:tcBorders>
              <w:top w:val="single" w:sz="0" w:space="0" w:color="D3D3D3"/>
              <w:left w:val="single" w:sz="0" w:space="0" w:color="D3D3D3"/>
              <w:bottom w:val="single" w:sz="0" w:space="0" w:color="D3D3D3"/>
              <w:right w:val="single" w:sz="0" w:space="0" w:color="D3D3D3"/>
            </w:tcBorders>
          </w:tcPr>
          <w:p w14:paraId="4F4D8610" w14:textId="77777777" w:rsidR="00524773" w:rsidRDefault="00524773" w:rsidP="00C670FC">
            <w:pPr>
              <w:keepNext/>
              <w:spacing w:after="60"/>
              <w:rPr>
                <w:ins w:id="4573" w:author="Wittman, Jacob (CDC/DDNID/NCCDPHP/DDT) (CTR)" w:date="2023-08-15T14:04:00Z"/>
              </w:rPr>
            </w:pPr>
            <w:ins w:id="4574" w:author="Wittman, Jacob (CDC/DDNID/NCCDPHP/DDT) (CTR)" w:date="2023-08-15T14:04:00Z">
              <w:r>
                <w:rPr>
                  <w:rFonts w:ascii="Calibri" w:hAnsi="Calibri"/>
                  <w:sz w:val="20"/>
                </w:rPr>
                <w:t>52.0 (3.5)</w:t>
              </w:r>
            </w:ins>
          </w:p>
        </w:tc>
        <w:tc>
          <w:tcPr>
            <w:tcW w:w="0" w:type="auto"/>
            <w:tcBorders>
              <w:top w:val="single" w:sz="0" w:space="0" w:color="D3D3D3"/>
              <w:left w:val="single" w:sz="0" w:space="0" w:color="D3D3D3"/>
              <w:bottom w:val="single" w:sz="0" w:space="0" w:color="D3D3D3"/>
              <w:right w:val="single" w:sz="0" w:space="0" w:color="D3D3D3"/>
            </w:tcBorders>
          </w:tcPr>
          <w:p w14:paraId="6C1CFC69" w14:textId="77777777" w:rsidR="00524773" w:rsidRDefault="00524773" w:rsidP="00C670FC">
            <w:pPr>
              <w:keepNext/>
              <w:spacing w:after="60"/>
              <w:rPr>
                <w:ins w:id="4575" w:author="Wittman, Jacob (CDC/DDNID/NCCDPHP/DDT) (CTR)" w:date="2023-08-15T14:04:00Z"/>
              </w:rPr>
            </w:pPr>
            <w:ins w:id="4576" w:author="Wittman, Jacob (CDC/DDNID/NCCDPHP/DDT) (CTR)" w:date="2023-08-15T14:04:00Z">
              <w:r>
                <w:rPr>
                  <w:rFonts w:ascii="Calibri" w:hAnsi="Calibri"/>
                  <w:sz w:val="20"/>
                </w:rPr>
                <w:t>57.1 (3.5)</w:t>
              </w:r>
            </w:ins>
          </w:p>
        </w:tc>
        <w:tc>
          <w:tcPr>
            <w:tcW w:w="0" w:type="auto"/>
            <w:tcBorders>
              <w:top w:val="single" w:sz="0" w:space="0" w:color="D3D3D3"/>
              <w:left w:val="single" w:sz="0" w:space="0" w:color="D3D3D3"/>
              <w:bottom w:val="single" w:sz="0" w:space="0" w:color="D3D3D3"/>
              <w:right w:val="single" w:sz="0" w:space="0" w:color="D3D3D3"/>
            </w:tcBorders>
          </w:tcPr>
          <w:p w14:paraId="2F0C37DD" w14:textId="77777777" w:rsidR="00524773" w:rsidRDefault="00524773" w:rsidP="00C670FC">
            <w:pPr>
              <w:keepNext/>
              <w:spacing w:after="60"/>
              <w:rPr>
                <w:ins w:id="4577" w:author="Wittman, Jacob (CDC/DDNID/NCCDPHP/DDT) (CTR)" w:date="2023-08-15T14:04:00Z"/>
              </w:rPr>
            </w:pPr>
            <w:ins w:id="4578" w:author="Wittman, Jacob (CDC/DDNID/NCCDPHP/DDT) (CTR)" w:date="2023-08-15T14:04:00Z">
              <w:r>
                <w:rPr>
                  <w:rFonts w:ascii="Calibri" w:hAnsi="Calibri"/>
                  <w:sz w:val="20"/>
                </w:rPr>
                <w:t>48.7 (4.4)</w:t>
              </w:r>
            </w:ins>
          </w:p>
        </w:tc>
        <w:tc>
          <w:tcPr>
            <w:tcW w:w="0" w:type="auto"/>
            <w:tcBorders>
              <w:top w:val="single" w:sz="0" w:space="0" w:color="D3D3D3"/>
              <w:left w:val="single" w:sz="0" w:space="0" w:color="D3D3D3"/>
              <w:bottom w:val="single" w:sz="0" w:space="0" w:color="D3D3D3"/>
              <w:right w:val="single" w:sz="0" w:space="0" w:color="D3D3D3"/>
            </w:tcBorders>
          </w:tcPr>
          <w:p w14:paraId="02C7EC89" w14:textId="77777777" w:rsidR="00524773" w:rsidRDefault="00524773" w:rsidP="00C670FC">
            <w:pPr>
              <w:keepNext/>
              <w:spacing w:after="60"/>
              <w:rPr>
                <w:ins w:id="4579" w:author="Wittman, Jacob (CDC/DDNID/NCCDPHP/DDT) (CTR)" w:date="2023-08-15T14:04:00Z"/>
              </w:rPr>
            </w:pPr>
            <w:ins w:id="4580" w:author="Wittman, Jacob (CDC/DDNID/NCCDPHP/DDT) (CTR)" w:date="2023-08-15T14:04:00Z">
              <w:r>
                <w:rPr>
                  <w:rFonts w:ascii="Calibri" w:hAnsi="Calibri"/>
                  <w:sz w:val="20"/>
                </w:rPr>
                <w:t>48.1 (4.5)</w:t>
              </w:r>
            </w:ins>
          </w:p>
        </w:tc>
        <w:tc>
          <w:tcPr>
            <w:tcW w:w="0" w:type="auto"/>
            <w:tcBorders>
              <w:top w:val="single" w:sz="0" w:space="0" w:color="D3D3D3"/>
              <w:left w:val="single" w:sz="0" w:space="0" w:color="D3D3D3"/>
              <w:bottom w:val="single" w:sz="0" w:space="0" w:color="D3D3D3"/>
              <w:right w:val="single" w:sz="0" w:space="0" w:color="D3D3D3"/>
            </w:tcBorders>
          </w:tcPr>
          <w:p w14:paraId="4AC9EFAD" w14:textId="77777777" w:rsidR="00524773" w:rsidRDefault="00524773" w:rsidP="00C670FC">
            <w:pPr>
              <w:keepNext/>
              <w:spacing w:after="60"/>
              <w:rPr>
                <w:ins w:id="4581" w:author="Wittman, Jacob (CDC/DDNID/NCCDPHP/DDT) (CTR)" w:date="2023-08-15T14:04:00Z"/>
              </w:rPr>
            </w:pPr>
            <w:ins w:id="4582" w:author="Wittman, Jacob (CDC/DDNID/NCCDPHP/DDT) (CTR)" w:date="2023-08-15T14:04:00Z">
              <w:r>
                <w:rPr>
                  <w:rFonts w:ascii="Calibri" w:hAnsi="Calibri"/>
                  <w:sz w:val="20"/>
                </w:rPr>
                <w:t>-14.5 (-32.1, 3.1)</w:t>
              </w:r>
            </w:ins>
          </w:p>
        </w:tc>
        <w:tc>
          <w:tcPr>
            <w:tcW w:w="0" w:type="auto"/>
            <w:tcBorders>
              <w:top w:val="single" w:sz="0" w:space="0" w:color="D3D3D3"/>
              <w:left w:val="single" w:sz="0" w:space="0" w:color="D3D3D3"/>
              <w:bottom w:val="single" w:sz="0" w:space="0" w:color="D3D3D3"/>
              <w:right w:val="single" w:sz="0" w:space="0" w:color="D3D3D3"/>
            </w:tcBorders>
          </w:tcPr>
          <w:p w14:paraId="3FFCAAA0" w14:textId="77777777" w:rsidR="00524773" w:rsidRDefault="00524773" w:rsidP="00C670FC">
            <w:pPr>
              <w:keepNext/>
              <w:spacing w:after="60"/>
              <w:rPr>
                <w:ins w:id="45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B2A8062" w14:textId="77777777" w:rsidR="00524773" w:rsidRDefault="00524773" w:rsidP="00C670FC">
            <w:pPr>
              <w:keepNext/>
              <w:spacing w:after="60"/>
              <w:rPr>
                <w:ins w:id="4584" w:author="Wittman, Jacob (CDC/DDNID/NCCDPHP/DDT) (CTR)" w:date="2023-08-15T14:04:00Z"/>
              </w:rPr>
            </w:pPr>
            <w:ins w:id="4585" w:author="Wittman, Jacob (CDC/DDNID/NCCDPHP/DDT) (CTR)" w:date="2023-08-15T14:04:00Z">
              <w:r>
                <w:rPr>
                  <w:rFonts w:ascii="Calibri" w:hAnsi="Calibri"/>
                  <w:sz w:val="20"/>
                </w:rPr>
                <w:t>-1.3 (-2.7, 0.1)</w:t>
              </w:r>
            </w:ins>
          </w:p>
        </w:tc>
        <w:tc>
          <w:tcPr>
            <w:tcW w:w="0" w:type="auto"/>
            <w:tcBorders>
              <w:top w:val="single" w:sz="0" w:space="0" w:color="D3D3D3"/>
              <w:left w:val="single" w:sz="0" w:space="0" w:color="D3D3D3"/>
              <w:bottom w:val="single" w:sz="0" w:space="0" w:color="D3D3D3"/>
              <w:right w:val="single" w:sz="0" w:space="0" w:color="D3D3D3"/>
            </w:tcBorders>
          </w:tcPr>
          <w:p w14:paraId="088C1BA7" w14:textId="77777777" w:rsidR="00524773" w:rsidRDefault="00524773" w:rsidP="00C670FC">
            <w:pPr>
              <w:keepNext/>
              <w:spacing w:after="60"/>
              <w:rPr>
                <w:ins w:id="4586" w:author="Wittman, Jacob (CDC/DDNID/NCCDPHP/DDT) (CTR)" w:date="2023-08-15T14:04:00Z"/>
              </w:rPr>
            </w:pPr>
            <w:ins w:id="4587" w:author="Wittman, Jacob (CDC/DDNID/NCCDPHP/DDT) (CTR)" w:date="2023-08-15T14:04:00Z">
              <w:r>
                <w:rPr>
                  <w:rFonts w:ascii="Calibri" w:hAnsi="Calibri"/>
                  <w:sz w:val="20"/>
                </w:rPr>
                <w:t>-1.3 (-2.7, 0.1)</w:t>
              </w:r>
            </w:ins>
          </w:p>
        </w:tc>
      </w:tr>
      <w:tr w:rsidR="00524773" w14:paraId="4ABD8BD1" w14:textId="77777777" w:rsidTr="00C670FC">
        <w:trPr>
          <w:cantSplit/>
          <w:jc w:val="center"/>
          <w:ins w:id="458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BE5E707" w14:textId="77777777" w:rsidR="00524773" w:rsidRDefault="00524773" w:rsidP="00C670FC">
            <w:pPr>
              <w:keepNext/>
              <w:spacing w:after="60"/>
              <w:rPr>
                <w:ins w:id="4589" w:author="Wittman, Jacob (CDC/DDNID/NCCDPHP/DDT) (CTR)" w:date="2023-08-15T14:04:00Z"/>
              </w:rPr>
            </w:pPr>
            <w:ins w:id="4590"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1DDCD416" w14:textId="77777777" w:rsidR="00524773" w:rsidRDefault="00524773" w:rsidP="00C670FC">
            <w:pPr>
              <w:keepNext/>
              <w:spacing w:after="60"/>
              <w:rPr>
                <w:ins w:id="4591" w:author="Wittman, Jacob (CDC/DDNID/NCCDPHP/DDT) (CTR)" w:date="2023-08-15T14:04:00Z"/>
              </w:rPr>
            </w:pPr>
            <w:ins w:id="4592" w:author="Wittman, Jacob (CDC/DDNID/NCCDPHP/DDT) (CTR)" w:date="2023-08-15T14:04:00Z">
              <w:r>
                <w:rPr>
                  <w:rFonts w:ascii="Calibri" w:hAnsi="Calibri"/>
                  <w:sz w:val="20"/>
                </w:rPr>
                <w:t>51.0 (1.3)</w:t>
              </w:r>
            </w:ins>
          </w:p>
        </w:tc>
        <w:tc>
          <w:tcPr>
            <w:tcW w:w="0" w:type="auto"/>
            <w:tcBorders>
              <w:top w:val="single" w:sz="0" w:space="0" w:color="D3D3D3"/>
              <w:left w:val="single" w:sz="0" w:space="0" w:color="D3D3D3"/>
              <w:bottom w:val="single" w:sz="0" w:space="0" w:color="D3D3D3"/>
              <w:right w:val="single" w:sz="0" w:space="0" w:color="D3D3D3"/>
            </w:tcBorders>
          </w:tcPr>
          <w:p w14:paraId="3BC1009F" w14:textId="77777777" w:rsidR="00524773" w:rsidRDefault="00524773" w:rsidP="00C670FC">
            <w:pPr>
              <w:keepNext/>
              <w:spacing w:after="60"/>
              <w:rPr>
                <w:ins w:id="4593" w:author="Wittman, Jacob (CDC/DDNID/NCCDPHP/DDT) (CTR)" w:date="2023-08-15T14:04:00Z"/>
              </w:rPr>
            </w:pPr>
            <w:ins w:id="4594" w:author="Wittman, Jacob (CDC/DDNID/NCCDPHP/DDT) (CTR)" w:date="2023-08-15T14:04:00Z">
              <w:r>
                <w:rPr>
                  <w:rFonts w:ascii="Calibri" w:hAnsi="Calibri"/>
                  <w:sz w:val="20"/>
                </w:rPr>
                <w:t>57.1 (4.8)</w:t>
              </w:r>
            </w:ins>
          </w:p>
        </w:tc>
        <w:tc>
          <w:tcPr>
            <w:tcW w:w="0" w:type="auto"/>
            <w:tcBorders>
              <w:top w:val="single" w:sz="0" w:space="0" w:color="D3D3D3"/>
              <w:left w:val="single" w:sz="0" w:space="0" w:color="D3D3D3"/>
              <w:bottom w:val="single" w:sz="0" w:space="0" w:color="D3D3D3"/>
              <w:right w:val="single" w:sz="0" w:space="0" w:color="D3D3D3"/>
            </w:tcBorders>
          </w:tcPr>
          <w:p w14:paraId="7641A92D" w14:textId="77777777" w:rsidR="00524773" w:rsidRDefault="00524773" w:rsidP="00C670FC">
            <w:pPr>
              <w:keepNext/>
              <w:spacing w:after="60"/>
              <w:rPr>
                <w:ins w:id="4595" w:author="Wittman, Jacob (CDC/DDNID/NCCDPHP/DDT) (CTR)" w:date="2023-08-15T14:04:00Z"/>
              </w:rPr>
            </w:pPr>
            <w:ins w:id="4596" w:author="Wittman, Jacob (CDC/DDNID/NCCDPHP/DDT) (CTR)" w:date="2023-08-15T14:04:00Z">
              <w:r>
                <w:rPr>
                  <w:rFonts w:ascii="Calibri" w:hAnsi="Calibri"/>
                  <w:sz w:val="20"/>
                </w:rPr>
                <w:t>50.1 (4.7)</w:t>
              </w:r>
            </w:ins>
          </w:p>
        </w:tc>
        <w:tc>
          <w:tcPr>
            <w:tcW w:w="0" w:type="auto"/>
            <w:tcBorders>
              <w:top w:val="single" w:sz="0" w:space="0" w:color="D3D3D3"/>
              <w:left w:val="single" w:sz="0" w:space="0" w:color="D3D3D3"/>
              <w:bottom w:val="single" w:sz="0" w:space="0" w:color="D3D3D3"/>
              <w:right w:val="single" w:sz="0" w:space="0" w:color="D3D3D3"/>
            </w:tcBorders>
          </w:tcPr>
          <w:p w14:paraId="5004263F" w14:textId="77777777" w:rsidR="00524773" w:rsidRDefault="00524773" w:rsidP="00C670FC">
            <w:pPr>
              <w:keepNext/>
              <w:spacing w:after="60"/>
              <w:rPr>
                <w:ins w:id="4597" w:author="Wittman, Jacob (CDC/DDNID/NCCDPHP/DDT) (CTR)" w:date="2023-08-15T14:04:00Z"/>
              </w:rPr>
            </w:pPr>
            <w:ins w:id="4598" w:author="Wittman, Jacob (CDC/DDNID/NCCDPHP/DDT) (CTR)" w:date="2023-08-15T14:04:00Z">
              <w:r>
                <w:rPr>
                  <w:rFonts w:ascii="Calibri" w:hAnsi="Calibri"/>
                  <w:sz w:val="20"/>
                </w:rPr>
                <w:t>52.6 (4.9)</w:t>
              </w:r>
            </w:ins>
          </w:p>
        </w:tc>
        <w:tc>
          <w:tcPr>
            <w:tcW w:w="0" w:type="auto"/>
            <w:tcBorders>
              <w:top w:val="single" w:sz="0" w:space="0" w:color="D3D3D3"/>
              <w:left w:val="single" w:sz="0" w:space="0" w:color="D3D3D3"/>
              <w:bottom w:val="single" w:sz="0" w:space="0" w:color="D3D3D3"/>
              <w:right w:val="single" w:sz="0" w:space="0" w:color="D3D3D3"/>
            </w:tcBorders>
          </w:tcPr>
          <w:p w14:paraId="4A3C2550" w14:textId="77777777" w:rsidR="00524773" w:rsidRDefault="00524773" w:rsidP="00C670FC">
            <w:pPr>
              <w:keepNext/>
              <w:spacing w:after="60"/>
              <w:rPr>
                <w:ins w:id="4599" w:author="Wittman, Jacob (CDC/DDNID/NCCDPHP/DDT) (CTR)" w:date="2023-08-15T14:04:00Z"/>
              </w:rPr>
            </w:pPr>
            <w:ins w:id="4600" w:author="Wittman, Jacob (CDC/DDNID/NCCDPHP/DDT) (CTR)" w:date="2023-08-15T14:04:00Z">
              <w:r>
                <w:rPr>
                  <w:rFonts w:ascii="Calibri" w:hAnsi="Calibri"/>
                  <w:sz w:val="20"/>
                </w:rPr>
                <w:t>56.6 (4.6)</w:t>
              </w:r>
            </w:ins>
          </w:p>
        </w:tc>
        <w:tc>
          <w:tcPr>
            <w:tcW w:w="0" w:type="auto"/>
            <w:tcBorders>
              <w:top w:val="single" w:sz="0" w:space="0" w:color="D3D3D3"/>
              <w:left w:val="single" w:sz="0" w:space="0" w:color="D3D3D3"/>
              <w:bottom w:val="single" w:sz="0" w:space="0" w:color="D3D3D3"/>
              <w:right w:val="single" w:sz="0" w:space="0" w:color="D3D3D3"/>
            </w:tcBorders>
          </w:tcPr>
          <w:p w14:paraId="00705385" w14:textId="77777777" w:rsidR="00524773" w:rsidRDefault="00524773" w:rsidP="00C670FC">
            <w:pPr>
              <w:keepNext/>
              <w:spacing w:after="60"/>
              <w:rPr>
                <w:ins w:id="4601" w:author="Wittman, Jacob (CDC/DDNID/NCCDPHP/DDT) (CTR)" w:date="2023-08-15T14:04:00Z"/>
              </w:rPr>
            </w:pPr>
            <w:ins w:id="4602" w:author="Wittman, Jacob (CDC/DDNID/NCCDPHP/DDT) (CTR)" w:date="2023-08-15T14:04:00Z">
              <w:r>
                <w:rPr>
                  <w:rFonts w:ascii="Calibri" w:hAnsi="Calibri"/>
                  <w:sz w:val="20"/>
                </w:rPr>
                <w:t>56.5 (4.8)</w:t>
              </w:r>
            </w:ins>
          </w:p>
        </w:tc>
        <w:tc>
          <w:tcPr>
            <w:tcW w:w="0" w:type="auto"/>
            <w:tcBorders>
              <w:top w:val="single" w:sz="0" w:space="0" w:color="D3D3D3"/>
              <w:left w:val="single" w:sz="0" w:space="0" w:color="D3D3D3"/>
              <w:bottom w:val="single" w:sz="0" w:space="0" w:color="D3D3D3"/>
              <w:right w:val="single" w:sz="0" w:space="0" w:color="D3D3D3"/>
            </w:tcBorders>
          </w:tcPr>
          <w:p w14:paraId="7040C68B" w14:textId="77777777" w:rsidR="00524773" w:rsidRDefault="00524773" w:rsidP="00C670FC">
            <w:pPr>
              <w:keepNext/>
              <w:spacing w:after="60"/>
              <w:rPr>
                <w:ins w:id="4603" w:author="Wittman, Jacob (CDC/DDNID/NCCDPHP/DDT) (CTR)" w:date="2023-08-15T14:04:00Z"/>
              </w:rPr>
            </w:pPr>
            <w:ins w:id="4604" w:author="Wittman, Jacob (CDC/DDNID/NCCDPHP/DDT) (CTR)" w:date="2023-08-15T14:04:00Z">
              <w:r>
                <w:rPr>
                  <w:rFonts w:ascii="Calibri" w:hAnsi="Calibri"/>
                  <w:sz w:val="20"/>
                </w:rPr>
                <w:t>50.9 (4.3)</w:t>
              </w:r>
            </w:ins>
          </w:p>
        </w:tc>
        <w:tc>
          <w:tcPr>
            <w:tcW w:w="0" w:type="auto"/>
            <w:tcBorders>
              <w:top w:val="single" w:sz="0" w:space="0" w:color="D3D3D3"/>
              <w:left w:val="single" w:sz="0" w:space="0" w:color="D3D3D3"/>
              <w:bottom w:val="single" w:sz="0" w:space="0" w:color="D3D3D3"/>
              <w:right w:val="single" w:sz="0" w:space="0" w:color="D3D3D3"/>
            </w:tcBorders>
          </w:tcPr>
          <w:p w14:paraId="000DA94E" w14:textId="77777777" w:rsidR="00524773" w:rsidRDefault="00524773" w:rsidP="00C670FC">
            <w:pPr>
              <w:keepNext/>
              <w:spacing w:after="60"/>
              <w:rPr>
                <w:ins w:id="4605" w:author="Wittman, Jacob (CDC/DDNID/NCCDPHP/DDT) (CTR)" w:date="2023-08-15T14:04:00Z"/>
              </w:rPr>
            </w:pPr>
            <w:ins w:id="4606" w:author="Wittman, Jacob (CDC/DDNID/NCCDPHP/DDT) (CTR)" w:date="2023-08-15T14:04:00Z">
              <w:r>
                <w:rPr>
                  <w:rFonts w:ascii="Calibri" w:hAnsi="Calibri"/>
                  <w:sz w:val="20"/>
                </w:rPr>
                <w:t>46.3 (4.4)</w:t>
              </w:r>
            </w:ins>
          </w:p>
        </w:tc>
        <w:tc>
          <w:tcPr>
            <w:tcW w:w="0" w:type="auto"/>
            <w:tcBorders>
              <w:top w:val="single" w:sz="0" w:space="0" w:color="D3D3D3"/>
              <w:left w:val="single" w:sz="0" w:space="0" w:color="D3D3D3"/>
              <w:bottom w:val="single" w:sz="0" w:space="0" w:color="D3D3D3"/>
              <w:right w:val="single" w:sz="0" w:space="0" w:color="D3D3D3"/>
            </w:tcBorders>
          </w:tcPr>
          <w:p w14:paraId="2724B615" w14:textId="77777777" w:rsidR="00524773" w:rsidRDefault="00524773" w:rsidP="00C670FC">
            <w:pPr>
              <w:keepNext/>
              <w:spacing w:after="60"/>
              <w:rPr>
                <w:ins w:id="4607" w:author="Wittman, Jacob (CDC/DDNID/NCCDPHP/DDT) (CTR)" w:date="2023-08-15T14:04:00Z"/>
              </w:rPr>
            </w:pPr>
            <w:ins w:id="4608" w:author="Wittman, Jacob (CDC/DDNID/NCCDPHP/DDT) (CTR)" w:date="2023-08-15T14:04:00Z">
              <w:r>
                <w:rPr>
                  <w:rFonts w:ascii="Calibri" w:hAnsi="Calibri"/>
                  <w:sz w:val="20"/>
                </w:rPr>
                <w:t>52.0 (4.2)</w:t>
              </w:r>
            </w:ins>
          </w:p>
        </w:tc>
        <w:tc>
          <w:tcPr>
            <w:tcW w:w="0" w:type="auto"/>
            <w:tcBorders>
              <w:top w:val="single" w:sz="0" w:space="0" w:color="D3D3D3"/>
              <w:left w:val="single" w:sz="0" w:space="0" w:color="D3D3D3"/>
              <w:bottom w:val="single" w:sz="0" w:space="0" w:color="D3D3D3"/>
              <w:right w:val="single" w:sz="0" w:space="0" w:color="D3D3D3"/>
            </w:tcBorders>
          </w:tcPr>
          <w:p w14:paraId="466A0591" w14:textId="77777777" w:rsidR="00524773" w:rsidRDefault="00524773" w:rsidP="00C670FC">
            <w:pPr>
              <w:keepNext/>
              <w:spacing w:after="60"/>
              <w:rPr>
                <w:ins w:id="4609" w:author="Wittman, Jacob (CDC/DDNID/NCCDPHP/DDT) (CTR)" w:date="2023-08-15T14:04:00Z"/>
              </w:rPr>
            </w:pPr>
            <w:ins w:id="4610" w:author="Wittman, Jacob (CDC/DDNID/NCCDPHP/DDT) (CTR)" w:date="2023-08-15T14:04:00Z">
              <w:r>
                <w:rPr>
                  <w:rFonts w:ascii="Calibri" w:hAnsi="Calibri"/>
                  <w:sz w:val="20"/>
                </w:rPr>
                <w:t>41.3 (4.8)</w:t>
              </w:r>
            </w:ins>
          </w:p>
        </w:tc>
        <w:tc>
          <w:tcPr>
            <w:tcW w:w="0" w:type="auto"/>
            <w:tcBorders>
              <w:top w:val="single" w:sz="0" w:space="0" w:color="D3D3D3"/>
              <w:left w:val="single" w:sz="0" w:space="0" w:color="D3D3D3"/>
              <w:bottom w:val="single" w:sz="0" w:space="0" w:color="D3D3D3"/>
              <w:right w:val="single" w:sz="0" w:space="0" w:color="D3D3D3"/>
            </w:tcBorders>
          </w:tcPr>
          <w:p w14:paraId="6C646D28" w14:textId="77777777" w:rsidR="00524773" w:rsidRDefault="00524773" w:rsidP="00C670FC">
            <w:pPr>
              <w:keepNext/>
              <w:spacing w:after="60"/>
              <w:rPr>
                <w:ins w:id="4611" w:author="Wittman, Jacob (CDC/DDNID/NCCDPHP/DDT) (CTR)" w:date="2023-08-15T14:04:00Z"/>
              </w:rPr>
            </w:pPr>
            <w:ins w:id="4612" w:author="Wittman, Jacob (CDC/DDNID/NCCDPHP/DDT) (CTR)" w:date="2023-08-15T14:04:00Z">
              <w:r>
                <w:rPr>
                  <w:rFonts w:ascii="Calibri" w:hAnsi="Calibri"/>
                  <w:sz w:val="20"/>
                </w:rPr>
                <w:t>46.2 (4.3)</w:t>
              </w:r>
            </w:ins>
          </w:p>
        </w:tc>
        <w:tc>
          <w:tcPr>
            <w:tcW w:w="0" w:type="auto"/>
            <w:tcBorders>
              <w:top w:val="single" w:sz="0" w:space="0" w:color="D3D3D3"/>
              <w:left w:val="single" w:sz="0" w:space="0" w:color="D3D3D3"/>
              <w:bottom w:val="single" w:sz="0" w:space="0" w:color="D3D3D3"/>
              <w:right w:val="single" w:sz="0" w:space="0" w:color="D3D3D3"/>
            </w:tcBorders>
          </w:tcPr>
          <w:p w14:paraId="63BC7D6F" w14:textId="77777777" w:rsidR="00524773" w:rsidRDefault="00524773" w:rsidP="00C670FC">
            <w:pPr>
              <w:keepNext/>
              <w:spacing w:after="60"/>
              <w:rPr>
                <w:ins w:id="4613" w:author="Wittman, Jacob (CDC/DDNID/NCCDPHP/DDT) (CTR)" w:date="2023-08-15T14:04:00Z"/>
              </w:rPr>
            </w:pPr>
            <w:ins w:id="4614" w:author="Wittman, Jacob (CDC/DDNID/NCCDPHP/DDT) (CTR)" w:date="2023-08-15T14:04:00Z">
              <w:r>
                <w:rPr>
                  <w:rFonts w:ascii="Calibri" w:hAnsi="Calibri"/>
                  <w:sz w:val="20"/>
                </w:rPr>
                <w:t>52.5 (5.0)</w:t>
              </w:r>
            </w:ins>
          </w:p>
        </w:tc>
        <w:tc>
          <w:tcPr>
            <w:tcW w:w="0" w:type="auto"/>
            <w:tcBorders>
              <w:top w:val="single" w:sz="0" w:space="0" w:color="D3D3D3"/>
              <w:left w:val="single" w:sz="0" w:space="0" w:color="D3D3D3"/>
              <w:bottom w:val="single" w:sz="0" w:space="0" w:color="D3D3D3"/>
              <w:right w:val="single" w:sz="0" w:space="0" w:color="D3D3D3"/>
            </w:tcBorders>
          </w:tcPr>
          <w:p w14:paraId="5124E65D" w14:textId="77777777" w:rsidR="00524773" w:rsidRDefault="00524773" w:rsidP="00C670FC">
            <w:pPr>
              <w:keepNext/>
              <w:spacing w:after="60"/>
              <w:rPr>
                <w:ins w:id="4615" w:author="Wittman, Jacob (CDC/DDNID/NCCDPHP/DDT) (CTR)" w:date="2023-08-15T14:04:00Z"/>
              </w:rPr>
            </w:pPr>
            <w:ins w:id="4616" w:author="Wittman, Jacob (CDC/DDNID/NCCDPHP/DDT) (CTR)" w:date="2023-08-15T14:04:00Z">
              <w:r>
                <w:rPr>
                  <w:rFonts w:ascii="Calibri" w:hAnsi="Calibri"/>
                  <w:sz w:val="20"/>
                </w:rPr>
                <w:t>50.3 (5.4)</w:t>
              </w:r>
            </w:ins>
          </w:p>
        </w:tc>
        <w:tc>
          <w:tcPr>
            <w:tcW w:w="0" w:type="auto"/>
            <w:tcBorders>
              <w:top w:val="single" w:sz="0" w:space="0" w:color="D3D3D3"/>
              <w:left w:val="single" w:sz="0" w:space="0" w:color="D3D3D3"/>
              <w:bottom w:val="single" w:sz="0" w:space="0" w:color="D3D3D3"/>
              <w:right w:val="single" w:sz="0" w:space="0" w:color="D3D3D3"/>
            </w:tcBorders>
          </w:tcPr>
          <w:p w14:paraId="0FA64BDD" w14:textId="77777777" w:rsidR="00524773" w:rsidRDefault="00524773" w:rsidP="00C670FC">
            <w:pPr>
              <w:keepNext/>
              <w:spacing w:after="60"/>
              <w:rPr>
                <w:ins w:id="4617" w:author="Wittman, Jacob (CDC/DDNID/NCCDPHP/DDT) (CTR)" w:date="2023-08-15T14:04:00Z"/>
              </w:rPr>
            </w:pPr>
            <w:ins w:id="4618" w:author="Wittman, Jacob (CDC/DDNID/NCCDPHP/DDT) (CTR)" w:date="2023-08-15T14:04:00Z">
              <w:r>
                <w:rPr>
                  <w:rFonts w:ascii="Calibri" w:hAnsi="Calibri"/>
                  <w:sz w:val="20"/>
                </w:rPr>
                <w:t>45.3 (5.6)</w:t>
              </w:r>
            </w:ins>
          </w:p>
        </w:tc>
        <w:tc>
          <w:tcPr>
            <w:tcW w:w="0" w:type="auto"/>
            <w:tcBorders>
              <w:top w:val="single" w:sz="0" w:space="0" w:color="D3D3D3"/>
              <w:left w:val="single" w:sz="0" w:space="0" w:color="D3D3D3"/>
              <w:bottom w:val="single" w:sz="0" w:space="0" w:color="D3D3D3"/>
              <w:right w:val="single" w:sz="0" w:space="0" w:color="D3D3D3"/>
            </w:tcBorders>
          </w:tcPr>
          <w:p w14:paraId="79B91B19" w14:textId="77777777" w:rsidR="00524773" w:rsidRDefault="00524773" w:rsidP="00C670FC">
            <w:pPr>
              <w:keepNext/>
              <w:spacing w:after="60"/>
              <w:rPr>
                <w:ins w:id="4619" w:author="Wittman, Jacob (CDC/DDNID/NCCDPHP/DDT) (CTR)" w:date="2023-08-15T14:04:00Z"/>
              </w:rPr>
            </w:pPr>
            <w:ins w:id="4620" w:author="Wittman, Jacob (CDC/DDNID/NCCDPHP/DDT) (CTR)" w:date="2023-08-15T14:04:00Z">
              <w:r>
                <w:rPr>
                  <w:rFonts w:ascii="Calibri" w:hAnsi="Calibri"/>
                  <w:sz w:val="20"/>
                </w:rPr>
                <w:t>-11.8 (-35.4, 11.8)</w:t>
              </w:r>
            </w:ins>
          </w:p>
        </w:tc>
        <w:tc>
          <w:tcPr>
            <w:tcW w:w="0" w:type="auto"/>
            <w:tcBorders>
              <w:top w:val="single" w:sz="0" w:space="0" w:color="D3D3D3"/>
              <w:left w:val="single" w:sz="0" w:space="0" w:color="D3D3D3"/>
              <w:bottom w:val="single" w:sz="0" w:space="0" w:color="D3D3D3"/>
              <w:right w:val="single" w:sz="0" w:space="0" w:color="D3D3D3"/>
            </w:tcBorders>
          </w:tcPr>
          <w:p w14:paraId="4D5188AA" w14:textId="77777777" w:rsidR="00524773" w:rsidRDefault="00524773" w:rsidP="00C670FC">
            <w:pPr>
              <w:keepNext/>
              <w:spacing w:after="60"/>
              <w:rPr>
                <w:ins w:id="462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F4C1E4" w14:textId="77777777" w:rsidR="00524773" w:rsidRDefault="00524773" w:rsidP="00C670FC">
            <w:pPr>
              <w:keepNext/>
              <w:spacing w:after="60"/>
              <w:rPr>
                <w:ins w:id="4622" w:author="Wittman, Jacob (CDC/DDNID/NCCDPHP/DDT) (CTR)" w:date="2023-08-15T14:04:00Z"/>
              </w:rPr>
            </w:pPr>
            <w:ins w:id="4623" w:author="Wittman, Jacob (CDC/DDNID/NCCDPHP/DDT) (CTR)" w:date="2023-08-15T14:04:00Z">
              <w:r>
                <w:rPr>
                  <w:rFonts w:ascii="Calibri" w:hAnsi="Calibri"/>
                  <w:sz w:val="20"/>
                </w:rPr>
                <w:t>-1.3 (-2.9, 0.3)</w:t>
              </w:r>
            </w:ins>
          </w:p>
        </w:tc>
        <w:tc>
          <w:tcPr>
            <w:tcW w:w="0" w:type="auto"/>
            <w:tcBorders>
              <w:top w:val="single" w:sz="0" w:space="0" w:color="D3D3D3"/>
              <w:left w:val="single" w:sz="0" w:space="0" w:color="D3D3D3"/>
              <w:bottom w:val="single" w:sz="0" w:space="0" w:color="D3D3D3"/>
              <w:right w:val="single" w:sz="0" w:space="0" w:color="D3D3D3"/>
            </w:tcBorders>
          </w:tcPr>
          <w:p w14:paraId="07BF2365" w14:textId="77777777" w:rsidR="00524773" w:rsidRDefault="00524773" w:rsidP="00C670FC">
            <w:pPr>
              <w:keepNext/>
              <w:spacing w:after="60"/>
              <w:rPr>
                <w:ins w:id="4624" w:author="Wittman, Jacob (CDC/DDNID/NCCDPHP/DDT) (CTR)" w:date="2023-08-15T14:04:00Z"/>
              </w:rPr>
            </w:pPr>
            <w:ins w:id="4625" w:author="Wittman, Jacob (CDC/DDNID/NCCDPHP/DDT) (CTR)" w:date="2023-08-15T14:04:00Z">
              <w:r>
                <w:rPr>
                  <w:rFonts w:ascii="Calibri" w:hAnsi="Calibri"/>
                  <w:sz w:val="20"/>
                </w:rPr>
                <w:t>-1.3 (-2.9, 0.3)</w:t>
              </w:r>
            </w:ins>
          </w:p>
        </w:tc>
      </w:tr>
      <w:tr w:rsidR="00524773" w14:paraId="77A3BB31" w14:textId="77777777" w:rsidTr="00C670FC">
        <w:trPr>
          <w:cantSplit/>
          <w:jc w:val="center"/>
          <w:ins w:id="462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A9BE9E" w14:textId="77777777" w:rsidR="00524773" w:rsidRDefault="00524773" w:rsidP="00C670FC">
            <w:pPr>
              <w:keepNext/>
              <w:spacing w:after="60"/>
              <w:rPr>
                <w:ins w:id="4627" w:author="Wittman, Jacob (CDC/DDNID/NCCDPHP/DDT) (CTR)" w:date="2023-08-15T14:04:00Z"/>
              </w:rPr>
            </w:pPr>
            <w:ins w:id="4628"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F02B09A" w14:textId="77777777" w:rsidR="00524773" w:rsidRDefault="00524773" w:rsidP="00C670FC">
            <w:pPr>
              <w:keepNext/>
              <w:spacing w:after="60"/>
              <w:rPr>
                <w:ins w:id="4629" w:author="Wittman, Jacob (CDC/DDNID/NCCDPHP/DDT) (CTR)" w:date="2023-08-15T14:04:00Z"/>
              </w:rPr>
            </w:pPr>
            <w:ins w:id="4630" w:author="Wittman, Jacob (CDC/DDNID/NCCDPHP/DDT) (CTR)" w:date="2023-08-15T14:04:00Z">
              <w:r>
                <w:rPr>
                  <w:rFonts w:ascii="Calibri" w:hAnsi="Calibri"/>
                  <w:sz w:val="20"/>
                </w:rPr>
                <w:t>33.8 (1.8)</w:t>
              </w:r>
            </w:ins>
          </w:p>
        </w:tc>
        <w:tc>
          <w:tcPr>
            <w:tcW w:w="0" w:type="auto"/>
            <w:tcBorders>
              <w:top w:val="single" w:sz="0" w:space="0" w:color="D3D3D3"/>
              <w:left w:val="single" w:sz="0" w:space="0" w:color="D3D3D3"/>
              <w:bottom w:val="single" w:sz="0" w:space="0" w:color="D3D3D3"/>
              <w:right w:val="single" w:sz="0" w:space="0" w:color="D3D3D3"/>
            </w:tcBorders>
          </w:tcPr>
          <w:p w14:paraId="053DF1CB" w14:textId="77777777" w:rsidR="00524773" w:rsidRDefault="00524773" w:rsidP="00C670FC">
            <w:pPr>
              <w:keepNext/>
              <w:spacing w:after="60"/>
              <w:rPr>
                <w:ins w:id="4631" w:author="Wittman, Jacob (CDC/DDNID/NCCDPHP/DDT) (CTR)" w:date="2023-08-15T14:04:00Z"/>
              </w:rPr>
            </w:pPr>
            <w:ins w:id="4632" w:author="Wittman, Jacob (CDC/DDNID/NCCDPHP/DDT) (CTR)" w:date="2023-08-15T14:04:00Z">
              <w:r>
                <w:rPr>
                  <w:rFonts w:ascii="Calibri" w:hAnsi="Calibri"/>
                  <w:sz w:val="20"/>
                </w:rPr>
                <w:t>26.9 (5.5)</w:t>
              </w:r>
            </w:ins>
          </w:p>
        </w:tc>
        <w:tc>
          <w:tcPr>
            <w:tcW w:w="0" w:type="auto"/>
            <w:tcBorders>
              <w:top w:val="single" w:sz="0" w:space="0" w:color="D3D3D3"/>
              <w:left w:val="single" w:sz="0" w:space="0" w:color="D3D3D3"/>
              <w:bottom w:val="single" w:sz="0" w:space="0" w:color="D3D3D3"/>
              <w:right w:val="single" w:sz="0" w:space="0" w:color="D3D3D3"/>
            </w:tcBorders>
          </w:tcPr>
          <w:p w14:paraId="3471B72A" w14:textId="77777777" w:rsidR="00524773" w:rsidRDefault="00524773" w:rsidP="00C670FC">
            <w:pPr>
              <w:keepNext/>
              <w:spacing w:after="60"/>
              <w:rPr>
                <w:ins w:id="4633" w:author="Wittman, Jacob (CDC/DDNID/NCCDPHP/DDT) (CTR)" w:date="2023-08-15T14:04:00Z"/>
              </w:rPr>
            </w:pPr>
            <w:ins w:id="4634" w:author="Wittman, Jacob (CDC/DDNID/NCCDPHP/DDT) (CTR)" w:date="2023-08-15T14:04:00Z">
              <w:r>
                <w:rPr>
                  <w:rFonts w:ascii="Calibri" w:hAnsi="Calibri"/>
                  <w:sz w:val="20"/>
                </w:rPr>
                <w:t>27.4 (4.8)</w:t>
              </w:r>
            </w:ins>
          </w:p>
        </w:tc>
        <w:tc>
          <w:tcPr>
            <w:tcW w:w="0" w:type="auto"/>
            <w:tcBorders>
              <w:top w:val="single" w:sz="0" w:space="0" w:color="D3D3D3"/>
              <w:left w:val="single" w:sz="0" w:space="0" w:color="D3D3D3"/>
              <w:bottom w:val="single" w:sz="0" w:space="0" w:color="D3D3D3"/>
              <w:right w:val="single" w:sz="0" w:space="0" w:color="D3D3D3"/>
            </w:tcBorders>
          </w:tcPr>
          <w:p w14:paraId="098C8580" w14:textId="77777777" w:rsidR="00524773" w:rsidRDefault="00524773" w:rsidP="00C670FC">
            <w:pPr>
              <w:keepNext/>
              <w:spacing w:after="60"/>
              <w:rPr>
                <w:ins w:id="4635" w:author="Wittman, Jacob (CDC/DDNID/NCCDPHP/DDT) (CTR)" w:date="2023-08-15T14:04:00Z"/>
              </w:rPr>
            </w:pPr>
            <w:ins w:id="4636" w:author="Wittman, Jacob (CDC/DDNID/NCCDPHP/DDT) (CTR)" w:date="2023-08-15T14:04:00Z">
              <w:r>
                <w:rPr>
                  <w:rFonts w:ascii="Calibri" w:hAnsi="Calibri"/>
                  <w:sz w:val="20"/>
                </w:rPr>
                <w:t>27.4 (4.1)</w:t>
              </w:r>
            </w:ins>
          </w:p>
        </w:tc>
        <w:tc>
          <w:tcPr>
            <w:tcW w:w="0" w:type="auto"/>
            <w:tcBorders>
              <w:top w:val="single" w:sz="0" w:space="0" w:color="D3D3D3"/>
              <w:left w:val="single" w:sz="0" w:space="0" w:color="D3D3D3"/>
              <w:bottom w:val="single" w:sz="0" w:space="0" w:color="D3D3D3"/>
              <w:right w:val="single" w:sz="0" w:space="0" w:color="D3D3D3"/>
            </w:tcBorders>
          </w:tcPr>
          <w:p w14:paraId="6EEA3EA9" w14:textId="77777777" w:rsidR="00524773" w:rsidRDefault="00524773" w:rsidP="00C670FC">
            <w:pPr>
              <w:keepNext/>
              <w:spacing w:after="60"/>
              <w:rPr>
                <w:ins w:id="4637" w:author="Wittman, Jacob (CDC/DDNID/NCCDPHP/DDT) (CTR)" w:date="2023-08-15T14:04:00Z"/>
              </w:rPr>
            </w:pPr>
            <w:ins w:id="4638" w:author="Wittman, Jacob (CDC/DDNID/NCCDPHP/DDT) (CTR)" w:date="2023-08-15T14:04:00Z">
              <w:r>
                <w:rPr>
                  <w:rFonts w:ascii="Calibri" w:hAnsi="Calibri"/>
                  <w:sz w:val="20"/>
                </w:rPr>
                <w:t>35.8 (4.8)</w:t>
              </w:r>
            </w:ins>
          </w:p>
        </w:tc>
        <w:tc>
          <w:tcPr>
            <w:tcW w:w="0" w:type="auto"/>
            <w:tcBorders>
              <w:top w:val="single" w:sz="0" w:space="0" w:color="D3D3D3"/>
              <w:left w:val="single" w:sz="0" w:space="0" w:color="D3D3D3"/>
              <w:bottom w:val="single" w:sz="0" w:space="0" w:color="D3D3D3"/>
              <w:right w:val="single" w:sz="0" w:space="0" w:color="D3D3D3"/>
            </w:tcBorders>
          </w:tcPr>
          <w:p w14:paraId="2B72DE52" w14:textId="77777777" w:rsidR="00524773" w:rsidRDefault="00524773" w:rsidP="00C670FC">
            <w:pPr>
              <w:keepNext/>
              <w:spacing w:after="60"/>
              <w:rPr>
                <w:ins w:id="4639" w:author="Wittman, Jacob (CDC/DDNID/NCCDPHP/DDT) (CTR)" w:date="2023-08-15T14:04:00Z"/>
              </w:rPr>
            </w:pPr>
            <w:ins w:id="4640" w:author="Wittman, Jacob (CDC/DDNID/NCCDPHP/DDT) (CTR)" w:date="2023-08-15T14:04:00Z">
              <w:r>
                <w:rPr>
                  <w:rFonts w:ascii="Calibri" w:hAnsi="Calibri"/>
                  <w:sz w:val="20"/>
                </w:rPr>
                <w:t>36.3 (4.8)</w:t>
              </w:r>
            </w:ins>
          </w:p>
        </w:tc>
        <w:tc>
          <w:tcPr>
            <w:tcW w:w="0" w:type="auto"/>
            <w:tcBorders>
              <w:top w:val="single" w:sz="0" w:space="0" w:color="D3D3D3"/>
              <w:left w:val="single" w:sz="0" w:space="0" w:color="D3D3D3"/>
              <w:bottom w:val="single" w:sz="0" w:space="0" w:color="D3D3D3"/>
              <w:right w:val="single" w:sz="0" w:space="0" w:color="D3D3D3"/>
            </w:tcBorders>
          </w:tcPr>
          <w:p w14:paraId="70C7AC41" w14:textId="77777777" w:rsidR="00524773" w:rsidRDefault="00524773" w:rsidP="00C670FC">
            <w:pPr>
              <w:keepNext/>
              <w:spacing w:after="60"/>
              <w:rPr>
                <w:ins w:id="4641" w:author="Wittman, Jacob (CDC/DDNID/NCCDPHP/DDT) (CTR)" w:date="2023-08-15T14:04:00Z"/>
              </w:rPr>
            </w:pPr>
            <w:ins w:id="4642" w:author="Wittman, Jacob (CDC/DDNID/NCCDPHP/DDT) (CTR)" w:date="2023-08-15T14:04:00Z">
              <w:r>
                <w:rPr>
                  <w:rFonts w:ascii="Calibri" w:hAnsi="Calibri"/>
                  <w:sz w:val="20"/>
                </w:rPr>
                <w:t>23.4 (4.5)</w:t>
              </w:r>
            </w:ins>
          </w:p>
        </w:tc>
        <w:tc>
          <w:tcPr>
            <w:tcW w:w="0" w:type="auto"/>
            <w:tcBorders>
              <w:top w:val="single" w:sz="0" w:space="0" w:color="D3D3D3"/>
              <w:left w:val="single" w:sz="0" w:space="0" w:color="D3D3D3"/>
              <w:bottom w:val="single" w:sz="0" w:space="0" w:color="D3D3D3"/>
              <w:right w:val="single" w:sz="0" w:space="0" w:color="D3D3D3"/>
            </w:tcBorders>
          </w:tcPr>
          <w:p w14:paraId="372829DB" w14:textId="77777777" w:rsidR="00524773" w:rsidRDefault="00524773" w:rsidP="00C670FC">
            <w:pPr>
              <w:keepNext/>
              <w:spacing w:after="60"/>
              <w:rPr>
                <w:ins w:id="4643" w:author="Wittman, Jacob (CDC/DDNID/NCCDPHP/DDT) (CTR)" w:date="2023-08-15T14:04:00Z"/>
              </w:rPr>
            </w:pPr>
            <w:ins w:id="4644" w:author="Wittman, Jacob (CDC/DDNID/NCCDPHP/DDT) (CTR)" w:date="2023-08-15T14:04:00Z">
              <w:r>
                <w:rPr>
                  <w:rFonts w:ascii="Calibri" w:hAnsi="Calibri"/>
                  <w:sz w:val="20"/>
                </w:rPr>
                <w:t>43.6 (6.8)</w:t>
              </w:r>
            </w:ins>
          </w:p>
        </w:tc>
        <w:tc>
          <w:tcPr>
            <w:tcW w:w="0" w:type="auto"/>
            <w:tcBorders>
              <w:top w:val="single" w:sz="0" w:space="0" w:color="D3D3D3"/>
              <w:left w:val="single" w:sz="0" w:space="0" w:color="D3D3D3"/>
              <w:bottom w:val="single" w:sz="0" w:space="0" w:color="D3D3D3"/>
              <w:right w:val="single" w:sz="0" w:space="0" w:color="D3D3D3"/>
            </w:tcBorders>
          </w:tcPr>
          <w:p w14:paraId="1ADA944C" w14:textId="77777777" w:rsidR="00524773" w:rsidRDefault="00524773" w:rsidP="00C670FC">
            <w:pPr>
              <w:keepNext/>
              <w:spacing w:after="60"/>
              <w:rPr>
                <w:ins w:id="4645" w:author="Wittman, Jacob (CDC/DDNID/NCCDPHP/DDT) (CTR)" w:date="2023-08-15T14:04:00Z"/>
              </w:rPr>
            </w:pPr>
            <w:ins w:id="4646" w:author="Wittman, Jacob (CDC/DDNID/NCCDPHP/DDT) (CTR)" w:date="2023-08-15T14:04:00Z">
              <w:r>
                <w:rPr>
                  <w:rFonts w:ascii="Calibri" w:hAnsi="Calibri"/>
                  <w:sz w:val="20"/>
                </w:rPr>
                <w:t>40.3 (9.9)</w:t>
              </w:r>
            </w:ins>
          </w:p>
        </w:tc>
        <w:tc>
          <w:tcPr>
            <w:tcW w:w="0" w:type="auto"/>
            <w:tcBorders>
              <w:top w:val="single" w:sz="0" w:space="0" w:color="D3D3D3"/>
              <w:left w:val="single" w:sz="0" w:space="0" w:color="D3D3D3"/>
              <w:bottom w:val="single" w:sz="0" w:space="0" w:color="D3D3D3"/>
              <w:right w:val="single" w:sz="0" w:space="0" w:color="D3D3D3"/>
            </w:tcBorders>
          </w:tcPr>
          <w:p w14:paraId="4E77E400" w14:textId="77777777" w:rsidR="00524773" w:rsidRDefault="00524773" w:rsidP="00C670FC">
            <w:pPr>
              <w:keepNext/>
              <w:spacing w:after="60"/>
              <w:rPr>
                <w:ins w:id="4647" w:author="Wittman, Jacob (CDC/DDNID/NCCDPHP/DDT) (CTR)" w:date="2023-08-15T14:04:00Z"/>
              </w:rPr>
            </w:pPr>
            <w:ins w:id="4648" w:author="Wittman, Jacob (CDC/DDNID/NCCDPHP/DDT) (CTR)" w:date="2023-08-15T14:04:00Z">
              <w:r>
                <w:rPr>
                  <w:rFonts w:ascii="Calibri" w:hAnsi="Calibri"/>
                  <w:sz w:val="20"/>
                </w:rPr>
                <w:t>34.8 (6.0)</w:t>
              </w:r>
            </w:ins>
          </w:p>
        </w:tc>
        <w:tc>
          <w:tcPr>
            <w:tcW w:w="0" w:type="auto"/>
            <w:tcBorders>
              <w:top w:val="single" w:sz="0" w:space="0" w:color="D3D3D3"/>
              <w:left w:val="single" w:sz="0" w:space="0" w:color="D3D3D3"/>
              <w:bottom w:val="single" w:sz="0" w:space="0" w:color="D3D3D3"/>
              <w:right w:val="single" w:sz="0" w:space="0" w:color="D3D3D3"/>
            </w:tcBorders>
          </w:tcPr>
          <w:p w14:paraId="6872BD46" w14:textId="77777777" w:rsidR="00524773" w:rsidRDefault="00524773" w:rsidP="00C670FC">
            <w:pPr>
              <w:keepNext/>
              <w:spacing w:after="60"/>
              <w:rPr>
                <w:ins w:id="4649" w:author="Wittman, Jacob (CDC/DDNID/NCCDPHP/DDT) (CTR)" w:date="2023-08-15T14:04:00Z"/>
              </w:rPr>
            </w:pPr>
            <w:ins w:id="4650" w:author="Wittman, Jacob (CDC/DDNID/NCCDPHP/DDT) (CTR)" w:date="2023-08-15T14:04:00Z">
              <w:r>
                <w:rPr>
                  <w:rFonts w:ascii="Calibri" w:hAnsi="Calibri"/>
                  <w:sz w:val="20"/>
                </w:rPr>
                <w:t>32.2 (8.3)</w:t>
              </w:r>
            </w:ins>
          </w:p>
        </w:tc>
        <w:tc>
          <w:tcPr>
            <w:tcW w:w="0" w:type="auto"/>
            <w:tcBorders>
              <w:top w:val="single" w:sz="0" w:space="0" w:color="D3D3D3"/>
              <w:left w:val="single" w:sz="0" w:space="0" w:color="D3D3D3"/>
              <w:bottom w:val="single" w:sz="0" w:space="0" w:color="D3D3D3"/>
              <w:right w:val="single" w:sz="0" w:space="0" w:color="D3D3D3"/>
            </w:tcBorders>
          </w:tcPr>
          <w:p w14:paraId="14D40824" w14:textId="77777777" w:rsidR="00524773" w:rsidRDefault="00524773" w:rsidP="00C670FC">
            <w:pPr>
              <w:keepNext/>
              <w:spacing w:after="60"/>
              <w:rPr>
                <w:ins w:id="4651" w:author="Wittman, Jacob (CDC/DDNID/NCCDPHP/DDT) (CTR)" w:date="2023-08-15T14:04:00Z"/>
              </w:rPr>
            </w:pPr>
            <w:ins w:id="4652" w:author="Wittman, Jacob (CDC/DDNID/NCCDPHP/DDT) (CTR)" w:date="2023-08-15T14:04:00Z">
              <w:r>
                <w:rPr>
                  <w:rFonts w:ascii="Calibri" w:hAnsi="Calibri"/>
                  <w:sz w:val="20"/>
                </w:rPr>
                <w:t>36.2 (11.2)</w:t>
              </w:r>
            </w:ins>
          </w:p>
        </w:tc>
        <w:tc>
          <w:tcPr>
            <w:tcW w:w="0" w:type="auto"/>
            <w:tcBorders>
              <w:top w:val="single" w:sz="0" w:space="0" w:color="D3D3D3"/>
              <w:left w:val="single" w:sz="0" w:space="0" w:color="D3D3D3"/>
              <w:bottom w:val="single" w:sz="0" w:space="0" w:color="D3D3D3"/>
              <w:right w:val="single" w:sz="0" w:space="0" w:color="D3D3D3"/>
            </w:tcBorders>
          </w:tcPr>
          <w:p w14:paraId="2548FB29" w14:textId="77777777" w:rsidR="00524773" w:rsidRDefault="00524773" w:rsidP="00C670FC">
            <w:pPr>
              <w:keepNext/>
              <w:spacing w:after="60"/>
              <w:rPr>
                <w:ins w:id="4653" w:author="Wittman, Jacob (CDC/DDNID/NCCDPHP/DDT) (CTR)" w:date="2023-08-15T14:04:00Z"/>
              </w:rPr>
            </w:pPr>
            <w:ins w:id="4654" w:author="Wittman, Jacob (CDC/DDNID/NCCDPHP/DDT) (CTR)" w:date="2023-08-15T14:04:00Z">
              <w:r>
                <w:rPr>
                  <w:rFonts w:ascii="Calibri" w:hAnsi="Calibri"/>
                  <w:sz w:val="20"/>
                </w:rPr>
                <w:t>41.6 (13.2)</w:t>
              </w:r>
            </w:ins>
          </w:p>
        </w:tc>
        <w:tc>
          <w:tcPr>
            <w:tcW w:w="0" w:type="auto"/>
            <w:tcBorders>
              <w:top w:val="single" w:sz="0" w:space="0" w:color="D3D3D3"/>
              <w:left w:val="single" w:sz="0" w:space="0" w:color="D3D3D3"/>
              <w:bottom w:val="single" w:sz="0" w:space="0" w:color="D3D3D3"/>
              <w:right w:val="single" w:sz="0" w:space="0" w:color="D3D3D3"/>
            </w:tcBorders>
          </w:tcPr>
          <w:p w14:paraId="7BD82291" w14:textId="77777777" w:rsidR="00524773" w:rsidRDefault="00524773" w:rsidP="00C670FC">
            <w:pPr>
              <w:keepNext/>
              <w:spacing w:after="60"/>
              <w:rPr>
                <w:ins w:id="4655" w:author="Wittman, Jacob (CDC/DDNID/NCCDPHP/DDT) (CTR)" w:date="2023-08-15T14:04:00Z"/>
              </w:rPr>
            </w:pPr>
            <w:ins w:id="4656" w:author="Wittman, Jacob (CDC/DDNID/NCCDPHP/DDT) (CTR)" w:date="2023-08-15T14:04:00Z">
              <w:r>
                <w:rPr>
                  <w:rFonts w:ascii="Calibri" w:hAnsi="Calibri"/>
                  <w:sz w:val="20"/>
                </w:rPr>
                <w:t>30.0 (10.5)</w:t>
              </w:r>
            </w:ins>
          </w:p>
        </w:tc>
        <w:tc>
          <w:tcPr>
            <w:tcW w:w="0" w:type="auto"/>
            <w:tcBorders>
              <w:top w:val="single" w:sz="0" w:space="0" w:color="D3D3D3"/>
              <w:left w:val="single" w:sz="0" w:space="0" w:color="D3D3D3"/>
              <w:bottom w:val="single" w:sz="0" w:space="0" w:color="D3D3D3"/>
              <w:right w:val="single" w:sz="0" w:space="0" w:color="D3D3D3"/>
            </w:tcBorders>
          </w:tcPr>
          <w:p w14:paraId="2DB30A3D" w14:textId="77777777" w:rsidR="00524773" w:rsidRDefault="00524773" w:rsidP="00C670FC">
            <w:pPr>
              <w:keepNext/>
              <w:spacing w:after="60"/>
              <w:rPr>
                <w:ins w:id="4657" w:author="Wittman, Jacob (CDC/DDNID/NCCDPHP/DDT) (CTR)" w:date="2023-08-15T14:04:00Z"/>
              </w:rPr>
            </w:pPr>
            <w:ins w:id="4658" w:author="Wittman, Jacob (CDC/DDNID/NCCDPHP/DDT) (CTR)" w:date="2023-08-15T14:04:00Z">
              <w:r>
                <w:rPr>
                  <w:rFonts w:ascii="Calibri" w:hAnsi="Calibri"/>
                  <w:sz w:val="20"/>
                </w:rPr>
                <w:t>54.9 (-59.9, 169.7)</w:t>
              </w:r>
            </w:ins>
          </w:p>
        </w:tc>
        <w:tc>
          <w:tcPr>
            <w:tcW w:w="0" w:type="auto"/>
            <w:tcBorders>
              <w:top w:val="single" w:sz="0" w:space="0" w:color="D3D3D3"/>
              <w:left w:val="single" w:sz="0" w:space="0" w:color="D3D3D3"/>
              <w:bottom w:val="single" w:sz="0" w:space="0" w:color="D3D3D3"/>
              <w:right w:val="single" w:sz="0" w:space="0" w:color="D3D3D3"/>
            </w:tcBorders>
          </w:tcPr>
          <w:p w14:paraId="489C9FD9" w14:textId="77777777" w:rsidR="00524773" w:rsidRDefault="00524773" w:rsidP="00C670FC">
            <w:pPr>
              <w:keepNext/>
              <w:spacing w:after="60"/>
              <w:rPr>
                <w:ins w:id="465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BAD31EE" w14:textId="77777777" w:rsidR="00524773" w:rsidRDefault="00524773" w:rsidP="00C670FC">
            <w:pPr>
              <w:keepNext/>
              <w:spacing w:after="60"/>
              <w:rPr>
                <w:ins w:id="4660" w:author="Wittman, Jacob (CDC/DDNID/NCCDPHP/DDT) (CTR)" w:date="2023-08-15T14:04:00Z"/>
              </w:rPr>
            </w:pPr>
            <w:ins w:id="4661" w:author="Wittman, Jacob (CDC/DDNID/NCCDPHP/DDT) (CTR)" w:date="2023-08-15T14:04:00Z">
              <w:r>
                <w:rPr>
                  <w:rFonts w:ascii="Calibri" w:hAnsi="Calibri"/>
                  <w:sz w:val="20"/>
                </w:rPr>
                <w:t>3.3 (0.1, 6.6)</w:t>
              </w:r>
            </w:ins>
          </w:p>
        </w:tc>
        <w:tc>
          <w:tcPr>
            <w:tcW w:w="0" w:type="auto"/>
            <w:tcBorders>
              <w:top w:val="single" w:sz="0" w:space="0" w:color="D3D3D3"/>
              <w:left w:val="single" w:sz="0" w:space="0" w:color="D3D3D3"/>
              <w:bottom w:val="single" w:sz="0" w:space="0" w:color="D3D3D3"/>
              <w:right w:val="single" w:sz="0" w:space="0" w:color="D3D3D3"/>
            </w:tcBorders>
          </w:tcPr>
          <w:p w14:paraId="7E615917" w14:textId="77777777" w:rsidR="00524773" w:rsidRDefault="00524773" w:rsidP="00C670FC">
            <w:pPr>
              <w:keepNext/>
              <w:spacing w:after="60"/>
              <w:rPr>
                <w:ins w:id="4662" w:author="Wittman, Jacob (CDC/DDNID/NCCDPHP/DDT) (CTR)" w:date="2023-08-15T14:04:00Z"/>
              </w:rPr>
            </w:pPr>
            <w:ins w:id="4663" w:author="Wittman, Jacob (CDC/DDNID/NCCDPHP/DDT) (CTR)" w:date="2023-08-15T14:04:00Z">
              <w:r>
                <w:rPr>
                  <w:rFonts w:ascii="Calibri" w:hAnsi="Calibri"/>
                  <w:sz w:val="20"/>
                </w:rPr>
                <w:t>3.3 (0.1, 6.6)</w:t>
              </w:r>
            </w:ins>
          </w:p>
        </w:tc>
      </w:tr>
      <w:tr w:rsidR="00524773" w14:paraId="4C8AA001" w14:textId="77777777" w:rsidTr="00C670FC">
        <w:trPr>
          <w:cantSplit/>
          <w:jc w:val="center"/>
          <w:ins w:id="466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51401C" w14:textId="77777777" w:rsidR="00524773" w:rsidRDefault="00524773" w:rsidP="00C670FC">
            <w:pPr>
              <w:keepNext/>
              <w:spacing w:after="60"/>
              <w:rPr>
                <w:ins w:id="4665" w:author="Wittman, Jacob (CDC/DDNID/NCCDPHP/DDT) (CTR)" w:date="2023-08-15T14:04:00Z"/>
              </w:rPr>
            </w:pPr>
            <w:ins w:id="4666"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4B154F02" w14:textId="77777777" w:rsidR="00524773" w:rsidRDefault="00524773" w:rsidP="00C670FC">
            <w:pPr>
              <w:keepNext/>
              <w:spacing w:after="60"/>
              <w:rPr>
                <w:ins w:id="4667" w:author="Wittman, Jacob (CDC/DDNID/NCCDPHP/DDT) (CTR)" w:date="2023-08-15T14:04:00Z"/>
              </w:rPr>
            </w:pPr>
            <w:ins w:id="4668" w:author="Wittman, Jacob (CDC/DDNID/NCCDPHP/DDT) (CTR)" w:date="2023-08-15T14:04:00Z">
              <w:r>
                <w:rPr>
                  <w:rFonts w:ascii="Calibri" w:hAnsi="Calibri"/>
                  <w:sz w:val="20"/>
                </w:rPr>
                <w:t>69.7 (0.8)</w:t>
              </w:r>
            </w:ins>
          </w:p>
        </w:tc>
        <w:tc>
          <w:tcPr>
            <w:tcW w:w="0" w:type="auto"/>
            <w:tcBorders>
              <w:top w:val="single" w:sz="0" w:space="0" w:color="D3D3D3"/>
              <w:left w:val="single" w:sz="0" w:space="0" w:color="D3D3D3"/>
              <w:bottom w:val="single" w:sz="0" w:space="0" w:color="D3D3D3"/>
              <w:right w:val="single" w:sz="0" w:space="0" w:color="D3D3D3"/>
            </w:tcBorders>
          </w:tcPr>
          <w:p w14:paraId="0B84DB98" w14:textId="77777777" w:rsidR="00524773" w:rsidRDefault="00524773" w:rsidP="00C670FC">
            <w:pPr>
              <w:keepNext/>
              <w:spacing w:after="60"/>
              <w:rPr>
                <w:ins w:id="4669" w:author="Wittman, Jacob (CDC/DDNID/NCCDPHP/DDT) (CTR)" w:date="2023-08-15T14:04:00Z"/>
              </w:rPr>
            </w:pPr>
            <w:ins w:id="4670" w:author="Wittman, Jacob (CDC/DDNID/NCCDPHP/DDT) (CTR)" w:date="2023-08-15T14:04:00Z">
              <w:r>
                <w:rPr>
                  <w:rFonts w:ascii="Calibri" w:hAnsi="Calibri"/>
                  <w:sz w:val="20"/>
                </w:rPr>
                <w:t>67.9 (2.9)</w:t>
              </w:r>
            </w:ins>
          </w:p>
        </w:tc>
        <w:tc>
          <w:tcPr>
            <w:tcW w:w="0" w:type="auto"/>
            <w:tcBorders>
              <w:top w:val="single" w:sz="0" w:space="0" w:color="D3D3D3"/>
              <w:left w:val="single" w:sz="0" w:space="0" w:color="D3D3D3"/>
              <w:bottom w:val="single" w:sz="0" w:space="0" w:color="D3D3D3"/>
              <w:right w:val="single" w:sz="0" w:space="0" w:color="D3D3D3"/>
            </w:tcBorders>
          </w:tcPr>
          <w:p w14:paraId="02E8FDDC" w14:textId="77777777" w:rsidR="00524773" w:rsidRDefault="00524773" w:rsidP="00C670FC">
            <w:pPr>
              <w:keepNext/>
              <w:spacing w:after="60"/>
              <w:rPr>
                <w:ins w:id="4671" w:author="Wittman, Jacob (CDC/DDNID/NCCDPHP/DDT) (CTR)" w:date="2023-08-15T14:04:00Z"/>
              </w:rPr>
            </w:pPr>
            <w:ins w:id="4672" w:author="Wittman, Jacob (CDC/DDNID/NCCDPHP/DDT) (CTR)" w:date="2023-08-15T14:04:00Z">
              <w:r>
                <w:rPr>
                  <w:rFonts w:ascii="Calibri" w:hAnsi="Calibri"/>
                  <w:sz w:val="20"/>
                </w:rPr>
                <w:t>64.9 (2.7)</w:t>
              </w:r>
            </w:ins>
          </w:p>
        </w:tc>
        <w:tc>
          <w:tcPr>
            <w:tcW w:w="0" w:type="auto"/>
            <w:tcBorders>
              <w:top w:val="single" w:sz="0" w:space="0" w:color="D3D3D3"/>
              <w:left w:val="single" w:sz="0" w:space="0" w:color="D3D3D3"/>
              <w:bottom w:val="single" w:sz="0" w:space="0" w:color="D3D3D3"/>
              <w:right w:val="single" w:sz="0" w:space="0" w:color="D3D3D3"/>
            </w:tcBorders>
          </w:tcPr>
          <w:p w14:paraId="3F5F97C5" w14:textId="77777777" w:rsidR="00524773" w:rsidRDefault="00524773" w:rsidP="00C670FC">
            <w:pPr>
              <w:keepNext/>
              <w:spacing w:after="60"/>
              <w:rPr>
                <w:ins w:id="4673" w:author="Wittman, Jacob (CDC/DDNID/NCCDPHP/DDT) (CTR)" w:date="2023-08-15T14:04:00Z"/>
              </w:rPr>
            </w:pPr>
            <w:ins w:id="4674" w:author="Wittman, Jacob (CDC/DDNID/NCCDPHP/DDT) (CTR)" w:date="2023-08-15T14:04:00Z">
              <w:r>
                <w:rPr>
                  <w:rFonts w:ascii="Calibri" w:hAnsi="Calibri"/>
                  <w:sz w:val="20"/>
                </w:rPr>
                <w:t>72.0 (2.3)</w:t>
              </w:r>
            </w:ins>
          </w:p>
        </w:tc>
        <w:tc>
          <w:tcPr>
            <w:tcW w:w="0" w:type="auto"/>
            <w:tcBorders>
              <w:top w:val="single" w:sz="0" w:space="0" w:color="D3D3D3"/>
              <w:left w:val="single" w:sz="0" w:space="0" w:color="D3D3D3"/>
              <w:bottom w:val="single" w:sz="0" w:space="0" w:color="D3D3D3"/>
              <w:right w:val="single" w:sz="0" w:space="0" w:color="D3D3D3"/>
            </w:tcBorders>
          </w:tcPr>
          <w:p w14:paraId="514E38E9" w14:textId="77777777" w:rsidR="00524773" w:rsidRDefault="00524773" w:rsidP="00C670FC">
            <w:pPr>
              <w:keepNext/>
              <w:spacing w:after="60"/>
              <w:rPr>
                <w:ins w:id="4675" w:author="Wittman, Jacob (CDC/DDNID/NCCDPHP/DDT) (CTR)" w:date="2023-08-15T14:04:00Z"/>
              </w:rPr>
            </w:pPr>
            <w:ins w:id="4676" w:author="Wittman, Jacob (CDC/DDNID/NCCDPHP/DDT) (CTR)" w:date="2023-08-15T14:04:00Z">
              <w:r>
                <w:rPr>
                  <w:rFonts w:ascii="Calibri" w:hAnsi="Calibri"/>
                  <w:sz w:val="20"/>
                </w:rPr>
                <w:t>67.4 (2.6)</w:t>
              </w:r>
            </w:ins>
          </w:p>
        </w:tc>
        <w:tc>
          <w:tcPr>
            <w:tcW w:w="0" w:type="auto"/>
            <w:tcBorders>
              <w:top w:val="single" w:sz="0" w:space="0" w:color="D3D3D3"/>
              <w:left w:val="single" w:sz="0" w:space="0" w:color="D3D3D3"/>
              <w:bottom w:val="single" w:sz="0" w:space="0" w:color="D3D3D3"/>
              <w:right w:val="single" w:sz="0" w:space="0" w:color="D3D3D3"/>
            </w:tcBorders>
          </w:tcPr>
          <w:p w14:paraId="40EA130B" w14:textId="77777777" w:rsidR="00524773" w:rsidRDefault="00524773" w:rsidP="00C670FC">
            <w:pPr>
              <w:keepNext/>
              <w:spacing w:after="60"/>
              <w:rPr>
                <w:ins w:id="4677" w:author="Wittman, Jacob (CDC/DDNID/NCCDPHP/DDT) (CTR)" w:date="2023-08-15T14:04:00Z"/>
              </w:rPr>
            </w:pPr>
            <w:ins w:id="4678" w:author="Wittman, Jacob (CDC/DDNID/NCCDPHP/DDT) (CTR)" w:date="2023-08-15T14:04:00Z">
              <w:r>
                <w:rPr>
                  <w:rFonts w:ascii="Calibri" w:hAnsi="Calibri"/>
                  <w:sz w:val="20"/>
                </w:rPr>
                <w:t>74.2 (2.2)</w:t>
              </w:r>
            </w:ins>
          </w:p>
        </w:tc>
        <w:tc>
          <w:tcPr>
            <w:tcW w:w="0" w:type="auto"/>
            <w:tcBorders>
              <w:top w:val="single" w:sz="0" w:space="0" w:color="D3D3D3"/>
              <w:left w:val="single" w:sz="0" w:space="0" w:color="D3D3D3"/>
              <w:bottom w:val="single" w:sz="0" w:space="0" w:color="D3D3D3"/>
              <w:right w:val="single" w:sz="0" w:space="0" w:color="D3D3D3"/>
            </w:tcBorders>
          </w:tcPr>
          <w:p w14:paraId="6EE96303" w14:textId="77777777" w:rsidR="00524773" w:rsidRDefault="00524773" w:rsidP="00C670FC">
            <w:pPr>
              <w:keepNext/>
              <w:spacing w:after="60"/>
              <w:rPr>
                <w:ins w:id="4679" w:author="Wittman, Jacob (CDC/DDNID/NCCDPHP/DDT) (CTR)" w:date="2023-08-15T14:04:00Z"/>
              </w:rPr>
            </w:pPr>
            <w:ins w:id="4680" w:author="Wittman, Jacob (CDC/DDNID/NCCDPHP/DDT) (CTR)" w:date="2023-08-15T14:04:00Z">
              <w:r>
                <w:rPr>
                  <w:rFonts w:ascii="Calibri" w:hAnsi="Calibri"/>
                  <w:sz w:val="20"/>
                </w:rPr>
                <w:t>71.7 (2.2)</w:t>
              </w:r>
            </w:ins>
          </w:p>
        </w:tc>
        <w:tc>
          <w:tcPr>
            <w:tcW w:w="0" w:type="auto"/>
            <w:tcBorders>
              <w:top w:val="single" w:sz="0" w:space="0" w:color="D3D3D3"/>
              <w:left w:val="single" w:sz="0" w:space="0" w:color="D3D3D3"/>
              <w:bottom w:val="single" w:sz="0" w:space="0" w:color="D3D3D3"/>
              <w:right w:val="single" w:sz="0" w:space="0" w:color="D3D3D3"/>
            </w:tcBorders>
          </w:tcPr>
          <w:p w14:paraId="0A885803" w14:textId="77777777" w:rsidR="00524773" w:rsidRDefault="00524773" w:rsidP="00C670FC">
            <w:pPr>
              <w:keepNext/>
              <w:spacing w:after="60"/>
              <w:rPr>
                <w:ins w:id="4681" w:author="Wittman, Jacob (CDC/DDNID/NCCDPHP/DDT) (CTR)" w:date="2023-08-15T14:04:00Z"/>
              </w:rPr>
            </w:pPr>
            <w:ins w:id="4682" w:author="Wittman, Jacob (CDC/DDNID/NCCDPHP/DDT) (CTR)" w:date="2023-08-15T14:04:00Z">
              <w:r>
                <w:rPr>
                  <w:rFonts w:ascii="Calibri" w:hAnsi="Calibri"/>
                  <w:sz w:val="20"/>
                </w:rPr>
                <w:t>68.5 (3.0)</w:t>
              </w:r>
            </w:ins>
          </w:p>
        </w:tc>
        <w:tc>
          <w:tcPr>
            <w:tcW w:w="0" w:type="auto"/>
            <w:tcBorders>
              <w:top w:val="single" w:sz="0" w:space="0" w:color="D3D3D3"/>
              <w:left w:val="single" w:sz="0" w:space="0" w:color="D3D3D3"/>
              <w:bottom w:val="single" w:sz="0" w:space="0" w:color="D3D3D3"/>
              <w:right w:val="single" w:sz="0" w:space="0" w:color="D3D3D3"/>
            </w:tcBorders>
          </w:tcPr>
          <w:p w14:paraId="2BA5308D" w14:textId="77777777" w:rsidR="00524773" w:rsidRDefault="00524773" w:rsidP="00C670FC">
            <w:pPr>
              <w:keepNext/>
              <w:spacing w:after="60"/>
              <w:rPr>
                <w:ins w:id="4683" w:author="Wittman, Jacob (CDC/DDNID/NCCDPHP/DDT) (CTR)" w:date="2023-08-15T14:04:00Z"/>
              </w:rPr>
            </w:pPr>
            <w:ins w:id="4684" w:author="Wittman, Jacob (CDC/DDNID/NCCDPHP/DDT) (CTR)" w:date="2023-08-15T14:04:00Z">
              <w:r>
                <w:rPr>
                  <w:rFonts w:ascii="Calibri" w:hAnsi="Calibri"/>
                  <w:sz w:val="20"/>
                </w:rPr>
                <w:t>71.7 (2.2)</w:t>
              </w:r>
            </w:ins>
          </w:p>
        </w:tc>
        <w:tc>
          <w:tcPr>
            <w:tcW w:w="0" w:type="auto"/>
            <w:tcBorders>
              <w:top w:val="single" w:sz="0" w:space="0" w:color="D3D3D3"/>
              <w:left w:val="single" w:sz="0" w:space="0" w:color="D3D3D3"/>
              <w:bottom w:val="single" w:sz="0" w:space="0" w:color="D3D3D3"/>
              <w:right w:val="single" w:sz="0" w:space="0" w:color="D3D3D3"/>
            </w:tcBorders>
          </w:tcPr>
          <w:p w14:paraId="7B44534E" w14:textId="77777777" w:rsidR="00524773" w:rsidRDefault="00524773" w:rsidP="00C670FC">
            <w:pPr>
              <w:keepNext/>
              <w:spacing w:after="60"/>
              <w:rPr>
                <w:ins w:id="4685" w:author="Wittman, Jacob (CDC/DDNID/NCCDPHP/DDT) (CTR)" w:date="2023-08-15T14:04:00Z"/>
              </w:rPr>
            </w:pPr>
            <w:ins w:id="4686" w:author="Wittman, Jacob (CDC/DDNID/NCCDPHP/DDT) (CTR)" w:date="2023-08-15T14:04:00Z">
              <w:r>
                <w:rPr>
                  <w:rFonts w:ascii="Calibri" w:hAnsi="Calibri"/>
                  <w:sz w:val="20"/>
                </w:rPr>
                <w:t>71.6 (2.4)</w:t>
              </w:r>
            </w:ins>
          </w:p>
        </w:tc>
        <w:tc>
          <w:tcPr>
            <w:tcW w:w="0" w:type="auto"/>
            <w:tcBorders>
              <w:top w:val="single" w:sz="0" w:space="0" w:color="D3D3D3"/>
              <w:left w:val="single" w:sz="0" w:space="0" w:color="D3D3D3"/>
              <w:bottom w:val="single" w:sz="0" w:space="0" w:color="D3D3D3"/>
              <w:right w:val="single" w:sz="0" w:space="0" w:color="D3D3D3"/>
            </w:tcBorders>
          </w:tcPr>
          <w:p w14:paraId="073CDF7C" w14:textId="77777777" w:rsidR="00524773" w:rsidRDefault="00524773" w:rsidP="00C670FC">
            <w:pPr>
              <w:keepNext/>
              <w:spacing w:after="60"/>
              <w:rPr>
                <w:ins w:id="4687" w:author="Wittman, Jacob (CDC/DDNID/NCCDPHP/DDT) (CTR)" w:date="2023-08-15T14:04:00Z"/>
              </w:rPr>
            </w:pPr>
            <w:ins w:id="4688" w:author="Wittman, Jacob (CDC/DDNID/NCCDPHP/DDT) (CTR)" w:date="2023-08-15T14:04:00Z">
              <w:r>
                <w:rPr>
                  <w:rFonts w:ascii="Calibri" w:hAnsi="Calibri"/>
                  <w:sz w:val="20"/>
                </w:rPr>
                <w:t>68.9 (2.3)</w:t>
              </w:r>
            </w:ins>
          </w:p>
        </w:tc>
        <w:tc>
          <w:tcPr>
            <w:tcW w:w="0" w:type="auto"/>
            <w:tcBorders>
              <w:top w:val="single" w:sz="0" w:space="0" w:color="D3D3D3"/>
              <w:left w:val="single" w:sz="0" w:space="0" w:color="D3D3D3"/>
              <w:bottom w:val="single" w:sz="0" w:space="0" w:color="D3D3D3"/>
              <w:right w:val="single" w:sz="0" w:space="0" w:color="D3D3D3"/>
            </w:tcBorders>
          </w:tcPr>
          <w:p w14:paraId="45564D2C" w14:textId="77777777" w:rsidR="00524773" w:rsidRDefault="00524773" w:rsidP="00C670FC">
            <w:pPr>
              <w:keepNext/>
              <w:spacing w:after="60"/>
              <w:rPr>
                <w:ins w:id="4689" w:author="Wittman, Jacob (CDC/DDNID/NCCDPHP/DDT) (CTR)" w:date="2023-08-15T14:04:00Z"/>
              </w:rPr>
            </w:pPr>
            <w:ins w:id="4690" w:author="Wittman, Jacob (CDC/DDNID/NCCDPHP/DDT) (CTR)" w:date="2023-08-15T14:04:00Z">
              <w:r>
                <w:rPr>
                  <w:rFonts w:ascii="Calibri" w:hAnsi="Calibri"/>
                  <w:sz w:val="20"/>
                </w:rPr>
                <w:t>66.6 (2.6)</w:t>
              </w:r>
            </w:ins>
          </w:p>
        </w:tc>
        <w:tc>
          <w:tcPr>
            <w:tcW w:w="0" w:type="auto"/>
            <w:tcBorders>
              <w:top w:val="single" w:sz="0" w:space="0" w:color="D3D3D3"/>
              <w:left w:val="single" w:sz="0" w:space="0" w:color="D3D3D3"/>
              <w:bottom w:val="single" w:sz="0" w:space="0" w:color="D3D3D3"/>
              <w:right w:val="single" w:sz="0" w:space="0" w:color="D3D3D3"/>
            </w:tcBorders>
          </w:tcPr>
          <w:p w14:paraId="1ADB6282" w14:textId="77777777" w:rsidR="00524773" w:rsidRDefault="00524773" w:rsidP="00C670FC">
            <w:pPr>
              <w:keepNext/>
              <w:spacing w:after="60"/>
              <w:rPr>
                <w:ins w:id="4691" w:author="Wittman, Jacob (CDC/DDNID/NCCDPHP/DDT) (CTR)" w:date="2023-08-15T14:04:00Z"/>
              </w:rPr>
            </w:pPr>
            <w:ins w:id="4692" w:author="Wittman, Jacob (CDC/DDNID/NCCDPHP/DDT) (CTR)" w:date="2023-08-15T14:04:00Z">
              <w:r>
                <w:rPr>
                  <w:rFonts w:ascii="Calibri" w:hAnsi="Calibri"/>
                  <w:sz w:val="20"/>
                </w:rPr>
                <w:t>71.3 (2.1)</w:t>
              </w:r>
            </w:ins>
          </w:p>
        </w:tc>
        <w:tc>
          <w:tcPr>
            <w:tcW w:w="0" w:type="auto"/>
            <w:tcBorders>
              <w:top w:val="single" w:sz="0" w:space="0" w:color="D3D3D3"/>
              <w:left w:val="single" w:sz="0" w:space="0" w:color="D3D3D3"/>
              <w:bottom w:val="single" w:sz="0" w:space="0" w:color="D3D3D3"/>
              <w:right w:val="single" w:sz="0" w:space="0" w:color="D3D3D3"/>
            </w:tcBorders>
          </w:tcPr>
          <w:p w14:paraId="6D5EE0AD" w14:textId="77777777" w:rsidR="00524773" w:rsidRDefault="00524773" w:rsidP="00C670FC">
            <w:pPr>
              <w:keepNext/>
              <w:spacing w:after="60"/>
              <w:rPr>
                <w:ins w:id="4693" w:author="Wittman, Jacob (CDC/DDNID/NCCDPHP/DDT) (CTR)" w:date="2023-08-15T14:04:00Z"/>
              </w:rPr>
            </w:pPr>
            <w:ins w:id="4694" w:author="Wittman, Jacob (CDC/DDNID/NCCDPHP/DDT) (CTR)" w:date="2023-08-15T14:04:00Z">
              <w:r>
                <w:rPr>
                  <w:rFonts w:ascii="Calibri" w:hAnsi="Calibri"/>
                  <w:sz w:val="20"/>
                </w:rPr>
                <w:t>69.9 (2.3)</w:t>
              </w:r>
            </w:ins>
          </w:p>
        </w:tc>
        <w:tc>
          <w:tcPr>
            <w:tcW w:w="0" w:type="auto"/>
            <w:tcBorders>
              <w:top w:val="single" w:sz="0" w:space="0" w:color="D3D3D3"/>
              <w:left w:val="single" w:sz="0" w:space="0" w:color="D3D3D3"/>
              <w:bottom w:val="single" w:sz="0" w:space="0" w:color="D3D3D3"/>
              <w:right w:val="single" w:sz="0" w:space="0" w:color="D3D3D3"/>
            </w:tcBorders>
          </w:tcPr>
          <w:p w14:paraId="6BDE49AD" w14:textId="77777777" w:rsidR="00524773" w:rsidRDefault="00524773" w:rsidP="00C670FC">
            <w:pPr>
              <w:keepNext/>
              <w:spacing w:after="60"/>
              <w:rPr>
                <w:ins w:id="4695" w:author="Wittman, Jacob (CDC/DDNID/NCCDPHP/DDT) (CTR)" w:date="2023-08-15T14:04:00Z"/>
              </w:rPr>
            </w:pPr>
            <w:ins w:id="4696" w:author="Wittman, Jacob (CDC/DDNID/NCCDPHP/DDT) (CTR)" w:date="2023-08-15T14:04:00Z">
              <w:r>
                <w:rPr>
                  <w:rFonts w:ascii="Calibri" w:hAnsi="Calibri"/>
                  <w:sz w:val="20"/>
                </w:rPr>
                <w:t>5.0 (-5.5, 15.5)</w:t>
              </w:r>
            </w:ins>
          </w:p>
        </w:tc>
        <w:tc>
          <w:tcPr>
            <w:tcW w:w="0" w:type="auto"/>
            <w:tcBorders>
              <w:top w:val="single" w:sz="0" w:space="0" w:color="D3D3D3"/>
              <w:left w:val="single" w:sz="0" w:space="0" w:color="D3D3D3"/>
              <w:bottom w:val="single" w:sz="0" w:space="0" w:color="D3D3D3"/>
              <w:right w:val="single" w:sz="0" w:space="0" w:color="D3D3D3"/>
            </w:tcBorders>
          </w:tcPr>
          <w:p w14:paraId="49BD635D" w14:textId="77777777" w:rsidR="00524773" w:rsidRDefault="00524773" w:rsidP="00C670FC">
            <w:pPr>
              <w:keepNext/>
              <w:spacing w:after="60"/>
              <w:rPr>
                <w:ins w:id="469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99C7D2" w14:textId="77777777" w:rsidR="00524773" w:rsidRDefault="00524773" w:rsidP="00C670FC">
            <w:pPr>
              <w:keepNext/>
              <w:spacing w:after="60"/>
              <w:rPr>
                <w:ins w:id="4698" w:author="Wittman, Jacob (CDC/DDNID/NCCDPHP/DDT) (CTR)" w:date="2023-08-15T14:04:00Z"/>
              </w:rPr>
            </w:pPr>
            <w:ins w:id="4699" w:author="Wittman, Jacob (CDC/DDNID/NCCDPHP/DDT) (CTR)" w:date="2023-08-15T14:04:00Z">
              <w:r>
                <w:rPr>
                  <w:rFonts w:ascii="Calibri" w:hAnsi="Calibri"/>
                  <w:sz w:val="20"/>
                </w:rPr>
                <w:t>0.2 (-0.5, 1.0)</w:t>
              </w:r>
            </w:ins>
          </w:p>
        </w:tc>
        <w:tc>
          <w:tcPr>
            <w:tcW w:w="0" w:type="auto"/>
            <w:tcBorders>
              <w:top w:val="single" w:sz="0" w:space="0" w:color="D3D3D3"/>
              <w:left w:val="single" w:sz="0" w:space="0" w:color="D3D3D3"/>
              <w:bottom w:val="single" w:sz="0" w:space="0" w:color="D3D3D3"/>
              <w:right w:val="single" w:sz="0" w:space="0" w:color="D3D3D3"/>
            </w:tcBorders>
          </w:tcPr>
          <w:p w14:paraId="03937F63" w14:textId="77777777" w:rsidR="00524773" w:rsidRDefault="00524773" w:rsidP="00C670FC">
            <w:pPr>
              <w:keepNext/>
              <w:spacing w:after="60"/>
              <w:rPr>
                <w:ins w:id="4700" w:author="Wittman, Jacob (CDC/DDNID/NCCDPHP/DDT) (CTR)" w:date="2023-08-15T14:04:00Z"/>
              </w:rPr>
            </w:pPr>
            <w:ins w:id="4701" w:author="Wittman, Jacob (CDC/DDNID/NCCDPHP/DDT) (CTR)" w:date="2023-08-15T14:04:00Z">
              <w:r>
                <w:rPr>
                  <w:rFonts w:ascii="Calibri" w:hAnsi="Calibri"/>
                  <w:sz w:val="20"/>
                </w:rPr>
                <w:t>0.2 (-0.5, 1.0)</w:t>
              </w:r>
            </w:ins>
          </w:p>
        </w:tc>
      </w:tr>
      <w:tr w:rsidR="00524773" w14:paraId="6C98DED4" w14:textId="77777777" w:rsidTr="00C670FC">
        <w:trPr>
          <w:cantSplit/>
          <w:jc w:val="center"/>
          <w:ins w:id="47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291DAF" w14:textId="77777777" w:rsidR="00524773" w:rsidRDefault="00524773" w:rsidP="00C670FC">
            <w:pPr>
              <w:keepNext/>
              <w:spacing w:after="60"/>
              <w:rPr>
                <w:ins w:id="4703" w:author="Wittman, Jacob (CDC/DDNID/NCCDPHP/DDT) (CTR)" w:date="2023-08-15T14:04:00Z"/>
              </w:rPr>
            </w:pPr>
            <w:ins w:id="4704"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2D64C2EE" w14:textId="77777777" w:rsidR="00524773" w:rsidRDefault="00524773" w:rsidP="00C670FC">
            <w:pPr>
              <w:keepNext/>
              <w:spacing w:after="60"/>
              <w:rPr>
                <w:ins w:id="4705" w:author="Wittman, Jacob (CDC/DDNID/NCCDPHP/DDT) (CTR)" w:date="2023-08-15T14:04:00Z"/>
              </w:rPr>
            </w:pPr>
            <w:ins w:id="4706" w:author="Wittman, Jacob (CDC/DDNID/NCCDPHP/DDT) (CTR)" w:date="2023-08-15T14:04:00Z">
              <w:r>
                <w:rPr>
                  <w:rFonts w:ascii="Calibri" w:hAnsi="Calibri"/>
                  <w:sz w:val="20"/>
                </w:rPr>
                <w:t>65.0 (1.5)</w:t>
              </w:r>
            </w:ins>
          </w:p>
        </w:tc>
        <w:tc>
          <w:tcPr>
            <w:tcW w:w="0" w:type="auto"/>
            <w:tcBorders>
              <w:top w:val="single" w:sz="0" w:space="0" w:color="D3D3D3"/>
              <w:left w:val="single" w:sz="0" w:space="0" w:color="D3D3D3"/>
              <w:bottom w:val="single" w:sz="0" w:space="0" w:color="D3D3D3"/>
              <w:right w:val="single" w:sz="0" w:space="0" w:color="D3D3D3"/>
            </w:tcBorders>
          </w:tcPr>
          <w:p w14:paraId="0D96DDC9" w14:textId="77777777" w:rsidR="00524773" w:rsidRDefault="00524773" w:rsidP="00C670FC">
            <w:pPr>
              <w:keepNext/>
              <w:spacing w:after="60"/>
              <w:rPr>
                <w:ins w:id="4707" w:author="Wittman, Jacob (CDC/DDNID/NCCDPHP/DDT) (CTR)" w:date="2023-08-15T14:04:00Z"/>
              </w:rPr>
            </w:pPr>
            <w:ins w:id="4708" w:author="Wittman, Jacob (CDC/DDNID/NCCDPHP/DDT) (CTR)" w:date="2023-08-15T14:04:00Z">
              <w:r>
                <w:rPr>
                  <w:rFonts w:ascii="Calibri" w:hAnsi="Calibri"/>
                  <w:sz w:val="20"/>
                </w:rPr>
                <w:t>64.5 (4.3)</w:t>
              </w:r>
            </w:ins>
          </w:p>
        </w:tc>
        <w:tc>
          <w:tcPr>
            <w:tcW w:w="0" w:type="auto"/>
            <w:tcBorders>
              <w:top w:val="single" w:sz="0" w:space="0" w:color="D3D3D3"/>
              <w:left w:val="single" w:sz="0" w:space="0" w:color="D3D3D3"/>
              <w:bottom w:val="single" w:sz="0" w:space="0" w:color="D3D3D3"/>
              <w:right w:val="single" w:sz="0" w:space="0" w:color="D3D3D3"/>
            </w:tcBorders>
          </w:tcPr>
          <w:p w14:paraId="6FC719C5" w14:textId="77777777" w:rsidR="00524773" w:rsidRDefault="00524773" w:rsidP="00C670FC">
            <w:pPr>
              <w:keepNext/>
              <w:spacing w:after="60"/>
              <w:rPr>
                <w:ins w:id="4709" w:author="Wittman, Jacob (CDC/DDNID/NCCDPHP/DDT) (CTR)" w:date="2023-08-15T14:04:00Z"/>
              </w:rPr>
            </w:pPr>
            <w:ins w:id="4710" w:author="Wittman, Jacob (CDC/DDNID/NCCDPHP/DDT) (CTR)" w:date="2023-08-15T14:04:00Z">
              <w:r>
                <w:rPr>
                  <w:rFonts w:ascii="Calibri" w:hAnsi="Calibri"/>
                  <w:sz w:val="20"/>
                </w:rPr>
                <w:t>58.5 (4.4)</w:t>
              </w:r>
            </w:ins>
          </w:p>
        </w:tc>
        <w:tc>
          <w:tcPr>
            <w:tcW w:w="0" w:type="auto"/>
            <w:tcBorders>
              <w:top w:val="single" w:sz="0" w:space="0" w:color="D3D3D3"/>
              <w:left w:val="single" w:sz="0" w:space="0" w:color="D3D3D3"/>
              <w:bottom w:val="single" w:sz="0" w:space="0" w:color="D3D3D3"/>
              <w:right w:val="single" w:sz="0" w:space="0" w:color="D3D3D3"/>
            </w:tcBorders>
          </w:tcPr>
          <w:p w14:paraId="44348BC8" w14:textId="77777777" w:rsidR="00524773" w:rsidRDefault="00524773" w:rsidP="00C670FC">
            <w:pPr>
              <w:keepNext/>
              <w:spacing w:after="60"/>
              <w:rPr>
                <w:ins w:id="4711" w:author="Wittman, Jacob (CDC/DDNID/NCCDPHP/DDT) (CTR)" w:date="2023-08-15T14:04:00Z"/>
              </w:rPr>
            </w:pPr>
            <w:ins w:id="4712" w:author="Wittman, Jacob (CDC/DDNID/NCCDPHP/DDT) (CTR)" w:date="2023-08-15T14:04:00Z">
              <w:r>
                <w:rPr>
                  <w:rFonts w:ascii="Calibri" w:hAnsi="Calibri"/>
                  <w:sz w:val="20"/>
                </w:rPr>
                <w:t>66.7 (4.0)</w:t>
              </w:r>
            </w:ins>
          </w:p>
        </w:tc>
        <w:tc>
          <w:tcPr>
            <w:tcW w:w="0" w:type="auto"/>
            <w:tcBorders>
              <w:top w:val="single" w:sz="0" w:space="0" w:color="D3D3D3"/>
              <w:left w:val="single" w:sz="0" w:space="0" w:color="D3D3D3"/>
              <w:bottom w:val="single" w:sz="0" w:space="0" w:color="D3D3D3"/>
              <w:right w:val="single" w:sz="0" w:space="0" w:color="D3D3D3"/>
            </w:tcBorders>
          </w:tcPr>
          <w:p w14:paraId="2EE3632E" w14:textId="77777777" w:rsidR="00524773" w:rsidRDefault="00524773" w:rsidP="00C670FC">
            <w:pPr>
              <w:keepNext/>
              <w:spacing w:after="60"/>
              <w:rPr>
                <w:ins w:id="4713" w:author="Wittman, Jacob (CDC/DDNID/NCCDPHP/DDT) (CTR)" w:date="2023-08-15T14:04:00Z"/>
              </w:rPr>
            </w:pPr>
            <w:ins w:id="4714" w:author="Wittman, Jacob (CDC/DDNID/NCCDPHP/DDT) (CTR)" w:date="2023-08-15T14:04:00Z">
              <w:r>
                <w:rPr>
                  <w:rFonts w:ascii="Calibri" w:hAnsi="Calibri"/>
                  <w:sz w:val="20"/>
                </w:rPr>
                <w:t>67.3 (3.9)</w:t>
              </w:r>
            </w:ins>
          </w:p>
        </w:tc>
        <w:tc>
          <w:tcPr>
            <w:tcW w:w="0" w:type="auto"/>
            <w:tcBorders>
              <w:top w:val="single" w:sz="0" w:space="0" w:color="D3D3D3"/>
              <w:left w:val="single" w:sz="0" w:space="0" w:color="D3D3D3"/>
              <w:bottom w:val="single" w:sz="0" w:space="0" w:color="D3D3D3"/>
              <w:right w:val="single" w:sz="0" w:space="0" w:color="D3D3D3"/>
            </w:tcBorders>
          </w:tcPr>
          <w:p w14:paraId="6460A849" w14:textId="77777777" w:rsidR="00524773" w:rsidRDefault="00524773" w:rsidP="00C670FC">
            <w:pPr>
              <w:keepNext/>
              <w:spacing w:after="60"/>
              <w:rPr>
                <w:ins w:id="4715" w:author="Wittman, Jacob (CDC/DDNID/NCCDPHP/DDT) (CTR)" w:date="2023-08-15T14:04:00Z"/>
              </w:rPr>
            </w:pPr>
            <w:ins w:id="4716" w:author="Wittman, Jacob (CDC/DDNID/NCCDPHP/DDT) (CTR)" w:date="2023-08-15T14:04:00Z">
              <w:r>
                <w:rPr>
                  <w:rFonts w:ascii="Calibri" w:hAnsi="Calibri"/>
                  <w:sz w:val="20"/>
                </w:rPr>
                <w:t>69.6 (3.8)</w:t>
              </w:r>
            </w:ins>
          </w:p>
        </w:tc>
        <w:tc>
          <w:tcPr>
            <w:tcW w:w="0" w:type="auto"/>
            <w:tcBorders>
              <w:top w:val="single" w:sz="0" w:space="0" w:color="D3D3D3"/>
              <w:left w:val="single" w:sz="0" w:space="0" w:color="D3D3D3"/>
              <w:bottom w:val="single" w:sz="0" w:space="0" w:color="D3D3D3"/>
              <w:right w:val="single" w:sz="0" w:space="0" w:color="D3D3D3"/>
            </w:tcBorders>
          </w:tcPr>
          <w:p w14:paraId="6B24EAC8" w14:textId="77777777" w:rsidR="00524773" w:rsidRDefault="00524773" w:rsidP="00C670FC">
            <w:pPr>
              <w:keepNext/>
              <w:spacing w:after="60"/>
              <w:rPr>
                <w:ins w:id="4717" w:author="Wittman, Jacob (CDC/DDNID/NCCDPHP/DDT) (CTR)" w:date="2023-08-15T14:04:00Z"/>
              </w:rPr>
            </w:pPr>
            <w:ins w:id="4718" w:author="Wittman, Jacob (CDC/DDNID/NCCDPHP/DDT) (CTR)" w:date="2023-08-15T14:04:00Z">
              <w:r>
                <w:rPr>
                  <w:rFonts w:ascii="Calibri" w:hAnsi="Calibri"/>
                  <w:sz w:val="20"/>
                </w:rPr>
                <w:t>73.7 (3.7)</w:t>
              </w:r>
            </w:ins>
          </w:p>
        </w:tc>
        <w:tc>
          <w:tcPr>
            <w:tcW w:w="0" w:type="auto"/>
            <w:tcBorders>
              <w:top w:val="single" w:sz="0" w:space="0" w:color="D3D3D3"/>
              <w:left w:val="single" w:sz="0" w:space="0" w:color="D3D3D3"/>
              <w:bottom w:val="single" w:sz="0" w:space="0" w:color="D3D3D3"/>
              <w:right w:val="single" w:sz="0" w:space="0" w:color="D3D3D3"/>
            </w:tcBorders>
          </w:tcPr>
          <w:p w14:paraId="024FFAF0" w14:textId="77777777" w:rsidR="00524773" w:rsidRDefault="00524773" w:rsidP="00C670FC">
            <w:pPr>
              <w:keepNext/>
              <w:spacing w:after="60"/>
              <w:rPr>
                <w:ins w:id="4719" w:author="Wittman, Jacob (CDC/DDNID/NCCDPHP/DDT) (CTR)" w:date="2023-08-15T14:04:00Z"/>
              </w:rPr>
            </w:pPr>
            <w:ins w:id="4720" w:author="Wittman, Jacob (CDC/DDNID/NCCDPHP/DDT) (CTR)" w:date="2023-08-15T14:04:00Z">
              <w:r>
                <w:rPr>
                  <w:rFonts w:ascii="Calibri" w:hAnsi="Calibri"/>
                  <w:sz w:val="20"/>
                </w:rPr>
                <w:t>72.2 (4.0)</w:t>
              </w:r>
            </w:ins>
          </w:p>
        </w:tc>
        <w:tc>
          <w:tcPr>
            <w:tcW w:w="0" w:type="auto"/>
            <w:tcBorders>
              <w:top w:val="single" w:sz="0" w:space="0" w:color="D3D3D3"/>
              <w:left w:val="single" w:sz="0" w:space="0" w:color="D3D3D3"/>
              <w:bottom w:val="single" w:sz="0" w:space="0" w:color="D3D3D3"/>
              <w:right w:val="single" w:sz="0" w:space="0" w:color="D3D3D3"/>
            </w:tcBorders>
          </w:tcPr>
          <w:p w14:paraId="515A7B77" w14:textId="77777777" w:rsidR="00524773" w:rsidRDefault="00524773" w:rsidP="00C670FC">
            <w:pPr>
              <w:keepNext/>
              <w:spacing w:after="60"/>
              <w:rPr>
                <w:ins w:id="4721" w:author="Wittman, Jacob (CDC/DDNID/NCCDPHP/DDT) (CTR)" w:date="2023-08-15T14:04:00Z"/>
              </w:rPr>
            </w:pPr>
            <w:ins w:id="4722" w:author="Wittman, Jacob (CDC/DDNID/NCCDPHP/DDT) (CTR)" w:date="2023-08-15T14:04:00Z">
              <w:r>
                <w:rPr>
                  <w:rFonts w:ascii="Calibri" w:hAnsi="Calibri"/>
                  <w:sz w:val="20"/>
                </w:rPr>
                <w:t>62.1 (4.6)</w:t>
              </w:r>
            </w:ins>
          </w:p>
        </w:tc>
        <w:tc>
          <w:tcPr>
            <w:tcW w:w="0" w:type="auto"/>
            <w:tcBorders>
              <w:top w:val="single" w:sz="0" w:space="0" w:color="D3D3D3"/>
              <w:left w:val="single" w:sz="0" w:space="0" w:color="D3D3D3"/>
              <w:bottom w:val="single" w:sz="0" w:space="0" w:color="D3D3D3"/>
              <w:right w:val="single" w:sz="0" w:space="0" w:color="D3D3D3"/>
            </w:tcBorders>
          </w:tcPr>
          <w:p w14:paraId="173F5981" w14:textId="77777777" w:rsidR="00524773" w:rsidRDefault="00524773" w:rsidP="00C670FC">
            <w:pPr>
              <w:keepNext/>
              <w:spacing w:after="60"/>
              <w:rPr>
                <w:ins w:id="4723" w:author="Wittman, Jacob (CDC/DDNID/NCCDPHP/DDT) (CTR)" w:date="2023-08-15T14:04:00Z"/>
              </w:rPr>
            </w:pPr>
            <w:ins w:id="4724" w:author="Wittman, Jacob (CDC/DDNID/NCCDPHP/DDT) (CTR)" w:date="2023-08-15T14:04:00Z">
              <w:r>
                <w:rPr>
                  <w:rFonts w:ascii="Calibri" w:hAnsi="Calibri"/>
                  <w:sz w:val="20"/>
                </w:rPr>
                <w:t>65.3 (3.9)</w:t>
              </w:r>
            </w:ins>
          </w:p>
        </w:tc>
        <w:tc>
          <w:tcPr>
            <w:tcW w:w="0" w:type="auto"/>
            <w:tcBorders>
              <w:top w:val="single" w:sz="0" w:space="0" w:color="D3D3D3"/>
              <w:left w:val="single" w:sz="0" w:space="0" w:color="D3D3D3"/>
              <w:bottom w:val="single" w:sz="0" w:space="0" w:color="D3D3D3"/>
              <w:right w:val="single" w:sz="0" w:space="0" w:color="D3D3D3"/>
            </w:tcBorders>
          </w:tcPr>
          <w:p w14:paraId="7459691A" w14:textId="77777777" w:rsidR="00524773" w:rsidRDefault="00524773" w:rsidP="00C670FC">
            <w:pPr>
              <w:keepNext/>
              <w:spacing w:after="60"/>
              <w:rPr>
                <w:ins w:id="4725" w:author="Wittman, Jacob (CDC/DDNID/NCCDPHP/DDT) (CTR)" w:date="2023-08-15T14:04:00Z"/>
              </w:rPr>
            </w:pPr>
            <w:ins w:id="4726" w:author="Wittman, Jacob (CDC/DDNID/NCCDPHP/DDT) (CTR)" w:date="2023-08-15T14:04:00Z">
              <w:r>
                <w:rPr>
                  <w:rFonts w:ascii="Calibri" w:hAnsi="Calibri"/>
                  <w:sz w:val="20"/>
                </w:rPr>
                <w:t>60.6 (4.5)</w:t>
              </w:r>
            </w:ins>
          </w:p>
        </w:tc>
        <w:tc>
          <w:tcPr>
            <w:tcW w:w="0" w:type="auto"/>
            <w:tcBorders>
              <w:top w:val="single" w:sz="0" w:space="0" w:color="D3D3D3"/>
              <w:left w:val="single" w:sz="0" w:space="0" w:color="D3D3D3"/>
              <w:bottom w:val="single" w:sz="0" w:space="0" w:color="D3D3D3"/>
              <w:right w:val="single" w:sz="0" w:space="0" w:color="D3D3D3"/>
            </w:tcBorders>
          </w:tcPr>
          <w:p w14:paraId="2521EFFA" w14:textId="77777777" w:rsidR="00524773" w:rsidRDefault="00524773" w:rsidP="00C670FC">
            <w:pPr>
              <w:keepNext/>
              <w:spacing w:after="60"/>
              <w:rPr>
                <w:ins w:id="4727" w:author="Wittman, Jacob (CDC/DDNID/NCCDPHP/DDT) (CTR)" w:date="2023-08-15T14:04:00Z"/>
              </w:rPr>
            </w:pPr>
            <w:ins w:id="4728" w:author="Wittman, Jacob (CDC/DDNID/NCCDPHP/DDT) (CTR)" w:date="2023-08-15T14:04:00Z">
              <w:r>
                <w:rPr>
                  <w:rFonts w:ascii="Calibri" w:hAnsi="Calibri"/>
                  <w:sz w:val="20"/>
                </w:rPr>
                <w:t>63.6 (3.7)</w:t>
              </w:r>
            </w:ins>
          </w:p>
        </w:tc>
        <w:tc>
          <w:tcPr>
            <w:tcW w:w="0" w:type="auto"/>
            <w:tcBorders>
              <w:top w:val="single" w:sz="0" w:space="0" w:color="D3D3D3"/>
              <w:left w:val="single" w:sz="0" w:space="0" w:color="D3D3D3"/>
              <w:bottom w:val="single" w:sz="0" w:space="0" w:color="D3D3D3"/>
              <w:right w:val="single" w:sz="0" w:space="0" w:color="D3D3D3"/>
            </w:tcBorders>
          </w:tcPr>
          <w:p w14:paraId="22000218" w14:textId="77777777" w:rsidR="00524773" w:rsidRDefault="00524773" w:rsidP="00C670FC">
            <w:pPr>
              <w:keepNext/>
              <w:spacing w:after="60"/>
              <w:rPr>
                <w:ins w:id="4729" w:author="Wittman, Jacob (CDC/DDNID/NCCDPHP/DDT) (CTR)" w:date="2023-08-15T14:04:00Z"/>
              </w:rPr>
            </w:pPr>
            <w:ins w:id="4730" w:author="Wittman, Jacob (CDC/DDNID/NCCDPHP/DDT) (CTR)" w:date="2023-08-15T14:04:00Z">
              <w:r>
                <w:rPr>
                  <w:rFonts w:ascii="Calibri" w:hAnsi="Calibri"/>
                  <w:sz w:val="20"/>
                </w:rPr>
                <w:t>55.4 (4.9)</w:t>
              </w:r>
            </w:ins>
          </w:p>
        </w:tc>
        <w:tc>
          <w:tcPr>
            <w:tcW w:w="0" w:type="auto"/>
            <w:tcBorders>
              <w:top w:val="single" w:sz="0" w:space="0" w:color="D3D3D3"/>
              <w:left w:val="single" w:sz="0" w:space="0" w:color="D3D3D3"/>
              <w:bottom w:val="single" w:sz="0" w:space="0" w:color="D3D3D3"/>
              <w:right w:val="single" w:sz="0" w:space="0" w:color="D3D3D3"/>
            </w:tcBorders>
          </w:tcPr>
          <w:p w14:paraId="755D1600" w14:textId="77777777" w:rsidR="00524773" w:rsidRDefault="00524773" w:rsidP="00C670FC">
            <w:pPr>
              <w:keepNext/>
              <w:spacing w:after="60"/>
              <w:rPr>
                <w:ins w:id="4731" w:author="Wittman, Jacob (CDC/DDNID/NCCDPHP/DDT) (CTR)" w:date="2023-08-15T14:04:00Z"/>
              </w:rPr>
            </w:pPr>
            <w:ins w:id="4732" w:author="Wittman, Jacob (CDC/DDNID/NCCDPHP/DDT) (CTR)" w:date="2023-08-15T14:04:00Z">
              <w:r>
                <w:rPr>
                  <w:rFonts w:ascii="Calibri" w:hAnsi="Calibri"/>
                  <w:sz w:val="20"/>
                </w:rPr>
                <w:t>56.4 (5.2)</w:t>
              </w:r>
            </w:ins>
          </w:p>
        </w:tc>
        <w:tc>
          <w:tcPr>
            <w:tcW w:w="0" w:type="auto"/>
            <w:tcBorders>
              <w:top w:val="single" w:sz="0" w:space="0" w:color="D3D3D3"/>
              <w:left w:val="single" w:sz="0" w:space="0" w:color="D3D3D3"/>
              <w:bottom w:val="single" w:sz="0" w:space="0" w:color="D3D3D3"/>
              <w:right w:val="single" w:sz="0" w:space="0" w:color="D3D3D3"/>
            </w:tcBorders>
          </w:tcPr>
          <w:p w14:paraId="0F22028D" w14:textId="77777777" w:rsidR="00524773" w:rsidRDefault="00524773" w:rsidP="00C670FC">
            <w:pPr>
              <w:keepNext/>
              <w:spacing w:after="60"/>
              <w:rPr>
                <w:ins w:id="4733" w:author="Wittman, Jacob (CDC/DDNID/NCCDPHP/DDT) (CTR)" w:date="2023-08-15T14:04:00Z"/>
              </w:rPr>
            </w:pPr>
            <w:ins w:id="4734" w:author="Wittman, Jacob (CDC/DDNID/NCCDPHP/DDT) (CTR)" w:date="2023-08-15T14:04:00Z">
              <w:r>
                <w:rPr>
                  <w:rFonts w:ascii="Calibri" w:hAnsi="Calibri"/>
                  <w:sz w:val="20"/>
                </w:rPr>
                <w:t>-14.1 (-32.8, 4.6)</w:t>
              </w:r>
            </w:ins>
          </w:p>
        </w:tc>
        <w:tc>
          <w:tcPr>
            <w:tcW w:w="0" w:type="auto"/>
            <w:tcBorders>
              <w:top w:val="single" w:sz="0" w:space="0" w:color="D3D3D3"/>
              <w:left w:val="single" w:sz="0" w:space="0" w:color="D3D3D3"/>
              <w:bottom w:val="single" w:sz="0" w:space="0" w:color="D3D3D3"/>
              <w:right w:val="single" w:sz="0" w:space="0" w:color="D3D3D3"/>
            </w:tcBorders>
          </w:tcPr>
          <w:p w14:paraId="26C89B23" w14:textId="77777777" w:rsidR="00524773" w:rsidRDefault="00524773" w:rsidP="00C670FC">
            <w:pPr>
              <w:keepNext/>
              <w:spacing w:after="60"/>
              <w:rPr>
                <w:ins w:id="4735" w:author="Wittman, Jacob (CDC/DDNID/NCCDPHP/DDT) (CTR)" w:date="2023-08-15T14:04:00Z"/>
              </w:rPr>
            </w:pPr>
            <w:ins w:id="4736" w:author="Wittman, Jacob (CDC/DDNID/NCCDPHP/DDT) (CTR)" w:date="2023-08-15T14:04:00Z">
              <w:r>
                <w:rPr>
                  <w:rFonts w:ascii="Calibri" w:hAnsi="Calibri"/>
                  <w:sz w:val="20"/>
                </w:rPr>
                <w:t>2013</w:t>
              </w:r>
            </w:ins>
          </w:p>
        </w:tc>
        <w:tc>
          <w:tcPr>
            <w:tcW w:w="0" w:type="auto"/>
            <w:tcBorders>
              <w:top w:val="single" w:sz="0" w:space="0" w:color="D3D3D3"/>
              <w:left w:val="single" w:sz="0" w:space="0" w:color="D3D3D3"/>
              <w:bottom w:val="single" w:sz="0" w:space="0" w:color="D3D3D3"/>
              <w:right w:val="single" w:sz="0" w:space="0" w:color="D3D3D3"/>
            </w:tcBorders>
          </w:tcPr>
          <w:p w14:paraId="78F4653A" w14:textId="77777777" w:rsidR="00524773" w:rsidRDefault="00524773" w:rsidP="00C670FC">
            <w:pPr>
              <w:keepNext/>
              <w:spacing w:after="60"/>
              <w:rPr>
                <w:ins w:id="4737" w:author="Wittman, Jacob (CDC/DDNID/NCCDPHP/DDT) (CTR)" w:date="2023-08-15T14:04:00Z"/>
              </w:rPr>
            </w:pPr>
            <w:ins w:id="4738" w:author="Wittman, Jacob (CDC/DDNID/NCCDPHP/DDT) (CTR)" w:date="2023-08-15T14:04:00Z">
              <w:r>
                <w:rPr>
                  <w:rFonts w:ascii="Calibri" w:hAnsi="Calibri"/>
                  <w:sz w:val="20"/>
                </w:rPr>
                <w:t>3.4 (-0.9, 7.8), -3.8 (-6.8, -0.7)</w:t>
              </w:r>
            </w:ins>
          </w:p>
        </w:tc>
        <w:tc>
          <w:tcPr>
            <w:tcW w:w="0" w:type="auto"/>
            <w:tcBorders>
              <w:top w:val="single" w:sz="0" w:space="0" w:color="D3D3D3"/>
              <w:left w:val="single" w:sz="0" w:space="0" w:color="D3D3D3"/>
              <w:bottom w:val="single" w:sz="0" w:space="0" w:color="D3D3D3"/>
              <w:right w:val="single" w:sz="0" w:space="0" w:color="D3D3D3"/>
            </w:tcBorders>
          </w:tcPr>
          <w:p w14:paraId="52DC6844" w14:textId="77777777" w:rsidR="00524773" w:rsidRDefault="00524773" w:rsidP="00C670FC">
            <w:pPr>
              <w:keepNext/>
              <w:spacing w:after="60"/>
              <w:rPr>
                <w:ins w:id="4739" w:author="Wittman, Jacob (CDC/DDNID/NCCDPHP/DDT) (CTR)" w:date="2023-08-15T14:04:00Z"/>
              </w:rPr>
            </w:pPr>
            <w:ins w:id="4740" w:author="Wittman, Jacob (CDC/DDNID/NCCDPHP/DDT) (CTR)" w:date="2023-08-15T14:04:00Z">
              <w:r>
                <w:rPr>
                  <w:rFonts w:ascii="Calibri" w:hAnsi="Calibri"/>
                  <w:sz w:val="20"/>
                </w:rPr>
                <w:t>-0.6 (-2.7, 1.5)</w:t>
              </w:r>
            </w:ins>
          </w:p>
        </w:tc>
      </w:tr>
      <w:tr w:rsidR="00524773" w14:paraId="650D2D91" w14:textId="77777777" w:rsidTr="00C670FC">
        <w:trPr>
          <w:cantSplit/>
          <w:jc w:val="center"/>
          <w:ins w:id="474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A95AF5" w14:textId="77777777" w:rsidR="00524773" w:rsidRDefault="00524773" w:rsidP="00C670FC">
            <w:pPr>
              <w:keepNext/>
              <w:spacing w:after="60"/>
              <w:rPr>
                <w:ins w:id="4742" w:author="Wittman, Jacob (CDC/DDNID/NCCDPHP/DDT) (CTR)" w:date="2023-08-15T14:04:00Z"/>
              </w:rPr>
            </w:pPr>
            <w:ins w:id="4743"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5F13513A" w14:textId="77777777" w:rsidR="00524773" w:rsidRDefault="00524773" w:rsidP="00C670FC">
            <w:pPr>
              <w:keepNext/>
              <w:spacing w:after="60"/>
              <w:rPr>
                <w:ins w:id="4744" w:author="Wittman, Jacob (CDC/DDNID/NCCDPHP/DDT) (CTR)" w:date="2023-08-15T14:04:00Z"/>
              </w:rPr>
            </w:pPr>
            <w:ins w:id="4745" w:author="Wittman, Jacob (CDC/DDNID/NCCDPHP/DDT) (CTR)" w:date="2023-08-15T14:04:00Z">
              <w:r>
                <w:rPr>
                  <w:rFonts w:ascii="Calibri" w:hAnsi="Calibri"/>
                  <w:sz w:val="20"/>
                </w:rPr>
                <w:t>53.6 (1.3)</w:t>
              </w:r>
            </w:ins>
          </w:p>
        </w:tc>
        <w:tc>
          <w:tcPr>
            <w:tcW w:w="0" w:type="auto"/>
            <w:tcBorders>
              <w:top w:val="single" w:sz="0" w:space="0" w:color="D3D3D3"/>
              <w:left w:val="single" w:sz="0" w:space="0" w:color="D3D3D3"/>
              <w:bottom w:val="single" w:sz="0" w:space="0" w:color="D3D3D3"/>
              <w:right w:val="single" w:sz="0" w:space="0" w:color="D3D3D3"/>
            </w:tcBorders>
          </w:tcPr>
          <w:p w14:paraId="03201150" w14:textId="77777777" w:rsidR="00524773" w:rsidRDefault="00524773" w:rsidP="00C670FC">
            <w:pPr>
              <w:keepNext/>
              <w:spacing w:after="60"/>
              <w:rPr>
                <w:ins w:id="4746" w:author="Wittman, Jacob (CDC/DDNID/NCCDPHP/DDT) (CTR)" w:date="2023-08-15T14:04:00Z"/>
              </w:rPr>
            </w:pPr>
            <w:ins w:id="4747" w:author="Wittman, Jacob (CDC/DDNID/NCCDPHP/DDT) (CTR)" w:date="2023-08-15T14:04:00Z">
              <w:r>
                <w:rPr>
                  <w:rFonts w:ascii="Calibri" w:hAnsi="Calibri"/>
                  <w:sz w:val="20"/>
                </w:rPr>
                <w:t>56.6 (3.7)</w:t>
              </w:r>
            </w:ins>
          </w:p>
        </w:tc>
        <w:tc>
          <w:tcPr>
            <w:tcW w:w="0" w:type="auto"/>
            <w:tcBorders>
              <w:top w:val="single" w:sz="0" w:space="0" w:color="D3D3D3"/>
              <w:left w:val="single" w:sz="0" w:space="0" w:color="D3D3D3"/>
              <w:bottom w:val="single" w:sz="0" w:space="0" w:color="D3D3D3"/>
              <w:right w:val="single" w:sz="0" w:space="0" w:color="D3D3D3"/>
            </w:tcBorders>
          </w:tcPr>
          <w:p w14:paraId="0044EB7B" w14:textId="77777777" w:rsidR="00524773" w:rsidRDefault="00524773" w:rsidP="00C670FC">
            <w:pPr>
              <w:keepNext/>
              <w:spacing w:after="60"/>
              <w:rPr>
                <w:ins w:id="4748" w:author="Wittman, Jacob (CDC/DDNID/NCCDPHP/DDT) (CTR)" w:date="2023-08-15T14:04:00Z"/>
              </w:rPr>
            </w:pPr>
            <w:ins w:id="4749" w:author="Wittman, Jacob (CDC/DDNID/NCCDPHP/DDT) (CTR)" w:date="2023-08-15T14:04:00Z">
              <w:r>
                <w:rPr>
                  <w:rFonts w:ascii="Calibri" w:hAnsi="Calibri"/>
                  <w:sz w:val="20"/>
                </w:rPr>
                <w:t>51.4 (4.0)</w:t>
              </w:r>
            </w:ins>
          </w:p>
        </w:tc>
        <w:tc>
          <w:tcPr>
            <w:tcW w:w="0" w:type="auto"/>
            <w:tcBorders>
              <w:top w:val="single" w:sz="0" w:space="0" w:color="D3D3D3"/>
              <w:left w:val="single" w:sz="0" w:space="0" w:color="D3D3D3"/>
              <w:bottom w:val="single" w:sz="0" w:space="0" w:color="D3D3D3"/>
              <w:right w:val="single" w:sz="0" w:space="0" w:color="D3D3D3"/>
            </w:tcBorders>
          </w:tcPr>
          <w:p w14:paraId="6F0A70C0" w14:textId="77777777" w:rsidR="00524773" w:rsidRDefault="00524773" w:rsidP="00C670FC">
            <w:pPr>
              <w:keepNext/>
              <w:spacing w:after="60"/>
              <w:rPr>
                <w:ins w:id="4750" w:author="Wittman, Jacob (CDC/DDNID/NCCDPHP/DDT) (CTR)" w:date="2023-08-15T14:04:00Z"/>
              </w:rPr>
            </w:pPr>
            <w:ins w:id="4751" w:author="Wittman, Jacob (CDC/DDNID/NCCDPHP/DDT) (CTR)" w:date="2023-08-15T14:04:00Z">
              <w:r>
                <w:rPr>
                  <w:rFonts w:ascii="Calibri" w:hAnsi="Calibri"/>
                  <w:sz w:val="20"/>
                </w:rPr>
                <w:t>50.9 (3.7)</w:t>
              </w:r>
            </w:ins>
          </w:p>
        </w:tc>
        <w:tc>
          <w:tcPr>
            <w:tcW w:w="0" w:type="auto"/>
            <w:tcBorders>
              <w:top w:val="single" w:sz="0" w:space="0" w:color="D3D3D3"/>
              <w:left w:val="single" w:sz="0" w:space="0" w:color="D3D3D3"/>
              <w:bottom w:val="single" w:sz="0" w:space="0" w:color="D3D3D3"/>
              <w:right w:val="single" w:sz="0" w:space="0" w:color="D3D3D3"/>
            </w:tcBorders>
          </w:tcPr>
          <w:p w14:paraId="7E9466E2" w14:textId="77777777" w:rsidR="00524773" w:rsidRDefault="00524773" w:rsidP="00C670FC">
            <w:pPr>
              <w:keepNext/>
              <w:spacing w:after="60"/>
              <w:rPr>
                <w:ins w:id="4752" w:author="Wittman, Jacob (CDC/DDNID/NCCDPHP/DDT) (CTR)" w:date="2023-08-15T14:04:00Z"/>
              </w:rPr>
            </w:pPr>
            <w:ins w:id="4753" w:author="Wittman, Jacob (CDC/DDNID/NCCDPHP/DDT) (CTR)" w:date="2023-08-15T14:04:00Z">
              <w:r>
                <w:rPr>
                  <w:rFonts w:ascii="Calibri" w:hAnsi="Calibri"/>
                  <w:sz w:val="20"/>
                </w:rPr>
                <w:t>59.6 (4.2)</w:t>
              </w:r>
            </w:ins>
          </w:p>
        </w:tc>
        <w:tc>
          <w:tcPr>
            <w:tcW w:w="0" w:type="auto"/>
            <w:tcBorders>
              <w:top w:val="single" w:sz="0" w:space="0" w:color="D3D3D3"/>
              <w:left w:val="single" w:sz="0" w:space="0" w:color="D3D3D3"/>
              <w:bottom w:val="single" w:sz="0" w:space="0" w:color="D3D3D3"/>
              <w:right w:val="single" w:sz="0" w:space="0" w:color="D3D3D3"/>
            </w:tcBorders>
          </w:tcPr>
          <w:p w14:paraId="1E3BE6C3" w14:textId="77777777" w:rsidR="00524773" w:rsidRDefault="00524773" w:rsidP="00C670FC">
            <w:pPr>
              <w:keepNext/>
              <w:spacing w:after="60"/>
              <w:rPr>
                <w:ins w:id="4754" w:author="Wittman, Jacob (CDC/DDNID/NCCDPHP/DDT) (CTR)" w:date="2023-08-15T14:04:00Z"/>
              </w:rPr>
            </w:pPr>
            <w:ins w:id="4755" w:author="Wittman, Jacob (CDC/DDNID/NCCDPHP/DDT) (CTR)" w:date="2023-08-15T14:04:00Z">
              <w:r>
                <w:rPr>
                  <w:rFonts w:ascii="Calibri" w:hAnsi="Calibri"/>
                  <w:sz w:val="20"/>
                </w:rPr>
                <w:t>56.4 (4.2)</w:t>
              </w:r>
            </w:ins>
          </w:p>
        </w:tc>
        <w:tc>
          <w:tcPr>
            <w:tcW w:w="0" w:type="auto"/>
            <w:tcBorders>
              <w:top w:val="single" w:sz="0" w:space="0" w:color="D3D3D3"/>
              <w:left w:val="single" w:sz="0" w:space="0" w:color="D3D3D3"/>
              <w:bottom w:val="single" w:sz="0" w:space="0" w:color="D3D3D3"/>
              <w:right w:val="single" w:sz="0" w:space="0" w:color="D3D3D3"/>
            </w:tcBorders>
          </w:tcPr>
          <w:p w14:paraId="7B1087A6" w14:textId="77777777" w:rsidR="00524773" w:rsidRDefault="00524773" w:rsidP="00C670FC">
            <w:pPr>
              <w:keepNext/>
              <w:spacing w:after="60"/>
              <w:rPr>
                <w:ins w:id="4756" w:author="Wittman, Jacob (CDC/DDNID/NCCDPHP/DDT) (CTR)" w:date="2023-08-15T14:04:00Z"/>
              </w:rPr>
            </w:pPr>
            <w:ins w:id="4757" w:author="Wittman, Jacob (CDC/DDNID/NCCDPHP/DDT) (CTR)" w:date="2023-08-15T14:04:00Z">
              <w:r>
                <w:rPr>
                  <w:rFonts w:ascii="Calibri" w:hAnsi="Calibri"/>
                  <w:sz w:val="20"/>
                </w:rPr>
                <w:t>52.1 (4.1)</w:t>
              </w:r>
            </w:ins>
          </w:p>
        </w:tc>
        <w:tc>
          <w:tcPr>
            <w:tcW w:w="0" w:type="auto"/>
            <w:tcBorders>
              <w:top w:val="single" w:sz="0" w:space="0" w:color="D3D3D3"/>
              <w:left w:val="single" w:sz="0" w:space="0" w:color="D3D3D3"/>
              <w:bottom w:val="single" w:sz="0" w:space="0" w:color="D3D3D3"/>
              <w:right w:val="single" w:sz="0" w:space="0" w:color="D3D3D3"/>
            </w:tcBorders>
          </w:tcPr>
          <w:p w14:paraId="4430F014" w14:textId="77777777" w:rsidR="00524773" w:rsidRDefault="00524773" w:rsidP="00C670FC">
            <w:pPr>
              <w:keepNext/>
              <w:spacing w:after="60"/>
              <w:rPr>
                <w:ins w:id="4758" w:author="Wittman, Jacob (CDC/DDNID/NCCDPHP/DDT) (CTR)" w:date="2023-08-15T14:04:00Z"/>
              </w:rPr>
            </w:pPr>
            <w:ins w:id="4759" w:author="Wittman, Jacob (CDC/DDNID/NCCDPHP/DDT) (CTR)" w:date="2023-08-15T14:04:00Z">
              <w:r>
                <w:rPr>
                  <w:rFonts w:ascii="Calibri" w:hAnsi="Calibri"/>
                  <w:sz w:val="20"/>
                </w:rPr>
                <w:t>48.6 (3.5)</w:t>
              </w:r>
            </w:ins>
          </w:p>
        </w:tc>
        <w:tc>
          <w:tcPr>
            <w:tcW w:w="0" w:type="auto"/>
            <w:tcBorders>
              <w:top w:val="single" w:sz="0" w:space="0" w:color="D3D3D3"/>
              <w:left w:val="single" w:sz="0" w:space="0" w:color="D3D3D3"/>
              <w:bottom w:val="single" w:sz="0" w:space="0" w:color="D3D3D3"/>
              <w:right w:val="single" w:sz="0" w:space="0" w:color="D3D3D3"/>
            </w:tcBorders>
          </w:tcPr>
          <w:p w14:paraId="24770403" w14:textId="77777777" w:rsidR="00524773" w:rsidRDefault="00524773" w:rsidP="00C670FC">
            <w:pPr>
              <w:keepNext/>
              <w:spacing w:after="60"/>
              <w:rPr>
                <w:ins w:id="4760" w:author="Wittman, Jacob (CDC/DDNID/NCCDPHP/DDT) (CTR)" w:date="2023-08-15T14:04:00Z"/>
              </w:rPr>
            </w:pPr>
            <w:ins w:id="4761" w:author="Wittman, Jacob (CDC/DDNID/NCCDPHP/DDT) (CTR)" w:date="2023-08-15T14:04:00Z">
              <w:r>
                <w:rPr>
                  <w:rFonts w:ascii="Calibri" w:hAnsi="Calibri"/>
                  <w:sz w:val="20"/>
                </w:rPr>
                <w:t>51.3 (4.5)</w:t>
              </w:r>
            </w:ins>
          </w:p>
        </w:tc>
        <w:tc>
          <w:tcPr>
            <w:tcW w:w="0" w:type="auto"/>
            <w:tcBorders>
              <w:top w:val="single" w:sz="0" w:space="0" w:color="D3D3D3"/>
              <w:left w:val="single" w:sz="0" w:space="0" w:color="D3D3D3"/>
              <w:bottom w:val="single" w:sz="0" w:space="0" w:color="D3D3D3"/>
              <w:right w:val="single" w:sz="0" w:space="0" w:color="D3D3D3"/>
            </w:tcBorders>
          </w:tcPr>
          <w:p w14:paraId="04E1AB47" w14:textId="77777777" w:rsidR="00524773" w:rsidRDefault="00524773" w:rsidP="00C670FC">
            <w:pPr>
              <w:keepNext/>
              <w:spacing w:after="60"/>
              <w:rPr>
                <w:ins w:id="4762" w:author="Wittman, Jacob (CDC/DDNID/NCCDPHP/DDT) (CTR)" w:date="2023-08-15T14:04:00Z"/>
              </w:rPr>
            </w:pPr>
            <w:ins w:id="4763" w:author="Wittman, Jacob (CDC/DDNID/NCCDPHP/DDT) (CTR)" w:date="2023-08-15T14:04:00Z">
              <w:r>
                <w:rPr>
                  <w:rFonts w:ascii="Calibri" w:hAnsi="Calibri"/>
                  <w:sz w:val="20"/>
                </w:rPr>
                <w:t>44.1 (3.7)</w:t>
              </w:r>
            </w:ins>
          </w:p>
        </w:tc>
        <w:tc>
          <w:tcPr>
            <w:tcW w:w="0" w:type="auto"/>
            <w:tcBorders>
              <w:top w:val="single" w:sz="0" w:space="0" w:color="D3D3D3"/>
              <w:left w:val="single" w:sz="0" w:space="0" w:color="D3D3D3"/>
              <w:bottom w:val="single" w:sz="0" w:space="0" w:color="D3D3D3"/>
              <w:right w:val="single" w:sz="0" w:space="0" w:color="D3D3D3"/>
            </w:tcBorders>
          </w:tcPr>
          <w:p w14:paraId="60748182" w14:textId="77777777" w:rsidR="00524773" w:rsidRDefault="00524773" w:rsidP="00C670FC">
            <w:pPr>
              <w:keepNext/>
              <w:spacing w:after="60"/>
              <w:rPr>
                <w:ins w:id="4764" w:author="Wittman, Jacob (CDC/DDNID/NCCDPHP/DDT) (CTR)" w:date="2023-08-15T14:04:00Z"/>
              </w:rPr>
            </w:pPr>
            <w:ins w:id="4765" w:author="Wittman, Jacob (CDC/DDNID/NCCDPHP/DDT) (CTR)" w:date="2023-08-15T14:04:00Z">
              <w:r>
                <w:rPr>
                  <w:rFonts w:ascii="Calibri" w:hAnsi="Calibri"/>
                  <w:sz w:val="20"/>
                </w:rPr>
                <w:t>55.1 (4.2)</w:t>
              </w:r>
            </w:ins>
          </w:p>
        </w:tc>
        <w:tc>
          <w:tcPr>
            <w:tcW w:w="0" w:type="auto"/>
            <w:tcBorders>
              <w:top w:val="single" w:sz="0" w:space="0" w:color="D3D3D3"/>
              <w:left w:val="single" w:sz="0" w:space="0" w:color="D3D3D3"/>
              <w:bottom w:val="single" w:sz="0" w:space="0" w:color="D3D3D3"/>
              <w:right w:val="single" w:sz="0" w:space="0" w:color="D3D3D3"/>
            </w:tcBorders>
          </w:tcPr>
          <w:p w14:paraId="70993356" w14:textId="77777777" w:rsidR="00524773" w:rsidRDefault="00524773" w:rsidP="00C670FC">
            <w:pPr>
              <w:keepNext/>
              <w:spacing w:after="60"/>
              <w:rPr>
                <w:ins w:id="4766" w:author="Wittman, Jacob (CDC/DDNID/NCCDPHP/DDT) (CTR)" w:date="2023-08-15T14:04:00Z"/>
              </w:rPr>
            </w:pPr>
            <w:ins w:id="4767" w:author="Wittman, Jacob (CDC/DDNID/NCCDPHP/DDT) (CTR)" w:date="2023-08-15T14:04:00Z">
              <w:r>
                <w:rPr>
                  <w:rFonts w:ascii="Calibri" w:hAnsi="Calibri"/>
                  <w:sz w:val="20"/>
                </w:rPr>
                <w:t>61.5 (4.4)</w:t>
              </w:r>
            </w:ins>
          </w:p>
        </w:tc>
        <w:tc>
          <w:tcPr>
            <w:tcW w:w="0" w:type="auto"/>
            <w:tcBorders>
              <w:top w:val="single" w:sz="0" w:space="0" w:color="D3D3D3"/>
              <w:left w:val="single" w:sz="0" w:space="0" w:color="D3D3D3"/>
              <w:bottom w:val="single" w:sz="0" w:space="0" w:color="D3D3D3"/>
              <w:right w:val="single" w:sz="0" w:space="0" w:color="D3D3D3"/>
            </w:tcBorders>
          </w:tcPr>
          <w:p w14:paraId="405365A6" w14:textId="77777777" w:rsidR="00524773" w:rsidRDefault="00524773" w:rsidP="00C670FC">
            <w:pPr>
              <w:keepNext/>
              <w:spacing w:after="60"/>
              <w:rPr>
                <w:ins w:id="4768" w:author="Wittman, Jacob (CDC/DDNID/NCCDPHP/DDT) (CTR)" w:date="2023-08-15T14:04:00Z"/>
              </w:rPr>
            </w:pPr>
            <w:ins w:id="4769" w:author="Wittman, Jacob (CDC/DDNID/NCCDPHP/DDT) (CTR)" w:date="2023-08-15T14:04:00Z">
              <w:r>
                <w:rPr>
                  <w:rFonts w:ascii="Calibri" w:hAnsi="Calibri"/>
                  <w:sz w:val="20"/>
                </w:rPr>
                <w:t>55.3 (5.4)</w:t>
              </w:r>
            </w:ins>
          </w:p>
        </w:tc>
        <w:tc>
          <w:tcPr>
            <w:tcW w:w="0" w:type="auto"/>
            <w:tcBorders>
              <w:top w:val="single" w:sz="0" w:space="0" w:color="D3D3D3"/>
              <w:left w:val="single" w:sz="0" w:space="0" w:color="D3D3D3"/>
              <w:bottom w:val="single" w:sz="0" w:space="0" w:color="D3D3D3"/>
              <w:right w:val="single" w:sz="0" w:space="0" w:color="D3D3D3"/>
            </w:tcBorders>
          </w:tcPr>
          <w:p w14:paraId="5A6F7170" w14:textId="77777777" w:rsidR="00524773" w:rsidRDefault="00524773" w:rsidP="00C670FC">
            <w:pPr>
              <w:keepNext/>
              <w:spacing w:after="60"/>
              <w:rPr>
                <w:ins w:id="4770" w:author="Wittman, Jacob (CDC/DDNID/NCCDPHP/DDT) (CTR)" w:date="2023-08-15T14:04:00Z"/>
              </w:rPr>
            </w:pPr>
            <w:ins w:id="4771" w:author="Wittman, Jacob (CDC/DDNID/NCCDPHP/DDT) (CTR)" w:date="2023-08-15T14:04:00Z">
              <w:r>
                <w:rPr>
                  <w:rFonts w:ascii="Calibri" w:hAnsi="Calibri"/>
                  <w:sz w:val="20"/>
                </w:rPr>
                <w:t>41.3 (5.0)</w:t>
              </w:r>
            </w:ins>
          </w:p>
        </w:tc>
        <w:tc>
          <w:tcPr>
            <w:tcW w:w="0" w:type="auto"/>
            <w:tcBorders>
              <w:top w:val="single" w:sz="0" w:space="0" w:color="D3D3D3"/>
              <w:left w:val="single" w:sz="0" w:space="0" w:color="D3D3D3"/>
              <w:bottom w:val="single" w:sz="0" w:space="0" w:color="D3D3D3"/>
              <w:right w:val="single" w:sz="0" w:space="0" w:color="D3D3D3"/>
            </w:tcBorders>
          </w:tcPr>
          <w:p w14:paraId="005FB141" w14:textId="77777777" w:rsidR="00524773" w:rsidRDefault="00524773" w:rsidP="00C670FC">
            <w:pPr>
              <w:keepNext/>
              <w:spacing w:after="60"/>
              <w:rPr>
                <w:ins w:id="4772" w:author="Wittman, Jacob (CDC/DDNID/NCCDPHP/DDT) (CTR)" w:date="2023-08-15T14:04:00Z"/>
              </w:rPr>
            </w:pPr>
            <w:ins w:id="4773" w:author="Wittman, Jacob (CDC/DDNID/NCCDPHP/DDT) (CTR)" w:date="2023-08-15T14:04:00Z">
              <w:r>
                <w:rPr>
                  <w:rFonts w:ascii="Calibri" w:hAnsi="Calibri"/>
                  <w:sz w:val="20"/>
                </w:rPr>
                <w:t>-2.3 (-24.7, 20.0)</w:t>
              </w:r>
            </w:ins>
          </w:p>
        </w:tc>
        <w:tc>
          <w:tcPr>
            <w:tcW w:w="0" w:type="auto"/>
            <w:tcBorders>
              <w:top w:val="single" w:sz="0" w:space="0" w:color="D3D3D3"/>
              <w:left w:val="single" w:sz="0" w:space="0" w:color="D3D3D3"/>
              <w:bottom w:val="single" w:sz="0" w:space="0" w:color="D3D3D3"/>
              <w:right w:val="single" w:sz="0" w:space="0" w:color="D3D3D3"/>
            </w:tcBorders>
          </w:tcPr>
          <w:p w14:paraId="721FBCBD" w14:textId="77777777" w:rsidR="00524773" w:rsidRDefault="00524773" w:rsidP="00C670FC">
            <w:pPr>
              <w:keepNext/>
              <w:spacing w:after="60"/>
              <w:rPr>
                <w:ins w:id="477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988C5B" w14:textId="77777777" w:rsidR="00524773" w:rsidRDefault="00524773" w:rsidP="00C670FC">
            <w:pPr>
              <w:keepNext/>
              <w:spacing w:after="60"/>
              <w:rPr>
                <w:ins w:id="4775" w:author="Wittman, Jacob (CDC/DDNID/NCCDPHP/DDT) (CTR)" w:date="2023-08-15T14:04:00Z"/>
              </w:rPr>
            </w:pPr>
            <w:ins w:id="4776" w:author="Wittman, Jacob (CDC/DDNID/NCCDPHP/DDT) (CTR)" w:date="2023-08-15T14:04:00Z">
              <w:r>
                <w:rPr>
                  <w:rFonts w:ascii="Calibri" w:hAnsi="Calibri"/>
                  <w:sz w:val="20"/>
                </w:rPr>
                <w:t>0.0 (-1.8, 1.8)</w:t>
              </w:r>
            </w:ins>
          </w:p>
        </w:tc>
        <w:tc>
          <w:tcPr>
            <w:tcW w:w="0" w:type="auto"/>
            <w:tcBorders>
              <w:top w:val="single" w:sz="0" w:space="0" w:color="D3D3D3"/>
              <w:left w:val="single" w:sz="0" w:space="0" w:color="D3D3D3"/>
              <w:bottom w:val="single" w:sz="0" w:space="0" w:color="D3D3D3"/>
              <w:right w:val="single" w:sz="0" w:space="0" w:color="D3D3D3"/>
            </w:tcBorders>
          </w:tcPr>
          <w:p w14:paraId="654D6449" w14:textId="77777777" w:rsidR="00524773" w:rsidRDefault="00524773" w:rsidP="00C670FC">
            <w:pPr>
              <w:keepNext/>
              <w:spacing w:after="60"/>
              <w:rPr>
                <w:ins w:id="4777" w:author="Wittman, Jacob (CDC/DDNID/NCCDPHP/DDT) (CTR)" w:date="2023-08-15T14:04:00Z"/>
              </w:rPr>
            </w:pPr>
            <w:ins w:id="4778" w:author="Wittman, Jacob (CDC/DDNID/NCCDPHP/DDT) (CTR)" w:date="2023-08-15T14:04:00Z">
              <w:r>
                <w:rPr>
                  <w:rFonts w:ascii="Calibri" w:hAnsi="Calibri"/>
                  <w:sz w:val="20"/>
                </w:rPr>
                <w:t>0.0 (-1.8, 1.8)</w:t>
              </w:r>
            </w:ins>
          </w:p>
        </w:tc>
      </w:tr>
      <w:tr w:rsidR="00524773" w14:paraId="3BF8DFBA" w14:textId="77777777" w:rsidTr="00C670FC">
        <w:trPr>
          <w:cantSplit/>
          <w:jc w:val="center"/>
          <w:ins w:id="477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59A06D7" w14:textId="77777777" w:rsidR="00524773" w:rsidRDefault="00524773" w:rsidP="00C670FC">
            <w:pPr>
              <w:keepNext/>
              <w:spacing w:after="60"/>
              <w:rPr>
                <w:ins w:id="4780" w:author="Wittman, Jacob (CDC/DDNID/NCCDPHP/DDT) (CTR)" w:date="2023-08-15T14:04:00Z"/>
              </w:rPr>
            </w:pPr>
            <w:ins w:id="4781"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410546EA" w14:textId="77777777" w:rsidR="00524773" w:rsidRDefault="00524773" w:rsidP="00C670FC">
            <w:pPr>
              <w:keepNext/>
              <w:spacing w:after="60"/>
              <w:rPr>
                <w:ins w:id="4782" w:author="Wittman, Jacob (CDC/DDNID/NCCDPHP/DDT) (CTR)" w:date="2023-08-15T14:04:00Z"/>
              </w:rPr>
            </w:pPr>
            <w:ins w:id="4783" w:author="Wittman, Jacob (CDC/DDNID/NCCDPHP/DDT) (CTR)" w:date="2023-08-15T14:04:00Z">
              <w:r>
                <w:rPr>
                  <w:rFonts w:ascii="Calibri" w:hAnsi="Calibri"/>
                  <w:sz w:val="20"/>
                </w:rPr>
                <w:t>51.6 (1.7)</w:t>
              </w:r>
            </w:ins>
          </w:p>
        </w:tc>
        <w:tc>
          <w:tcPr>
            <w:tcW w:w="0" w:type="auto"/>
            <w:tcBorders>
              <w:top w:val="single" w:sz="0" w:space="0" w:color="D3D3D3"/>
              <w:left w:val="single" w:sz="0" w:space="0" w:color="D3D3D3"/>
              <w:bottom w:val="single" w:sz="0" w:space="0" w:color="D3D3D3"/>
              <w:right w:val="single" w:sz="0" w:space="0" w:color="D3D3D3"/>
            </w:tcBorders>
          </w:tcPr>
          <w:p w14:paraId="027E4C90" w14:textId="77777777" w:rsidR="00524773" w:rsidRDefault="00524773" w:rsidP="00C670FC">
            <w:pPr>
              <w:keepNext/>
              <w:spacing w:after="60"/>
              <w:rPr>
                <w:ins w:id="4784" w:author="Wittman, Jacob (CDC/DDNID/NCCDPHP/DDT) (CTR)" w:date="2023-08-15T14:04:00Z"/>
              </w:rPr>
            </w:pPr>
            <w:ins w:id="4785" w:author="Wittman, Jacob (CDC/DDNID/NCCDPHP/DDT) (CTR)" w:date="2023-08-15T14:04:00Z">
              <w:r>
                <w:rPr>
                  <w:rFonts w:ascii="Calibri" w:hAnsi="Calibri"/>
                  <w:sz w:val="20"/>
                </w:rPr>
                <w:t>50.1 (4.0)</w:t>
              </w:r>
            </w:ins>
          </w:p>
        </w:tc>
        <w:tc>
          <w:tcPr>
            <w:tcW w:w="0" w:type="auto"/>
            <w:tcBorders>
              <w:top w:val="single" w:sz="0" w:space="0" w:color="D3D3D3"/>
              <w:left w:val="single" w:sz="0" w:space="0" w:color="D3D3D3"/>
              <w:bottom w:val="single" w:sz="0" w:space="0" w:color="D3D3D3"/>
              <w:right w:val="single" w:sz="0" w:space="0" w:color="D3D3D3"/>
            </w:tcBorders>
          </w:tcPr>
          <w:p w14:paraId="424BE3B7" w14:textId="77777777" w:rsidR="00524773" w:rsidRDefault="00524773" w:rsidP="00C670FC">
            <w:pPr>
              <w:keepNext/>
              <w:spacing w:after="60"/>
              <w:rPr>
                <w:ins w:id="4786" w:author="Wittman, Jacob (CDC/DDNID/NCCDPHP/DDT) (CTR)" w:date="2023-08-15T14:04:00Z"/>
              </w:rPr>
            </w:pPr>
            <w:ins w:id="4787" w:author="Wittman, Jacob (CDC/DDNID/NCCDPHP/DDT) (CTR)" w:date="2023-08-15T14:04:00Z">
              <w:r>
                <w:rPr>
                  <w:rFonts w:ascii="Calibri" w:hAnsi="Calibri"/>
                  <w:sz w:val="20"/>
                </w:rPr>
                <w:t>50.2 (5.3)</w:t>
              </w:r>
            </w:ins>
          </w:p>
        </w:tc>
        <w:tc>
          <w:tcPr>
            <w:tcW w:w="0" w:type="auto"/>
            <w:tcBorders>
              <w:top w:val="single" w:sz="0" w:space="0" w:color="D3D3D3"/>
              <w:left w:val="single" w:sz="0" w:space="0" w:color="D3D3D3"/>
              <w:bottom w:val="single" w:sz="0" w:space="0" w:color="D3D3D3"/>
              <w:right w:val="single" w:sz="0" w:space="0" w:color="D3D3D3"/>
            </w:tcBorders>
          </w:tcPr>
          <w:p w14:paraId="746BAE2F" w14:textId="77777777" w:rsidR="00524773" w:rsidRDefault="00524773" w:rsidP="00C670FC">
            <w:pPr>
              <w:keepNext/>
              <w:spacing w:after="60"/>
              <w:rPr>
                <w:ins w:id="4788" w:author="Wittman, Jacob (CDC/DDNID/NCCDPHP/DDT) (CTR)" w:date="2023-08-15T14:04:00Z"/>
              </w:rPr>
            </w:pPr>
            <w:ins w:id="4789" w:author="Wittman, Jacob (CDC/DDNID/NCCDPHP/DDT) (CTR)" w:date="2023-08-15T14:04:00Z">
              <w:r>
                <w:rPr>
                  <w:rFonts w:ascii="Calibri" w:hAnsi="Calibri"/>
                  <w:sz w:val="20"/>
                </w:rPr>
                <w:t>60.0 (4.0)</w:t>
              </w:r>
            </w:ins>
          </w:p>
        </w:tc>
        <w:tc>
          <w:tcPr>
            <w:tcW w:w="0" w:type="auto"/>
            <w:tcBorders>
              <w:top w:val="single" w:sz="0" w:space="0" w:color="D3D3D3"/>
              <w:left w:val="single" w:sz="0" w:space="0" w:color="D3D3D3"/>
              <w:bottom w:val="single" w:sz="0" w:space="0" w:color="D3D3D3"/>
              <w:right w:val="single" w:sz="0" w:space="0" w:color="D3D3D3"/>
            </w:tcBorders>
          </w:tcPr>
          <w:p w14:paraId="62063596" w14:textId="77777777" w:rsidR="00524773" w:rsidRDefault="00524773" w:rsidP="00C670FC">
            <w:pPr>
              <w:keepNext/>
              <w:spacing w:after="60"/>
              <w:rPr>
                <w:ins w:id="4790" w:author="Wittman, Jacob (CDC/DDNID/NCCDPHP/DDT) (CTR)" w:date="2023-08-15T14:04:00Z"/>
              </w:rPr>
            </w:pPr>
            <w:ins w:id="4791" w:author="Wittman, Jacob (CDC/DDNID/NCCDPHP/DDT) (CTR)" w:date="2023-08-15T14:04:00Z">
              <w:r>
                <w:rPr>
                  <w:rFonts w:ascii="Calibri" w:hAnsi="Calibri"/>
                  <w:sz w:val="20"/>
                </w:rPr>
                <w:t>56.0 (3.6)</w:t>
              </w:r>
            </w:ins>
          </w:p>
        </w:tc>
        <w:tc>
          <w:tcPr>
            <w:tcW w:w="0" w:type="auto"/>
            <w:tcBorders>
              <w:top w:val="single" w:sz="0" w:space="0" w:color="D3D3D3"/>
              <w:left w:val="single" w:sz="0" w:space="0" w:color="D3D3D3"/>
              <w:bottom w:val="single" w:sz="0" w:space="0" w:color="D3D3D3"/>
              <w:right w:val="single" w:sz="0" w:space="0" w:color="D3D3D3"/>
            </w:tcBorders>
          </w:tcPr>
          <w:p w14:paraId="2342A6B7" w14:textId="77777777" w:rsidR="00524773" w:rsidRDefault="00524773" w:rsidP="00C670FC">
            <w:pPr>
              <w:keepNext/>
              <w:spacing w:after="60"/>
              <w:rPr>
                <w:ins w:id="4792" w:author="Wittman, Jacob (CDC/DDNID/NCCDPHP/DDT) (CTR)" w:date="2023-08-15T14:04:00Z"/>
              </w:rPr>
            </w:pPr>
            <w:ins w:id="4793" w:author="Wittman, Jacob (CDC/DDNID/NCCDPHP/DDT) (CTR)" w:date="2023-08-15T14:04:00Z">
              <w:r>
                <w:rPr>
                  <w:rFonts w:ascii="Calibri" w:hAnsi="Calibri"/>
                  <w:sz w:val="20"/>
                </w:rPr>
                <w:t>59.0 (3.9)</w:t>
              </w:r>
            </w:ins>
          </w:p>
        </w:tc>
        <w:tc>
          <w:tcPr>
            <w:tcW w:w="0" w:type="auto"/>
            <w:tcBorders>
              <w:top w:val="single" w:sz="0" w:space="0" w:color="D3D3D3"/>
              <w:left w:val="single" w:sz="0" w:space="0" w:color="D3D3D3"/>
              <w:bottom w:val="single" w:sz="0" w:space="0" w:color="D3D3D3"/>
              <w:right w:val="single" w:sz="0" w:space="0" w:color="D3D3D3"/>
            </w:tcBorders>
          </w:tcPr>
          <w:p w14:paraId="4F02918C" w14:textId="77777777" w:rsidR="00524773" w:rsidRDefault="00524773" w:rsidP="00C670FC">
            <w:pPr>
              <w:keepNext/>
              <w:spacing w:after="60"/>
              <w:rPr>
                <w:ins w:id="4794" w:author="Wittman, Jacob (CDC/DDNID/NCCDPHP/DDT) (CTR)" w:date="2023-08-15T14:04:00Z"/>
              </w:rPr>
            </w:pPr>
            <w:ins w:id="4795" w:author="Wittman, Jacob (CDC/DDNID/NCCDPHP/DDT) (CTR)" w:date="2023-08-15T14:04:00Z">
              <w:r>
                <w:rPr>
                  <w:rFonts w:ascii="Calibri" w:hAnsi="Calibri"/>
                  <w:sz w:val="20"/>
                </w:rPr>
                <w:t>58.2 (4.3)</w:t>
              </w:r>
            </w:ins>
          </w:p>
        </w:tc>
        <w:tc>
          <w:tcPr>
            <w:tcW w:w="0" w:type="auto"/>
            <w:tcBorders>
              <w:top w:val="single" w:sz="0" w:space="0" w:color="D3D3D3"/>
              <w:left w:val="single" w:sz="0" w:space="0" w:color="D3D3D3"/>
              <w:bottom w:val="single" w:sz="0" w:space="0" w:color="D3D3D3"/>
              <w:right w:val="single" w:sz="0" w:space="0" w:color="D3D3D3"/>
            </w:tcBorders>
          </w:tcPr>
          <w:p w14:paraId="3096843F" w14:textId="77777777" w:rsidR="00524773" w:rsidRDefault="00524773" w:rsidP="00C670FC">
            <w:pPr>
              <w:keepNext/>
              <w:spacing w:after="60"/>
              <w:rPr>
                <w:ins w:id="4796" w:author="Wittman, Jacob (CDC/DDNID/NCCDPHP/DDT) (CTR)" w:date="2023-08-15T14:04:00Z"/>
              </w:rPr>
            </w:pPr>
            <w:ins w:id="4797" w:author="Wittman, Jacob (CDC/DDNID/NCCDPHP/DDT) (CTR)" w:date="2023-08-15T14:04:00Z">
              <w:r>
                <w:rPr>
                  <w:rFonts w:ascii="Calibri" w:hAnsi="Calibri"/>
                  <w:sz w:val="20"/>
                </w:rPr>
                <w:t>44.9 (4.2)</w:t>
              </w:r>
            </w:ins>
          </w:p>
        </w:tc>
        <w:tc>
          <w:tcPr>
            <w:tcW w:w="0" w:type="auto"/>
            <w:tcBorders>
              <w:top w:val="single" w:sz="0" w:space="0" w:color="D3D3D3"/>
              <w:left w:val="single" w:sz="0" w:space="0" w:color="D3D3D3"/>
              <w:bottom w:val="single" w:sz="0" w:space="0" w:color="D3D3D3"/>
              <w:right w:val="single" w:sz="0" w:space="0" w:color="D3D3D3"/>
            </w:tcBorders>
          </w:tcPr>
          <w:p w14:paraId="195C3D4E" w14:textId="77777777" w:rsidR="00524773" w:rsidRDefault="00524773" w:rsidP="00C670FC">
            <w:pPr>
              <w:keepNext/>
              <w:spacing w:after="60"/>
              <w:rPr>
                <w:ins w:id="4798" w:author="Wittman, Jacob (CDC/DDNID/NCCDPHP/DDT) (CTR)" w:date="2023-08-15T14:04:00Z"/>
              </w:rPr>
            </w:pPr>
            <w:ins w:id="4799" w:author="Wittman, Jacob (CDC/DDNID/NCCDPHP/DDT) (CTR)" w:date="2023-08-15T14:04:00Z">
              <w:r>
                <w:rPr>
                  <w:rFonts w:ascii="Calibri" w:hAnsi="Calibri"/>
                  <w:sz w:val="20"/>
                </w:rPr>
                <w:t>47.1 (3.5)</w:t>
              </w:r>
            </w:ins>
          </w:p>
        </w:tc>
        <w:tc>
          <w:tcPr>
            <w:tcW w:w="0" w:type="auto"/>
            <w:tcBorders>
              <w:top w:val="single" w:sz="0" w:space="0" w:color="D3D3D3"/>
              <w:left w:val="single" w:sz="0" w:space="0" w:color="D3D3D3"/>
              <w:bottom w:val="single" w:sz="0" w:space="0" w:color="D3D3D3"/>
              <w:right w:val="single" w:sz="0" w:space="0" w:color="D3D3D3"/>
            </w:tcBorders>
          </w:tcPr>
          <w:p w14:paraId="02A899B4" w14:textId="77777777" w:rsidR="00524773" w:rsidRDefault="00524773" w:rsidP="00C670FC">
            <w:pPr>
              <w:keepNext/>
              <w:spacing w:after="60"/>
              <w:rPr>
                <w:ins w:id="4800" w:author="Wittman, Jacob (CDC/DDNID/NCCDPHP/DDT) (CTR)" w:date="2023-08-15T14:04:00Z"/>
              </w:rPr>
            </w:pPr>
            <w:ins w:id="4801" w:author="Wittman, Jacob (CDC/DDNID/NCCDPHP/DDT) (CTR)" w:date="2023-08-15T14:04:00Z">
              <w:r>
                <w:rPr>
                  <w:rFonts w:ascii="Calibri" w:hAnsi="Calibri"/>
                  <w:sz w:val="20"/>
                </w:rPr>
                <w:t>55.9 (4.2)</w:t>
              </w:r>
            </w:ins>
          </w:p>
        </w:tc>
        <w:tc>
          <w:tcPr>
            <w:tcW w:w="0" w:type="auto"/>
            <w:tcBorders>
              <w:top w:val="single" w:sz="0" w:space="0" w:color="D3D3D3"/>
              <w:left w:val="single" w:sz="0" w:space="0" w:color="D3D3D3"/>
              <w:bottom w:val="single" w:sz="0" w:space="0" w:color="D3D3D3"/>
              <w:right w:val="single" w:sz="0" w:space="0" w:color="D3D3D3"/>
            </w:tcBorders>
          </w:tcPr>
          <w:p w14:paraId="191D42FE" w14:textId="77777777" w:rsidR="00524773" w:rsidRDefault="00524773" w:rsidP="00C670FC">
            <w:pPr>
              <w:keepNext/>
              <w:spacing w:after="60"/>
              <w:rPr>
                <w:ins w:id="4802" w:author="Wittman, Jacob (CDC/DDNID/NCCDPHP/DDT) (CTR)" w:date="2023-08-15T14:04:00Z"/>
              </w:rPr>
            </w:pPr>
            <w:ins w:id="4803" w:author="Wittman, Jacob (CDC/DDNID/NCCDPHP/DDT) (CTR)" w:date="2023-08-15T14:04:00Z">
              <w:r>
                <w:rPr>
                  <w:rFonts w:ascii="Calibri" w:hAnsi="Calibri"/>
                  <w:sz w:val="20"/>
                </w:rPr>
                <w:t>44.8 (4.3)</w:t>
              </w:r>
            </w:ins>
          </w:p>
        </w:tc>
        <w:tc>
          <w:tcPr>
            <w:tcW w:w="0" w:type="auto"/>
            <w:tcBorders>
              <w:top w:val="single" w:sz="0" w:space="0" w:color="D3D3D3"/>
              <w:left w:val="single" w:sz="0" w:space="0" w:color="D3D3D3"/>
              <w:bottom w:val="single" w:sz="0" w:space="0" w:color="D3D3D3"/>
              <w:right w:val="single" w:sz="0" w:space="0" w:color="D3D3D3"/>
            </w:tcBorders>
          </w:tcPr>
          <w:p w14:paraId="129FD163" w14:textId="77777777" w:rsidR="00524773" w:rsidRDefault="00524773" w:rsidP="00C670FC">
            <w:pPr>
              <w:keepNext/>
              <w:spacing w:after="60"/>
              <w:rPr>
                <w:ins w:id="4804" w:author="Wittman, Jacob (CDC/DDNID/NCCDPHP/DDT) (CTR)" w:date="2023-08-15T14:04:00Z"/>
              </w:rPr>
            </w:pPr>
            <w:ins w:id="4805" w:author="Wittman, Jacob (CDC/DDNID/NCCDPHP/DDT) (CTR)" w:date="2023-08-15T14:04:00Z">
              <w:r>
                <w:rPr>
                  <w:rFonts w:ascii="Calibri" w:hAnsi="Calibri"/>
                  <w:sz w:val="20"/>
                </w:rPr>
                <w:t>51.1 (4.8)</w:t>
              </w:r>
            </w:ins>
          </w:p>
        </w:tc>
        <w:tc>
          <w:tcPr>
            <w:tcW w:w="0" w:type="auto"/>
            <w:tcBorders>
              <w:top w:val="single" w:sz="0" w:space="0" w:color="D3D3D3"/>
              <w:left w:val="single" w:sz="0" w:space="0" w:color="D3D3D3"/>
              <w:bottom w:val="single" w:sz="0" w:space="0" w:color="D3D3D3"/>
              <w:right w:val="single" w:sz="0" w:space="0" w:color="D3D3D3"/>
            </w:tcBorders>
          </w:tcPr>
          <w:p w14:paraId="1830758B" w14:textId="77777777" w:rsidR="00524773" w:rsidRDefault="00524773" w:rsidP="00C670FC">
            <w:pPr>
              <w:keepNext/>
              <w:spacing w:after="60"/>
              <w:rPr>
                <w:ins w:id="4806" w:author="Wittman, Jacob (CDC/DDNID/NCCDPHP/DDT) (CTR)" w:date="2023-08-15T14:04:00Z"/>
              </w:rPr>
            </w:pPr>
            <w:ins w:id="4807" w:author="Wittman, Jacob (CDC/DDNID/NCCDPHP/DDT) (CTR)" w:date="2023-08-15T14:04:00Z">
              <w:r>
                <w:rPr>
                  <w:rFonts w:ascii="Calibri" w:hAnsi="Calibri"/>
                  <w:sz w:val="20"/>
                </w:rPr>
                <w:t>42.4 (4.8)</w:t>
              </w:r>
            </w:ins>
          </w:p>
        </w:tc>
        <w:tc>
          <w:tcPr>
            <w:tcW w:w="0" w:type="auto"/>
            <w:tcBorders>
              <w:top w:val="single" w:sz="0" w:space="0" w:color="D3D3D3"/>
              <w:left w:val="single" w:sz="0" w:space="0" w:color="D3D3D3"/>
              <w:bottom w:val="single" w:sz="0" w:space="0" w:color="D3D3D3"/>
              <w:right w:val="single" w:sz="0" w:space="0" w:color="D3D3D3"/>
            </w:tcBorders>
          </w:tcPr>
          <w:p w14:paraId="161A2047" w14:textId="77777777" w:rsidR="00524773" w:rsidRDefault="00524773" w:rsidP="00C670FC">
            <w:pPr>
              <w:keepNext/>
              <w:spacing w:after="60"/>
              <w:rPr>
                <w:ins w:id="4808" w:author="Wittman, Jacob (CDC/DDNID/NCCDPHP/DDT) (CTR)" w:date="2023-08-15T14:04:00Z"/>
              </w:rPr>
            </w:pPr>
            <w:ins w:id="4809" w:author="Wittman, Jacob (CDC/DDNID/NCCDPHP/DDT) (CTR)" w:date="2023-08-15T14:04:00Z">
              <w:r>
                <w:rPr>
                  <w:rFonts w:ascii="Calibri" w:hAnsi="Calibri"/>
                  <w:sz w:val="20"/>
                </w:rPr>
                <w:t>50.0 (7.0)</w:t>
              </w:r>
            </w:ins>
          </w:p>
        </w:tc>
        <w:tc>
          <w:tcPr>
            <w:tcW w:w="0" w:type="auto"/>
            <w:tcBorders>
              <w:top w:val="single" w:sz="0" w:space="0" w:color="D3D3D3"/>
              <w:left w:val="single" w:sz="0" w:space="0" w:color="D3D3D3"/>
              <w:bottom w:val="single" w:sz="0" w:space="0" w:color="D3D3D3"/>
              <w:right w:val="single" w:sz="0" w:space="0" w:color="D3D3D3"/>
            </w:tcBorders>
          </w:tcPr>
          <w:p w14:paraId="035501EA" w14:textId="77777777" w:rsidR="00524773" w:rsidRDefault="00524773" w:rsidP="00C670FC">
            <w:pPr>
              <w:keepNext/>
              <w:spacing w:after="60"/>
              <w:rPr>
                <w:ins w:id="4810" w:author="Wittman, Jacob (CDC/DDNID/NCCDPHP/DDT) (CTR)" w:date="2023-08-15T14:04:00Z"/>
              </w:rPr>
            </w:pPr>
            <w:ins w:id="4811" w:author="Wittman, Jacob (CDC/DDNID/NCCDPHP/DDT) (CTR)" w:date="2023-08-15T14:04:00Z">
              <w:r>
                <w:rPr>
                  <w:rFonts w:ascii="Calibri" w:hAnsi="Calibri"/>
                  <w:sz w:val="20"/>
                </w:rPr>
                <w:t>-15.4 (-38.6, 7.9)</w:t>
              </w:r>
            </w:ins>
          </w:p>
        </w:tc>
        <w:tc>
          <w:tcPr>
            <w:tcW w:w="0" w:type="auto"/>
            <w:tcBorders>
              <w:top w:val="single" w:sz="0" w:space="0" w:color="D3D3D3"/>
              <w:left w:val="single" w:sz="0" w:space="0" w:color="D3D3D3"/>
              <w:bottom w:val="single" w:sz="0" w:space="0" w:color="D3D3D3"/>
              <w:right w:val="single" w:sz="0" w:space="0" w:color="D3D3D3"/>
            </w:tcBorders>
          </w:tcPr>
          <w:p w14:paraId="6F37115F" w14:textId="77777777" w:rsidR="00524773" w:rsidRDefault="00524773" w:rsidP="00C670FC">
            <w:pPr>
              <w:keepNext/>
              <w:spacing w:after="60"/>
              <w:rPr>
                <w:ins w:id="48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A25F87" w14:textId="77777777" w:rsidR="00524773" w:rsidRDefault="00524773" w:rsidP="00C670FC">
            <w:pPr>
              <w:keepNext/>
              <w:spacing w:after="60"/>
              <w:rPr>
                <w:ins w:id="4813" w:author="Wittman, Jacob (CDC/DDNID/NCCDPHP/DDT) (CTR)" w:date="2023-08-15T14:04:00Z"/>
              </w:rPr>
            </w:pPr>
            <w:ins w:id="4814" w:author="Wittman, Jacob (CDC/DDNID/NCCDPHP/DDT) (CTR)" w:date="2023-08-15T14:04:00Z">
              <w:r>
                <w:rPr>
                  <w:rFonts w:ascii="Calibri" w:hAnsi="Calibri"/>
                  <w:sz w:val="20"/>
                </w:rPr>
                <w:t>-1.6 (-3.6, 0.4)</w:t>
              </w:r>
            </w:ins>
          </w:p>
        </w:tc>
        <w:tc>
          <w:tcPr>
            <w:tcW w:w="0" w:type="auto"/>
            <w:tcBorders>
              <w:top w:val="single" w:sz="0" w:space="0" w:color="D3D3D3"/>
              <w:left w:val="single" w:sz="0" w:space="0" w:color="D3D3D3"/>
              <w:bottom w:val="single" w:sz="0" w:space="0" w:color="D3D3D3"/>
              <w:right w:val="single" w:sz="0" w:space="0" w:color="D3D3D3"/>
            </w:tcBorders>
          </w:tcPr>
          <w:p w14:paraId="26378BBF" w14:textId="77777777" w:rsidR="00524773" w:rsidRDefault="00524773" w:rsidP="00C670FC">
            <w:pPr>
              <w:keepNext/>
              <w:spacing w:after="60"/>
              <w:rPr>
                <w:ins w:id="4815" w:author="Wittman, Jacob (CDC/DDNID/NCCDPHP/DDT) (CTR)" w:date="2023-08-15T14:04:00Z"/>
              </w:rPr>
            </w:pPr>
            <w:ins w:id="4816" w:author="Wittman, Jacob (CDC/DDNID/NCCDPHP/DDT) (CTR)" w:date="2023-08-15T14:04:00Z">
              <w:r>
                <w:rPr>
                  <w:rFonts w:ascii="Calibri" w:hAnsi="Calibri"/>
                  <w:sz w:val="20"/>
                </w:rPr>
                <w:t>-1.6 (-3.6, 0.4)</w:t>
              </w:r>
            </w:ins>
          </w:p>
        </w:tc>
      </w:tr>
      <w:tr w:rsidR="00524773" w14:paraId="4ABC6137" w14:textId="77777777" w:rsidTr="00C670FC">
        <w:trPr>
          <w:cantSplit/>
          <w:jc w:val="center"/>
          <w:ins w:id="48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ABA508" w14:textId="77777777" w:rsidR="00524773" w:rsidRDefault="00524773" w:rsidP="00C670FC">
            <w:pPr>
              <w:keepNext/>
              <w:spacing w:after="60"/>
              <w:rPr>
                <w:ins w:id="4818" w:author="Wittman, Jacob (CDC/DDNID/NCCDPHP/DDT) (CTR)" w:date="2023-08-15T14:04:00Z"/>
              </w:rPr>
            </w:pPr>
            <w:ins w:id="4819"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34E7022B" w14:textId="77777777" w:rsidR="00524773" w:rsidRDefault="00524773" w:rsidP="00C670FC">
            <w:pPr>
              <w:keepNext/>
              <w:spacing w:after="60"/>
              <w:rPr>
                <w:ins w:id="4820" w:author="Wittman, Jacob (CDC/DDNID/NCCDPHP/DDT) (CTR)" w:date="2023-08-15T14:04:00Z"/>
              </w:rPr>
            </w:pPr>
            <w:ins w:id="4821" w:author="Wittman, Jacob (CDC/DDNID/NCCDPHP/DDT) (CTR)" w:date="2023-08-15T14:04:00Z">
              <w:r>
                <w:rPr>
                  <w:rFonts w:ascii="Calibri" w:hAnsi="Calibri"/>
                  <w:sz w:val="20"/>
                </w:rPr>
                <w:t>47.8 (1.3)</w:t>
              </w:r>
            </w:ins>
          </w:p>
        </w:tc>
        <w:tc>
          <w:tcPr>
            <w:tcW w:w="0" w:type="auto"/>
            <w:tcBorders>
              <w:top w:val="single" w:sz="0" w:space="0" w:color="D3D3D3"/>
              <w:left w:val="single" w:sz="0" w:space="0" w:color="D3D3D3"/>
              <w:bottom w:val="single" w:sz="0" w:space="0" w:color="D3D3D3"/>
              <w:right w:val="single" w:sz="0" w:space="0" w:color="D3D3D3"/>
            </w:tcBorders>
          </w:tcPr>
          <w:p w14:paraId="1D4AF26E" w14:textId="77777777" w:rsidR="00524773" w:rsidRDefault="00524773" w:rsidP="00C670FC">
            <w:pPr>
              <w:keepNext/>
              <w:spacing w:after="60"/>
              <w:rPr>
                <w:ins w:id="4822" w:author="Wittman, Jacob (CDC/DDNID/NCCDPHP/DDT) (CTR)" w:date="2023-08-15T14:04:00Z"/>
              </w:rPr>
            </w:pPr>
            <w:ins w:id="4823" w:author="Wittman, Jacob (CDC/DDNID/NCCDPHP/DDT) (CTR)" w:date="2023-08-15T14:04:00Z">
              <w:r>
                <w:rPr>
                  <w:rFonts w:ascii="Calibri" w:hAnsi="Calibri"/>
                  <w:sz w:val="20"/>
                </w:rPr>
                <w:t>42.8 (4.7)</w:t>
              </w:r>
            </w:ins>
          </w:p>
        </w:tc>
        <w:tc>
          <w:tcPr>
            <w:tcW w:w="0" w:type="auto"/>
            <w:tcBorders>
              <w:top w:val="single" w:sz="0" w:space="0" w:color="D3D3D3"/>
              <w:left w:val="single" w:sz="0" w:space="0" w:color="D3D3D3"/>
              <w:bottom w:val="single" w:sz="0" w:space="0" w:color="D3D3D3"/>
              <w:right w:val="single" w:sz="0" w:space="0" w:color="D3D3D3"/>
            </w:tcBorders>
          </w:tcPr>
          <w:p w14:paraId="5F433263" w14:textId="77777777" w:rsidR="00524773" w:rsidRDefault="00524773" w:rsidP="00C670FC">
            <w:pPr>
              <w:keepNext/>
              <w:spacing w:after="60"/>
              <w:rPr>
                <w:ins w:id="4824" w:author="Wittman, Jacob (CDC/DDNID/NCCDPHP/DDT) (CTR)" w:date="2023-08-15T14:04:00Z"/>
              </w:rPr>
            </w:pPr>
            <w:ins w:id="4825" w:author="Wittman, Jacob (CDC/DDNID/NCCDPHP/DDT) (CTR)" w:date="2023-08-15T14:04:00Z">
              <w:r>
                <w:rPr>
                  <w:rFonts w:ascii="Calibri" w:hAnsi="Calibri"/>
                  <w:sz w:val="20"/>
                </w:rPr>
                <w:t>47.8 (4.0)</w:t>
              </w:r>
            </w:ins>
          </w:p>
        </w:tc>
        <w:tc>
          <w:tcPr>
            <w:tcW w:w="0" w:type="auto"/>
            <w:tcBorders>
              <w:top w:val="single" w:sz="0" w:space="0" w:color="D3D3D3"/>
              <w:left w:val="single" w:sz="0" w:space="0" w:color="D3D3D3"/>
              <w:bottom w:val="single" w:sz="0" w:space="0" w:color="D3D3D3"/>
              <w:right w:val="single" w:sz="0" w:space="0" w:color="D3D3D3"/>
            </w:tcBorders>
          </w:tcPr>
          <w:p w14:paraId="2FF0E44C" w14:textId="77777777" w:rsidR="00524773" w:rsidRDefault="00524773" w:rsidP="00C670FC">
            <w:pPr>
              <w:keepNext/>
              <w:spacing w:after="60"/>
              <w:rPr>
                <w:ins w:id="4826" w:author="Wittman, Jacob (CDC/DDNID/NCCDPHP/DDT) (CTR)" w:date="2023-08-15T14:04:00Z"/>
              </w:rPr>
            </w:pPr>
            <w:ins w:id="4827" w:author="Wittman, Jacob (CDC/DDNID/NCCDPHP/DDT) (CTR)" w:date="2023-08-15T14:04:00Z">
              <w:r>
                <w:rPr>
                  <w:rFonts w:ascii="Calibri" w:hAnsi="Calibri"/>
                  <w:sz w:val="20"/>
                </w:rPr>
                <w:t>47.2 (4.9)</w:t>
              </w:r>
            </w:ins>
          </w:p>
        </w:tc>
        <w:tc>
          <w:tcPr>
            <w:tcW w:w="0" w:type="auto"/>
            <w:tcBorders>
              <w:top w:val="single" w:sz="0" w:space="0" w:color="D3D3D3"/>
              <w:left w:val="single" w:sz="0" w:space="0" w:color="D3D3D3"/>
              <w:bottom w:val="single" w:sz="0" w:space="0" w:color="D3D3D3"/>
              <w:right w:val="single" w:sz="0" w:space="0" w:color="D3D3D3"/>
            </w:tcBorders>
          </w:tcPr>
          <w:p w14:paraId="4772F367" w14:textId="77777777" w:rsidR="00524773" w:rsidRDefault="00524773" w:rsidP="00C670FC">
            <w:pPr>
              <w:keepNext/>
              <w:spacing w:after="60"/>
              <w:rPr>
                <w:ins w:id="4828" w:author="Wittman, Jacob (CDC/DDNID/NCCDPHP/DDT) (CTR)" w:date="2023-08-15T14:04:00Z"/>
              </w:rPr>
            </w:pPr>
            <w:ins w:id="4829" w:author="Wittman, Jacob (CDC/DDNID/NCCDPHP/DDT) (CTR)" w:date="2023-08-15T14:04:00Z">
              <w:r>
                <w:rPr>
                  <w:rFonts w:ascii="Calibri" w:hAnsi="Calibri"/>
                  <w:sz w:val="20"/>
                </w:rPr>
                <w:t>45.0 (4.6)</w:t>
              </w:r>
            </w:ins>
          </w:p>
        </w:tc>
        <w:tc>
          <w:tcPr>
            <w:tcW w:w="0" w:type="auto"/>
            <w:tcBorders>
              <w:top w:val="single" w:sz="0" w:space="0" w:color="D3D3D3"/>
              <w:left w:val="single" w:sz="0" w:space="0" w:color="D3D3D3"/>
              <w:bottom w:val="single" w:sz="0" w:space="0" w:color="D3D3D3"/>
              <w:right w:val="single" w:sz="0" w:space="0" w:color="D3D3D3"/>
            </w:tcBorders>
          </w:tcPr>
          <w:p w14:paraId="1FF08E50" w14:textId="77777777" w:rsidR="00524773" w:rsidRDefault="00524773" w:rsidP="00C670FC">
            <w:pPr>
              <w:keepNext/>
              <w:spacing w:after="60"/>
              <w:rPr>
                <w:ins w:id="4830" w:author="Wittman, Jacob (CDC/DDNID/NCCDPHP/DDT) (CTR)" w:date="2023-08-15T14:04:00Z"/>
              </w:rPr>
            </w:pPr>
            <w:ins w:id="4831" w:author="Wittman, Jacob (CDC/DDNID/NCCDPHP/DDT) (CTR)" w:date="2023-08-15T14:04:00Z">
              <w:r>
                <w:rPr>
                  <w:rFonts w:ascii="Calibri" w:hAnsi="Calibri"/>
                  <w:sz w:val="20"/>
                </w:rPr>
                <w:t>52.0 (4.0)</w:t>
              </w:r>
            </w:ins>
          </w:p>
        </w:tc>
        <w:tc>
          <w:tcPr>
            <w:tcW w:w="0" w:type="auto"/>
            <w:tcBorders>
              <w:top w:val="single" w:sz="0" w:space="0" w:color="D3D3D3"/>
              <w:left w:val="single" w:sz="0" w:space="0" w:color="D3D3D3"/>
              <w:bottom w:val="single" w:sz="0" w:space="0" w:color="D3D3D3"/>
              <w:right w:val="single" w:sz="0" w:space="0" w:color="D3D3D3"/>
            </w:tcBorders>
          </w:tcPr>
          <w:p w14:paraId="6A904902" w14:textId="77777777" w:rsidR="00524773" w:rsidRDefault="00524773" w:rsidP="00C670FC">
            <w:pPr>
              <w:keepNext/>
              <w:spacing w:after="60"/>
              <w:rPr>
                <w:ins w:id="4832" w:author="Wittman, Jacob (CDC/DDNID/NCCDPHP/DDT) (CTR)" w:date="2023-08-15T14:04:00Z"/>
              </w:rPr>
            </w:pPr>
            <w:ins w:id="4833" w:author="Wittman, Jacob (CDC/DDNID/NCCDPHP/DDT) (CTR)" w:date="2023-08-15T14:04:00Z">
              <w:r>
                <w:rPr>
                  <w:rFonts w:ascii="Calibri" w:hAnsi="Calibri"/>
                  <w:sz w:val="20"/>
                </w:rPr>
                <w:t>44.5 (4.8)</w:t>
              </w:r>
            </w:ins>
          </w:p>
        </w:tc>
        <w:tc>
          <w:tcPr>
            <w:tcW w:w="0" w:type="auto"/>
            <w:tcBorders>
              <w:top w:val="single" w:sz="0" w:space="0" w:color="D3D3D3"/>
              <w:left w:val="single" w:sz="0" w:space="0" w:color="D3D3D3"/>
              <w:bottom w:val="single" w:sz="0" w:space="0" w:color="D3D3D3"/>
              <w:right w:val="single" w:sz="0" w:space="0" w:color="D3D3D3"/>
            </w:tcBorders>
          </w:tcPr>
          <w:p w14:paraId="3C4DC98A" w14:textId="77777777" w:rsidR="00524773" w:rsidRDefault="00524773" w:rsidP="00C670FC">
            <w:pPr>
              <w:keepNext/>
              <w:spacing w:after="60"/>
              <w:rPr>
                <w:ins w:id="4834" w:author="Wittman, Jacob (CDC/DDNID/NCCDPHP/DDT) (CTR)" w:date="2023-08-15T14:04:00Z"/>
              </w:rPr>
            </w:pPr>
            <w:ins w:id="4835" w:author="Wittman, Jacob (CDC/DDNID/NCCDPHP/DDT) (CTR)" w:date="2023-08-15T14:04:00Z">
              <w:r>
                <w:rPr>
                  <w:rFonts w:ascii="Calibri" w:hAnsi="Calibri"/>
                  <w:sz w:val="20"/>
                </w:rPr>
                <w:t>50.9 (5.0)</w:t>
              </w:r>
            </w:ins>
          </w:p>
        </w:tc>
        <w:tc>
          <w:tcPr>
            <w:tcW w:w="0" w:type="auto"/>
            <w:tcBorders>
              <w:top w:val="single" w:sz="0" w:space="0" w:color="D3D3D3"/>
              <w:left w:val="single" w:sz="0" w:space="0" w:color="D3D3D3"/>
              <w:bottom w:val="single" w:sz="0" w:space="0" w:color="D3D3D3"/>
              <w:right w:val="single" w:sz="0" w:space="0" w:color="D3D3D3"/>
            </w:tcBorders>
          </w:tcPr>
          <w:p w14:paraId="0F39779F" w14:textId="77777777" w:rsidR="00524773" w:rsidRDefault="00524773" w:rsidP="00C670FC">
            <w:pPr>
              <w:keepNext/>
              <w:spacing w:after="60"/>
              <w:rPr>
                <w:ins w:id="4836" w:author="Wittman, Jacob (CDC/DDNID/NCCDPHP/DDT) (CTR)" w:date="2023-08-15T14:04:00Z"/>
              </w:rPr>
            </w:pPr>
            <w:ins w:id="4837" w:author="Wittman, Jacob (CDC/DDNID/NCCDPHP/DDT) (CTR)" w:date="2023-08-15T14:04:00Z">
              <w:r>
                <w:rPr>
                  <w:rFonts w:ascii="Calibri" w:hAnsi="Calibri"/>
                  <w:sz w:val="20"/>
                </w:rPr>
                <w:t>55.2 (4.9)</w:t>
              </w:r>
            </w:ins>
          </w:p>
        </w:tc>
        <w:tc>
          <w:tcPr>
            <w:tcW w:w="0" w:type="auto"/>
            <w:tcBorders>
              <w:top w:val="single" w:sz="0" w:space="0" w:color="D3D3D3"/>
              <w:left w:val="single" w:sz="0" w:space="0" w:color="D3D3D3"/>
              <w:bottom w:val="single" w:sz="0" w:space="0" w:color="D3D3D3"/>
              <w:right w:val="single" w:sz="0" w:space="0" w:color="D3D3D3"/>
            </w:tcBorders>
          </w:tcPr>
          <w:p w14:paraId="2AAEC2FD" w14:textId="77777777" w:rsidR="00524773" w:rsidRDefault="00524773" w:rsidP="00C670FC">
            <w:pPr>
              <w:keepNext/>
              <w:spacing w:after="60"/>
              <w:rPr>
                <w:ins w:id="4838" w:author="Wittman, Jacob (CDC/DDNID/NCCDPHP/DDT) (CTR)" w:date="2023-08-15T14:04:00Z"/>
              </w:rPr>
            </w:pPr>
            <w:ins w:id="4839" w:author="Wittman, Jacob (CDC/DDNID/NCCDPHP/DDT) (CTR)" w:date="2023-08-15T14:04:00Z">
              <w:r>
                <w:rPr>
                  <w:rFonts w:ascii="Calibri" w:hAnsi="Calibri"/>
                  <w:sz w:val="20"/>
                </w:rPr>
                <w:t>51.1 (4.9)</w:t>
              </w:r>
            </w:ins>
          </w:p>
        </w:tc>
        <w:tc>
          <w:tcPr>
            <w:tcW w:w="0" w:type="auto"/>
            <w:tcBorders>
              <w:top w:val="single" w:sz="0" w:space="0" w:color="D3D3D3"/>
              <w:left w:val="single" w:sz="0" w:space="0" w:color="D3D3D3"/>
              <w:bottom w:val="single" w:sz="0" w:space="0" w:color="D3D3D3"/>
              <w:right w:val="single" w:sz="0" w:space="0" w:color="D3D3D3"/>
            </w:tcBorders>
          </w:tcPr>
          <w:p w14:paraId="0D7B2E8B" w14:textId="77777777" w:rsidR="00524773" w:rsidRDefault="00524773" w:rsidP="00C670FC">
            <w:pPr>
              <w:keepNext/>
              <w:spacing w:after="60"/>
              <w:rPr>
                <w:ins w:id="4840" w:author="Wittman, Jacob (CDC/DDNID/NCCDPHP/DDT) (CTR)" w:date="2023-08-15T14:04:00Z"/>
              </w:rPr>
            </w:pPr>
            <w:ins w:id="4841" w:author="Wittman, Jacob (CDC/DDNID/NCCDPHP/DDT) (CTR)" w:date="2023-08-15T14:04:00Z">
              <w:r>
                <w:rPr>
                  <w:rFonts w:ascii="Calibri" w:hAnsi="Calibri"/>
                  <w:sz w:val="20"/>
                </w:rPr>
                <w:t>40.6 (4.6)</w:t>
              </w:r>
            </w:ins>
          </w:p>
        </w:tc>
        <w:tc>
          <w:tcPr>
            <w:tcW w:w="0" w:type="auto"/>
            <w:tcBorders>
              <w:top w:val="single" w:sz="0" w:space="0" w:color="D3D3D3"/>
              <w:left w:val="single" w:sz="0" w:space="0" w:color="D3D3D3"/>
              <w:bottom w:val="single" w:sz="0" w:space="0" w:color="D3D3D3"/>
              <w:right w:val="single" w:sz="0" w:space="0" w:color="D3D3D3"/>
            </w:tcBorders>
          </w:tcPr>
          <w:p w14:paraId="49B53AAD" w14:textId="77777777" w:rsidR="00524773" w:rsidRDefault="00524773" w:rsidP="00C670FC">
            <w:pPr>
              <w:keepNext/>
              <w:spacing w:after="60"/>
              <w:rPr>
                <w:ins w:id="4842" w:author="Wittman, Jacob (CDC/DDNID/NCCDPHP/DDT) (CTR)" w:date="2023-08-15T14:04:00Z"/>
              </w:rPr>
            </w:pPr>
            <w:ins w:id="4843" w:author="Wittman, Jacob (CDC/DDNID/NCCDPHP/DDT) (CTR)" w:date="2023-08-15T14:04:00Z">
              <w:r>
                <w:rPr>
                  <w:rFonts w:ascii="Calibri" w:hAnsi="Calibri"/>
                  <w:sz w:val="20"/>
                </w:rPr>
                <w:t>42.5 (4.7)</w:t>
              </w:r>
            </w:ins>
          </w:p>
        </w:tc>
        <w:tc>
          <w:tcPr>
            <w:tcW w:w="0" w:type="auto"/>
            <w:tcBorders>
              <w:top w:val="single" w:sz="0" w:space="0" w:color="D3D3D3"/>
              <w:left w:val="single" w:sz="0" w:space="0" w:color="D3D3D3"/>
              <w:bottom w:val="single" w:sz="0" w:space="0" w:color="D3D3D3"/>
              <w:right w:val="single" w:sz="0" w:space="0" w:color="D3D3D3"/>
            </w:tcBorders>
          </w:tcPr>
          <w:p w14:paraId="4898D0D2" w14:textId="77777777" w:rsidR="00524773" w:rsidRDefault="00524773" w:rsidP="00C670FC">
            <w:pPr>
              <w:keepNext/>
              <w:spacing w:after="60"/>
              <w:rPr>
                <w:ins w:id="4844" w:author="Wittman, Jacob (CDC/DDNID/NCCDPHP/DDT) (CTR)" w:date="2023-08-15T14:04:00Z"/>
              </w:rPr>
            </w:pPr>
            <w:ins w:id="4845" w:author="Wittman, Jacob (CDC/DDNID/NCCDPHP/DDT) (CTR)" w:date="2023-08-15T14:04:00Z">
              <w:r>
                <w:rPr>
                  <w:rFonts w:ascii="Calibri" w:hAnsi="Calibri"/>
                  <w:sz w:val="20"/>
                </w:rPr>
                <w:t>54.2 (4.5)</w:t>
              </w:r>
            </w:ins>
          </w:p>
        </w:tc>
        <w:tc>
          <w:tcPr>
            <w:tcW w:w="0" w:type="auto"/>
            <w:tcBorders>
              <w:top w:val="single" w:sz="0" w:space="0" w:color="D3D3D3"/>
              <w:left w:val="single" w:sz="0" w:space="0" w:color="D3D3D3"/>
              <w:bottom w:val="single" w:sz="0" w:space="0" w:color="D3D3D3"/>
              <w:right w:val="single" w:sz="0" w:space="0" w:color="D3D3D3"/>
            </w:tcBorders>
          </w:tcPr>
          <w:p w14:paraId="298FD731" w14:textId="77777777" w:rsidR="00524773" w:rsidRDefault="00524773" w:rsidP="00C670FC">
            <w:pPr>
              <w:keepNext/>
              <w:spacing w:after="60"/>
              <w:rPr>
                <w:ins w:id="4846" w:author="Wittman, Jacob (CDC/DDNID/NCCDPHP/DDT) (CTR)" w:date="2023-08-15T14:04:00Z"/>
              </w:rPr>
            </w:pPr>
            <w:ins w:id="4847" w:author="Wittman, Jacob (CDC/DDNID/NCCDPHP/DDT) (CTR)" w:date="2023-08-15T14:04:00Z">
              <w:r>
                <w:rPr>
                  <w:rFonts w:ascii="Calibri" w:hAnsi="Calibri"/>
                  <w:sz w:val="20"/>
                </w:rPr>
                <w:t>50.4 (6.3)</w:t>
              </w:r>
            </w:ins>
          </w:p>
        </w:tc>
        <w:tc>
          <w:tcPr>
            <w:tcW w:w="0" w:type="auto"/>
            <w:tcBorders>
              <w:top w:val="single" w:sz="0" w:space="0" w:color="D3D3D3"/>
              <w:left w:val="single" w:sz="0" w:space="0" w:color="D3D3D3"/>
              <w:bottom w:val="single" w:sz="0" w:space="0" w:color="D3D3D3"/>
              <w:right w:val="single" w:sz="0" w:space="0" w:color="D3D3D3"/>
            </w:tcBorders>
          </w:tcPr>
          <w:p w14:paraId="0E3F308C" w14:textId="77777777" w:rsidR="00524773" w:rsidRDefault="00524773" w:rsidP="00C670FC">
            <w:pPr>
              <w:keepNext/>
              <w:spacing w:after="60"/>
              <w:rPr>
                <w:ins w:id="4848" w:author="Wittman, Jacob (CDC/DDNID/NCCDPHP/DDT) (CTR)" w:date="2023-08-15T14:04:00Z"/>
              </w:rPr>
            </w:pPr>
            <w:ins w:id="4849" w:author="Wittman, Jacob (CDC/DDNID/NCCDPHP/DDT) (CTR)" w:date="2023-08-15T14:04:00Z">
              <w:r>
                <w:rPr>
                  <w:rFonts w:ascii="Calibri" w:hAnsi="Calibri"/>
                  <w:sz w:val="20"/>
                </w:rPr>
                <w:t>26.6 (-7.5, 60.8)</w:t>
              </w:r>
            </w:ins>
          </w:p>
        </w:tc>
        <w:tc>
          <w:tcPr>
            <w:tcW w:w="0" w:type="auto"/>
            <w:tcBorders>
              <w:top w:val="single" w:sz="0" w:space="0" w:color="D3D3D3"/>
              <w:left w:val="single" w:sz="0" w:space="0" w:color="D3D3D3"/>
              <w:bottom w:val="single" w:sz="0" w:space="0" w:color="D3D3D3"/>
              <w:right w:val="single" w:sz="0" w:space="0" w:color="D3D3D3"/>
            </w:tcBorders>
          </w:tcPr>
          <w:p w14:paraId="293611C0" w14:textId="77777777" w:rsidR="00524773" w:rsidRDefault="00524773" w:rsidP="00C670FC">
            <w:pPr>
              <w:keepNext/>
              <w:spacing w:after="60"/>
              <w:rPr>
                <w:ins w:id="48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53B0A5" w14:textId="77777777" w:rsidR="00524773" w:rsidRDefault="00524773" w:rsidP="00C670FC">
            <w:pPr>
              <w:keepNext/>
              <w:spacing w:after="60"/>
              <w:rPr>
                <w:ins w:id="4851" w:author="Wittman, Jacob (CDC/DDNID/NCCDPHP/DDT) (CTR)" w:date="2023-08-15T14:04:00Z"/>
              </w:rPr>
            </w:pPr>
            <w:ins w:id="4852" w:author="Wittman, Jacob (CDC/DDNID/NCCDPHP/DDT) (CTR)" w:date="2023-08-15T14:04:00Z">
              <w:r>
                <w:rPr>
                  <w:rFonts w:ascii="Calibri" w:hAnsi="Calibri"/>
                  <w:sz w:val="20"/>
                </w:rPr>
                <w:t>0.5 (-1.5, 2.5)</w:t>
              </w:r>
            </w:ins>
          </w:p>
        </w:tc>
        <w:tc>
          <w:tcPr>
            <w:tcW w:w="0" w:type="auto"/>
            <w:tcBorders>
              <w:top w:val="single" w:sz="0" w:space="0" w:color="D3D3D3"/>
              <w:left w:val="single" w:sz="0" w:space="0" w:color="D3D3D3"/>
              <w:bottom w:val="single" w:sz="0" w:space="0" w:color="D3D3D3"/>
              <w:right w:val="single" w:sz="0" w:space="0" w:color="D3D3D3"/>
            </w:tcBorders>
          </w:tcPr>
          <w:p w14:paraId="17AC5EC5" w14:textId="77777777" w:rsidR="00524773" w:rsidRDefault="00524773" w:rsidP="00C670FC">
            <w:pPr>
              <w:keepNext/>
              <w:spacing w:after="60"/>
              <w:rPr>
                <w:ins w:id="4853" w:author="Wittman, Jacob (CDC/DDNID/NCCDPHP/DDT) (CTR)" w:date="2023-08-15T14:04:00Z"/>
              </w:rPr>
            </w:pPr>
            <w:ins w:id="4854" w:author="Wittman, Jacob (CDC/DDNID/NCCDPHP/DDT) (CTR)" w:date="2023-08-15T14:04:00Z">
              <w:r>
                <w:rPr>
                  <w:rFonts w:ascii="Calibri" w:hAnsi="Calibri"/>
                  <w:sz w:val="20"/>
                </w:rPr>
                <w:t>0.5 (-1.5, 2.5)</w:t>
              </w:r>
            </w:ins>
          </w:p>
        </w:tc>
      </w:tr>
      <w:tr w:rsidR="00524773" w14:paraId="34154A57" w14:textId="77777777" w:rsidTr="00C670FC">
        <w:trPr>
          <w:cantSplit/>
          <w:jc w:val="center"/>
          <w:ins w:id="4855"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7EA56EB" w14:textId="77777777" w:rsidR="00524773" w:rsidRDefault="00524773" w:rsidP="00C670FC">
            <w:pPr>
              <w:keepNext/>
              <w:spacing w:after="60"/>
              <w:rPr>
                <w:ins w:id="4856" w:author="Wittman, Jacob (CDC/DDNID/NCCDPHP/DDT) (CTR)" w:date="2023-08-15T14:04:00Z"/>
              </w:rPr>
            </w:pPr>
            <w:ins w:id="4857" w:author="Wittman, Jacob (CDC/DDNID/NCCDPHP/DDT) (CTR)" w:date="2023-08-15T14:04:00Z">
              <w:r>
                <w:rPr>
                  <w:rFonts w:ascii="Calibri" w:hAnsi="Calibri"/>
                  <w:sz w:val="20"/>
                </w:rPr>
                <w:t>Foot examination</w:t>
              </w:r>
            </w:ins>
          </w:p>
        </w:tc>
      </w:tr>
      <w:tr w:rsidR="00524773" w14:paraId="4F88D728" w14:textId="77777777" w:rsidTr="00C670FC">
        <w:trPr>
          <w:cantSplit/>
          <w:jc w:val="center"/>
          <w:ins w:id="48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D1C4B2" w14:textId="77777777" w:rsidR="00524773" w:rsidRDefault="00524773" w:rsidP="00C670FC">
            <w:pPr>
              <w:keepNext/>
              <w:spacing w:after="60"/>
              <w:rPr>
                <w:ins w:id="4859" w:author="Wittman, Jacob (CDC/DDNID/NCCDPHP/DDT) (CTR)" w:date="2023-08-15T14:04:00Z"/>
              </w:rPr>
            </w:pPr>
            <w:ins w:id="4860"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1D73B962" w14:textId="77777777" w:rsidR="00524773" w:rsidRDefault="00524773" w:rsidP="00C670FC">
            <w:pPr>
              <w:keepNext/>
              <w:spacing w:after="60"/>
              <w:rPr>
                <w:ins w:id="4861" w:author="Wittman, Jacob (CDC/DDNID/NCCDPHP/DDT) (CTR)" w:date="2023-08-15T14:04:00Z"/>
              </w:rPr>
            </w:pPr>
            <w:ins w:id="4862" w:author="Wittman, Jacob (CDC/DDNID/NCCDPHP/DDT) (CTR)" w:date="2023-08-15T14:04:00Z">
              <w:r>
                <w:rPr>
                  <w:rFonts w:ascii="Calibri" w:hAnsi="Calibri"/>
                  <w:sz w:val="20"/>
                </w:rPr>
                <w:t>61.4 (0.7)</w:t>
              </w:r>
            </w:ins>
          </w:p>
        </w:tc>
        <w:tc>
          <w:tcPr>
            <w:tcW w:w="0" w:type="auto"/>
            <w:tcBorders>
              <w:top w:val="single" w:sz="0" w:space="0" w:color="D3D3D3"/>
              <w:left w:val="single" w:sz="0" w:space="0" w:color="D3D3D3"/>
              <w:bottom w:val="single" w:sz="0" w:space="0" w:color="D3D3D3"/>
              <w:right w:val="single" w:sz="0" w:space="0" w:color="D3D3D3"/>
            </w:tcBorders>
          </w:tcPr>
          <w:p w14:paraId="7B9B9A79" w14:textId="77777777" w:rsidR="00524773" w:rsidRDefault="00524773" w:rsidP="00C670FC">
            <w:pPr>
              <w:keepNext/>
              <w:spacing w:after="60"/>
              <w:rPr>
                <w:ins w:id="4863" w:author="Wittman, Jacob (CDC/DDNID/NCCDPHP/DDT) (CTR)" w:date="2023-08-15T14:04:00Z"/>
              </w:rPr>
            </w:pPr>
            <w:ins w:id="4864" w:author="Wittman, Jacob (CDC/DDNID/NCCDPHP/DDT) (CTR)" w:date="2023-08-15T14:04:00Z">
              <w:r>
                <w:rPr>
                  <w:rFonts w:ascii="Calibri" w:hAnsi="Calibri"/>
                  <w:sz w:val="20"/>
                </w:rPr>
                <w:t>57.9 (2.4)</w:t>
              </w:r>
            </w:ins>
          </w:p>
        </w:tc>
        <w:tc>
          <w:tcPr>
            <w:tcW w:w="0" w:type="auto"/>
            <w:tcBorders>
              <w:top w:val="single" w:sz="0" w:space="0" w:color="D3D3D3"/>
              <w:left w:val="single" w:sz="0" w:space="0" w:color="D3D3D3"/>
              <w:bottom w:val="single" w:sz="0" w:space="0" w:color="D3D3D3"/>
              <w:right w:val="single" w:sz="0" w:space="0" w:color="D3D3D3"/>
            </w:tcBorders>
          </w:tcPr>
          <w:p w14:paraId="1B8204CD" w14:textId="77777777" w:rsidR="00524773" w:rsidRDefault="00524773" w:rsidP="00C670FC">
            <w:pPr>
              <w:keepNext/>
              <w:spacing w:after="60"/>
              <w:rPr>
                <w:ins w:id="4865" w:author="Wittman, Jacob (CDC/DDNID/NCCDPHP/DDT) (CTR)" w:date="2023-08-15T14:04:00Z"/>
              </w:rPr>
            </w:pPr>
            <w:ins w:id="4866" w:author="Wittman, Jacob (CDC/DDNID/NCCDPHP/DDT) (CTR)" w:date="2023-08-15T14:04:00Z">
              <w:r>
                <w:rPr>
                  <w:rFonts w:ascii="Calibri" w:hAnsi="Calibri"/>
                  <w:sz w:val="20"/>
                </w:rPr>
                <w:t>61.3 (2.2)</w:t>
              </w:r>
            </w:ins>
          </w:p>
        </w:tc>
        <w:tc>
          <w:tcPr>
            <w:tcW w:w="0" w:type="auto"/>
            <w:tcBorders>
              <w:top w:val="single" w:sz="0" w:space="0" w:color="D3D3D3"/>
              <w:left w:val="single" w:sz="0" w:space="0" w:color="D3D3D3"/>
              <w:bottom w:val="single" w:sz="0" w:space="0" w:color="D3D3D3"/>
              <w:right w:val="single" w:sz="0" w:space="0" w:color="D3D3D3"/>
            </w:tcBorders>
          </w:tcPr>
          <w:p w14:paraId="65FEF53A" w14:textId="77777777" w:rsidR="00524773" w:rsidRDefault="00524773" w:rsidP="00C670FC">
            <w:pPr>
              <w:keepNext/>
              <w:spacing w:after="60"/>
              <w:rPr>
                <w:ins w:id="4867" w:author="Wittman, Jacob (CDC/DDNID/NCCDPHP/DDT) (CTR)" w:date="2023-08-15T14:04:00Z"/>
              </w:rPr>
            </w:pPr>
            <w:ins w:id="4868" w:author="Wittman, Jacob (CDC/DDNID/NCCDPHP/DDT) (CTR)" w:date="2023-08-15T14:04:00Z">
              <w:r>
                <w:rPr>
                  <w:rFonts w:ascii="Calibri" w:hAnsi="Calibri"/>
                  <w:sz w:val="20"/>
                </w:rPr>
                <w:t>60.8 (2.0)</w:t>
              </w:r>
            </w:ins>
          </w:p>
        </w:tc>
        <w:tc>
          <w:tcPr>
            <w:tcW w:w="0" w:type="auto"/>
            <w:tcBorders>
              <w:top w:val="single" w:sz="0" w:space="0" w:color="D3D3D3"/>
              <w:left w:val="single" w:sz="0" w:space="0" w:color="D3D3D3"/>
              <w:bottom w:val="single" w:sz="0" w:space="0" w:color="D3D3D3"/>
              <w:right w:val="single" w:sz="0" w:space="0" w:color="D3D3D3"/>
            </w:tcBorders>
          </w:tcPr>
          <w:p w14:paraId="01129A3A" w14:textId="77777777" w:rsidR="00524773" w:rsidRDefault="00524773" w:rsidP="00C670FC">
            <w:pPr>
              <w:keepNext/>
              <w:spacing w:after="60"/>
              <w:rPr>
                <w:ins w:id="4869" w:author="Wittman, Jacob (CDC/DDNID/NCCDPHP/DDT) (CTR)" w:date="2023-08-15T14:04:00Z"/>
              </w:rPr>
            </w:pPr>
            <w:ins w:id="4870" w:author="Wittman, Jacob (CDC/DDNID/NCCDPHP/DDT) (CTR)" w:date="2023-08-15T14:04:00Z">
              <w:r>
                <w:rPr>
                  <w:rFonts w:ascii="Calibri" w:hAnsi="Calibri"/>
                  <w:sz w:val="20"/>
                </w:rPr>
                <w:t>64.3 (1.8)</w:t>
              </w:r>
            </w:ins>
          </w:p>
        </w:tc>
        <w:tc>
          <w:tcPr>
            <w:tcW w:w="0" w:type="auto"/>
            <w:tcBorders>
              <w:top w:val="single" w:sz="0" w:space="0" w:color="D3D3D3"/>
              <w:left w:val="single" w:sz="0" w:space="0" w:color="D3D3D3"/>
              <w:bottom w:val="single" w:sz="0" w:space="0" w:color="D3D3D3"/>
              <w:right w:val="single" w:sz="0" w:space="0" w:color="D3D3D3"/>
            </w:tcBorders>
          </w:tcPr>
          <w:p w14:paraId="41B3429E" w14:textId="77777777" w:rsidR="00524773" w:rsidRDefault="00524773" w:rsidP="00C670FC">
            <w:pPr>
              <w:keepNext/>
              <w:spacing w:after="60"/>
              <w:rPr>
                <w:ins w:id="4871" w:author="Wittman, Jacob (CDC/DDNID/NCCDPHP/DDT) (CTR)" w:date="2023-08-15T14:04:00Z"/>
              </w:rPr>
            </w:pPr>
            <w:ins w:id="4872" w:author="Wittman, Jacob (CDC/DDNID/NCCDPHP/DDT) (CTR)" w:date="2023-08-15T14:04:00Z">
              <w:r>
                <w:rPr>
                  <w:rFonts w:ascii="Calibri" w:hAnsi="Calibri"/>
                  <w:sz w:val="20"/>
                </w:rPr>
                <w:t>66.2 (2.0)</w:t>
              </w:r>
            </w:ins>
          </w:p>
        </w:tc>
        <w:tc>
          <w:tcPr>
            <w:tcW w:w="0" w:type="auto"/>
            <w:tcBorders>
              <w:top w:val="single" w:sz="0" w:space="0" w:color="D3D3D3"/>
              <w:left w:val="single" w:sz="0" w:space="0" w:color="D3D3D3"/>
              <w:bottom w:val="single" w:sz="0" w:space="0" w:color="D3D3D3"/>
              <w:right w:val="single" w:sz="0" w:space="0" w:color="D3D3D3"/>
            </w:tcBorders>
          </w:tcPr>
          <w:p w14:paraId="150F6CF0" w14:textId="77777777" w:rsidR="00524773" w:rsidRDefault="00524773" w:rsidP="00C670FC">
            <w:pPr>
              <w:keepNext/>
              <w:spacing w:after="60"/>
              <w:rPr>
                <w:ins w:id="4873" w:author="Wittman, Jacob (CDC/DDNID/NCCDPHP/DDT) (CTR)" w:date="2023-08-15T14:04:00Z"/>
              </w:rPr>
            </w:pPr>
            <w:ins w:id="4874" w:author="Wittman, Jacob (CDC/DDNID/NCCDPHP/DDT) (CTR)" w:date="2023-08-15T14:04:00Z">
              <w:r>
                <w:rPr>
                  <w:rFonts w:ascii="Calibri" w:hAnsi="Calibri"/>
                  <w:sz w:val="20"/>
                </w:rPr>
                <w:t>61.7 (2.4)</w:t>
              </w:r>
            </w:ins>
          </w:p>
        </w:tc>
        <w:tc>
          <w:tcPr>
            <w:tcW w:w="0" w:type="auto"/>
            <w:tcBorders>
              <w:top w:val="single" w:sz="0" w:space="0" w:color="D3D3D3"/>
              <w:left w:val="single" w:sz="0" w:space="0" w:color="D3D3D3"/>
              <w:bottom w:val="single" w:sz="0" w:space="0" w:color="D3D3D3"/>
              <w:right w:val="single" w:sz="0" w:space="0" w:color="D3D3D3"/>
            </w:tcBorders>
          </w:tcPr>
          <w:p w14:paraId="0BD2E159" w14:textId="77777777" w:rsidR="00524773" w:rsidRDefault="00524773" w:rsidP="00C670FC">
            <w:pPr>
              <w:keepNext/>
              <w:spacing w:after="60"/>
              <w:rPr>
                <w:ins w:id="4875" w:author="Wittman, Jacob (CDC/DDNID/NCCDPHP/DDT) (CTR)" w:date="2023-08-15T14:04:00Z"/>
              </w:rPr>
            </w:pPr>
            <w:ins w:id="4876" w:author="Wittman, Jacob (CDC/DDNID/NCCDPHP/DDT) (CTR)" w:date="2023-08-15T14:04:00Z">
              <w:r>
                <w:rPr>
                  <w:rFonts w:ascii="Calibri" w:hAnsi="Calibri"/>
                  <w:sz w:val="20"/>
                </w:rPr>
                <w:t>64.0 (2.2)</w:t>
              </w:r>
            </w:ins>
          </w:p>
        </w:tc>
        <w:tc>
          <w:tcPr>
            <w:tcW w:w="0" w:type="auto"/>
            <w:tcBorders>
              <w:top w:val="single" w:sz="0" w:space="0" w:color="D3D3D3"/>
              <w:left w:val="single" w:sz="0" w:space="0" w:color="D3D3D3"/>
              <w:bottom w:val="single" w:sz="0" w:space="0" w:color="D3D3D3"/>
              <w:right w:val="single" w:sz="0" w:space="0" w:color="D3D3D3"/>
            </w:tcBorders>
          </w:tcPr>
          <w:p w14:paraId="341BC29D" w14:textId="77777777" w:rsidR="00524773" w:rsidRDefault="00524773" w:rsidP="00C670FC">
            <w:pPr>
              <w:keepNext/>
              <w:spacing w:after="60"/>
              <w:rPr>
                <w:ins w:id="4877" w:author="Wittman, Jacob (CDC/DDNID/NCCDPHP/DDT) (CTR)" w:date="2023-08-15T14:04:00Z"/>
              </w:rPr>
            </w:pPr>
            <w:ins w:id="4878" w:author="Wittman, Jacob (CDC/DDNID/NCCDPHP/DDT) (CTR)" w:date="2023-08-15T14:04:00Z">
              <w:r>
                <w:rPr>
                  <w:rFonts w:ascii="Calibri" w:hAnsi="Calibri"/>
                  <w:sz w:val="20"/>
                </w:rPr>
                <w:t>60.3 (2.1)</w:t>
              </w:r>
            </w:ins>
          </w:p>
        </w:tc>
        <w:tc>
          <w:tcPr>
            <w:tcW w:w="0" w:type="auto"/>
            <w:tcBorders>
              <w:top w:val="single" w:sz="0" w:space="0" w:color="D3D3D3"/>
              <w:left w:val="single" w:sz="0" w:space="0" w:color="D3D3D3"/>
              <w:bottom w:val="single" w:sz="0" w:space="0" w:color="D3D3D3"/>
              <w:right w:val="single" w:sz="0" w:space="0" w:color="D3D3D3"/>
            </w:tcBorders>
          </w:tcPr>
          <w:p w14:paraId="2805CC1D" w14:textId="77777777" w:rsidR="00524773" w:rsidRDefault="00524773" w:rsidP="00C670FC">
            <w:pPr>
              <w:keepNext/>
              <w:spacing w:after="60"/>
              <w:rPr>
                <w:ins w:id="4879" w:author="Wittman, Jacob (CDC/DDNID/NCCDPHP/DDT) (CTR)" w:date="2023-08-15T14:04:00Z"/>
              </w:rPr>
            </w:pPr>
            <w:ins w:id="4880" w:author="Wittman, Jacob (CDC/DDNID/NCCDPHP/DDT) (CTR)" w:date="2023-08-15T14:04:00Z">
              <w:r>
                <w:rPr>
                  <w:rFonts w:ascii="Calibri" w:hAnsi="Calibri"/>
                  <w:sz w:val="20"/>
                </w:rPr>
                <w:t>59.5 (2.2)</w:t>
              </w:r>
            </w:ins>
          </w:p>
        </w:tc>
        <w:tc>
          <w:tcPr>
            <w:tcW w:w="0" w:type="auto"/>
            <w:tcBorders>
              <w:top w:val="single" w:sz="0" w:space="0" w:color="D3D3D3"/>
              <w:left w:val="single" w:sz="0" w:space="0" w:color="D3D3D3"/>
              <w:bottom w:val="single" w:sz="0" w:space="0" w:color="D3D3D3"/>
              <w:right w:val="single" w:sz="0" w:space="0" w:color="D3D3D3"/>
            </w:tcBorders>
          </w:tcPr>
          <w:p w14:paraId="01744E87" w14:textId="77777777" w:rsidR="00524773" w:rsidRDefault="00524773" w:rsidP="00C670FC">
            <w:pPr>
              <w:keepNext/>
              <w:spacing w:after="60"/>
              <w:rPr>
                <w:ins w:id="4881" w:author="Wittman, Jacob (CDC/DDNID/NCCDPHP/DDT) (CTR)" w:date="2023-08-15T14:04:00Z"/>
              </w:rPr>
            </w:pPr>
            <w:ins w:id="4882" w:author="Wittman, Jacob (CDC/DDNID/NCCDPHP/DDT) (CTR)" w:date="2023-08-15T14:04:00Z">
              <w:r>
                <w:rPr>
                  <w:rFonts w:ascii="Calibri" w:hAnsi="Calibri"/>
                  <w:sz w:val="20"/>
                </w:rPr>
                <w:t>62.0 (1.9)</w:t>
              </w:r>
            </w:ins>
          </w:p>
        </w:tc>
        <w:tc>
          <w:tcPr>
            <w:tcW w:w="0" w:type="auto"/>
            <w:tcBorders>
              <w:top w:val="single" w:sz="0" w:space="0" w:color="D3D3D3"/>
              <w:left w:val="single" w:sz="0" w:space="0" w:color="D3D3D3"/>
              <w:bottom w:val="single" w:sz="0" w:space="0" w:color="D3D3D3"/>
              <w:right w:val="single" w:sz="0" w:space="0" w:color="D3D3D3"/>
            </w:tcBorders>
          </w:tcPr>
          <w:p w14:paraId="65F54A49" w14:textId="77777777" w:rsidR="00524773" w:rsidRDefault="00524773" w:rsidP="00C670FC">
            <w:pPr>
              <w:keepNext/>
              <w:spacing w:after="60"/>
              <w:rPr>
                <w:ins w:id="4883" w:author="Wittman, Jacob (CDC/DDNID/NCCDPHP/DDT) (CTR)" w:date="2023-08-15T14:04:00Z"/>
              </w:rPr>
            </w:pPr>
            <w:ins w:id="4884" w:author="Wittman, Jacob (CDC/DDNID/NCCDPHP/DDT) (CTR)" w:date="2023-08-15T14:04:00Z">
              <w:r>
                <w:rPr>
                  <w:rFonts w:ascii="Calibri" w:hAnsi="Calibri"/>
                  <w:sz w:val="20"/>
                </w:rPr>
                <w:t>59.4 (2.5)</w:t>
              </w:r>
            </w:ins>
          </w:p>
        </w:tc>
        <w:tc>
          <w:tcPr>
            <w:tcW w:w="0" w:type="auto"/>
            <w:tcBorders>
              <w:top w:val="single" w:sz="0" w:space="0" w:color="D3D3D3"/>
              <w:left w:val="single" w:sz="0" w:space="0" w:color="D3D3D3"/>
              <w:bottom w:val="single" w:sz="0" w:space="0" w:color="D3D3D3"/>
              <w:right w:val="single" w:sz="0" w:space="0" w:color="D3D3D3"/>
            </w:tcBorders>
          </w:tcPr>
          <w:p w14:paraId="0E2FCA09" w14:textId="77777777" w:rsidR="00524773" w:rsidRDefault="00524773" w:rsidP="00C670FC">
            <w:pPr>
              <w:keepNext/>
              <w:spacing w:after="60"/>
              <w:rPr>
                <w:ins w:id="4885" w:author="Wittman, Jacob (CDC/DDNID/NCCDPHP/DDT) (CTR)" w:date="2023-08-15T14:04:00Z"/>
              </w:rPr>
            </w:pPr>
            <w:ins w:id="4886" w:author="Wittman, Jacob (CDC/DDNID/NCCDPHP/DDT) (CTR)" w:date="2023-08-15T14:04:00Z">
              <w:r>
                <w:rPr>
                  <w:rFonts w:ascii="Calibri" w:hAnsi="Calibri"/>
                  <w:sz w:val="20"/>
                </w:rPr>
                <w:t>59.7 (2.5)</w:t>
              </w:r>
            </w:ins>
          </w:p>
        </w:tc>
        <w:tc>
          <w:tcPr>
            <w:tcW w:w="0" w:type="auto"/>
            <w:tcBorders>
              <w:top w:val="single" w:sz="0" w:space="0" w:color="D3D3D3"/>
              <w:left w:val="single" w:sz="0" w:space="0" w:color="D3D3D3"/>
              <w:bottom w:val="single" w:sz="0" w:space="0" w:color="D3D3D3"/>
              <w:right w:val="single" w:sz="0" w:space="0" w:color="D3D3D3"/>
            </w:tcBorders>
          </w:tcPr>
          <w:p w14:paraId="5A666F58" w14:textId="77777777" w:rsidR="00524773" w:rsidRDefault="00524773" w:rsidP="00C670FC">
            <w:pPr>
              <w:keepNext/>
              <w:spacing w:after="60"/>
              <w:rPr>
                <w:ins w:id="4887" w:author="Wittman, Jacob (CDC/DDNID/NCCDPHP/DDT) (CTR)" w:date="2023-08-15T14:04:00Z"/>
              </w:rPr>
            </w:pPr>
            <w:ins w:id="4888" w:author="Wittman, Jacob (CDC/DDNID/NCCDPHP/DDT) (CTR)" w:date="2023-08-15T14:04:00Z">
              <w:r>
                <w:rPr>
                  <w:rFonts w:ascii="Calibri" w:hAnsi="Calibri"/>
                  <w:sz w:val="20"/>
                </w:rPr>
                <w:t>54.4 (2.9)</w:t>
              </w:r>
            </w:ins>
          </w:p>
        </w:tc>
        <w:tc>
          <w:tcPr>
            <w:tcW w:w="0" w:type="auto"/>
            <w:tcBorders>
              <w:top w:val="single" w:sz="0" w:space="0" w:color="D3D3D3"/>
              <w:left w:val="single" w:sz="0" w:space="0" w:color="D3D3D3"/>
              <w:bottom w:val="single" w:sz="0" w:space="0" w:color="D3D3D3"/>
              <w:right w:val="single" w:sz="0" w:space="0" w:color="D3D3D3"/>
            </w:tcBorders>
          </w:tcPr>
          <w:p w14:paraId="26CA6607" w14:textId="77777777" w:rsidR="00524773" w:rsidRDefault="00524773" w:rsidP="00C670FC">
            <w:pPr>
              <w:keepNext/>
              <w:spacing w:after="60"/>
              <w:rPr>
                <w:ins w:id="4889" w:author="Wittman, Jacob (CDC/DDNID/NCCDPHP/DDT) (CTR)" w:date="2023-08-15T14:04:00Z"/>
              </w:rPr>
            </w:pPr>
            <w:ins w:id="4890" w:author="Wittman, Jacob (CDC/DDNID/NCCDPHP/DDT) (CTR)" w:date="2023-08-15T14:04:00Z">
              <w:r>
                <w:rPr>
                  <w:rFonts w:ascii="Calibri" w:hAnsi="Calibri"/>
                  <w:sz w:val="20"/>
                </w:rPr>
                <w:t>3.2 (-8.5, 14.9)</w:t>
              </w:r>
            </w:ins>
          </w:p>
        </w:tc>
        <w:tc>
          <w:tcPr>
            <w:tcW w:w="0" w:type="auto"/>
            <w:tcBorders>
              <w:top w:val="single" w:sz="0" w:space="0" w:color="D3D3D3"/>
              <w:left w:val="single" w:sz="0" w:space="0" w:color="D3D3D3"/>
              <w:bottom w:val="single" w:sz="0" w:space="0" w:color="D3D3D3"/>
              <w:right w:val="single" w:sz="0" w:space="0" w:color="D3D3D3"/>
            </w:tcBorders>
          </w:tcPr>
          <w:p w14:paraId="3DB8D2F7" w14:textId="77777777" w:rsidR="00524773" w:rsidRDefault="00524773" w:rsidP="00C670FC">
            <w:pPr>
              <w:keepNext/>
              <w:spacing w:after="60"/>
              <w:rPr>
                <w:ins w:id="4891" w:author="Wittman, Jacob (CDC/DDNID/NCCDPHP/DDT) (CTR)" w:date="2023-08-15T14:04:00Z"/>
              </w:rPr>
            </w:pPr>
            <w:ins w:id="4892"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76821EF3" w14:textId="77777777" w:rsidR="00524773" w:rsidRDefault="00524773" w:rsidP="00C670FC">
            <w:pPr>
              <w:keepNext/>
              <w:spacing w:after="60"/>
              <w:rPr>
                <w:ins w:id="4893" w:author="Wittman, Jacob (CDC/DDNID/NCCDPHP/DDT) (CTR)" w:date="2023-08-15T14:04:00Z"/>
              </w:rPr>
            </w:pPr>
            <w:ins w:id="4894" w:author="Wittman, Jacob (CDC/DDNID/NCCDPHP/DDT) (CTR)" w:date="2023-08-15T14:04:00Z">
              <w:r>
                <w:rPr>
                  <w:rFonts w:ascii="Calibri" w:hAnsi="Calibri"/>
                  <w:sz w:val="20"/>
                </w:rPr>
                <w:t>3.5 (-1.1, 8.4), -1.1 (-2.1, -0.1)</w:t>
              </w:r>
            </w:ins>
          </w:p>
        </w:tc>
        <w:tc>
          <w:tcPr>
            <w:tcW w:w="0" w:type="auto"/>
            <w:tcBorders>
              <w:top w:val="single" w:sz="0" w:space="0" w:color="D3D3D3"/>
              <w:left w:val="single" w:sz="0" w:space="0" w:color="D3D3D3"/>
              <w:bottom w:val="single" w:sz="0" w:space="0" w:color="D3D3D3"/>
              <w:right w:val="single" w:sz="0" w:space="0" w:color="D3D3D3"/>
            </w:tcBorders>
          </w:tcPr>
          <w:p w14:paraId="78EA4C95" w14:textId="77777777" w:rsidR="00524773" w:rsidRDefault="00524773" w:rsidP="00C670FC">
            <w:pPr>
              <w:keepNext/>
              <w:spacing w:after="60"/>
              <w:rPr>
                <w:ins w:id="4895" w:author="Wittman, Jacob (CDC/DDNID/NCCDPHP/DDT) (CTR)" w:date="2023-08-15T14:04:00Z"/>
              </w:rPr>
            </w:pPr>
            <w:ins w:id="4896" w:author="Wittman, Jacob (CDC/DDNID/NCCDPHP/DDT) (CTR)" w:date="2023-08-15T14:04:00Z">
              <w:r>
                <w:rPr>
                  <w:rFonts w:ascii="Calibri" w:hAnsi="Calibri"/>
                  <w:sz w:val="20"/>
                </w:rPr>
                <w:t>0.2 (-1.0, 1.4)</w:t>
              </w:r>
            </w:ins>
          </w:p>
        </w:tc>
      </w:tr>
      <w:tr w:rsidR="00524773" w14:paraId="19EA7240" w14:textId="77777777" w:rsidTr="00C670FC">
        <w:trPr>
          <w:cantSplit/>
          <w:jc w:val="center"/>
          <w:ins w:id="48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B2EA14" w14:textId="77777777" w:rsidR="00524773" w:rsidRDefault="00524773" w:rsidP="00C670FC">
            <w:pPr>
              <w:keepNext/>
              <w:spacing w:after="60"/>
              <w:rPr>
                <w:ins w:id="4898" w:author="Wittman, Jacob (CDC/DDNID/NCCDPHP/DDT) (CTR)" w:date="2023-08-15T14:04:00Z"/>
              </w:rPr>
            </w:pPr>
            <w:ins w:id="4899"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1DCAE539" w14:textId="77777777" w:rsidR="00524773" w:rsidRDefault="00524773" w:rsidP="00C670FC">
            <w:pPr>
              <w:keepNext/>
              <w:spacing w:after="60"/>
              <w:rPr>
                <w:ins w:id="4900" w:author="Wittman, Jacob (CDC/DDNID/NCCDPHP/DDT) (CTR)" w:date="2023-08-15T14:04:00Z"/>
              </w:rPr>
            </w:pPr>
            <w:ins w:id="4901" w:author="Wittman, Jacob (CDC/DDNID/NCCDPHP/DDT) (CTR)" w:date="2023-08-15T14:04:00Z">
              <w:r>
                <w:rPr>
                  <w:rFonts w:ascii="Calibri" w:hAnsi="Calibri"/>
                  <w:sz w:val="20"/>
                </w:rPr>
                <w:t>55.7 (1.1)</w:t>
              </w:r>
            </w:ins>
          </w:p>
        </w:tc>
        <w:tc>
          <w:tcPr>
            <w:tcW w:w="0" w:type="auto"/>
            <w:tcBorders>
              <w:top w:val="single" w:sz="0" w:space="0" w:color="D3D3D3"/>
              <w:left w:val="single" w:sz="0" w:space="0" w:color="D3D3D3"/>
              <w:bottom w:val="single" w:sz="0" w:space="0" w:color="D3D3D3"/>
              <w:right w:val="single" w:sz="0" w:space="0" w:color="D3D3D3"/>
            </w:tcBorders>
          </w:tcPr>
          <w:p w14:paraId="0BC87B06" w14:textId="77777777" w:rsidR="00524773" w:rsidRDefault="00524773" w:rsidP="00C670FC">
            <w:pPr>
              <w:keepNext/>
              <w:spacing w:after="60"/>
              <w:rPr>
                <w:ins w:id="4902" w:author="Wittman, Jacob (CDC/DDNID/NCCDPHP/DDT) (CTR)" w:date="2023-08-15T14:04:00Z"/>
              </w:rPr>
            </w:pPr>
            <w:ins w:id="4903" w:author="Wittman, Jacob (CDC/DDNID/NCCDPHP/DDT) (CTR)" w:date="2023-08-15T14:04:00Z">
              <w:r>
                <w:rPr>
                  <w:rFonts w:ascii="Calibri" w:hAnsi="Calibri"/>
                  <w:sz w:val="20"/>
                </w:rPr>
                <w:t>50.6 (3.9)</w:t>
              </w:r>
            </w:ins>
          </w:p>
        </w:tc>
        <w:tc>
          <w:tcPr>
            <w:tcW w:w="0" w:type="auto"/>
            <w:tcBorders>
              <w:top w:val="single" w:sz="0" w:space="0" w:color="D3D3D3"/>
              <w:left w:val="single" w:sz="0" w:space="0" w:color="D3D3D3"/>
              <w:bottom w:val="single" w:sz="0" w:space="0" w:color="D3D3D3"/>
              <w:right w:val="single" w:sz="0" w:space="0" w:color="D3D3D3"/>
            </w:tcBorders>
          </w:tcPr>
          <w:p w14:paraId="25245B51" w14:textId="77777777" w:rsidR="00524773" w:rsidRDefault="00524773" w:rsidP="00C670FC">
            <w:pPr>
              <w:keepNext/>
              <w:spacing w:after="60"/>
              <w:rPr>
                <w:ins w:id="4904" w:author="Wittman, Jacob (CDC/DDNID/NCCDPHP/DDT) (CTR)" w:date="2023-08-15T14:04:00Z"/>
              </w:rPr>
            </w:pPr>
            <w:ins w:id="4905" w:author="Wittman, Jacob (CDC/DDNID/NCCDPHP/DDT) (CTR)" w:date="2023-08-15T14:04:00Z">
              <w:r>
                <w:rPr>
                  <w:rFonts w:ascii="Calibri" w:hAnsi="Calibri"/>
                  <w:sz w:val="20"/>
                </w:rPr>
                <w:t>56.9 (4.0)</w:t>
              </w:r>
            </w:ins>
          </w:p>
        </w:tc>
        <w:tc>
          <w:tcPr>
            <w:tcW w:w="0" w:type="auto"/>
            <w:tcBorders>
              <w:top w:val="single" w:sz="0" w:space="0" w:color="D3D3D3"/>
              <w:left w:val="single" w:sz="0" w:space="0" w:color="D3D3D3"/>
              <w:bottom w:val="single" w:sz="0" w:space="0" w:color="D3D3D3"/>
              <w:right w:val="single" w:sz="0" w:space="0" w:color="D3D3D3"/>
            </w:tcBorders>
          </w:tcPr>
          <w:p w14:paraId="7ECFE67F" w14:textId="77777777" w:rsidR="00524773" w:rsidRDefault="00524773" w:rsidP="00C670FC">
            <w:pPr>
              <w:keepNext/>
              <w:spacing w:after="60"/>
              <w:rPr>
                <w:ins w:id="4906" w:author="Wittman, Jacob (CDC/DDNID/NCCDPHP/DDT) (CTR)" w:date="2023-08-15T14:04:00Z"/>
              </w:rPr>
            </w:pPr>
            <w:ins w:id="4907" w:author="Wittman, Jacob (CDC/DDNID/NCCDPHP/DDT) (CTR)" w:date="2023-08-15T14:04:00Z">
              <w:r>
                <w:rPr>
                  <w:rFonts w:ascii="Calibri" w:hAnsi="Calibri"/>
                  <w:sz w:val="20"/>
                </w:rPr>
                <w:t>53.4 (3.6)</w:t>
              </w:r>
            </w:ins>
          </w:p>
        </w:tc>
        <w:tc>
          <w:tcPr>
            <w:tcW w:w="0" w:type="auto"/>
            <w:tcBorders>
              <w:top w:val="single" w:sz="0" w:space="0" w:color="D3D3D3"/>
              <w:left w:val="single" w:sz="0" w:space="0" w:color="D3D3D3"/>
              <w:bottom w:val="single" w:sz="0" w:space="0" w:color="D3D3D3"/>
              <w:right w:val="single" w:sz="0" w:space="0" w:color="D3D3D3"/>
            </w:tcBorders>
          </w:tcPr>
          <w:p w14:paraId="08CA9F8F" w14:textId="77777777" w:rsidR="00524773" w:rsidRDefault="00524773" w:rsidP="00C670FC">
            <w:pPr>
              <w:keepNext/>
              <w:spacing w:after="60"/>
              <w:rPr>
                <w:ins w:id="4908" w:author="Wittman, Jacob (CDC/DDNID/NCCDPHP/DDT) (CTR)" w:date="2023-08-15T14:04:00Z"/>
              </w:rPr>
            </w:pPr>
            <w:ins w:id="4909" w:author="Wittman, Jacob (CDC/DDNID/NCCDPHP/DDT) (CTR)" w:date="2023-08-15T14:04:00Z">
              <w:r>
                <w:rPr>
                  <w:rFonts w:ascii="Calibri" w:hAnsi="Calibri"/>
                  <w:sz w:val="20"/>
                </w:rPr>
                <w:t>60.5 (3.4)</w:t>
              </w:r>
            </w:ins>
          </w:p>
        </w:tc>
        <w:tc>
          <w:tcPr>
            <w:tcW w:w="0" w:type="auto"/>
            <w:tcBorders>
              <w:top w:val="single" w:sz="0" w:space="0" w:color="D3D3D3"/>
              <w:left w:val="single" w:sz="0" w:space="0" w:color="D3D3D3"/>
              <w:bottom w:val="single" w:sz="0" w:space="0" w:color="D3D3D3"/>
              <w:right w:val="single" w:sz="0" w:space="0" w:color="D3D3D3"/>
            </w:tcBorders>
          </w:tcPr>
          <w:p w14:paraId="6057E985" w14:textId="77777777" w:rsidR="00524773" w:rsidRDefault="00524773" w:rsidP="00C670FC">
            <w:pPr>
              <w:keepNext/>
              <w:spacing w:after="60"/>
              <w:rPr>
                <w:ins w:id="4910" w:author="Wittman, Jacob (CDC/DDNID/NCCDPHP/DDT) (CTR)" w:date="2023-08-15T14:04:00Z"/>
              </w:rPr>
            </w:pPr>
            <w:ins w:id="4911" w:author="Wittman, Jacob (CDC/DDNID/NCCDPHP/DDT) (CTR)" w:date="2023-08-15T14:04:00Z">
              <w:r>
                <w:rPr>
                  <w:rFonts w:ascii="Calibri" w:hAnsi="Calibri"/>
                  <w:sz w:val="20"/>
                </w:rPr>
                <w:t>64.1 (3.5)</w:t>
              </w:r>
            </w:ins>
          </w:p>
        </w:tc>
        <w:tc>
          <w:tcPr>
            <w:tcW w:w="0" w:type="auto"/>
            <w:tcBorders>
              <w:top w:val="single" w:sz="0" w:space="0" w:color="D3D3D3"/>
              <w:left w:val="single" w:sz="0" w:space="0" w:color="D3D3D3"/>
              <w:bottom w:val="single" w:sz="0" w:space="0" w:color="D3D3D3"/>
              <w:right w:val="single" w:sz="0" w:space="0" w:color="D3D3D3"/>
            </w:tcBorders>
          </w:tcPr>
          <w:p w14:paraId="27A6727A" w14:textId="77777777" w:rsidR="00524773" w:rsidRDefault="00524773" w:rsidP="00C670FC">
            <w:pPr>
              <w:keepNext/>
              <w:spacing w:after="60"/>
              <w:rPr>
                <w:ins w:id="4912" w:author="Wittman, Jacob (CDC/DDNID/NCCDPHP/DDT) (CTR)" w:date="2023-08-15T14:04:00Z"/>
              </w:rPr>
            </w:pPr>
            <w:ins w:id="4913" w:author="Wittman, Jacob (CDC/DDNID/NCCDPHP/DDT) (CTR)" w:date="2023-08-15T14:04:00Z">
              <w:r>
                <w:rPr>
                  <w:rFonts w:ascii="Calibri" w:hAnsi="Calibri"/>
                  <w:sz w:val="20"/>
                </w:rPr>
                <w:t>56.4 (4.3)</w:t>
              </w:r>
            </w:ins>
          </w:p>
        </w:tc>
        <w:tc>
          <w:tcPr>
            <w:tcW w:w="0" w:type="auto"/>
            <w:tcBorders>
              <w:top w:val="single" w:sz="0" w:space="0" w:color="D3D3D3"/>
              <w:left w:val="single" w:sz="0" w:space="0" w:color="D3D3D3"/>
              <w:bottom w:val="single" w:sz="0" w:space="0" w:color="D3D3D3"/>
              <w:right w:val="single" w:sz="0" w:space="0" w:color="D3D3D3"/>
            </w:tcBorders>
          </w:tcPr>
          <w:p w14:paraId="37828006" w14:textId="77777777" w:rsidR="00524773" w:rsidRDefault="00524773" w:rsidP="00C670FC">
            <w:pPr>
              <w:keepNext/>
              <w:spacing w:after="60"/>
              <w:rPr>
                <w:ins w:id="4914" w:author="Wittman, Jacob (CDC/DDNID/NCCDPHP/DDT) (CTR)" w:date="2023-08-15T14:04:00Z"/>
              </w:rPr>
            </w:pPr>
            <w:ins w:id="4915" w:author="Wittman, Jacob (CDC/DDNID/NCCDPHP/DDT) (CTR)" w:date="2023-08-15T14:04:00Z">
              <w:r>
                <w:rPr>
                  <w:rFonts w:ascii="Calibri" w:hAnsi="Calibri"/>
                  <w:sz w:val="20"/>
                </w:rPr>
                <w:t>57.9 (4.0)</w:t>
              </w:r>
            </w:ins>
          </w:p>
        </w:tc>
        <w:tc>
          <w:tcPr>
            <w:tcW w:w="0" w:type="auto"/>
            <w:tcBorders>
              <w:top w:val="single" w:sz="0" w:space="0" w:color="D3D3D3"/>
              <w:left w:val="single" w:sz="0" w:space="0" w:color="D3D3D3"/>
              <w:bottom w:val="single" w:sz="0" w:space="0" w:color="D3D3D3"/>
              <w:right w:val="single" w:sz="0" w:space="0" w:color="D3D3D3"/>
            </w:tcBorders>
          </w:tcPr>
          <w:p w14:paraId="24762785" w14:textId="77777777" w:rsidR="00524773" w:rsidRDefault="00524773" w:rsidP="00C670FC">
            <w:pPr>
              <w:keepNext/>
              <w:spacing w:after="60"/>
              <w:rPr>
                <w:ins w:id="4916" w:author="Wittman, Jacob (CDC/DDNID/NCCDPHP/DDT) (CTR)" w:date="2023-08-15T14:04:00Z"/>
              </w:rPr>
            </w:pPr>
            <w:ins w:id="4917" w:author="Wittman, Jacob (CDC/DDNID/NCCDPHP/DDT) (CTR)" w:date="2023-08-15T14:04:00Z">
              <w:r>
                <w:rPr>
                  <w:rFonts w:ascii="Calibri" w:hAnsi="Calibri"/>
                  <w:sz w:val="20"/>
                </w:rPr>
                <w:t>52.0 (3.9)</w:t>
              </w:r>
            </w:ins>
          </w:p>
        </w:tc>
        <w:tc>
          <w:tcPr>
            <w:tcW w:w="0" w:type="auto"/>
            <w:tcBorders>
              <w:top w:val="single" w:sz="0" w:space="0" w:color="D3D3D3"/>
              <w:left w:val="single" w:sz="0" w:space="0" w:color="D3D3D3"/>
              <w:bottom w:val="single" w:sz="0" w:space="0" w:color="D3D3D3"/>
              <w:right w:val="single" w:sz="0" w:space="0" w:color="D3D3D3"/>
            </w:tcBorders>
          </w:tcPr>
          <w:p w14:paraId="63D6DBC7" w14:textId="77777777" w:rsidR="00524773" w:rsidRDefault="00524773" w:rsidP="00C670FC">
            <w:pPr>
              <w:keepNext/>
              <w:spacing w:after="60"/>
              <w:rPr>
                <w:ins w:id="4918" w:author="Wittman, Jacob (CDC/DDNID/NCCDPHP/DDT) (CTR)" w:date="2023-08-15T14:04:00Z"/>
              </w:rPr>
            </w:pPr>
            <w:ins w:id="4919" w:author="Wittman, Jacob (CDC/DDNID/NCCDPHP/DDT) (CTR)" w:date="2023-08-15T14:04:00Z">
              <w:r>
                <w:rPr>
                  <w:rFonts w:ascii="Calibri" w:hAnsi="Calibri"/>
                  <w:sz w:val="20"/>
                </w:rPr>
                <w:t>51.8 (3.9)</w:t>
              </w:r>
            </w:ins>
          </w:p>
        </w:tc>
        <w:tc>
          <w:tcPr>
            <w:tcW w:w="0" w:type="auto"/>
            <w:tcBorders>
              <w:top w:val="single" w:sz="0" w:space="0" w:color="D3D3D3"/>
              <w:left w:val="single" w:sz="0" w:space="0" w:color="D3D3D3"/>
              <w:bottom w:val="single" w:sz="0" w:space="0" w:color="D3D3D3"/>
              <w:right w:val="single" w:sz="0" w:space="0" w:color="D3D3D3"/>
            </w:tcBorders>
          </w:tcPr>
          <w:p w14:paraId="44BA3F8E" w14:textId="77777777" w:rsidR="00524773" w:rsidRDefault="00524773" w:rsidP="00C670FC">
            <w:pPr>
              <w:keepNext/>
              <w:spacing w:after="60"/>
              <w:rPr>
                <w:ins w:id="4920" w:author="Wittman, Jacob (CDC/DDNID/NCCDPHP/DDT) (CTR)" w:date="2023-08-15T14:04:00Z"/>
              </w:rPr>
            </w:pPr>
            <w:ins w:id="4921" w:author="Wittman, Jacob (CDC/DDNID/NCCDPHP/DDT) (CTR)" w:date="2023-08-15T14:04:00Z">
              <w:r>
                <w:rPr>
                  <w:rFonts w:ascii="Calibri" w:hAnsi="Calibri"/>
                  <w:sz w:val="20"/>
                </w:rPr>
                <w:t>56.6 (3.4)</w:t>
              </w:r>
            </w:ins>
          </w:p>
        </w:tc>
        <w:tc>
          <w:tcPr>
            <w:tcW w:w="0" w:type="auto"/>
            <w:tcBorders>
              <w:top w:val="single" w:sz="0" w:space="0" w:color="D3D3D3"/>
              <w:left w:val="single" w:sz="0" w:space="0" w:color="D3D3D3"/>
              <w:bottom w:val="single" w:sz="0" w:space="0" w:color="D3D3D3"/>
              <w:right w:val="single" w:sz="0" w:space="0" w:color="D3D3D3"/>
            </w:tcBorders>
          </w:tcPr>
          <w:p w14:paraId="3824F165" w14:textId="77777777" w:rsidR="00524773" w:rsidRDefault="00524773" w:rsidP="00C670FC">
            <w:pPr>
              <w:keepNext/>
              <w:spacing w:after="60"/>
              <w:rPr>
                <w:ins w:id="4922" w:author="Wittman, Jacob (CDC/DDNID/NCCDPHP/DDT) (CTR)" w:date="2023-08-15T14:04:00Z"/>
              </w:rPr>
            </w:pPr>
            <w:ins w:id="4923" w:author="Wittman, Jacob (CDC/DDNID/NCCDPHP/DDT) (CTR)" w:date="2023-08-15T14:04:00Z">
              <w:r>
                <w:rPr>
                  <w:rFonts w:ascii="Calibri" w:hAnsi="Calibri"/>
                  <w:sz w:val="20"/>
                </w:rPr>
                <w:t>54.4 (4.4)</w:t>
              </w:r>
            </w:ins>
          </w:p>
        </w:tc>
        <w:tc>
          <w:tcPr>
            <w:tcW w:w="0" w:type="auto"/>
            <w:tcBorders>
              <w:top w:val="single" w:sz="0" w:space="0" w:color="D3D3D3"/>
              <w:left w:val="single" w:sz="0" w:space="0" w:color="D3D3D3"/>
              <w:bottom w:val="single" w:sz="0" w:space="0" w:color="D3D3D3"/>
              <w:right w:val="single" w:sz="0" w:space="0" w:color="D3D3D3"/>
            </w:tcBorders>
          </w:tcPr>
          <w:p w14:paraId="7C4D7C1D" w14:textId="77777777" w:rsidR="00524773" w:rsidRDefault="00524773" w:rsidP="00C670FC">
            <w:pPr>
              <w:keepNext/>
              <w:spacing w:after="60"/>
              <w:rPr>
                <w:ins w:id="4924" w:author="Wittman, Jacob (CDC/DDNID/NCCDPHP/DDT) (CTR)" w:date="2023-08-15T14:04:00Z"/>
              </w:rPr>
            </w:pPr>
            <w:ins w:id="4925" w:author="Wittman, Jacob (CDC/DDNID/NCCDPHP/DDT) (CTR)" w:date="2023-08-15T14:04:00Z">
              <w:r>
                <w:rPr>
                  <w:rFonts w:ascii="Calibri" w:hAnsi="Calibri"/>
                  <w:sz w:val="20"/>
                </w:rPr>
                <w:t>53.7 (4.5)</w:t>
              </w:r>
            </w:ins>
          </w:p>
        </w:tc>
        <w:tc>
          <w:tcPr>
            <w:tcW w:w="0" w:type="auto"/>
            <w:tcBorders>
              <w:top w:val="single" w:sz="0" w:space="0" w:color="D3D3D3"/>
              <w:left w:val="single" w:sz="0" w:space="0" w:color="D3D3D3"/>
              <w:bottom w:val="single" w:sz="0" w:space="0" w:color="D3D3D3"/>
              <w:right w:val="single" w:sz="0" w:space="0" w:color="D3D3D3"/>
            </w:tcBorders>
          </w:tcPr>
          <w:p w14:paraId="439F6F3A" w14:textId="77777777" w:rsidR="00524773" w:rsidRDefault="00524773" w:rsidP="00C670FC">
            <w:pPr>
              <w:keepNext/>
              <w:spacing w:after="60"/>
              <w:rPr>
                <w:ins w:id="4926" w:author="Wittman, Jacob (CDC/DDNID/NCCDPHP/DDT) (CTR)" w:date="2023-08-15T14:04:00Z"/>
              </w:rPr>
            </w:pPr>
            <w:ins w:id="4927" w:author="Wittman, Jacob (CDC/DDNID/NCCDPHP/DDT) (CTR)" w:date="2023-08-15T14:04:00Z">
              <w:r>
                <w:rPr>
                  <w:rFonts w:ascii="Calibri" w:hAnsi="Calibri"/>
                  <w:sz w:val="20"/>
                </w:rPr>
                <w:t>49.2 (5.5)</w:t>
              </w:r>
            </w:ins>
          </w:p>
        </w:tc>
        <w:tc>
          <w:tcPr>
            <w:tcW w:w="0" w:type="auto"/>
            <w:tcBorders>
              <w:top w:val="single" w:sz="0" w:space="0" w:color="D3D3D3"/>
              <w:left w:val="single" w:sz="0" w:space="0" w:color="D3D3D3"/>
              <w:bottom w:val="single" w:sz="0" w:space="0" w:color="D3D3D3"/>
              <w:right w:val="single" w:sz="0" w:space="0" w:color="D3D3D3"/>
            </w:tcBorders>
          </w:tcPr>
          <w:p w14:paraId="567AE64D" w14:textId="77777777" w:rsidR="00524773" w:rsidRDefault="00524773" w:rsidP="00C670FC">
            <w:pPr>
              <w:keepNext/>
              <w:spacing w:after="60"/>
              <w:rPr>
                <w:ins w:id="4928" w:author="Wittman, Jacob (CDC/DDNID/NCCDPHP/DDT) (CTR)" w:date="2023-08-15T14:04:00Z"/>
              </w:rPr>
            </w:pPr>
            <w:ins w:id="4929" w:author="Wittman, Jacob (CDC/DDNID/NCCDPHP/DDT) (CTR)" w:date="2023-08-15T14:04:00Z">
              <w:r>
                <w:rPr>
                  <w:rFonts w:ascii="Calibri" w:hAnsi="Calibri"/>
                  <w:sz w:val="20"/>
                </w:rPr>
                <w:t>6.1 (-17.7, 30.0)</w:t>
              </w:r>
            </w:ins>
          </w:p>
        </w:tc>
        <w:tc>
          <w:tcPr>
            <w:tcW w:w="0" w:type="auto"/>
            <w:tcBorders>
              <w:top w:val="single" w:sz="0" w:space="0" w:color="D3D3D3"/>
              <w:left w:val="single" w:sz="0" w:space="0" w:color="D3D3D3"/>
              <w:bottom w:val="single" w:sz="0" w:space="0" w:color="D3D3D3"/>
              <w:right w:val="single" w:sz="0" w:space="0" w:color="D3D3D3"/>
            </w:tcBorders>
          </w:tcPr>
          <w:p w14:paraId="43E1F6D5" w14:textId="77777777" w:rsidR="00524773" w:rsidRDefault="00524773" w:rsidP="00C670FC">
            <w:pPr>
              <w:keepNext/>
              <w:spacing w:after="60"/>
              <w:rPr>
                <w:ins w:id="49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EC72192" w14:textId="77777777" w:rsidR="00524773" w:rsidRDefault="00524773" w:rsidP="00C670FC">
            <w:pPr>
              <w:keepNext/>
              <w:spacing w:after="60"/>
              <w:rPr>
                <w:ins w:id="4931" w:author="Wittman, Jacob (CDC/DDNID/NCCDPHP/DDT) (CTR)" w:date="2023-08-15T14:04:00Z"/>
              </w:rPr>
            </w:pPr>
            <w:ins w:id="4932" w:author="Wittman, Jacob (CDC/DDNID/NCCDPHP/DDT) (CTR)" w:date="2023-08-15T14:04:00Z">
              <w:r>
                <w:rPr>
                  <w:rFonts w:ascii="Calibri" w:hAnsi="Calibri"/>
                  <w:sz w:val="20"/>
                </w:rPr>
                <w:t>-0.3 (-1.6, 1.1)</w:t>
              </w:r>
            </w:ins>
          </w:p>
        </w:tc>
        <w:tc>
          <w:tcPr>
            <w:tcW w:w="0" w:type="auto"/>
            <w:tcBorders>
              <w:top w:val="single" w:sz="0" w:space="0" w:color="D3D3D3"/>
              <w:left w:val="single" w:sz="0" w:space="0" w:color="D3D3D3"/>
              <w:bottom w:val="single" w:sz="0" w:space="0" w:color="D3D3D3"/>
              <w:right w:val="single" w:sz="0" w:space="0" w:color="D3D3D3"/>
            </w:tcBorders>
          </w:tcPr>
          <w:p w14:paraId="485FAFDC" w14:textId="77777777" w:rsidR="00524773" w:rsidRDefault="00524773" w:rsidP="00C670FC">
            <w:pPr>
              <w:keepNext/>
              <w:spacing w:after="60"/>
              <w:rPr>
                <w:ins w:id="4933" w:author="Wittman, Jacob (CDC/DDNID/NCCDPHP/DDT) (CTR)" w:date="2023-08-15T14:04:00Z"/>
              </w:rPr>
            </w:pPr>
            <w:ins w:id="4934" w:author="Wittman, Jacob (CDC/DDNID/NCCDPHP/DDT) (CTR)" w:date="2023-08-15T14:04:00Z">
              <w:r>
                <w:rPr>
                  <w:rFonts w:ascii="Calibri" w:hAnsi="Calibri"/>
                  <w:sz w:val="20"/>
                </w:rPr>
                <w:t>-0.3 (-1.6, 1.1)</w:t>
              </w:r>
            </w:ins>
          </w:p>
        </w:tc>
      </w:tr>
      <w:tr w:rsidR="00524773" w14:paraId="6A73621E" w14:textId="77777777" w:rsidTr="00C670FC">
        <w:trPr>
          <w:cantSplit/>
          <w:jc w:val="center"/>
          <w:ins w:id="493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2DC73B" w14:textId="77777777" w:rsidR="00524773" w:rsidRDefault="00524773" w:rsidP="00C670FC">
            <w:pPr>
              <w:keepNext/>
              <w:spacing w:after="60"/>
              <w:rPr>
                <w:ins w:id="4936" w:author="Wittman, Jacob (CDC/DDNID/NCCDPHP/DDT) (CTR)" w:date="2023-08-15T14:04:00Z"/>
              </w:rPr>
            </w:pPr>
            <w:ins w:id="4937"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4141154D" w14:textId="77777777" w:rsidR="00524773" w:rsidRDefault="00524773" w:rsidP="00C670FC">
            <w:pPr>
              <w:keepNext/>
              <w:spacing w:after="60"/>
              <w:rPr>
                <w:ins w:id="4938" w:author="Wittman, Jacob (CDC/DDNID/NCCDPHP/DDT) (CTR)" w:date="2023-08-15T14:04:00Z"/>
              </w:rPr>
            </w:pPr>
            <w:ins w:id="4939" w:author="Wittman, Jacob (CDC/DDNID/NCCDPHP/DDT) (CTR)" w:date="2023-08-15T14:04:00Z">
              <w:r>
                <w:rPr>
                  <w:rFonts w:ascii="Calibri" w:hAnsi="Calibri"/>
                  <w:sz w:val="20"/>
                </w:rPr>
                <w:t>65.2 (0.5)</w:t>
              </w:r>
            </w:ins>
          </w:p>
        </w:tc>
        <w:tc>
          <w:tcPr>
            <w:tcW w:w="0" w:type="auto"/>
            <w:tcBorders>
              <w:top w:val="single" w:sz="0" w:space="0" w:color="D3D3D3"/>
              <w:left w:val="single" w:sz="0" w:space="0" w:color="D3D3D3"/>
              <w:bottom w:val="single" w:sz="0" w:space="0" w:color="D3D3D3"/>
              <w:right w:val="single" w:sz="0" w:space="0" w:color="D3D3D3"/>
            </w:tcBorders>
          </w:tcPr>
          <w:p w14:paraId="78DAEFE7" w14:textId="77777777" w:rsidR="00524773" w:rsidRDefault="00524773" w:rsidP="00C670FC">
            <w:pPr>
              <w:keepNext/>
              <w:spacing w:after="60"/>
              <w:rPr>
                <w:ins w:id="4940" w:author="Wittman, Jacob (CDC/DDNID/NCCDPHP/DDT) (CTR)" w:date="2023-08-15T14:04:00Z"/>
              </w:rPr>
            </w:pPr>
            <w:ins w:id="4941" w:author="Wittman, Jacob (CDC/DDNID/NCCDPHP/DDT) (CTR)" w:date="2023-08-15T14:04:00Z">
              <w:r>
                <w:rPr>
                  <w:rFonts w:ascii="Calibri" w:hAnsi="Calibri"/>
                  <w:sz w:val="20"/>
                </w:rPr>
                <w:t>65.0 (2.0)</w:t>
              </w:r>
            </w:ins>
          </w:p>
        </w:tc>
        <w:tc>
          <w:tcPr>
            <w:tcW w:w="0" w:type="auto"/>
            <w:tcBorders>
              <w:top w:val="single" w:sz="0" w:space="0" w:color="D3D3D3"/>
              <w:left w:val="single" w:sz="0" w:space="0" w:color="D3D3D3"/>
              <w:bottom w:val="single" w:sz="0" w:space="0" w:color="D3D3D3"/>
              <w:right w:val="single" w:sz="0" w:space="0" w:color="D3D3D3"/>
            </w:tcBorders>
          </w:tcPr>
          <w:p w14:paraId="02327552" w14:textId="77777777" w:rsidR="00524773" w:rsidRDefault="00524773" w:rsidP="00C670FC">
            <w:pPr>
              <w:keepNext/>
              <w:spacing w:after="60"/>
              <w:rPr>
                <w:ins w:id="4942" w:author="Wittman, Jacob (CDC/DDNID/NCCDPHP/DDT) (CTR)" w:date="2023-08-15T14:04:00Z"/>
              </w:rPr>
            </w:pPr>
            <w:ins w:id="4943" w:author="Wittman, Jacob (CDC/DDNID/NCCDPHP/DDT) (CTR)" w:date="2023-08-15T14:04:00Z">
              <w:r>
                <w:rPr>
                  <w:rFonts w:ascii="Calibri" w:hAnsi="Calibri"/>
                  <w:sz w:val="20"/>
                </w:rPr>
                <w:t>63.7 (1.9)</w:t>
              </w:r>
            </w:ins>
          </w:p>
        </w:tc>
        <w:tc>
          <w:tcPr>
            <w:tcW w:w="0" w:type="auto"/>
            <w:tcBorders>
              <w:top w:val="single" w:sz="0" w:space="0" w:color="D3D3D3"/>
              <w:left w:val="single" w:sz="0" w:space="0" w:color="D3D3D3"/>
              <w:bottom w:val="single" w:sz="0" w:space="0" w:color="D3D3D3"/>
              <w:right w:val="single" w:sz="0" w:space="0" w:color="D3D3D3"/>
            </w:tcBorders>
          </w:tcPr>
          <w:p w14:paraId="64CB7CC4" w14:textId="77777777" w:rsidR="00524773" w:rsidRDefault="00524773" w:rsidP="00C670FC">
            <w:pPr>
              <w:keepNext/>
              <w:spacing w:after="60"/>
              <w:rPr>
                <w:ins w:id="4944" w:author="Wittman, Jacob (CDC/DDNID/NCCDPHP/DDT) (CTR)" w:date="2023-08-15T14:04:00Z"/>
              </w:rPr>
            </w:pPr>
            <w:ins w:id="4945" w:author="Wittman, Jacob (CDC/DDNID/NCCDPHP/DDT) (CTR)" w:date="2023-08-15T14:04:00Z">
              <w:r>
                <w:rPr>
                  <w:rFonts w:ascii="Calibri" w:hAnsi="Calibri"/>
                  <w:sz w:val="20"/>
                </w:rPr>
                <w:t>66.9 (1.7)</w:t>
              </w:r>
            </w:ins>
          </w:p>
        </w:tc>
        <w:tc>
          <w:tcPr>
            <w:tcW w:w="0" w:type="auto"/>
            <w:tcBorders>
              <w:top w:val="single" w:sz="0" w:space="0" w:color="D3D3D3"/>
              <w:left w:val="single" w:sz="0" w:space="0" w:color="D3D3D3"/>
              <w:bottom w:val="single" w:sz="0" w:space="0" w:color="D3D3D3"/>
              <w:right w:val="single" w:sz="0" w:space="0" w:color="D3D3D3"/>
            </w:tcBorders>
          </w:tcPr>
          <w:p w14:paraId="6D7E4AF6" w14:textId="77777777" w:rsidR="00524773" w:rsidRDefault="00524773" w:rsidP="00C670FC">
            <w:pPr>
              <w:keepNext/>
              <w:spacing w:after="60"/>
              <w:rPr>
                <w:ins w:id="4946" w:author="Wittman, Jacob (CDC/DDNID/NCCDPHP/DDT) (CTR)" w:date="2023-08-15T14:04:00Z"/>
              </w:rPr>
            </w:pPr>
            <w:ins w:id="4947" w:author="Wittman, Jacob (CDC/DDNID/NCCDPHP/DDT) (CTR)" w:date="2023-08-15T14:04:00Z">
              <w:r>
                <w:rPr>
                  <w:rFonts w:ascii="Calibri" w:hAnsi="Calibri"/>
                  <w:sz w:val="20"/>
                </w:rPr>
                <w:t>65.4 (2.0)</w:t>
              </w:r>
            </w:ins>
          </w:p>
        </w:tc>
        <w:tc>
          <w:tcPr>
            <w:tcW w:w="0" w:type="auto"/>
            <w:tcBorders>
              <w:top w:val="single" w:sz="0" w:space="0" w:color="D3D3D3"/>
              <w:left w:val="single" w:sz="0" w:space="0" w:color="D3D3D3"/>
              <w:bottom w:val="single" w:sz="0" w:space="0" w:color="D3D3D3"/>
              <w:right w:val="single" w:sz="0" w:space="0" w:color="D3D3D3"/>
            </w:tcBorders>
          </w:tcPr>
          <w:p w14:paraId="210EB575" w14:textId="77777777" w:rsidR="00524773" w:rsidRDefault="00524773" w:rsidP="00C670FC">
            <w:pPr>
              <w:keepNext/>
              <w:spacing w:after="60"/>
              <w:rPr>
                <w:ins w:id="4948" w:author="Wittman, Jacob (CDC/DDNID/NCCDPHP/DDT) (CTR)" w:date="2023-08-15T14:04:00Z"/>
              </w:rPr>
            </w:pPr>
            <w:ins w:id="4949" w:author="Wittman, Jacob (CDC/DDNID/NCCDPHP/DDT) (CTR)" w:date="2023-08-15T14:04:00Z">
              <w:r>
                <w:rPr>
                  <w:rFonts w:ascii="Calibri" w:hAnsi="Calibri"/>
                  <w:sz w:val="20"/>
                </w:rPr>
                <w:t>66.1 (2.0)</w:t>
              </w:r>
            </w:ins>
          </w:p>
        </w:tc>
        <w:tc>
          <w:tcPr>
            <w:tcW w:w="0" w:type="auto"/>
            <w:tcBorders>
              <w:top w:val="single" w:sz="0" w:space="0" w:color="D3D3D3"/>
              <w:left w:val="single" w:sz="0" w:space="0" w:color="D3D3D3"/>
              <w:bottom w:val="single" w:sz="0" w:space="0" w:color="D3D3D3"/>
              <w:right w:val="single" w:sz="0" w:space="0" w:color="D3D3D3"/>
            </w:tcBorders>
          </w:tcPr>
          <w:p w14:paraId="4C54072B" w14:textId="77777777" w:rsidR="00524773" w:rsidRDefault="00524773" w:rsidP="00C670FC">
            <w:pPr>
              <w:keepNext/>
              <w:spacing w:after="60"/>
              <w:rPr>
                <w:ins w:id="4950" w:author="Wittman, Jacob (CDC/DDNID/NCCDPHP/DDT) (CTR)" w:date="2023-08-15T14:04:00Z"/>
              </w:rPr>
            </w:pPr>
            <w:ins w:id="4951" w:author="Wittman, Jacob (CDC/DDNID/NCCDPHP/DDT) (CTR)" w:date="2023-08-15T14:04:00Z">
              <w:r>
                <w:rPr>
                  <w:rFonts w:ascii="Calibri" w:hAnsi="Calibri"/>
                  <w:sz w:val="20"/>
                </w:rPr>
                <w:t>64.6 (1.8)</w:t>
              </w:r>
            </w:ins>
          </w:p>
        </w:tc>
        <w:tc>
          <w:tcPr>
            <w:tcW w:w="0" w:type="auto"/>
            <w:tcBorders>
              <w:top w:val="single" w:sz="0" w:space="0" w:color="D3D3D3"/>
              <w:left w:val="single" w:sz="0" w:space="0" w:color="D3D3D3"/>
              <w:bottom w:val="single" w:sz="0" w:space="0" w:color="D3D3D3"/>
              <w:right w:val="single" w:sz="0" w:space="0" w:color="D3D3D3"/>
            </w:tcBorders>
          </w:tcPr>
          <w:p w14:paraId="4EA3E944" w14:textId="77777777" w:rsidR="00524773" w:rsidRDefault="00524773" w:rsidP="00C670FC">
            <w:pPr>
              <w:keepNext/>
              <w:spacing w:after="60"/>
              <w:rPr>
                <w:ins w:id="4952" w:author="Wittman, Jacob (CDC/DDNID/NCCDPHP/DDT) (CTR)" w:date="2023-08-15T14:04:00Z"/>
              </w:rPr>
            </w:pPr>
            <w:ins w:id="4953" w:author="Wittman, Jacob (CDC/DDNID/NCCDPHP/DDT) (CTR)" w:date="2023-08-15T14:04:00Z">
              <w:r>
                <w:rPr>
                  <w:rFonts w:ascii="Calibri" w:hAnsi="Calibri"/>
                  <w:sz w:val="20"/>
                </w:rPr>
                <w:t>67.8 (1.8)</w:t>
              </w:r>
            </w:ins>
          </w:p>
        </w:tc>
        <w:tc>
          <w:tcPr>
            <w:tcW w:w="0" w:type="auto"/>
            <w:tcBorders>
              <w:top w:val="single" w:sz="0" w:space="0" w:color="D3D3D3"/>
              <w:left w:val="single" w:sz="0" w:space="0" w:color="D3D3D3"/>
              <w:bottom w:val="single" w:sz="0" w:space="0" w:color="D3D3D3"/>
              <w:right w:val="single" w:sz="0" w:space="0" w:color="D3D3D3"/>
            </w:tcBorders>
          </w:tcPr>
          <w:p w14:paraId="0138BE15" w14:textId="77777777" w:rsidR="00524773" w:rsidRDefault="00524773" w:rsidP="00C670FC">
            <w:pPr>
              <w:keepNext/>
              <w:spacing w:after="60"/>
              <w:rPr>
                <w:ins w:id="4954" w:author="Wittman, Jacob (CDC/DDNID/NCCDPHP/DDT) (CTR)" w:date="2023-08-15T14:04:00Z"/>
              </w:rPr>
            </w:pPr>
            <w:ins w:id="4955" w:author="Wittman, Jacob (CDC/DDNID/NCCDPHP/DDT) (CTR)" w:date="2023-08-15T14:04:00Z">
              <w:r>
                <w:rPr>
                  <w:rFonts w:ascii="Calibri" w:hAnsi="Calibri"/>
                  <w:sz w:val="20"/>
                </w:rPr>
                <w:t>67.4 (2.0)</w:t>
              </w:r>
            </w:ins>
          </w:p>
        </w:tc>
        <w:tc>
          <w:tcPr>
            <w:tcW w:w="0" w:type="auto"/>
            <w:tcBorders>
              <w:top w:val="single" w:sz="0" w:space="0" w:color="D3D3D3"/>
              <w:left w:val="single" w:sz="0" w:space="0" w:color="D3D3D3"/>
              <w:bottom w:val="single" w:sz="0" w:space="0" w:color="D3D3D3"/>
              <w:right w:val="single" w:sz="0" w:space="0" w:color="D3D3D3"/>
            </w:tcBorders>
          </w:tcPr>
          <w:p w14:paraId="78E0E013" w14:textId="77777777" w:rsidR="00524773" w:rsidRDefault="00524773" w:rsidP="00C670FC">
            <w:pPr>
              <w:keepNext/>
              <w:spacing w:after="60"/>
              <w:rPr>
                <w:ins w:id="4956" w:author="Wittman, Jacob (CDC/DDNID/NCCDPHP/DDT) (CTR)" w:date="2023-08-15T14:04:00Z"/>
              </w:rPr>
            </w:pPr>
            <w:ins w:id="4957" w:author="Wittman, Jacob (CDC/DDNID/NCCDPHP/DDT) (CTR)" w:date="2023-08-15T14:04:00Z">
              <w:r>
                <w:rPr>
                  <w:rFonts w:ascii="Calibri" w:hAnsi="Calibri"/>
                  <w:sz w:val="20"/>
                </w:rPr>
                <w:t>65.4 (2.0)</w:t>
              </w:r>
            </w:ins>
          </w:p>
        </w:tc>
        <w:tc>
          <w:tcPr>
            <w:tcW w:w="0" w:type="auto"/>
            <w:tcBorders>
              <w:top w:val="single" w:sz="0" w:space="0" w:color="D3D3D3"/>
              <w:left w:val="single" w:sz="0" w:space="0" w:color="D3D3D3"/>
              <w:bottom w:val="single" w:sz="0" w:space="0" w:color="D3D3D3"/>
              <w:right w:val="single" w:sz="0" w:space="0" w:color="D3D3D3"/>
            </w:tcBorders>
          </w:tcPr>
          <w:p w14:paraId="66013ECC" w14:textId="77777777" w:rsidR="00524773" w:rsidRDefault="00524773" w:rsidP="00C670FC">
            <w:pPr>
              <w:keepNext/>
              <w:spacing w:after="60"/>
              <w:rPr>
                <w:ins w:id="4958" w:author="Wittman, Jacob (CDC/DDNID/NCCDPHP/DDT) (CTR)" w:date="2023-08-15T14:04:00Z"/>
              </w:rPr>
            </w:pPr>
            <w:ins w:id="4959" w:author="Wittman, Jacob (CDC/DDNID/NCCDPHP/DDT) (CTR)" w:date="2023-08-15T14:04:00Z">
              <w:r>
                <w:rPr>
                  <w:rFonts w:ascii="Calibri" w:hAnsi="Calibri"/>
                  <w:sz w:val="20"/>
                </w:rPr>
                <w:t>65.5 (1.9)</w:t>
              </w:r>
            </w:ins>
          </w:p>
        </w:tc>
        <w:tc>
          <w:tcPr>
            <w:tcW w:w="0" w:type="auto"/>
            <w:tcBorders>
              <w:top w:val="single" w:sz="0" w:space="0" w:color="D3D3D3"/>
              <w:left w:val="single" w:sz="0" w:space="0" w:color="D3D3D3"/>
              <w:bottom w:val="single" w:sz="0" w:space="0" w:color="D3D3D3"/>
              <w:right w:val="single" w:sz="0" w:space="0" w:color="D3D3D3"/>
            </w:tcBorders>
          </w:tcPr>
          <w:p w14:paraId="58D31444" w14:textId="77777777" w:rsidR="00524773" w:rsidRDefault="00524773" w:rsidP="00C670FC">
            <w:pPr>
              <w:keepNext/>
              <w:spacing w:after="60"/>
              <w:rPr>
                <w:ins w:id="4960" w:author="Wittman, Jacob (CDC/DDNID/NCCDPHP/DDT) (CTR)" w:date="2023-08-15T14:04:00Z"/>
              </w:rPr>
            </w:pPr>
            <w:ins w:id="4961" w:author="Wittman, Jacob (CDC/DDNID/NCCDPHP/DDT) (CTR)" w:date="2023-08-15T14:04:00Z">
              <w:r>
                <w:rPr>
                  <w:rFonts w:ascii="Calibri" w:hAnsi="Calibri"/>
                  <w:sz w:val="20"/>
                </w:rPr>
                <w:t>61.3 (2.0)</w:t>
              </w:r>
            </w:ins>
          </w:p>
        </w:tc>
        <w:tc>
          <w:tcPr>
            <w:tcW w:w="0" w:type="auto"/>
            <w:tcBorders>
              <w:top w:val="single" w:sz="0" w:space="0" w:color="D3D3D3"/>
              <w:left w:val="single" w:sz="0" w:space="0" w:color="D3D3D3"/>
              <w:bottom w:val="single" w:sz="0" w:space="0" w:color="D3D3D3"/>
              <w:right w:val="single" w:sz="0" w:space="0" w:color="D3D3D3"/>
            </w:tcBorders>
          </w:tcPr>
          <w:p w14:paraId="34BD4DB8" w14:textId="77777777" w:rsidR="00524773" w:rsidRDefault="00524773" w:rsidP="00C670FC">
            <w:pPr>
              <w:keepNext/>
              <w:spacing w:after="60"/>
              <w:rPr>
                <w:ins w:id="4962" w:author="Wittman, Jacob (CDC/DDNID/NCCDPHP/DDT) (CTR)" w:date="2023-08-15T14:04:00Z"/>
              </w:rPr>
            </w:pPr>
            <w:ins w:id="4963" w:author="Wittman, Jacob (CDC/DDNID/NCCDPHP/DDT) (CTR)" w:date="2023-08-15T14:04:00Z">
              <w:r>
                <w:rPr>
                  <w:rFonts w:ascii="Calibri" w:hAnsi="Calibri"/>
                  <w:sz w:val="20"/>
                </w:rPr>
                <w:t>63.2 (2.3)</w:t>
              </w:r>
            </w:ins>
          </w:p>
        </w:tc>
        <w:tc>
          <w:tcPr>
            <w:tcW w:w="0" w:type="auto"/>
            <w:tcBorders>
              <w:top w:val="single" w:sz="0" w:space="0" w:color="D3D3D3"/>
              <w:left w:val="single" w:sz="0" w:space="0" w:color="D3D3D3"/>
              <w:bottom w:val="single" w:sz="0" w:space="0" w:color="D3D3D3"/>
              <w:right w:val="single" w:sz="0" w:space="0" w:color="D3D3D3"/>
            </w:tcBorders>
          </w:tcPr>
          <w:p w14:paraId="5D5B5D97" w14:textId="77777777" w:rsidR="00524773" w:rsidRDefault="00524773" w:rsidP="00C670FC">
            <w:pPr>
              <w:keepNext/>
              <w:spacing w:after="60"/>
              <w:rPr>
                <w:ins w:id="4964" w:author="Wittman, Jacob (CDC/DDNID/NCCDPHP/DDT) (CTR)" w:date="2023-08-15T14:04:00Z"/>
              </w:rPr>
            </w:pPr>
            <w:ins w:id="4965" w:author="Wittman, Jacob (CDC/DDNID/NCCDPHP/DDT) (CTR)" w:date="2023-08-15T14:04:00Z">
              <w:r>
                <w:rPr>
                  <w:rFonts w:ascii="Calibri" w:hAnsi="Calibri"/>
                  <w:sz w:val="20"/>
                </w:rPr>
                <w:t>56.8 (2.5)</w:t>
              </w:r>
            </w:ins>
          </w:p>
        </w:tc>
        <w:tc>
          <w:tcPr>
            <w:tcW w:w="0" w:type="auto"/>
            <w:tcBorders>
              <w:top w:val="single" w:sz="0" w:space="0" w:color="D3D3D3"/>
              <w:left w:val="single" w:sz="0" w:space="0" w:color="D3D3D3"/>
              <w:bottom w:val="single" w:sz="0" w:space="0" w:color="D3D3D3"/>
              <w:right w:val="single" w:sz="0" w:space="0" w:color="D3D3D3"/>
            </w:tcBorders>
          </w:tcPr>
          <w:p w14:paraId="15224A37" w14:textId="77777777" w:rsidR="00524773" w:rsidRDefault="00524773" w:rsidP="00C670FC">
            <w:pPr>
              <w:keepNext/>
              <w:spacing w:after="60"/>
              <w:rPr>
                <w:ins w:id="4966" w:author="Wittman, Jacob (CDC/DDNID/NCCDPHP/DDT) (CTR)" w:date="2023-08-15T14:04:00Z"/>
              </w:rPr>
            </w:pPr>
            <w:ins w:id="4967" w:author="Wittman, Jacob (CDC/DDNID/NCCDPHP/DDT) (CTR)" w:date="2023-08-15T14:04:00Z">
              <w:r>
                <w:rPr>
                  <w:rFonts w:ascii="Calibri" w:hAnsi="Calibri"/>
                  <w:sz w:val="20"/>
                </w:rPr>
                <w:t>-2.8 (-11.8, 6.2)</w:t>
              </w:r>
            </w:ins>
          </w:p>
        </w:tc>
        <w:tc>
          <w:tcPr>
            <w:tcW w:w="0" w:type="auto"/>
            <w:tcBorders>
              <w:top w:val="single" w:sz="0" w:space="0" w:color="D3D3D3"/>
              <w:left w:val="single" w:sz="0" w:space="0" w:color="D3D3D3"/>
              <w:bottom w:val="single" w:sz="0" w:space="0" w:color="D3D3D3"/>
              <w:right w:val="single" w:sz="0" w:space="0" w:color="D3D3D3"/>
            </w:tcBorders>
          </w:tcPr>
          <w:p w14:paraId="5F85EA15" w14:textId="77777777" w:rsidR="00524773" w:rsidRDefault="00524773" w:rsidP="00C670FC">
            <w:pPr>
              <w:keepNext/>
              <w:spacing w:after="60"/>
              <w:rPr>
                <w:ins w:id="496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721A1F" w14:textId="77777777" w:rsidR="00524773" w:rsidRDefault="00524773" w:rsidP="00C670FC">
            <w:pPr>
              <w:keepNext/>
              <w:spacing w:after="60"/>
              <w:rPr>
                <w:ins w:id="4969" w:author="Wittman, Jacob (CDC/DDNID/NCCDPHP/DDT) (CTR)" w:date="2023-08-15T14:04:00Z"/>
              </w:rPr>
            </w:pPr>
            <w:ins w:id="4970" w:author="Wittman, Jacob (CDC/DDNID/NCCDPHP/DDT) (CTR)" w:date="2023-08-15T14:04:00Z">
              <w:r>
                <w:rPr>
                  <w:rFonts w:ascii="Calibri" w:hAnsi="Calibri"/>
                  <w:sz w:val="20"/>
                </w:rPr>
                <w:t>-0.2 (-0.8, 0.3)</w:t>
              </w:r>
            </w:ins>
          </w:p>
        </w:tc>
        <w:tc>
          <w:tcPr>
            <w:tcW w:w="0" w:type="auto"/>
            <w:tcBorders>
              <w:top w:val="single" w:sz="0" w:space="0" w:color="D3D3D3"/>
              <w:left w:val="single" w:sz="0" w:space="0" w:color="D3D3D3"/>
              <w:bottom w:val="single" w:sz="0" w:space="0" w:color="D3D3D3"/>
              <w:right w:val="single" w:sz="0" w:space="0" w:color="D3D3D3"/>
            </w:tcBorders>
          </w:tcPr>
          <w:p w14:paraId="4760DFB8" w14:textId="77777777" w:rsidR="00524773" w:rsidRDefault="00524773" w:rsidP="00C670FC">
            <w:pPr>
              <w:keepNext/>
              <w:spacing w:after="60"/>
              <w:rPr>
                <w:ins w:id="4971" w:author="Wittman, Jacob (CDC/DDNID/NCCDPHP/DDT) (CTR)" w:date="2023-08-15T14:04:00Z"/>
              </w:rPr>
            </w:pPr>
            <w:ins w:id="4972" w:author="Wittman, Jacob (CDC/DDNID/NCCDPHP/DDT) (CTR)" w:date="2023-08-15T14:04:00Z">
              <w:r>
                <w:rPr>
                  <w:rFonts w:ascii="Calibri" w:hAnsi="Calibri"/>
                  <w:sz w:val="20"/>
                </w:rPr>
                <w:t>-0.2 (-0.8, 0.3)</w:t>
              </w:r>
            </w:ins>
          </w:p>
        </w:tc>
      </w:tr>
      <w:tr w:rsidR="00524773" w14:paraId="30E0604A" w14:textId="77777777" w:rsidTr="00C670FC">
        <w:trPr>
          <w:cantSplit/>
          <w:jc w:val="center"/>
          <w:ins w:id="497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78815A7" w14:textId="77777777" w:rsidR="00524773" w:rsidRDefault="00524773" w:rsidP="00C670FC">
            <w:pPr>
              <w:keepNext/>
              <w:spacing w:after="60"/>
              <w:rPr>
                <w:ins w:id="4974" w:author="Wittman, Jacob (CDC/DDNID/NCCDPHP/DDT) (CTR)" w:date="2023-08-15T14:04:00Z"/>
              </w:rPr>
            </w:pPr>
            <w:ins w:id="4975" w:author="Wittman, Jacob (CDC/DDNID/NCCDPHP/DDT) (CTR)" w:date="2023-08-15T14:04:00Z">
              <w:r>
                <w:rPr>
                  <w:rFonts w:ascii="Calibri" w:hAnsi="Calibri"/>
                  <w:sz w:val="20"/>
                </w:rPr>
                <w:lastRenderedPageBreak/>
                <w:t>Age: 65 to 74</w:t>
              </w:r>
            </w:ins>
          </w:p>
        </w:tc>
        <w:tc>
          <w:tcPr>
            <w:tcW w:w="0" w:type="auto"/>
            <w:tcBorders>
              <w:top w:val="single" w:sz="0" w:space="0" w:color="D3D3D3"/>
              <w:left w:val="single" w:sz="0" w:space="0" w:color="D3D3D3"/>
              <w:bottom w:val="single" w:sz="0" w:space="0" w:color="D3D3D3"/>
              <w:right w:val="single" w:sz="0" w:space="0" w:color="D3D3D3"/>
            </w:tcBorders>
          </w:tcPr>
          <w:p w14:paraId="6AB39210" w14:textId="77777777" w:rsidR="00524773" w:rsidRDefault="00524773" w:rsidP="00C670FC">
            <w:pPr>
              <w:keepNext/>
              <w:spacing w:after="60"/>
              <w:rPr>
                <w:ins w:id="4976" w:author="Wittman, Jacob (CDC/DDNID/NCCDPHP/DDT) (CTR)" w:date="2023-08-15T14:04:00Z"/>
              </w:rPr>
            </w:pPr>
            <w:ins w:id="4977" w:author="Wittman, Jacob (CDC/DDNID/NCCDPHP/DDT) (CTR)" w:date="2023-08-15T14:04:00Z">
              <w:r>
                <w:rPr>
                  <w:rFonts w:ascii="Calibri" w:hAnsi="Calibri"/>
                  <w:sz w:val="20"/>
                </w:rPr>
                <w:t>72.3 (0.8)</w:t>
              </w:r>
            </w:ins>
          </w:p>
        </w:tc>
        <w:tc>
          <w:tcPr>
            <w:tcW w:w="0" w:type="auto"/>
            <w:tcBorders>
              <w:top w:val="single" w:sz="0" w:space="0" w:color="D3D3D3"/>
              <w:left w:val="single" w:sz="0" w:space="0" w:color="D3D3D3"/>
              <w:bottom w:val="single" w:sz="0" w:space="0" w:color="D3D3D3"/>
              <w:right w:val="single" w:sz="0" w:space="0" w:color="D3D3D3"/>
            </w:tcBorders>
          </w:tcPr>
          <w:p w14:paraId="05F76D52" w14:textId="77777777" w:rsidR="00524773" w:rsidRDefault="00524773" w:rsidP="00C670FC">
            <w:pPr>
              <w:keepNext/>
              <w:spacing w:after="60"/>
              <w:rPr>
                <w:ins w:id="4978" w:author="Wittman, Jacob (CDC/DDNID/NCCDPHP/DDT) (CTR)" w:date="2023-08-15T14:04:00Z"/>
              </w:rPr>
            </w:pPr>
            <w:ins w:id="4979" w:author="Wittman, Jacob (CDC/DDNID/NCCDPHP/DDT) (CTR)" w:date="2023-08-15T14:04:00Z">
              <w:r>
                <w:rPr>
                  <w:rFonts w:ascii="Calibri" w:hAnsi="Calibri"/>
                  <w:sz w:val="20"/>
                </w:rPr>
                <w:t>66.7 (3.3)</w:t>
              </w:r>
            </w:ins>
          </w:p>
        </w:tc>
        <w:tc>
          <w:tcPr>
            <w:tcW w:w="0" w:type="auto"/>
            <w:tcBorders>
              <w:top w:val="single" w:sz="0" w:space="0" w:color="D3D3D3"/>
              <w:left w:val="single" w:sz="0" w:space="0" w:color="D3D3D3"/>
              <w:bottom w:val="single" w:sz="0" w:space="0" w:color="D3D3D3"/>
              <w:right w:val="single" w:sz="0" w:space="0" w:color="D3D3D3"/>
            </w:tcBorders>
          </w:tcPr>
          <w:p w14:paraId="00299FC9" w14:textId="77777777" w:rsidR="00524773" w:rsidRDefault="00524773" w:rsidP="00C670FC">
            <w:pPr>
              <w:keepNext/>
              <w:spacing w:after="60"/>
              <w:rPr>
                <w:ins w:id="4980" w:author="Wittman, Jacob (CDC/DDNID/NCCDPHP/DDT) (CTR)" w:date="2023-08-15T14:04:00Z"/>
              </w:rPr>
            </w:pPr>
            <w:ins w:id="4981" w:author="Wittman, Jacob (CDC/DDNID/NCCDPHP/DDT) (CTR)" w:date="2023-08-15T14:04:00Z">
              <w:r>
                <w:rPr>
                  <w:rFonts w:ascii="Calibri" w:hAnsi="Calibri"/>
                  <w:sz w:val="20"/>
                </w:rPr>
                <w:t>70.1 (2.8)</w:t>
              </w:r>
            </w:ins>
          </w:p>
        </w:tc>
        <w:tc>
          <w:tcPr>
            <w:tcW w:w="0" w:type="auto"/>
            <w:tcBorders>
              <w:top w:val="single" w:sz="0" w:space="0" w:color="D3D3D3"/>
              <w:left w:val="single" w:sz="0" w:space="0" w:color="D3D3D3"/>
              <w:bottom w:val="single" w:sz="0" w:space="0" w:color="D3D3D3"/>
              <w:right w:val="single" w:sz="0" w:space="0" w:color="D3D3D3"/>
            </w:tcBorders>
          </w:tcPr>
          <w:p w14:paraId="57E38FF3" w14:textId="77777777" w:rsidR="00524773" w:rsidRDefault="00524773" w:rsidP="00C670FC">
            <w:pPr>
              <w:keepNext/>
              <w:spacing w:after="60"/>
              <w:rPr>
                <w:ins w:id="4982" w:author="Wittman, Jacob (CDC/DDNID/NCCDPHP/DDT) (CTR)" w:date="2023-08-15T14:04:00Z"/>
              </w:rPr>
            </w:pPr>
            <w:ins w:id="4983" w:author="Wittman, Jacob (CDC/DDNID/NCCDPHP/DDT) (CTR)" w:date="2023-08-15T14:04:00Z">
              <w:r>
                <w:rPr>
                  <w:rFonts w:ascii="Calibri" w:hAnsi="Calibri"/>
                  <w:sz w:val="20"/>
                </w:rPr>
                <w:t>71.6 (2.8)</w:t>
              </w:r>
            </w:ins>
          </w:p>
        </w:tc>
        <w:tc>
          <w:tcPr>
            <w:tcW w:w="0" w:type="auto"/>
            <w:tcBorders>
              <w:top w:val="single" w:sz="0" w:space="0" w:color="D3D3D3"/>
              <w:left w:val="single" w:sz="0" w:space="0" w:color="D3D3D3"/>
              <w:bottom w:val="single" w:sz="0" w:space="0" w:color="D3D3D3"/>
              <w:right w:val="single" w:sz="0" w:space="0" w:color="D3D3D3"/>
            </w:tcBorders>
          </w:tcPr>
          <w:p w14:paraId="50164461" w14:textId="77777777" w:rsidR="00524773" w:rsidRDefault="00524773" w:rsidP="00C670FC">
            <w:pPr>
              <w:keepNext/>
              <w:spacing w:after="60"/>
              <w:rPr>
                <w:ins w:id="4984" w:author="Wittman, Jacob (CDC/DDNID/NCCDPHP/DDT) (CTR)" w:date="2023-08-15T14:04:00Z"/>
              </w:rPr>
            </w:pPr>
            <w:ins w:id="4985" w:author="Wittman, Jacob (CDC/DDNID/NCCDPHP/DDT) (CTR)" w:date="2023-08-15T14:04:00Z">
              <w:r>
                <w:rPr>
                  <w:rFonts w:ascii="Calibri" w:hAnsi="Calibri"/>
                  <w:sz w:val="20"/>
                </w:rPr>
                <w:t>71.9 (2.6)</w:t>
              </w:r>
            </w:ins>
          </w:p>
        </w:tc>
        <w:tc>
          <w:tcPr>
            <w:tcW w:w="0" w:type="auto"/>
            <w:tcBorders>
              <w:top w:val="single" w:sz="0" w:space="0" w:color="D3D3D3"/>
              <w:left w:val="single" w:sz="0" w:space="0" w:color="D3D3D3"/>
              <w:bottom w:val="single" w:sz="0" w:space="0" w:color="D3D3D3"/>
              <w:right w:val="single" w:sz="0" w:space="0" w:color="D3D3D3"/>
            </w:tcBorders>
          </w:tcPr>
          <w:p w14:paraId="014A2312" w14:textId="77777777" w:rsidR="00524773" w:rsidRDefault="00524773" w:rsidP="00C670FC">
            <w:pPr>
              <w:keepNext/>
              <w:spacing w:after="60"/>
              <w:rPr>
                <w:ins w:id="4986" w:author="Wittman, Jacob (CDC/DDNID/NCCDPHP/DDT) (CTR)" w:date="2023-08-15T14:04:00Z"/>
              </w:rPr>
            </w:pPr>
            <w:ins w:id="4987" w:author="Wittman, Jacob (CDC/DDNID/NCCDPHP/DDT) (CTR)" w:date="2023-08-15T14:04:00Z">
              <w:r>
                <w:rPr>
                  <w:rFonts w:ascii="Calibri" w:hAnsi="Calibri"/>
                  <w:sz w:val="20"/>
                </w:rPr>
                <w:t>71.0 (2.1)</w:t>
              </w:r>
            </w:ins>
          </w:p>
        </w:tc>
        <w:tc>
          <w:tcPr>
            <w:tcW w:w="0" w:type="auto"/>
            <w:tcBorders>
              <w:top w:val="single" w:sz="0" w:space="0" w:color="D3D3D3"/>
              <w:left w:val="single" w:sz="0" w:space="0" w:color="D3D3D3"/>
              <w:bottom w:val="single" w:sz="0" w:space="0" w:color="D3D3D3"/>
              <w:right w:val="single" w:sz="0" w:space="0" w:color="D3D3D3"/>
            </w:tcBorders>
          </w:tcPr>
          <w:p w14:paraId="14301740" w14:textId="77777777" w:rsidR="00524773" w:rsidRDefault="00524773" w:rsidP="00C670FC">
            <w:pPr>
              <w:keepNext/>
              <w:spacing w:after="60"/>
              <w:rPr>
                <w:ins w:id="4988" w:author="Wittman, Jacob (CDC/DDNID/NCCDPHP/DDT) (CTR)" w:date="2023-08-15T14:04:00Z"/>
              </w:rPr>
            </w:pPr>
            <w:ins w:id="4989" w:author="Wittman, Jacob (CDC/DDNID/NCCDPHP/DDT) (CTR)" w:date="2023-08-15T14:04:00Z">
              <w:r>
                <w:rPr>
                  <w:rFonts w:ascii="Calibri" w:hAnsi="Calibri"/>
                  <w:sz w:val="20"/>
                </w:rPr>
                <w:t>75.3 (2.2)</w:t>
              </w:r>
            </w:ins>
          </w:p>
        </w:tc>
        <w:tc>
          <w:tcPr>
            <w:tcW w:w="0" w:type="auto"/>
            <w:tcBorders>
              <w:top w:val="single" w:sz="0" w:space="0" w:color="D3D3D3"/>
              <w:left w:val="single" w:sz="0" w:space="0" w:color="D3D3D3"/>
              <w:bottom w:val="single" w:sz="0" w:space="0" w:color="D3D3D3"/>
              <w:right w:val="single" w:sz="0" w:space="0" w:color="D3D3D3"/>
            </w:tcBorders>
          </w:tcPr>
          <w:p w14:paraId="13F89E16" w14:textId="77777777" w:rsidR="00524773" w:rsidRDefault="00524773" w:rsidP="00C670FC">
            <w:pPr>
              <w:keepNext/>
              <w:spacing w:after="60"/>
              <w:rPr>
                <w:ins w:id="4990" w:author="Wittman, Jacob (CDC/DDNID/NCCDPHP/DDT) (CTR)" w:date="2023-08-15T14:04:00Z"/>
              </w:rPr>
            </w:pPr>
            <w:ins w:id="4991" w:author="Wittman, Jacob (CDC/DDNID/NCCDPHP/DDT) (CTR)" w:date="2023-08-15T14:04:00Z">
              <w:r>
                <w:rPr>
                  <w:rFonts w:ascii="Calibri" w:hAnsi="Calibri"/>
                  <w:sz w:val="20"/>
                </w:rPr>
                <w:t>75.6 (2.4)</w:t>
              </w:r>
            </w:ins>
          </w:p>
        </w:tc>
        <w:tc>
          <w:tcPr>
            <w:tcW w:w="0" w:type="auto"/>
            <w:tcBorders>
              <w:top w:val="single" w:sz="0" w:space="0" w:color="D3D3D3"/>
              <w:left w:val="single" w:sz="0" w:space="0" w:color="D3D3D3"/>
              <w:bottom w:val="single" w:sz="0" w:space="0" w:color="D3D3D3"/>
              <w:right w:val="single" w:sz="0" w:space="0" w:color="D3D3D3"/>
            </w:tcBorders>
          </w:tcPr>
          <w:p w14:paraId="43D57AEF" w14:textId="77777777" w:rsidR="00524773" w:rsidRDefault="00524773" w:rsidP="00C670FC">
            <w:pPr>
              <w:keepNext/>
              <w:spacing w:after="60"/>
              <w:rPr>
                <w:ins w:id="4992" w:author="Wittman, Jacob (CDC/DDNID/NCCDPHP/DDT) (CTR)" w:date="2023-08-15T14:04:00Z"/>
              </w:rPr>
            </w:pPr>
            <w:ins w:id="4993" w:author="Wittman, Jacob (CDC/DDNID/NCCDPHP/DDT) (CTR)" w:date="2023-08-15T14:04:00Z">
              <w:r>
                <w:rPr>
                  <w:rFonts w:ascii="Calibri" w:hAnsi="Calibri"/>
                  <w:sz w:val="20"/>
                </w:rPr>
                <w:t>76.3 (2.4)</w:t>
              </w:r>
            </w:ins>
          </w:p>
        </w:tc>
        <w:tc>
          <w:tcPr>
            <w:tcW w:w="0" w:type="auto"/>
            <w:tcBorders>
              <w:top w:val="single" w:sz="0" w:space="0" w:color="D3D3D3"/>
              <w:left w:val="single" w:sz="0" w:space="0" w:color="D3D3D3"/>
              <w:bottom w:val="single" w:sz="0" w:space="0" w:color="D3D3D3"/>
              <w:right w:val="single" w:sz="0" w:space="0" w:color="D3D3D3"/>
            </w:tcBorders>
          </w:tcPr>
          <w:p w14:paraId="6FDA0936" w14:textId="77777777" w:rsidR="00524773" w:rsidRDefault="00524773" w:rsidP="00C670FC">
            <w:pPr>
              <w:keepNext/>
              <w:spacing w:after="60"/>
              <w:rPr>
                <w:ins w:id="4994" w:author="Wittman, Jacob (CDC/DDNID/NCCDPHP/DDT) (CTR)" w:date="2023-08-15T14:04:00Z"/>
              </w:rPr>
            </w:pPr>
            <w:ins w:id="4995" w:author="Wittman, Jacob (CDC/DDNID/NCCDPHP/DDT) (CTR)" w:date="2023-08-15T14:04:00Z">
              <w:r>
                <w:rPr>
                  <w:rFonts w:ascii="Calibri" w:hAnsi="Calibri"/>
                  <w:sz w:val="20"/>
                </w:rPr>
                <w:t>75.5 (2.3)</w:t>
              </w:r>
            </w:ins>
          </w:p>
        </w:tc>
        <w:tc>
          <w:tcPr>
            <w:tcW w:w="0" w:type="auto"/>
            <w:tcBorders>
              <w:top w:val="single" w:sz="0" w:space="0" w:color="D3D3D3"/>
              <w:left w:val="single" w:sz="0" w:space="0" w:color="D3D3D3"/>
              <w:bottom w:val="single" w:sz="0" w:space="0" w:color="D3D3D3"/>
              <w:right w:val="single" w:sz="0" w:space="0" w:color="D3D3D3"/>
            </w:tcBorders>
          </w:tcPr>
          <w:p w14:paraId="1AA051CF" w14:textId="77777777" w:rsidR="00524773" w:rsidRDefault="00524773" w:rsidP="00C670FC">
            <w:pPr>
              <w:keepNext/>
              <w:spacing w:after="60"/>
              <w:rPr>
                <w:ins w:id="4996" w:author="Wittman, Jacob (CDC/DDNID/NCCDPHP/DDT) (CTR)" w:date="2023-08-15T14:04:00Z"/>
              </w:rPr>
            </w:pPr>
            <w:ins w:id="4997" w:author="Wittman, Jacob (CDC/DDNID/NCCDPHP/DDT) (CTR)" w:date="2023-08-15T14:04:00Z">
              <w:r>
                <w:rPr>
                  <w:rFonts w:ascii="Calibri" w:hAnsi="Calibri"/>
                  <w:sz w:val="20"/>
                </w:rPr>
                <w:t>69.7 (2.3)</w:t>
              </w:r>
            </w:ins>
          </w:p>
        </w:tc>
        <w:tc>
          <w:tcPr>
            <w:tcW w:w="0" w:type="auto"/>
            <w:tcBorders>
              <w:top w:val="single" w:sz="0" w:space="0" w:color="D3D3D3"/>
              <w:left w:val="single" w:sz="0" w:space="0" w:color="D3D3D3"/>
              <w:bottom w:val="single" w:sz="0" w:space="0" w:color="D3D3D3"/>
              <w:right w:val="single" w:sz="0" w:space="0" w:color="D3D3D3"/>
            </w:tcBorders>
          </w:tcPr>
          <w:p w14:paraId="136F28FA" w14:textId="77777777" w:rsidR="00524773" w:rsidRDefault="00524773" w:rsidP="00C670FC">
            <w:pPr>
              <w:keepNext/>
              <w:spacing w:after="60"/>
              <w:rPr>
                <w:ins w:id="4998" w:author="Wittman, Jacob (CDC/DDNID/NCCDPHP/DDT) (CTR)" w:date="2023-08-15T14:04:00Z"/>
              </w:rPr>
            </w:pPr>
            <w:ins w:id="4999" w:author="Wittman, Jacob (CDC/DDNID/NCCDPHP/DDT) (CTR)" w:date="2023-08-15T14:04:00Z">
              <w:r>
                <w:rPr>
                  <w:rFonts w:ascii="Calibri" w:hAnsi="Calibri"/>
                  <w:sz w:val="20"/>
                </w:rPr>
                <w:t>72.6 (1.9)</w:t>
              </w:r>
            </w:ins>
          </w:p>
        </w:tc>
        <w:tc>
          <w:tcPr>
            <w:tcW w:w="0" w:type="auto"/>
            <w:tcBorders>
              <w:top w:val="single" w:sz="0" w:space="0" w:color="D3D3D3"/>
              <w:left w:val="single" w:sz="0" w:space="0" w:color="D3D3D3"/>
              <w:bottom w:val="single" w:sz="0" w:space="0" w:color="D3D3D3"/>
              <w:right w:val="single" w:sz="0" w:space="0" w:color="D3D3D3"/>
            </w:tcBorders>
          </w:tcPr>
          <w:p w14:paraId="2A83A9D5" w14:textId="77777777" w:rsidR="00524773" w:rsidRDefault="00524773" w:rsidP="00C670FC">
            <w:pPr>
              <w:keepNext/>
              <w:spacing w:after="60"/>
              <w:rPr>
                <w:ins w:id="5000" w:author="Wittman, Jacob (CDC/DDNID/NCCDPHP/DDT) (CTR)" w:date="2023-08-15T14:04:00Z"/>
              </w:rPr>
            </w:pPr>
            <w:ins w:id="5001" w:author="Wittman, Jacob (CDC/DDNID/NCCDPHP/DDT) (CTR)" w:date="2023-08-15T14:04:00Z">
              <w:r>
                <w:rPr>
                  <w:rFonts w:ascii="Calibri" w:hAnsi="Calibri"/>
                  <w:sz w:val="20"/>
                </w:rPr>
                <w:t>71.6 (2.2)</w:t>
              </w:r>
            </w:ins>
          </w:p>
        </w:tc>
        <w:tc>
          <w:tcPr>
            <w:tcW w:w="0" w:type="auto"/>
            <w:tcBorders>
              <w:top w:val="single" w:sz="0" w:space="0" w:color="D3D3D3"/>
              <w:left w:val="single" w:sz="0" w:space="0" w:color="D3D3D3"/>
              <w:bottom w:val="single" w:sz="0" w:space="0" w:color="D3D3D3"/>
              <w:right w:val="single" w:sz="0" w:space="0" w:color="D3D3D3"/>
            </w:tcBorders>
          </w:tcPr>
          <w:p w14:paraId="18170DE6" w14:textId="77777777" w:rsidR="00524773" w:rsidRDefault="00524773" w:rsidP="00C670FC">
            <w:pPr>
              <w:keepNext/>
              <w:spacing w:after="60"/>
              <w:rPr>
                <w:ins w:id="5002" w:author="Wittman, Jacob (CDC/DDNID/NCCDPHP/DDT) (CTR)" w:date="2023-08-15T14:04:00Z"/>
              </w:rPr>
            </w:pPr>
            <w:ins w:id="5003" w:author="Wittman, Jacob (CDC/DDNID/NCCDPHP/DDT) (CTR)" w:date="2023-08-15T14:04:00Z">
              <w:r>
                <w:rPr>
                  <w:rFonts w:ascii="Calibri" w:hAnsi="Calibri"/>
                  <w:sz w:val="20"/>
                </w:rPr>
                <w:t>66.8 (2.4)</w:t>
              </w:r>
            </w:ins>
          </w:p>
        </w:tc>
        <w:tc>
          <w:tcPr>
            <w:tcW w:w="0" w:type="auto"/>
            <w:tcBorders>
              <w:top w:val="single" w:sz="0" w:space="0" w:color="D3D3D3"/>
              <w:left w:val="single" w:sz="0" w:space="0" w:color="D3D3D3"/>
              <w:bottom w:val="single" w:sz="0" w:space="0" w:color="D3D3D3"/>
              <w:right w:val="single" w:sz="0" w:space="0" w:color="D3D3D3"/>
            </w:tcBorders>
          </w:tcPr>
          <w:p w14:paraId="477CE8E7" w14:textId="77777777" w:rsidR="00524773" w:rsidRDefault="00524773" w:rsidP="00C670FC">
            <w:pPr>
              <w:keepNext/>
              <w:spacing w:after="60"/>
              <w:rPr>
                <w:ins w:id="5004" w:author="Wittman, Jacob (CDC/DDNID/NCCDPHP/DDT) (CTR)" w:date="2023-08-15T14:04:00Z"/>
              </w:rPr>
            </w:pPr>
            <w:ins w:id="5005" w:author="Wittman, Jacob (CDC/DDNID/NCCDPHP/DDT) (CTR)" w:date="2023-08-15T14:04:00Z">
              <w:r>
                <w:rPr>
                  <w:rFonts w:ascii="Calibri" w:hAnsi="Calibri"/>
                  <w:sz w:val="20"/>
                </w:rPr>
                <w:t>7.4 (-4.9, 19.7)</w:t>
              </w:r>
            </w:ins>
          </w:p>
        </w:tc>
        <w:tc>
          <w:tcPr>
            <w:tcW w:w="0" w:type="auto"/>
            <w:tcBorders>
              <w:top w:val="single" w:sz="0" w:space="0" w:color="D3D3D3"/>
              <w:left w:val="single" w:sz="0" w:space="0" w:color="D3D3D3"/>
              <w:bottom w:val="single" w:sz="0" w:space="0" w:color="D3D3D3"/>
              <w:right w:val="single" w:sz="0" w:space="0" w:color="D3D3D3"/>
            </w:tcBorders>
          </w:tcPr>
          <w:p w14:paraId="1DFFB02D" w14:textId="77777777" w:rsidR="00524773" w:rsidRDefault="00524773" w:rsidP="00C670FC">
            <w:pPr>
              <w:keepNext/>
              <w:spacing w:after="60"/>
              <w:rPr>
                <w:ins w:id="5006" w:author="Wittman, Jacob (CDC/DDNID/NCCDPHP/DDT) (CTR)" w:date="2023-08-15T14:04:00Z"/>
              </w:rPr>
            </w:pPr>
            <w:ins w:id="5007" w:author="Wittman, Jacob (CDC/DDNID/NCCDPHP/DDT) (CTR)" w:date="2023-08-15T14:04:00Z">
              <w:r>
                <w:rPr>
                  <w:rFonts w:ascii="Calibri" w:hAnsi="Calibri"/>
                  <w:sz w:val="20"/>
                </w:rPr>
                <w:t>2014</w:t>
              </w:r>
            </w:ins>
          </w:p>
        </w:tc>
        <w:tc>
          <w:tcPr>
            <w:tcW w:w="0" w:type="auto"/>
            <w:tcBorders>
              <w:top w:val="single" w:sz="0" w:space="0" w:color="D3D3D3"/>
              <w:left w:val="single" w:sz="0" w:space="0" w:color="D3D3D3"/>
              <w:bottom w:val="single" w:sz="0" w:space="0" w:color="D3D3D3"/>
              <w:right w:val="single" w:sz="0" w:space="0" w:color="D3D3D3"/>
            </w:tcBorders>
          </w:tcPr>
          <w:p w14:paraId="7516620C" w14:textId="77777777" w:rsidR="00524773" w:rsidRDefault="00524773" w:rsidP="00C670FC">
            <w:pPr>
              <w:keepNext/>
              <w:spacing w:after="60"/>
              <w:rPr>
                <w:ins w:id="5008" w:author="Wittman, Jacob (CDC/DDNID/NCCDPHP/DDT) (CTR)" w:date="2023-08-15T14:04:00Z"/>
              </w:rPr>
            </w:pPr>
            <w:ins w:id="5009" w:author="Wittman, Jacob (CDC/DDNID/NCCDPHP/DDT) (CTR)" w:date="2023-08-15T14:04:00Z">
              <w:r>
                <w:rPr>
                  <w:rFonts w:ascii="Calibri" w:hAnsi="Calibri"/>
                  <w:sz w:val="20"/>
                </w:rPr>
                <w:t>1.9 (0.5, 3.4), -1.4 (-3.3, 0.6)</w:t>
              </w:r>
            </w:ins>
          </w:p>
        </w:tc>
        <w:tc>
          <w:tcPr>
            <w:tcW w:w="0" w:type="auto"/>
            <w:tcBorders>
              <w:top w:val="single" w:sz="0" w:space="0" w:color="D3D3D3"/>
              <w:left w:val="single" w:sz="0" w:space="0" w:color="D3D3D3"/>
              <w:bottom w:val="single" w:sz="0" w:space="0" w:color="D3D3D3"/>
              <w:right w:val="single" w:sz="0" w:space="0" w:color="D3D3D3"/>
            </w:tcBorders>
          </w:tcPr>
          <w:p w14:paraId="76BC4CEF" w14:textId="77777777" w:rsidR="00524773" w:rsidRDefault="00524773" w:rsidP="00C670FC">
            <w:pPr>
              <w:keepNext/>
              <w:spacing w:after="60"/>
              <w:rPr>
                <w:ins w:id="5010" w:author="Wittman, Jacob (CDC/DDNID/NCCDPHP/DDT) (CTR)" w:date="2023-08-15T14:04:00Z"/>
              </w:rPr>
            </w:pPr>
            <w:ins w:id="5011" w:author="Wittman, Jacob (CDC/DDNID/NCCDPHP/DDT) (CTR)" w:date="2023-08-15T14:04:00Z">
              <w:r>
                <w:rPr>
                  <w:rFonts w:ascii="Calibri" w:hAnsi="Calibri"/>
                  <w:sz w:val="20"/>
                </w:rPr>
                <w:t>0.4 (-0.6, 1.4)</w:t>
              </w:r>
            </w:ins>
          </w:p>
        </w:tc>
      </w:tr>
      <w:tr w:rsidR="00524773" w14:paraId="114F5DD6" w14:textId="77777777" w:rsidTr="00C670FC">
        <w:trPr>
          <w:cantSplit/>
          <w:jc w:val="center"/>
          <w:ins w:id="50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DACD47" w14:textId="77777777" w:rsidR="00524773" w:rsidRDefault="00524773" w:rsidP="00C670FC">
            <w:pPr>
              <w:keepNext/>
              <w:spacing w:after="60"/>
              <w:rPr>
                <w:ins w:id="5013" w:author="Wittman, Jacob (CDC/DDNID/NCCDPHP/DDT) (CTR)" w:date="2023-08-15T14:04:00Z"/>
              </w:rPr>
            </w:pPr>
            <w:ins w:id="5014"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2701E0D4" w14:textId="77777777" w:rsidR="00524773" w:rsidRDefault="00524773" w:rsidP="00C670FC">
            <w:pPr>
              <w:keepNext/>
              <w:spacing w:after="60"/>
              <w:rPr>
                <w:ins w:id="5015" w:author="Wittman, Jacob (CDC/DDNID/NCCDPHP/DDT) (CTR)" w:date="2023-08-15T14:04:00Z"/>
              </w:rPr>
            </w:pPr>
            <w:ins w:id="5016" w:author="Wittman, Jacob (CDC/DDNID/NCCDPHP/DDT) (CTR)" w:date="2023-08-15T14:04:00Z">
              <w:r>
                <w:rPr>
                  <w:rFonts w:ascii="Calibri" w:hAnsi="Calibri"/>
                  <w:sz w:val="20"/>
                </w:rPr>
                <w:t>73.0 (0.8)</w:t>
              </w:r>
            </w:ins>
          </w:p>
        </w:tc>
        <w:tc>
          <w:tcPr>
            <w:tcW w:w="0" w:type="auto"/>
            <w:tcBorders>
              <w:top w:val="single" w:sz="0" w:space="0" w:color="D3D3D3"/>
              <w:left w:val="single" w:sz="0" w:space="0" w:color="D3D3D3"/>
              <w:bottom w:val="single" w:sz="0" w:space="0" w:color="D3D3D3"/>
              <w:right w:val="single" w:sz="0" w:space="0" w:color="D3D3D3"/>
            </w:tcBorders>
          </w:tcPr>
          <w:p w14:paraId="0E1AFC29" w14:textId="77777777" w:rsidR="00524773" w:rsidRDefault="00524773" w:rsidP="00C670FC">
            <w:pPr>
              <w:keepNext/>
              <w:spacing w:after="60"/>
              <w:rPr>
                <w:ins w:id="5017" w:author="Wittman, Jacob (CDC/DDNID/NCCDPHP/DDT) (CTR)" w:date="2023-08-15T14:04:00Z"/>
              </w:rPr>
            </w:pPr>
            <w:ins w:id="5018" w:author="Wittman, Jacob (CDC/DDNID/NCCDPHP/DDT) (CTR)" w:date="2023-08-15T14:04:00Z">
              <w:r>
                <w:rPr>
                  <w:rFonts w:ascii="Calibri" w:hAnsi="Calibri"/>
                  <w:sz w:val="20"/>
                </w:rPr>
                <w:t>69.6 (3.2)</w:t>
              </w:r>
            </w:ins>
          </w:p>
        </w:tc>
        <w:tc>
          <w:tcPr>
            <w:tcW w:w="0" w:type="auto"/>
            <w:tcBorders>
              <w:top w:val="single" w:sz="0" w:space="0" w:color="D3D3D3"/>
              <w:left w:val="single" w:sz="0" w:space="0" w:color="D3D3D3"/>
              <w:bottom w:val="single" w:sz="0" w:space="0" w:color="D3D3D3"/>
              <w:right w:val="single" w:sz="0" w:space="0" w:color="D3D3D3"/>
            </w:tcBorders>
          </w:tcPr>
          <w:p w14:paraId="3C486DE3" w14:textId="77777777" w:rsidR="00524773" w:rsidRDefault="00524773" w:rsidP="00C670FC">
            <w:pPr>
              <w:keepNext/>
              <w:spacing w:after="60"/>
              <w:rPr>
                <w:ins w:id="5019" w:author="Wittman, Jacob (CDC/DDNID/NCCDPHP/DDT) (CTR)" w:date="2023-08-15T14:04:00Z"/>
              </w:rPr>
            </w:pPr>
            <w:ins w:id="5020" w:author="Wittman, Jacob (CDC/DDNID/NCCDPHP/DDT) (CTR)" w:date="2023-08-15T14:04:00Z">
              <w:r>
                <w:rPr>
                  <w:rFonts w:ascii="Calibri" w:hAnsi="Calibri"/>
                  <w:sz w:val="20"/>
                </w:rPr>
                <w:t>72.3 (2.8)</w:t>
              </w:r>
            </w:ins>
          </w:p>
        </w:tc>
        <w:tc>
          <w:tcPr>
            <w:tcW w:w="0" w:type="auto"/>
            <w:tcBorders>
              <w:top w:val="single" w:sz="0" w:space="0" w:color="D3D3D3"/>
              <w:left w:val="single" w:sz="0" w:space="0" w:color="D3D3D3"/>
              <w:bottom w:val="single" w:sz="0" w:space="0" w:color="D3D3D3"/>
              <w:right w:val="single" w:sz="0" w:space="0" w:color="D3D3D3"/>
            </w:tcBorders>
          </w:tcPr>
          <w:p w14:paraId="41AC71C2" w14:textId="77777777" w:rsidR="00524773" w:rsidRDefault="00524773" w:rsidP="00C670FC">
            <w:pPr>
              <w:keepNext/>
              <w:spacing w:after="60"/>
              <w:rPr>
                <w:ins w:id="5021" w:author="Wittman, Jacob (CDC/DDNID/NCCDPHP/DDT) (CTR)" w:date="2023-08-15T14:04:00Z"/>
              </w:rPr>
            </w:pPr>
            <w:ins w:id="5022" w:author="Wittman, Jacob (CDC/DDNID/NCCDPHP/DDT) (CTR)" w:date="2023-08-15T14:04:00Z">
              <w:r>
                <w:rPr>
                  <w:rFonts w:ascii="Calibri" w:hAnsi="Calibri"/>
                  <w:sz w:val="20"/>
                </w:rPr>
                <w:t>74.1 (2.9)</w:t>
              </w:r>
            </w:ins>
          </w:p>
        </w:tc>
        <w:tc>
          <w:tcPr>
            <w:tcW w:w="0" w:type="auto"/>
            <w:tcBorders>
              <w:top w:val="single" w:sz="0" w:space="0" w:color="D3D3D3"/>
              <w:left w:val="single" w:sz="0" w:space="0" w:color="D3D3D3"/>
              <w:bottom w:val="single" w:sz="0" w:space="0" w:color="D3D3D3"/>
              <w:right w:val="single" w:sz="0" w:space="0" w:color="D3D3D3"/>
            </w:tcBorders>
          </w:tcPr>
          <w:p w14:paraId="0F950695" w14:textId="77777777" w:rsidR="00524773" w:rsidRDefault="00524773" w:rsidP="00C670FC">
            <w:pPr>
              <w:keepNext/>
              <w:spacing w:after="60"/>
              <w:rPr>
                <w:ins w:id="5023" w:author="Wittman, Jacob (CDC/DDNID/NCCDPHP/DDT) (CTR)" w:date="2023-08-15T14:04:00Z"/>
              </w:rPr>
            </w:pPr>
            <w:ins w:id="5024" w:author="Wittman, Jacob (CDC/DDNID/NCCDPHP/DDT) (CTR)" w:date="2023-08-15T14:04:00Z">
              <w:r>
                <w:rPr>
                  <w:rFonts w:ascii="Calibri" w:hAnsi="Calibri"/>
                  <w:sz w:val="20"/>
                </w:rPr>
                <w:t>76.8 (2.7)</w:t>
              </w:r>
            </w:ins>
          </w:p>
        </w:tc>
        <w:tc>
          <w:tcPr>
            <w:tcW w:w="0" w:type="auto"/>
            <w:tcBorders>
              <w:top w:val="single" w:sz="0" w:space="0" w:color="D3D3D3"/>
              <w:left w:val="single" w:sz="0" w:space="0" w:color="D3D3D3"/>
              <w:bottom w:val="single" w:sz="0" w:space="0" w:color="D3D3D3"/>
              <w:right w:val="single" w:sz="0" w:space="0" w:color="D3D3D3"/>
            </w:tcBorders>
          </w:tcPr>
          <w:p w14:paraId="632A3335" w14:textId="77777777" w:rsidR="00524773" w:rsidRDefault="00524773" w:rsidP="00C670FC">
            <w:pPr>
              <w:keepNext/>
              <w:spacing w:after="60"/>
              <w:rPr>
                <w:ins w:id="5025" w:author="Wittman, Jacob (CDC/DDNID/NCCDPHP/DDT) (CTR)" w:date="2023-08-15T14:04:00Z"/>
              </w:rPr>
            </w:pPr>
            <w:ins w:id="5026" w:author="Wittman, Jacob (CDC/DDNID/NCCDPHP/DDT) (CTR)" w:date="2023-08-15T14:04:00Z">
              <w:r>
                <w:rPr>
                  <w:rFonts w:ascii="Calibri" w:hAnsi="Calibri"/>
                  <w:sz w:val="20"/>
                </w:rPr>
                <w:t>75.3 (3.2)</w:t>
              </w:r>
            </w:ins>
          </w:p>
        </w:tc>
        <w:tc>
          <w:tcPr>
            <w:tcW w:w="0" w:type="auto"/>
            <w:tcBorders>
              <w:top w:val="single" w:sz="0" w:space="0" w:color="D3D3D3"/>
              <w:left w:val="single" w:sz="0" w:space="0" w:color="D3D3D3"/>
              <w:bottom w:val="single" w:sz="0" w:space="0" w:color="D3D3D3"/>
              <w:right w:val="single" w:sz="0" w:space="0" w:color="D3D3D3"/>
            </w:tcBorders>
          </w:tcPr>
          <w:p w14:paraId="64FB511E" w14:textId="77777777" w:rsidR="00524773" w:rsidRDefault="00524773" w:rsidP="00C670FC">
            <w:pPr>
              <w:keepNext/>
              <w:spacing w:after="60"/>
              <w:rPr>
                <w:ins w:id="5027" w:author="Wittman, Jacob (CDC/DDNID/NCCDPHP/DDT) (CTR)" w:date="2023-08-15T14:04:00Z"/>
              </w:rPr>
            </w:pPr>
            <w:ins w:id="5028" w:author="Wittman, Jacob (CDC/DDNID/NCCDPHP/DDT) (CTR)" w:date="2023-08-15T14:04:00Z">
              <w:r>
                <w:rPr>
                  <w:rFonts w:ascii="Calibri" w:hAnsi="Calibri"/>
                  <w:sz w:val="20"/>
                </w:rPr>
                <w:t>70.3 (3.0)</w:t>
              </w:r>
            </w:ins>
          </w:p>
        </w:tc>
        <w:tc>
          <w:tcPr>
            <w:tcW w:w="0" w:type="auto"/>
            <w:tcBorders>
              <w:top w:val="single" w:sz="0" w:space="0" w:color="D3D3D3"/>
              <w:left w:val="single" w:sz="0" w:space="0" w:color="D3D3D3"/>
              <w:bottom w:val="single" w:sz="0" w:space="0" w:color="D3D3D3"/>
              <w:right w:val="single" w:sz="0" w:space="0" w:color="D3D3D3"/>
            </w:tcBorders>
          </w:tcPr>
          <w:p w14:paraId="1863D613" w14:textId="77777777" w:rsidR="00524773" w:rsidRDefault="00524773" w:rsidP="00C670FC">
            <w:pPr>
              <w:keepNext/>
              <w:spacing w:after="60"/>
              <w:rPr>
                <w:ins w:id="5029" w:author="Wittman, Jacob (CDC/DDNID/NCCDPHP/DDT) (CTR)" w:date="2023-08-15T14:04:00Z"/>
              </w:rPr>
            </w:pPr>
            <w:ins w:id="5030" w:author="Wittman, Jacob (CDC/DDNID/NCCDPHP/DDT) (CTR)" w:date="2023-08-15T14:04:00Z">
              <w:r>
                <w:rPr>
                  <w:rFonts w:ascii="Calibri" w:hAnsi="Calibri"/>
                  <w:sz w:val="20"/>
                </w:rPr>
                <w:t>77.1 (2.4)</w:t>
              </w:r>
            </w:ins>
          </w:p>
        </w:tc>
        <w:tc>
          <w:tcPr>
            <w:tcW w:w="0" w:type="auto"/>
            <w:tcBorders>
              <w:top w:val="single" w:sz="0" w:space="0" w:color="D3D3D3"/>
              <w:left w:val="single" w:sz="0" w:space="0" w:color="D3D3D3"/>
              <w:bottom w:val="single" w:sz="0" w:space="0" w:color="D3D3D3"/>
              <w:right w:val="single" w:sz="0" w:space="0" w:color="D3D3D3"/>
            </w:tcBorders>
          </w:tcPr>
          <w:p w14:paraId="49185924" w14:textId="77777777" w:rsidR="00524773" w:rsidRDefault="00524773" w:rsidP="00C670FC">
            <w:pPr>
              <w:keepNext/>
              <w:spacing w:after="60"/>
              <w:rPr>
                <w:ins w:id="5031" w:author="Wittman, Jacob (CDC/DDNID/NCCDPHP/DDT) (CTR)" w:date="2023-08-15T14:04:00Z"/>
              </w:rPr>
            </w:pPr>
            <w:ins w:id="5032" w:author="Wittman, Jacob (CDC/DDNID/NCCDPHP/DDT) (CTR)" w:date="2023-08-15T14:04:00Z">
              <w:r>
                <w:rPr>
                  <w:rFonts w:ascii="Calibri" w:hAnsi="Calibri"/>
                  <w:sz w:val="20"/>
                </w:rPr>
                <w:t>70.8 (3.2)</w:t>
              </w:r>
            </w:ins>
          </w:p>
        </w:tc>
        <w:tc>
          <w:tcPr>
            <w:tcW w:w="0" w:type="auto"/>
            <w:tcBorders>
              <w:top w:val="single" w:sz="0" w:space="0" w:color="D3D3D3"/>
              <w:left w:val="single" w:sz="0" w:space="0" w:color="D3D3D3"/>
              <w:bottom w:val="single" w:sz="0" w:space="0" w:color="D3D3D3"/>
              <w:right w:val="single" w:sz="0" w:space="0" w:color="D3D3D3"/>
            </w:tcBorders>
          </w:tcPr>
          <w:p w14:paraId="4620836F" w14:textId="77777777" w:rsidR="00524773" w:rsidRDefault="00524773" w:rsidP="00C670FC">
            <w:pPr>
              <w:keepNext/>
              <w:spacing w:after="60"/>
              <w:rPr>
                <w:ins w:id="5033" w:author="Wittman, Jacob (CDC/DDNID/NCCDPHP/DDT) (CTR)" w:date="2023-08-15T14:04:00Z"/>
              </w:rPr>
            </w:pPr>
            <w:ins w:id="5034" w:author="Wittman, Jacob (CDC/DDNID/NCCDPHP/DDT) (CTR)" w:date="2023-08-15T14:04:00Z">
              <w:r>
                <w:rPr>
                  <w:rFonts w:ascii="Calibri" w:hAnsi="Calibri"/>
                  <w:sz w:val="20"/>
                </w:rPr>
                <w:t>70.6 (3.1)</w:t>
              </w:r>
            </w:ins>
          </w:p>
        </w:tc>
        <w:tc>
          <w:tcPr>
            <w:tcW w:w="0" w:type="auto"/>
            <w:tcBorders>
              <w:top w:val="single" w:sz="0" w:space="0" w:color="D3D3D3"/>
              <w:left w:val="single" w:sz="0" w:space="0" w:color="D3D3D3"/>
              <w:bottom w:val="single" w:sz="0" w:space="0" w:color="D3D3D3"/>
              <w:right w:val="single" w:sz="0" w:space="0" w:color="D3D3D3"/>
            </w:tcBorders>
          </w:tcPr>
          <w:p w14:paraId="685F0C7E" w14:textId="77777777" w:rsidR="00524773" w:rsidRDefault="00524773" w:rsidP="00C670FC">
            <w:pPr>
              <w:keepNext/>
              <w:spacing w:after="60"/>
              <w:rPr>
                <w:ins w:id="5035" w:author="Wittman, Jacob (CDC/DDNID/NCCDPHP/DDT) (CTR)" w:date="2023-08-15T14:04:00Z"/>
              </w:rPr>
            </w:pPr>
            <w:ins w:id="5036" w:author="Wittman, Jacob (CDC/DDNID/NCCDPHP/DDT) (CTR)" w:date="2023-08-15T14:04:00Z">
              <w:r>
                <w:rPr>
                  <w:rFonts w:ascii="Calibri" w:hAnsi="Calibri"/>
                  <w:sz w:val="20"/>
                </w:rPr>
                <w:t>75.7 (2.5)</w:t>
              </w:r>
            </w:ins>
          </w:p>
        </w:tc>
        <w:tc>
          <w:tcPr>
            <w:tcW w:w="0" w:type="auto"/>
            <w:tcBorders>
              <w:top w:val="single" w:sz="0" w:space="0" w:color="D3D3D3"/>
              <w:left w:val="single" w:sz="0" w:space="0" w:color="D3D3D3"/>
              <w:bottom w:val="single" w:sz="0" w:space="0" w:color="D3D3D3"/>
              <w:right w:val="single" w:sz="0" w:space="0" w:color="D3D3D3"/>
            </w:tcBorders>
          </w:tcPr>
          <w:p w14:paraId="216F2F71" w14:textId="77777777" w:rsidR="00524773" w:rsidRDefault="00524773" w:rsidP="00C670FC">
            <w:pPr>
              <w:keepNext/>
              <w:spacing w:after="60"/>
              <w:rPr>
                <w:ins w:id="5037" w:author="Wittman, Jacob (CDC/DDNID/NCCDPHP/DDT) (CTR)" w:date="2023-08-15T14:04:00Z"/>
              </w:rPr>
            </w:pPr>
            <w:ins w:id="5038" w:author="Wittman, Jacob (CDC/DDNID/NCCDPHP/DDT) (CTR)" w:date="2023-08-15T14:04:00Z">
              <w:r>
                <w:rPr>
                  <w:rFonts w:ascii="Calibri" w:hAnsi="Calibri"/>
                  <w:sz w:val="20"/>
                </w:rPr>
                <w:t>70.4 (3.0)</w:t>
              </w:r>
            </w:ins>
          </w:p>
        </w:tc>
        <w:tc>
          <w:tcPr>
            <w:tcW w:w="0" w:type="auto"/>
            <w:tcBorders>
              <w:top w:val="single" w:sz="0" w:space="0" w:color="D3D3D3"/>
              <w:left w:val="single" w:sz="0" w:space="0" w:color="D3D3D3"/>
              <w:bottom w:val="single" w:sz="0" w:space="0" w:color="D3D3D3"/>
              <w:right w:val="single" w:sz="0" w:space="0" w:color="D3D3D3"/>
            </w:tcBorders>
          </w:tcPr>
          <w:p w14:paraId="417BCA95" w14:textId="77777777" w:rsidR="00524773" w:rsidRDefault="00524773" w:rsidP="00C670FC">
            <w:pPr>
              <w:keepNext/>
              <w:spacing w:after="60"/>
              <w:rPr>
                <w:ins w:id="5039" w:author="Wittman, Jacob (CDC/DDNID/NCCDPHP/DDT) (CTR)" w:date="2023-08-15T14:04:00Z"/>
              </w:rPr>
            </w:pPr>
            <w:ins w:id="5040" w:author="Wittman, Jacob (CDC/DDNID/NCCDPHP/DDT) (CTR)" w:date="2023-08-15T14:04:00Z">
              <w:r>
                <w:rPr>
                  <w:rFonts w:ascii="Calibri" w:hAnsi="Calibri"/>
                  <w:sz w:val="20"/>
                </w:rPr>
                <w:t>73.3 (2.8)</w:t>
              </w:r>
            </w:ins>
          </w:p>
        </w:tc>
        <w:tc>
          <w:tcPr>
            <w:tcW w:w="0" w:type="auto"/>
            <w:tcBorders>
              <w:top w:val="single" w:sz="0" w:space="0" w:color="D3D3D3"/>
              <w:left w:val="single" w:sz="0" w:space="0" w:color="D3D3D3"/>
              <w:bottom w:val="single" w:sz="0" w:space="0" w:color="D3D3D3"/>
              <w:right w:val="single" w:sz="0" w:space="0" w:color="D3D3D3"/>
            </w:tcBorders>
          </w:tcPr>
          <w:p w14:paraId="45178960" w14:textId="77777777" w:rsidR="00524773" w:rsidRDefault="00524773" w:rsidP="00C670FC">
            <w:pPr>
              <w:keepNext/>
              <w:spacing w:after="60"/>
              <w:rPr>
                <w:ins w:id="5041" w:author="Wittman, Jacob (CDC/DDNID/NCCDPHP/DDT) (CTR)" w:date="2023-08-15T14:04:00Z"/>
              </w:rPr>
            </w:pPr>
            <w:ins w:id="5042" w:author="Wittman, Jacob (CDC/DDNID/NCCDPHP/DDT) (CTR)" w:date="2023-08-15T14:04:00Z">
              <w:r>
                <w:rPr>
                  <w:rFonts w:ascii="Calibri" w:hAnsi="Calibri"/>
                  <w:sz w:val="20"/>
                </w:rPr>
                <w:t>65.7 (3.4)</w:t>
              </w:r>
            </w:ins>
          </w:p>
        </w:tc>
        <w:tc>
          <w:tcPr>
            <w:tcW w:w="0" w:type="auto"/>
            <w:tcBorders>
              <w:top w:val="single" w:sz="0" w:space="0" w:color="D3D3D3"/>
              <w:left w:val="single" w:sz="0" w:space="0" w:color="D3D3D3"/>
              <w:bottom w:val="single" w:sz="0" w:space="0" w:color="D3D3D3"/>
              <w:right w:val="single" w:sz="0" w:space="0" w:color="D3D3D3"/>
            </w:tcBorders>
          </w:tcPr>
          <w:p w14:paraId="32FDFA26" w14:textId="77777777" w:rsidR="00524773" w:rsidRDefault="00524773" w:rsidP="00C670FC">
            <w:pPr>
              <w:keepNext/>
              <w:spacing w:after="60"/>
              <w:rPr>
                <w:ins w:id="5043" w:author="Wittman, Jacob (CDC/DDNID/NCCDPHP/DDT) (CTR)" w:date="2023-08-15T14:04:00Z"/>
              </w:rPr>
            </w:pPr>
            <w:ins w:id="5044" w:author="Wittman, Jacob (CDC/DDNID/NCCDPHP/DDT) (CTR)" w:date="2023-08-15T14:04:00Z">
              <w:r>
                <w:rPr>
                  <w:rFonts w:ascii="Calibri" w:hAnsi="Calibri"/>
                  <w:sz w:val="20"/>
                </w:rPr>
                <w:t>5.3 (-7.0, 17.6)</w:t>
              </w:r>
            </w:ins>
          </w:p>
        </w:tc>
        <w:tc>
          <w:tcPr>
            <w:tcW w:w="0" w:type="auto"/>
            <w:tcBorders>
              <w:top w:val="single" w:sz="0" w:space="0" w:color="D3D3D3"/>
              <w:left w:val="single" w:sz="0" w:space="0" w:color="D3D3D3"/>
              <w:bottom w:val="single" w:sz="0" w:space="0" w:color="D3D3D3"/>
              <w:right w:val="single" w:sz="0" w:space="0" w:color="D3D3D3"/>
            </w:tcBorders>
          </w:tcPr>
          <w:p w14:paraId="54724837" w14:textId="77777777" w:rsidR="00524773" w:rsidRDefault="00524773" w:rsidP="00C670FC">
            <w:pPr>
              <w:keepNext/>
              <w:spacing w:after="60"/>
              <w:rPr>
                <w:ins w:id="50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F49399A" w14:textId="77777777" w:rsidR="00524773" w:rsidRDefault="00524773" w:rsidP="00C670FC">
            <w:pPr>
              <w:keepNext/>
              <w:spacing w:after="60"/>
              <w:rPr>
                <w:ins w:id="5046" w:author="Wittman, Jacob (CDC/DDNID/NCCDPHP/DDT) (CTR)" w:date="2023-08-15T14:04:00Z"/>
              </w:rPr>
            </w:pPr>
            <w:ins w:id="5047" w:author="Wittman, Jacob (CDC/DDNID/NCCDPHP/DDT) (CTR)" w:date="2023-08-15T14:04:00Z">
              <w:r>
                <w:rPr>
                  <w:rFonts w:ascii="Calibri" w:hAnsi="Calibri"/>
                  <w:sz w:val="20"/>
                </w:rPr>
                <w:t>0.0 (-0.7, 0.7)</w:t>
              </w:r>
            </w:ins>
          </w:p>
        </w:tc>
        <w:tc>
          <w:tcPr>
            <w:tcW w:w="0" w:type="auto"/>
            <w:tcBorders>
              <w:top w:val="single" w:sz="0" w:space="0" w:color="D3D3D3"/>
              <w:left w:val="single" w:sz="0" w:space="0" w:color="D3D3D3"/>
              <w:bottom w:val="single" w:sz="0" w:space="0" w:color="D3D3D3"/>
              <w:right w:val="single" w:sz="0" w:space="0" w:color="D3D3D3"/>
            </w:tcBorders>
          </w:tcPr>
          <w:p w14:paraId="773397B1" w14:textId="77777777" w:rsidR="00524773" w:rsidRDefault="00524773" w:rsidP="00C670FC">
            <w:pPr>
              <w:keepNext/>
              <w:spacing w:after="60"/>
              <w:rPr>
                <w:ins w:id="5048" w:author="Wittman, Jacob (CDC/DDNID/NCCDPHP/DDT) (CTR)" w:date="2023-08-15T14:04:00Z"/>
              </w:rPr>
            </w:pPr>
            <w:ins w:id="5049" w:author="Wittman, Jacob (CDC/DDNID/NCCDPHP/DDT) (CTR)" w:date="2023-08-15T14:04:00Z">
              <w:r>
                <w:rPr>
                  <w:rFonts w:ascii="Calibri" w:hAnsi="Calibri"/>
                  <w:sz w:val="20"/>
                </w:rPr>
                <w:t>0.0 (-0.7, 0.7)</w:t>
              </w:r>
            </w:ins>
          </w:p>
        </w:tc>
      </w:tr>
      <w:tr w:rsidR="00524773" w14:paraId="25BD53F1" w14:textId="77777777" w:rsidTr="00C670FC">
        <w:trPr>
          <w:cantSplit/>
          <w:jc w:val="center"/>
          <w:ins w:id="505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CCF8A06" w14:textId="77777777" w:rsidR="00524773" w:rsidRDefault="00524773" w:rsidP="00C670FC">
            <w:pPr>
              <w:keepNext/>
              <w:spacing w:after="60"/>
              <w:rPr>
                <w:ins w:id="5051" w:author="Wittman, Jacob (CDC/DDNID/NCCDPHP/DDT) (CTR)" w:date="2023-08-15T14:04:00Z"/>
              </w:rPr>
            </w:pPr>
            <w:ins w:id="5052"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30EED342" w14:textId="77777777" w:rsidR="00524773" w:rsidRDefault="00524773" w:rsidP="00C670FC">
            <w:pPr>
              <w:keepNext/>
              <w:spacing w:after="60"/>
              <w:rPr>
                <w:ins w:id="5053" w:author="Wittman, Jacob (CDC/DDNID/NCCDPHP/DDT) (CTR)" w:date="2023-08-15T14:04:00Z"/>
              </w:rPr>
            </w:pPr>
            <w:ins w:id="5054" w:author="Wittman, Jacob (CDC/DDNID/NCCDPHP/DDT) (CTR)" w:date="2023-08-15T14:04:00Z">
              <w:r>
                <w:rPr>
                  <w:rFonts w:ascii="Calibri" w:hAnsi="Calibri"/>
                  <w:sz w:val="20"/>
                </w:rPr>
                <w:t>56.9 (1.5)</w:t>
              </w:r>
            </w:ins>
          </w:p>
        </w:tc>
        <w:tc>
          <w:tcPr>
            <w:tcW w:w="0" w:type="auto"/>
            <w:tcBorders>
              <w:top w:val="single" w:sz="0" w:space="0" w:color="D3D3D3"/>
              <w:left w:val="single" w:sz="0" w:space="0" w:color="D3D3D3"/>
              <w:bottom w:val="single" w:sz="0" w:space="0" w:color="D3D3D3"/>
              <w:right w:val="single" w:sz="0" w:space="0" w:color="D3D3D3"/>
            </w:tcBorders>
          </w:tcPr>
          <w:p w14:paraId="552B64F7" w14:textId="77777777" w:rsidR="00524773" w:rsidRDefault="00524773" w:rsidP="00C670FC">
            <w:pPr>
              <w:keepNext/>
              <w:spacing w:after="60"/>
              <w:rPr>
                <w:ins w:id="5055" w:author="Wittman, Jacob (CDC/DDNID/NCCDPHP/DDT) (CTR)" w:date="2023-08-15T14:04:00Z"/>
              </w:rPr>
            </w:pPr>
            <w:ins w:id="5056" w:author="Wittman, Jacob (CDC/DDNID/NCCDPHP/DDT) (CTR)" w:date="2023-08-15T14:04:00Z">
              <w:r>
                <w:rPr>
                  <w:rFonts w:ascii="Calibri" w:hAnsi="Calibri"/>
                  <w:sz w:val="20"/>
                </w:rPr>
                <w:t>51.4 (4.0)</w:t>
              </w:r>
            </w:ins>
          </w:p>
        </w:tc>
        <w:tc>
          <w:tcPr>
            <w:tcW w:w="0" w:type="auto"/>
            <w:tcBorders>
              <w:top w:val="single" w:sz="0" w:space="0" w:color="D3D3D3"/>
              <w:left w:val="single" w:sz="0" w:space="0" w:color="D3D3D3"/>
              <w:bottom w:val="single" w:sz="0" w:space="0" w:color="D3D3D3"/>
              <w:right w:val="single" w:sz="0" w:space="0" w:color="D3D3D3"/>
            </w:tcBorders>
          </w:tcPr>
          <w:p w14:paraId="7CCD3756" w14:textId="77777777" w:rsidR="00524773" w:rsidRDefault="00524773" w:rsidP="00C670FC">
            <w:pPr>
              <w:keepNext/>
              <w:spacing w:after="60"/>
              <w:rPr>
                <w:ins w:id="5057" w:author="Wittman, Jacob (CDC/DDNID/NCCDPHP/DDT) (CTR)" w:date="2023-08-15T14:04:00Z"/>
              </w:rPr>
            </w:pPr>
            <w:ins w:id="5058" w:author="Wittman, Jacob (CDC/DDNID/NCCDPHP/DDT) (CTR)" w:date="2023-08-15T14:04:00Z">
              <w:r>
                <w:rPr>
                  <w:rFonts w:ascii="Calibri" w:hAnsi="Calibri"/>
                  <w:sz w:val="20"/>
                </w:rPr>
                <w:t>56.5 (3.4)</w:t>
              </w:r>
            </w:ins>
          </w:p>
        </w:tc>
        <w:tc>
          <w:tcPr>
            <w:tcW w:w="0" w:type="auto"/>
            <w:tcBorders>
              <w:top w:val="single" w:sz="0" w:space="0" w:color="D3D3D3"/>
              <w:left w:val="single" w:sz="0" w:space="0" w:color="D3D3D3"/>
              <w:bottom w:val="single" w:sz="0" w:space="0" w:color="D3D3D3"/>
              <w:right w:val="single" w:sz="0" w:space="0" w:color="D3D3D3"/>
            </w:tcBorders>
          </w:tcPr>
          <w:p w14:paraId="67D0D5C0" w14:textId="77777777" w:rsidR="00524773" w:rsidRDefault="00524773" w:rsidP="00C670FC">
            <w:pPr>
              <w:keepNext/>
              <w:spacing w:after="60"/>
              <w:rPr>
                <w:ins w:id="5059" w:author="Wittman, Jacob (CDC/DDNID/NCCDPHP/DDT) (CTR)" w:date="2023-08-15T14:04:00Z"/>
              </w:rPr>
            </w:pPr>
            <w:ins w:id="5060" w:author="Wittman, Jacob (CDC/DDNID/NCCDPHP/DDT) (CTR)" w:date="2023-08-15T14:04:00Z">
              <w:r>
                <w:rPr>
                  <w:rFonts w:ascii="Calibri" w:hAnsi="Calibri"/>
                  <w:sz w:val="20"/>
                </w:rPr>
                <w:t>55.6 (3.2)</w:t>
              </w:r>
            </w:ins>
          </w:p>
        </w:tc>
        <w:tc>
          <w:tcPr>
            <w:tcW w:w="0" w:type="auto"/>
            <w:tcBorders>
              <w:top w:val="single" w:sz="0" w:space="0" w:color="D3D3D3"/>
              <w:left w:val="single" w:sz="0" w:space="0" w:color="D3D3D3"/>
              <w:bottom w:val="single" w:sz="0" w:space="0" w:color="D3D3D3"/>
              <w:right w:val="single" w:sz="0" w:space="0" w:color="D3D3D3"/>
            </w:tcBorders>
          </w:tcPr>
          <w:p w14:paraId="51A51C29" w14:textId="77777777" w:rsidR="00524773" w:rsidRDefault="00524773" w:rsidP="00C670FC">
            <w:pPr>
              <w:keepNext/>
              <w:spacing w:after="60"/>
              <w:rPr>
                <w:ins w:id="5061" w:author="Wittman, Jacob (CDC/DDNID/NCCDPHP/DDT) (CTR)" w:date="2023-08-15T14:04:00Z"/>
              </w:rPr>
            </w:pPr>
            <w:ins w:id="5062" w:author="Wittman, Jacob (CDC/DDNID/NCCDPHP/DDT) (CTR)" w:date="2023-08-15T14:04:00Z">
              <w:r>
                <w:rPr>
                  <w:rFonts w:ascii="Calibri" w:hAnsi="Calibri"/>
                  <w:sz w:val="20"/>
                </w:rPr>
                <w:t>67.7 (2.9)</w:t>
              </w:r>
            </w:ins>
          </w:p>
        </w:tc>
        <w:tc>
          <w:tcPr>
            <w:tcW w:w="0" w:type="auto"/>
            <w:tcBorders>
              <w:top w:val="single" w:sz="0" w:space="0" w:color="D3D3D3"/>
              <w:left w:val="single" w:sz="0" w:space="0" w:color="D3D3D3"/>
              <w:bottom w:val="single" w:sz="0" w:space="0" w:color="D3D3D3"/>
              <w:right w:val="single" w:sz="0" w:space="0" w:color="D3D3D3"/>
            </w:tcBorders>
          </w:tcPr>
          <w:p w14:paraId="463642EF" w14:textId="77777777" w:rsidR="00524773" w:rsidRDefault="00524773" w:rsidP="00C670FC">
            <w:pPr>
              <w:keepNext/>
              <w:spacing w:after="60"/>
              <w:rPr>
                <w:ins w:id="5063" w:author="Wittman, Jacob (CDC/DDNID/NCCDPHP/DDT) (CTR)" w:date="2023-08-15T14:04:00Z"/>
              </w:rPr>
            </w:pPr>
            <w:ins w:id="5064" w:author="Wittman, Jacob (CDC/DDNID/NCCDPHP/DDT) (CTR)" w:date="2023-08-15T14:04:00Z">
              <w:r>
                <w:rPr>
                  <w:rFonts w:ascii="Calibri" w:hAnsi="Calibri"/>
                  <w:sz w:val="20"/>
                </w:rPr>
                <w:t>65.5 (5.3)</w:t>
              </w:r>
            </w:ins>
          </w:p>
        </w:tc>
        <w:tc>
          <w:tcPr>
            <w:tcW w:w="0" w:type="auto"/>
            <w:tcBorders>
              <w:top w:val="single" w:sz="0" w:space="0" w:color="D3D3D3"/>
              <w:left w:val="single" w:sz="0" w:space="0" w:color="D3D3D3"/>
              <w:bottom w:val="single" w:sz="0" w:space="0" w:color="D3D3D3"/>
              <w:right w:val="single" w:sz="0" w:space="0" w:color="D3D3D3"/>
            </w:tcBorders>
          </w:tcPr>
          <w:p w14:paraId="2AB2B633" w14:textId="77777777" w:rsidR="00524773" w:rsidRDefault="00524773" w:rsidP="00C670FC">
            <w:pPr>
              <w:keepNext/>
              <w:spacing w:after="60"/>
              <w:rPr>
                <w:ins w:id="5065" w:author="Wittman, Jacob (CDC/DDNID/NCCDPHP/DDT) (CTR)" w:date="2023-08-15T14:04:00Z"/>
              </w:rPr>
            </w:pPr>
            <w:ins w:id="5066" w:author="Wittman, Jacob (CDC/DDNID/NCCDPHP/DDT) (CTR)" w:date="2023-08-15T14:04:00Z">
              <w:r>
                <w:rPr>
                  <w:rFonts w:ascii="Calibri" w:hAnsi="Calibri"/>
                  <w:sz w:val="20"/>
                </w:rPr>
                <w:t>56.2 (3.0)</w:t>
              </w:r>
            </w:ins>
          </w:p>
        </w:tc>
        <w:tc>
          <w:tcPr>
            <w:tcW w:w="0" w:type="auto"/>
            <w:tcBorders>
              <w:top w:val="single" w:sz="0" w:space="0" w:color="D3D3D3"/>
              <w:left w:val="single" w:sz="0" w:space="0" w:color="D3D3D3"/>
              <w:bottom w:val="single" w:sz="0" w:space="0" w:color="D3D3D3"/>
              <w:right w:val="single" w:sz="0" w:space="0" w:color="D3D3D3"/>
            </w:tcBorders>
          </w:tcPr>
          <w:p w14:paraId="2504812B" w14:textId="77777777" w:rsidR="00524773" w:rsidRDefault="00524773" w:rsidP="00C670FC">
            <w:pPr>
              <w:keepNext/>
              <w:spacing w:after="60"/>
              <w:rPr>
                <w:ins w:id="5067" w:author="Wittman, Jacob (CDC/DDNID/NCCDPHP/DDT) (CTR)" w:date="2023-08-15T14:04:00Z"/>
              </w:rPr>
            </w:pPr>
            <w:ins w:id="5068" w:author="Wittman, Jacob (CDC/DDNID/NCCDPHP/DDT) (CTR)" w:date="2023-08-15T14:04:00Z">
              <w:r>
                <w:rPr>
                  <w:rFonts w:ascii="Calibri" w:hAnsi="Calibri"/>
                  <w:sz w:val="20"/>
                </w:rPr>
                <w:t>57.8 (3.6)</w:t>
              </w:r>
            </w:ins>
          </w:p>
        </w:tc>
        <w:tc>
          <w:tcPr>
            <w:tcW w:w="0" w:type="auto"/>
            <w:tcBorders>
              <w:top w:val="single" w:sz="0" w:space="0" w:color="D3D3D3"/>
              <w:left w:val="single" w:sz="0" w:space="0" w:color="D3D3D3"/>
              <w:bottom w:val="single" w:sz="0" w:space="0" w:color="D3D3D3"/>
              <w:right w:val="single" w:sz="0" w:space="0" w:color="D3D3D3"/>
            </w:tcBorders>
          </w:tcPr>
          <w:p w14:paraId="38DC22C4" w14:textId="77777777" w:rsidR="00524773" w:rsidRDefault="00524773" w:rsidP="00C670FC">
            <w:pPr>
              <w:keepNext/>
              <w:spacing w:after="60"/>
              <w:rPr>
                <w:ins w:id="5069" w:author="Wittman, Jacob (CDC/DDNID/NCCDPHP/DDT) (CTR)" w:date="2023-08-15T14:04:00Z"/>
              </w:rPr>
            </w:pPr>
            <w:ins w:id="5070" w:author="Wittman, Jacob (CDC/DDNID/NCCDPHP/DDT) (CTR)" w:date="2023-08-15T14:04:00Z">
              <w:r>
                <w:rPr>
                  <w:rFonts w:ascii="Calibri" w:hAnsi="Calibri"/>
                  <w:sz w:val="20"/>
                </w:rPr>
                <w:t>51.3 (6.0)</w:t>
              </w:r>
            </w:ins>
          </w:p>
        </w:tc>
        <w:tc>
          <w:tcPr>
            <w:tcW w:w="0" w:type="auto"/>
            <w:tcBorders>
              <w:top w:val="single" w:sz="0" w:space="0" w:color="D3D3D3"/>
              <w:left w:val="single" w:sz="0" w:space="0" w:color="D3D3D3"/>
              <w:bottom w:val="single" w:sz="0" w:space="0" w:color="D3D3D3"/>
              <w:right w:val="single" w:sz="0" w:space="0" w:color="D3D3D3"/>
            </w:tcBorders>
          </w:tcPr>
          <w:p w14:paraId="702E925D" w14:textId="77777777" w:rsidR="00524773" w:rsidRDefault="00524773" w:rsidP="00C670FC">
            <w:pPr>
              <w:keepNext/>
              <w:spacing w:after="60"/>
              <w:rPr>
                <w:ins w:id="5071" w:author="Wittman, Jacob (CDC/DDNID/NCCDPHP/DDT) (CTR)" w:date="2023-08-15T14:04:00Z"/>
              </w:rPr>
            </w:pPr>
            <w:ins w:id="5072" w:author="Wittman, Jacob (CDC/DDNID/NCCDPHP/DDT) (CTR)" w:date="2023-08-15T14:04:00Z">
              <w:r>
                <w:rPr>
                  <w:rFonts w:ascii="Calibri" w:hAnsi="Calibri"/>
                  <w:sz w:val="20"/>
                </w:rPr>
                <w:t>58.5 (3.4)</w:t>
              </w:r>
            </w:ins>
          </w:p>
        </w:tc>
        <w:tc>
          <w:tcPr>
            <w:tcW w:w="0" w:type="auto"/>
            <w:tcBorders>
              <w:top w:val="single" w:sz="0" w:space="0" w:color="D3D3D3"/>
              <w:left w:val="single" w:sz="0" w:space="0" w:color="D3D3D3"/>
              <w:bottom w:val="single" w:sz="0" w:space="0" w:color="D3D3D3"/>
              <w:right w:val="single" w:sz="0" w:space="0" w:color="D3D3D3"/>
            </w:tcBorders>
          </w:tcPr>
          <w:p w14:paraId="45B1FFD5" w14:textId="77777777" w:rsidR="00524773" w:rsidRDefault="00524773" w:rsidP="00C670FC">
            <w:pPr>
              <w:keepNext/>
              <w:spacing w:after="60"/>
              <w:rPr>
                <w:ins w:id="5073" w:author="Wittman, Jacob (CDC/DDNID/NCCDPHP/DDT) (CTR)" w:date="2023-08-15T14:04:00Z"/>
              </w:rPr>
            </w:pPr>
            <w:ins w:id="5074" w:author="Wittman, Jacob (CDC/DDNID/NCCDPHP/DDT) (CTR)" w:date="2023-08-15T14:04:00Z">
              <w:r>
                <w:rPr>
                  <w:rFonts w:ascii="Calibri" w:hAnsi="Calibri"/>
                  <w:sz w:val="20"/>
                </w:rPr>
                <w:t>57.3 (4.1)</w:t>
              </w:r>
            </w:ins>
          </w:p>
        </w:tc>
        <w:tc>
          <w:tcPr>
            <w:tcW w:w="0" w:type="auto"/>
            <w:tcBorders>
              <w:top w:val="single" w:sz="0" w:space="0" w:color="D3D3D3"/>
              <w:left w:val="single" w:sz="0" w:space="0" w:color="D3D3D3"/>
              <w:bottom w:val="single" w:sz="0" w:space="0" w:color="D3D3D3"/>
              <w:right w:val="single" w:sz="0" w:space="0" w:color="D3D3D3"/>
            </w:tcBorders>
          </w:tcPr>
          <w:p w14:paraId="58B06691" w14:textId="77777777" w:rsidR="00524773" w:rsidRDefault="00524773" w:rsidP="00C670FC">
            <w:pPr>
              <w:keepNext/>
              <w:spacing w:after="60"/>
              <w:rPr>
                <w:ins w:id="5075" w:author="Wittman, Jacob (CDC/DDNID/NCCDPHP/DDT) (CTR)" w:date="2023-08-15T14:04:00Z"/>
              </w:rPr>
            </w:pPr>
            <w:ins w:id="5076" w:author="Wittman, Jacob (CDC/DDNID/NCCDPHP/DDT) (CTR)" w:date="2023-08-15T14:04:00Z">
              <w:r>
                <w:rPr>
                  <w:rFonts w:ascii="Calibri" w:hAnsi="Calibri"/>
                  <w:sz w:val="20"/>
                </w:rPr>
                <w:t>50.7 (4.8)</w:t>
              </w:r>
            </w:ins>
          </w:p>
        </w:tc>
        <w:tc>
          <w:tcPr>
            <w:tcW w:w="0" w:type="auto"/>
            <w:tcBorders>
              <w:top w:val="single" w:sz="0" w:space="0" w:color="D3D3D3"/>
              <w:left w:val="single" w:sz="0" w:space="0" w:color="D3D3D3"/>
              <w:bottom w:val="single" w:sz="0" w:space="0" w:color="D3D3D3"/>
              <w:right w:val="single" w:sz="0" w:space="0" w:color="D3D3D3"/>
            </w:tcBorders>
          </w:tcPr>
          <w:p w14:paraId="025BC0DD" w14:textId="77777777" w:rsidR="00524773" w:rsidRDefault="00524773" w:rsidP="00C670FC">
            <w:pPr>
              <w:keepNext/>
              <w:spacing w:after="60"/>
              <w:rPr>
                <w:ins w:id="5077" w:author="Wittman, Jacob (CDC/DDNID/NCCDPHP/DDT) (CTR)" w:date="2023-08-15T14:04:00Z"/>
              </w:rPr>
            </w:pPr>
            <w:ins w:id="5078" w:author="Wittman, Jacob (CDC/DDNID/NCCDPHP/DDT) (CTR)" w:date="2023-08-15T14:04:00Z">
              <w:r>
                <w:rPr>
                  <w:rFonts w:ascii="Calibri" w:hAnsi="Calibri"/>
                  <w:sz w:val="20"/>
                </w:rPr>
                <w:t>54.6 (5.3)</w:t>
              </w:r>
            </w:ins>
          </w:p>
        </w:tc>
        <w:tc>
          <w:tcPr>
            <w:tcW w:w="0" w:type="auto"/>
            <w:tcBorders>
              <w:top w:val="single" w:sz="0" w:space="0" w:color="D3D3D3"/>
              <w:left w:val="single" w:sz="0" w:space="0" w:color="D3D3D3"/>
              <w:bottom w:val="single" w:sz="0" w:space="0" w:color="D3D3D3"/>
              <w:right w:val="single" w:sz="0" w:space="0" w:color="D3D3D3"/>
            </w:tcBorders>
          </w:tcPr>
          <w:p w14:paraId="15029F40" w14:textId="77777777" w:rsidR="00524773" w:rsidRDefault="00524773" w:rsidP="00C670FC">
            <w:pPr>
              <w:keepNext/>
              <w:spacing w:after="60"/>
              <w:rPr>
                <w:ins w:id="5079" w:author="Wittman, Jacob (CDC/DDNID/NCCDPHP/DDT) (CTR)" w:date="2023-08-15T14:04:00Z"/>
              </w:rPr>
            </w:pPr>
            <w:ins w:id="5080" w:author="Wittman, Jacob (CDC/DDNID/NCCDPHP/DDT) (CTR)" w:date="2023-08-15T14:04:00Z">
              <w:r>
                <w:rPr>
                  <w:rFonts w:ascii="Calibri" w:hAnsi="Calibri"/>
                  <w:sz w:val="20"/>
                </w:rPr>
                <w:t>45.1 (5.9)</w:t>
              </w:r>
            </w:ins>
          </w:p>
        </w:tc>
        <w:tc>
          <w:tcPr>
            <w:tcW w:w="0" w:type="auto"/>
            <w:tcBorders>
              <w:top w:val="single" w:sz="0" w:space="0" w:color="D3D3D3"/>
              <w:left w:val="single" w:sz="0" w:space="0" w:color="D3D3D3"/>
              <w:bottom w:val="single" w:sz="0" w:space="0" w:color="D3D3D3"/>
              <w:right w:val="single" w:sz="0" w:space="0" w:color="D3D3D3"/>
            </w:tcBorders>
          </w:tcPr>
          <w:p w14:paraId="20A4203D" w14:textId="77777777" w:rsidR="00524773" w:rsidRDefault="00524773" w:rsidP="00C670FC">
            <w:pPr>
              <w:keepNext/>
              <w:spacing w:after="60"/>
              <w:rPr>
                <w:ins w:id="5081" w:author="Wittman, Jacob (CDC/DDNID/NCCDPHP/DDT) (CTR)" w:date="2023-08-15T14:04:00Z"/>
              </w:rPr>
            </w:pPr>
            <w:ins w:id="5082" w:author="Wittman, Jacob (CDC/DDNID/NCCDPHP/DDT) (CTR)" w:date="2023-08-15T14:04:00Z">
              <w:r>
                <w:rPr>
                  <w:rFonts w:ascii="Calibri" w:hAnsi="Calibri"/>
                  <w:sz w:val="20"/>
                </w:rPr>
                <w:t>6.1 (-19.5, 31.7)</w:t>
              </w:r>
            </w:ins>
          </w:p>
        </w:tc>
        <w:tc>
          <w:tcPr>
            <w:tcW w:w="0" w:type="auto"/>
            <w:tcBorders>
              <w:top w:val="single" w:sz="0" w:space="0" w:color="D3D3D3"/>
              <w:left w:val="single" w:sz="0" w:space="0" w:color="D3D3D3"/>
              <w:bottom w:val="single" w:sz="0" w:space="0" w:color="D3D3D3"/>
              <w:right w:val="single" w:sz="0" w:space="0" w:color="D3D3D3"/>
            </w:tcBorders>
          </w:tcPr>
          <w:p w14:paraId="5375814D" w14:textId="77777777" w:rsidR="00524773" w:rsidRDefault="00524773" w:rsidP="00C670FC">
            <w:pPr>
              <w:keepNext/>
              <w:spacing w:after="60"/>
              <w:rPr>
                <w:ins w:id="50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DEE4934" w14:textId="77777777" w:rsidR="00524773" w:rsidRDefault="00524773" w:rsidP="00C670FC">
            <w:pPr>
              <w:keepNext/>
              <w:spacing w:after="60"/>
              <w:rPr>
                <w:ins w:id="5084" w:author="Wittman, Jacob (CDC/DDNID/NCCDPHP/DDT) (CTR)" w:date="2023-08-15T14:04:00Z"/>
              </w:rPr>
            </w:pPr>
            <w:ins w:id="5085" w:author="Wittman, Jacob (CDC/DDNID/NCCDPHP/DDT) (CTR)" w:date="2023-08-15T14:04:00Z">
              <w:r>
                <w:rPr>
                  <w:rFonts w:ascii="Calibri" w:hAnsi="Calibri"/>
                  <w:sz w:val="20"/>
                </w:rPr>
                <w:t>-0.5 (-2.2, 1.2)</w:t>
              </w:r>
            </w:ins>
          </w:p>
        </w:tc>
        <w:tc>
          <w:tcPr>
            <w:tcW w:w="0" w:type="auto"/>
            <w:tcBorders>
              <w:top w:val="single" w:sz="0" w:space="0" w:color="D3D3D3"/>
              <w:left w:val="single" w:sz="0" w:space="0" w:color="D3D3D3"/>
              <w:bottom w:val="single" w:sz="0" w:space="0" w:color="D3D3D3"/>
              <w:right w:val="single" w:sz="0" w:space="0" w:color="D3D3D3"/>
            </w:tcBorders>
          </w:tcPr>
          <w:p w14:paraId="197B2EC1" w14:textId="77777777" w:rsidR="00524773" w:rsidRDefault="00524773" w:rsidP="00C670FC">
            <w:pPr>
              <w:keepNext/>
              <w:spacing w:after="60"/>
              <w:rPr>
                <w:ins w:id="5086" w:author="Wittman, Jacob (CDC/DDNID/NCCDPHP/DDT) (CTR)" w:date="2023-08-15T14:04:00Z"/>
              </w:rPr>
            </w:pPr>
            <w:ins w:id="5087" w:author="Wittman, Jacob (CDC/DDNID/NCCDPHP/DDT) (CTR)" w:date="2023-08-15T14:04:00Z">
              <w:r>
                <w:rPr>
                  <w:rFonts w:ascii="Calibri" w:hAnsi="Calibri"/>
                  <w:sz w:val="20"/>
                </w:rPr>
                <w:t>-0.5 (-2.2, 1.2)</w:t>
              </w:r>
            </w:ins>
          </w:p>
        </w:tc>
      </w:tr>
      <w:tr w:rsidR="00524773" w14:paraId="66F59E76" w14:textId="77777777" w:rsidTr="00C670FC">
        <w:trPr>
          <w:cantSplit/>
          <w:jc w:val="center"/>
          <w:ins w:id="508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4A165F" w14:textId="77777777" w:rsidR="00524773" w:rsidRDefault="00524773" w:rsidP="00C670FC">
            <w:pPr>
              <w:keepNext/>
              <w:spacing w:after="60"/>
              <w:rPr>
                <w:ins w:id="5089" w:author="Wittman, Jacob (CDC/DDNID/NCCDPHP/DDT) (CTR)" w:date="2023-08-15T14:04:00Z"/>
              </w:rPr>
            </w:pPr>
            <w:ins w:id="5090"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144921D7" w14:textId="77777777" w:rsidR="00524773" w:rsidRDefault="00524773" w:rsidP="00C670FC">
            <w:pPr>
              <w:keepNext/>
              <w:spacing w:after="60"/>
              <w:rPr>
                <w:ins w:id="5091" w:author="Wittman, Jacob (CDC/DDNID/NCCDPHP/DDT) (CTR)" w:date="2023-08-15T14:04:00Z"/>
              </w:rPr>
            </w:pPr>
            <w:ins w:id="5092" w:author="Wittman, Jacob (CDC/DDNID/NCCDPHP/DDT) (CTR)" w:date="2023-08-15T14:04:00Z">
              <w:r>
                <w:rPr>
                  <w:rFonts w:ascii="Calibri" w:hAnsi="Calibri"/>
                  <w:sz w:val="20"/>
                </w:rPr>
                <w:t>62.4 (1.1)</w:t>
              </w:r>
            </w:ins>
          </w:p>
        </w:tc>
        <w:tc>
          <w:tcPr>
            <w:tcW w:w="0" w:type="auto"/>
            <w:tcBorders>
              <w:top w:val="single" w:sz="0" w:space="0" w:color="D3D3D3"/>
              <w:left w:val="single" w:sz="0" w:space="0" w:color="D3D3D3"/>
              <w:bottom w:val="single" w:sz="0" w:space="0" w:color="D3D3D3"/>
              <w:right w:val="single" w:sz="0" w:space="0" w:color="D3D3D3"/>
            </w:tcBorders>
          </w:tcPr>
          <w:p w14:paraId="54A3FB2A" w14:textId="77777777" w:rsidR="00524773" w:rsidRDefault="00524773" w:rsidP="00C670FC">
            <w:pPr>
              <w:keepNext/>
              <w:spacing w:after="60"/>
              <w:rPr>
                <w:ins w:id="5093" w:author="Wittman, Jacob (CDC/DDNID/NCCDPHP/DDT) (CTR)" w:date="2023-08-15T14:04:00Z"/>
              </w:rPr>
            </w:pPr>
            <w:ins w:id="5094" w:author="Wittman, Jacob (CDC/DDNID/NCCDPHP/DDT) (CTR)" w:date="2023-08-15T14:04:00Z">
              <w:r>
                <w:rPr>
                  <w:rFonts w:ascii="Calibri" w:hAnsi="Calibri"/>
                  <w:sz w:val="20"/>
                </w:rPr>
                <w:t>56.0 (3.1)</w:t>
              </w:r>
            </w:ins>
          </w:p>
        </w:tc>
        <w:tc>
          <w:tcPr>
            <w:tcW w:w="0" w:type="auto"/>
            <w:tcBorders>
              <w:top w:val="single" w:sz="0" w:space="0" w:color="D3D3D3"/>
              <w:left w:val="single" w:sz="0" w:space="0" w:color="D3D3D3"/>
              <w:bottom w:val="single" w:sz="0" w:space="0" w:color="D3D3D3"/>
              <w:right w:val="single" w:sz="0" w:space="0" w:color="D3D3D3"/>
            </w:tcBorders>
          </w:tcPr>
          <w:p w14:paraId="31E74DBB" w14:textId="77777777" w:rsidR="00524773" w:rsidRDefault="00524773" w:rsidP="00C670FC">
            <w:pPr>
              <w:keepNext/>
              <w:spacing w:after="60"/>
              <w:rPr>
                <w:ins w:id="5095" w:author="Wittman, Jacob (CDC/DDNID/NCCDPHP/DDT) (CTR)" w:date="2023-08-15T14:04:00Z"/>
              </w:rPr>
            </w:pPr>
            <w:ins w:id="5096" w:author="Wittman, Jacob (CDC/DDNID/NCCDPHP/DDT) (CTR)" w:date="2023-08-15T14:04:00Z">
              <w:r>
                <w:rPr>
                  <w:rFonts w:ascii="Calibri" w:hAnsi="Calibri"/>
                  <w:sz w:val="20"/>
                </w:rPr>
                <w:t>62.4 (3.5)</w:t>
              </w:r>
            </w:ins>
          </w:p>
        </w:tc>
        <w:tc>
          <w:tcPr>
            <w:tcW w:w="0" w:type="auto"/>
            <w:tcBorders>
              <w:top w:val="single" w:sz="0" w:space="0" w:color="D3D3D3"/>
              <w:left w:val="single" w:sz="0" w:space="0" w:color="D3D3D3"/>
              <w:bottom w:val="single" w:sz="0" w:space="0" w:color="D3D3D3"/>
              <w:right w:val="single" w:sz="0" w:space="0" w:color="D3D3D3"/>
            </w:tcBorders>
          </w:tcPr>
          <w:p w14:paraId="119DBFC0" w14:textId="77777777" w:rsidR="00524773" w:rsidRDefault="00524773" w:rsidP="00C670FC">
            <w:pPr>
              <w:keepNext/>
              <w:spacing w:after="60"/>
              <w:rPr>
                <w:ins w:id="5097" w:author="Wittman, Jacob (CDC/DDNID/NCCDPHP/DDT) (CTR)" w:date="2023-08-15T14:04:00Z"/>
              </w:rPr>
            </w:pPr>
            <w:ins w:id="5098" w:author="Wittman, Jacob (CDC/DDNID/NCCDPHP/DDT) (CTR)" w:date="2023-08-15T14:04:00Z">
              <w:r>
                <w:rPr>
                  <w:rFonts w:ascii="Calibri" w:hAnsi="Calibri"/>
                  <w:sz w:val="20"/>
                </w:rPr>
                <w:t>61.1 (2.8)</w:t>
              </w:r>
            </w:ins>
          </w:p>
        </w:tc>
        <w:tc>
          <w:tcPr>
            <w:tcW w:w="0" w:type="auto"/>
            <w:tcBorders>
              <w:top w:val="single" w:sz="0" w:space="0" w:color="D3D3D3"/>
              <w:left w:val="single" w:sz="0" w:space="0" w:color="D3D3D3"/>
              <w:bottom w:val="single" w:sz="0" w:space="0" w:color="D3D3D3"/>
              <w:right w:val="single" w:sz="0" w:space="0" w:color="D3D3D3"/>
            </w:tcBorders>
          </w:tcPr>
          <w:p w14:paraId="6BD1E0CB" w14:textId="77777777" w:rsidR="00524773" w:rsidRDefault="00524773" w:rsidP="00C670FC">
            <w:pPr>
              <w:keepNext/>
              <w:spacing w:after="60"/>
              <w:rPr>
                <w:ins w:id="5099" w:author="Wittman, Jacob (CDC/DDNID/NCCDPHP/DDT) (CTR)" w:date="2023-08-15T14:04:00Z"/>
              </w:rPr>
            </w:pPr>
            <w:ins w:id="5100" w:author="Wittman, Jacob (CDC/DDNID/NCCDPHP/DDT) (CTR)" w:date="2023-08-15T14:04:00Z">
              <w:r>
                <w:rPr>
                  <w:rFonts w:ascii="Calibri" w:hAnsi="Calibri"/>
                  <w:sz w:val="20"/>
                </w:rPr>
                <w:t>62.8 (3.1)</w:t>
              </w:r>
            </w:ins>
          </w:p>
        </w:tc>
        <w:tc>
          <w:tcPr>
            <w:tcW w:w="0" w:type="auto"/>
            <w:tcBorders>
              <w:top w:val="single" w:sz="0" w:space="0" w:color="D3D3D3"/>
              <w:left w:val="single" w:sz="0" w:space="0" w:color="D3D3D3"/>
              <w:bottom w:val="single" w:sz="0" w:space="0" w:color="D3D3D3"/>
              <w:right w:val="single" w:sz="0" w:space="0" w:color="D3D3D3"/>
            </w:tcBorders>
          </w:tcPr>
          <w:p w14:paraId="6DA9C6DA" w14:textId="77777777" w:rsidR="00524773" w:rsidRDefault="00524773" w:rsidP="00C670FC">
            <w:pPr>
              <w:keepNext/>
              <w:spacing w:after="60"/>
              <w:rPr>
                <w:ins w:id="5101" w:author="Wittman, Jacob (CDC/DDNID/NCCDPHP/DDT) (CTR)" w:date="2023-08-15T14:04:00Z"/>
              </w:rPr>
            </w:pPr>
            <w:ins w:id="5102" w:author="Wittman, Jacob (CDC/DDNID/NCCDPHP/DDT) (CTR)" w:date="2023-08-15T14:04:00Z">
              <w:r>
                <w:rPr>
                  <w:rFonts w:ascii="Calibri" w:hAnsi="Calibri"/>
                  <w:sz w:val="20"/>
                </w:rPr>
                <w:t>70.5 (3.5)</w:t>
              </w:r>
            </w:ins>
          </w:p>
        </w:tc>
        <w:tc>
          <w:tcPr>
            <w:tcW w:w="0" w:type="auto"/>
            <w:tcBorders>
              <w:top w:val="single" w:sz="0" w:space="0" w:color="D3D3D3"/>
              <w:left w:val="single" w:sz="0" w:space="0" w:color="D3D3D3"/>
              <w:bottom w:val="single" w:sz="0" w:space="0" w:color="D3D3D3"/>
              <w:right w:val="single" w:sz="0" w:space="0" w:color="D3D3D3"/>
            </w:tcBorders>
          </w:tcPr>
          <w:p w14:paraId="253E83D2" w14:textId="77777777" w:rsidR="00524773" w:rsidRDefault="00524773" w:rsidP="00C670FC">
            <w:pPr>
              <w:keepNext/>
              <w:spacing w:after="60"/>
              <w:rPr>
                <w:ins w:id="5103" w:author="Wittman, Jacob (CDC/DDNID/NCCDPHP/DDT) (CTR)" w:date="2023-08-15T14:04:00Z"/>
              </w:rPr>
            </w:pPr>
            <w:ins w:id="5104" w:author="Wittman, Jacob (CDC/DDNID/NCCDPHP/DDT) (CTR)" w:date="2023-08-15T14:04:00Z">
              <w:r>
                <w:rPr>
                  <w:rFonts w:ascii="Calibri" w:hAnsi="Calibri"/>
                  <w:sz w:val="20"/>
                </w:rPr>
                <w:t>65.2 (3.8)</w:t>
              </w:r>
            </w:ins>
          </w:p>
        </w:tc>
        <w:tc>
          <w:tcPr>
            <w:tcW w:w="0" w:type="auto"/>
            <w:tcBorders>
              <w:top w:val="single" w:sz="0" w:space="0" w:color="D3D3D3"/>
              <w:left w:val="single" w:sz="0" w:space="0" w:color="D3D3D3"/>
              <w:bottom w:val="single" w:sz="0" w:space="0" w:color="D3D3D3"/>
              <w:right w:val="single" w:sz="0" w:space="0" w:color="D3D3D3"/>
            </w:tcBorders>
          </w:tcPr>
          <w:p w14:paraId="6A53D50C" w14:textId="77777777" w:rsidR="00524773" w:rsidRDefault="00524773" w:rsidP="00C670FC">
            <w:pPr>
              <w:keepNext/>
              <w:spacing w:after="60"/>
              <w:rPr>
                <w:ins w:id="5105" w:author="Wittman, Jacob (CDC/DDNID/NCCDPHP/DDT) (CTR)" w:date="2023-08-15T14:04:00Z"/>
              </w:rPr>
            </w:pPr>
            <w:ins w:id="5106" w:author="Wittman, Jacob (CDC/DDNID/NCCDPHP/DDT) (CTR)" w:date="2023-08-15T14:04:00Z">
              <w:r>
                <w:rPr>
                  <w:rFonts w:ascii="Calibri" w:hAnsi="Calibri"/>
                  <w:sz w:val="20"/>
                </w:rPr>
                <w:t>67.1 (3.5)</w:t>
              </w:r>
            </w:ins>
          </w:p>
        </w:tc>
        <w:tc>
          <w:tcPr>
            <w:tcW w:w="0" w:type="auto"/>
            <w:tcBorders>
              <w:top w:val="single" w:sz="0" w:space="0" w:color="D3D3D3"/>
              <w:left w:val="single" w:sz="0" w:space="0" w:color="D3D3D3"/>
              <w:bottom w:val="single" w:sz="0" w:space="0" w:color="D3D3D3"/>
              <w:right w:val="single" w:sz="0" w:space="0" w:color="D3D3D3"/>
            </w:tcBorders>
          </w:tcPr>
          <w:p w14:paraId="2D210B52" w14:textId="77777777" w:rsidR="00524773" w:rsidRDefault="00524773" w:rsidP="00C670FC">
            <w:pPr>
              <w:keepNext/>
              <w:spacing w:after="60"/>
              <w:rPr>
                <w:ins w:id="5107" w:author="Wittman, Jacob (CDC/DDNID/NCCDPHP/DDT) (CTR)" w:date="2023-08-15T14:04:00Z"/>
              </w:rPr>
            </w:pPr>
            <w:ins w:id="5108" w:author="Wittman, Jacob (CDC/DDNID/NCCDPHP/DDT) (CTR)" w:date="2023-08-15T14:04:00Z">
              <w:r>
                <w:rPr>
                  <w:rFonts w:ascii="Calibri" w:hAnsi="Calibri"/>
                  <w:sz w:val="20"/>
                </w:rPr>
                <w:t>56.8 (4.3)</w:t>
              </w:r>
            </w:ins>
          </w:p>
        </w:tc>
        <w:tc>
          <w:tcPr>
            <w:tcW w:w="0" w:type="auto"/>
            <w:tcBorders>
              <w:top w:val="single" w:sz="0" w:space="0" w:color="D3D3D3"/>
              <w:left w:val="single" w:sz="0" w:space="0" w:color="D3D3D3"/>
              <w:bottom w:val="single" w:sz="0" w:space="0" w:color="D3D3D3"/>
              <w:right w:val="single" w:sz="0" w:space="0" w:color="D3D3D3"/>
            </w:tcBorders>
          </w:tcPr>
          <w:p w14:paraId="67BC1A16" w14:textId="77777777" w:rsidR="00524773" w:rsidRDefault="00524773" w:rsidP="00C670FC">
            <w:pPr>
              <w:keepNext/>
              <w:spacing w:after="60"/>
              <w:rPr>
                <w:ins w:id="5109" w:author="Wittman, Jacob (CDC/DDNID/NCCDPHP/DDT) (CTR)" w:date="2023-08-15T14:04:00Z"/>
              </w:rPr>
            </w:pPr>
            <w:ins w:id="5110" w:author="Wittman, Jacob (CDC/DDNID/NCCDPHP/DDT) (CTR)" w:date="2023-08-15T14:04:00Z">
              <w:r>
                <w:rPr>
                  <w:rFonts w:ascii="Calibri" w:hAnsi="Calibri"/>
                  <w:sz w:val="20"/>
                </w:rPr>
                <w:t>59.2 (3.3)</w:t>
              </w:r>
            </w:ins>
          </w:p>
        </w:tc>
        <w:tc>
          <w:tcPr>
            <w:tcW w:w="0" w:type="auto"/>
            <w:tcBorders>
              <w:top w:val="single" w:sz="0" w:space="0" w:color="D3D3D3"/>
              <w:left w:val="single" w:sz="0" w:space="0" w:color="D3D3D3"/>
              <w:bottom w:val="single" w:sz="0" w:space="0" w:color="D3D3D3"/>
              <w:right w:val="single" w:sz="0" w:space="0" w:color="D3D3D3"/>
            </w:tcBorders>
          </w:tcPr>
          <w:p w14:paraId="36419AE7" w14:textId="77777777" w:rsidR="00524773" w:rsidRDefault="00524773" w:rsidP="00C670FC">
            <w:pPr>
              <w:keepNext/>
              <w:spacing w:after="60"/>
              <w:rPr>
                <w:ins w:id="5111" w:author="Wittman, Jacob (CDC/DDNID/NCCDPHP/DDT) (CTR)" w:date="2023-08-15T14:04:00Z"/>
              </w:rPr>
            </w:pPr>
            <w:ins w:id="5112" w:author="Wittman, Jacob (CDC/DDNID/NCCDPHP/DDT) (CTR)" w:date="2023-08-15T14:04:00Z">
              <w:r>
                <w:rPr>
                  <w:rFonts w:ascii="Calibri" w:hAnsi="Calibri"/>
                  <w:sz w:val="20"/>
                </w:rPr>
                <w:t>62.1 (3.2)</w:t>
              </w:r>
            </w:ins>
          </w:p>
        </w:tc>
        <w:tc>
          <w:tcPr>
            <w:tcW w:w="0" w:type="auto"/>
            <w:tcBorders>
              <w:top w:val="single" w:sz="0" w:space="0" w:color="D3D3D3"/>
              <w:left w:val="single" w:sz="0" w:space="0" w:color="D3D3D3"/>
              <w:bottom w:val="single" w:sz="0" w:space="0" w:color="D3D3D3"/>
              <w:right w:val="single" w:sz="0" w:space="0" w:color="D3D3D3"/>
            </w:tcBorders>
          </w:tcPr>
          <w:p w14:paraId="0DE072C0" w14:textId="77777777" w:rsidR="00524773" w:rsidRDefault="00524773" w:rsidP="00C670FC">
            <w:pPr>
              <w:keepNext/>
              <w:spacing w:after="60"/>
              <w:rPr>
                <w:ins w:id="5113" w:author="Wittman, Jacob (CDC/DDNID/NCCDPHP/DDT) (CTR)" w:date="2023-08-15T14:04:00Z"/>
              </w:rPr>
            </w:pPr>
            <w:ins w:id="5114" w:author="Wittman, Jacob (CDC/DDNID/NCCDPHP/DDT) (CTR)" w:date="2023-08-15T14:04:00Z">
              <w:r>
                <w:rPr>
                  <w:rFonts w:ascii="Calibri" w:hAnsi="Calibri"/>
                  <w:sz w:val="20"/>
                </w:rPr>
                <w:t>62.8 (3.8)</w:t>
              </w:r>
            </w:ins>
          </w:p>
        </w:tc>
        <w:tc>
          <w:tcPr>
            <w:tcW w:w="0" w:type="auto"/>
            <w:tcBorders>
              <w:top w:val="single" w:sz="0" w:space="0" w:color="D3D3D3"/>
              <w:left w:val="single" w:sz="0" w:space="0" w:color="D3D3D3"/>
              <w:bottom w:val="single" w:sz="0" w:space="0" w:color="D3D3D3"/>
              <w:right w:val="single" w:sz="0" w:space="0" w:color="D3D3D3"/>
            </w:tcBorders>
          </w:tcPr>
          <w:p w14:paraId="769EF9A0" w14:textId="77777777" w:rsidR="00524773" w:rsidRDefault="00524773" w:rsidP="00C670FC">
            <w:pPr>
              <w:keepNext/>
              <w:spacing w:after="60"/>
              <w:rPr>
                <w:ins w:id="5115" w:author="Wittman, Jacob (CDC/DDNID/NCCDPHP/DDT) (CTR)" w:date="2023-08-15T14:04:00Z"/>
              </w:rPr>
            </w:pPr>
            <w:ins w:id="5116" w:author="Wittman, Jacob (CDC/DDNID/NCCDPHP/DDT) (CTR)" w:date="2023-08-15T14:04:00Z">
              <w:r>
                <w:rPr>
                  <w:rFonts w:ascii="Calibri" w:hAnsi="Calibri"/>
                  <w:sz w:val="20"/>
                </w:rPr>
                <w:t>63.2 (3.8)</w:t>
              </w:r>
            </w:ins>
          </w:p>
        </w:tc>
        <w:tc>
          <w:tcPr>
            <w:tcW w:w="0" w:type="auto"/>
            <w:tcBorders>
              <w:top w:val="single" w:sz="0" w:space="0" w:color="D3D3D3"/>
              <w:left w:val="single" w:sz="0" w:space="0" w:color="D3D3D3"/>
              <w:bottom w:val="single" w:sz="0" w:space="0" w:color="D3D3D3"/>
              <w:right w:val="single" w:sz="0" w:space="0" w:color="D3D3D3"/>
            </w:tcBorders>
          </w:tcPr>
          <w:p w14:paraId="4BDB7313" w14:textId="77777777" w:rsidR="00524773" w:rsidRDefault="00524773" w:rsidP="00C670FC">
            <w:pPr>
              <w:keepNext/>
              <w:spacing w:after="60"/>
              <w:rPr>
                <w:ins w:id="5117" w:author="Wittman, Jacob (CDC/DDNID/NCCDPHP/DDT) (CTR)" w:date="2023-08-15T14:04:00Z"/>
              </w:rPr>
            </w:pPr>
            <w:ins w:id="5118" w:author="Wittman, Jacob (CDC/DDNID/NCCDPHP/DDT) (CTR)" w:date="2023-08-15T14:04:00Z">
              <w:r>
                <w:rPr>
                  <w:rFonts w:ascii="Calibri" w:hAnsi="Calibri"/>
                  <w:sz w:val="20"/>
                </w:rPr>
                <w:t>56.2 (4.1)</w:t>
              </w:r>
            </w:ins>
          </w:p>
        </w:tc>
        <w:tc>
          <w:tcPr>
            <w:tcW w:w="0" w:type="auto"/>
            <w:tcBorders>
              <w:top w:val="single" w:sz="0" w:space="0" w:color="D3D3D3"/>
              <w:left w:val="single" w:sz="0" w:space="0" w:color="D3D3D3"/>
              <w:bottom w:val="single" w:sz="0" w:space="0" w:color="D3D3D3"/>
              <w:right w:val="single" w:sz="0" w:space="0" w:color="D3D3D3"/>
            </w:tcBorders>
          </w:tcPr>
          <w:p w14:paraId="3CDA74CC" w14:textId="77777777" w:rsidR="00524773" w:rsidRDefault="00524773" w:rsidP="00C670FC">
            <w:pPr>
              <w:keepNext/>
              <w:spacing w:after="60"/>
              <w:rPr>
                <w:ins w:id="5119" w:author="Wittman, Jacob (CDC/DDNID/NCCDPHP/DDT) (CTR)" w:date="2023-08-15T14:04:00Z"/>
              </w:rPr>
            </w:pPr>
            <w:ins w:id="5120" w:author="Wittman, Jacob (CDC/DDNID/NCCDPHP/DDT) (CTR)" w:date="2023-08-15T14:04:00Z">
              <w:r>
                <w:rPr>
                  <w:rFonts w:ascii="Calibri" w:hAnsi="Calibri"/>
                  <w:sz w:val="20"/>
                </w:rPr>
                <w:t>13.0 (-5.2, 31.2)</w:t>
              </w:r>
            </w:ins>
          </w:p>
        </w:tc>
        <w:tc>
          <w:tcPr>
            <w:tcW w:w="0" w:type="auto"/>
            <w:tcBorders>
              <w:top w:val="single" w:sz="0" w:space="0" w:color="D3D3D3"/>
              <w:left w:val="single" w:sz="0" w:space="0" w:color="D3D3D3"/>
              <w:bottom w:val="single" w:sz="0" w:space="0" w:color="D3D3D3"/>
              <w:right w:val="single" w:sz="0" w:space="0" w:color="D3D3D3"/>
            </w:tcBorders>
          </w:tcPr>
          <w:p w14:paraId="23BF883C" w14:textId="77777777" w:rsidR="00524773" w:rsidRDefault="00524773" w:rsidP="00C670FC">
            <w:pPr>
              <w:keepNext/>
              <w:spacing w:after="60"/>
              <w:rPr>
                <w:ins w:id="512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5DA1C46" w14:textId="77777777" w:rsidR="00524773" w:rsidRDefault="00524773" w:rsidP="00C670FC">
            <w:pPr>
              <w:keepNext/>
              <w:spacing w:after="60"/>
              <w:rPr>
                <w:ins w:id="5122" w:author="Wittman, Jacob (CDC/DDNID/NCCDPHP/DDT) (CTR)" w:date="2023-08-15T14:04:00Z"/>
              </w:rPr>
            </w:pPr>
            <w:ins w:id="5123" w:author="Wittman, Jacob (CDC/DDNID/NCCDPHP/DDT) (CTR)" w:date="2023-08-15T14:04:00Z">
              <w:r>
                <w:rPr>
                  <w:rFonts w:ascii="Calibri" w:hAnsi="Calibri"/>
                  <w:sz w:val="20"/>
                </w:rPr>
                <w:t>0.2 (-1.0, 1.5)</w:t>
              </w:r>
            </w:ins>
          </w:p>
        </w:tc>
        <w:tc>
          <w:tcPr>
            <w:tcW w:w="0" w:type="auto"/>
            <w:tcBorders>
              <w:top w:val="single" w:sz="0" w:space="0" w:color="D3D3D3"/>
              <w:left w:val="single" w:sz="0" w:space="0" w:color="D3D3D3"/>
              <w:bottom w:val="single" w:sz="0" w:space="0" w:color="D3D3D3"/>
              <w:right w:val="single" w:sz="0" w:space="0" w:color="D3D3D3"/>
            </w:tcBorders>
          </w:tcPr>
          <w:p w14:paraId="1B7B5EEE" w14:textId="77777777" w:rsidR="00524773" w:rsidRDefault="00524773" w:rsidP="00C670FC">
            <w:pPr>
              <w:keepNext/>
              <w:spacing w:after="60"/>
              <w:rPr>
                <w:ins w:id="5124" w:author="Wittman, Jacob (CDC/DDNID/NCCDPHP/DDT) (CTR)" w:date="2023-08-15T14:04:00Z"/>
              </w:rPr>
            </w:pPr>
            <w:ins w:id="5125" w:author="Wittman, Jacob (CDC/DDNID/NCCDPHP/DDT) (CTR)" w:date="2023-08-15T14:04:00Z">
              <w:r>
                <w:rPr>
                  <w:rFonts w:ascii="Calibri" w:hAnsi="Calibri"/>
                  <w:sz w:val="20"/>
                </w:rPr>
                <w:t>0.2 (-1.0, 1.5)</w:t>
              </w:r>
            </w:ins>
          </w:p>
        </w:tc>
      </w:tr>
      <w:tr w:rsidR="00524773" w14:paraId="45B2FB08" w14:textId="77777777" w:rsidTr="00C670FC">
        <w:trPr>
          <w:cantSplit/>
          <w:jc w:val="center"/>
          <w:ins w:id="512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7CCF213" w14:textId="77777777" w:rsidR="00524773" w:rsidRDefault="00524773" w:rsidP="00C670FC">
            <w:pPr>
              <w:keepNext/>
              <w:spacing w:after="60"/>
              <w:rPr>
                <w:ins w:id="5127" w:author="Wittman, Jacob (CDC/DDNID/NCCDPHP/DDT) (CTR)" w:date="2023-08-15T14:04:00Z"/>
              </w:rPr>
            </w:pPr>
            <w:ins w:id="5128"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0C6FC19C" w14:textId="77777777" w:rsidR="00524773" w:rsidRDefault="00524773" w:rsidP="00C670FC">
            <w:pPr>
              <w:keepNext/>
              <w:spacing w:after="60"/>
              <w:rPr>
                <w:ins w:id="5129" w:author="Wittman, Jacob (CDC/DDNID/NCCDPHP/DDT) (CTR)" w:date="2023-08-15T14:04:00Z"/>
              </w:rPr>
            </w:pPr>
            <w:ins w:id="5130" w:author="Wittman, Jacob (CDC/DDNID/NCCDPHP/DDT) (CTR)" w:date="2023-08-15T14:04:00Z">
              <w:r>
                <w:rPr>
                  <w:rFonts w:ascii="Calibri" w:hAnsi="Calibri"/>
                  <w:sz w:val="20"/>
                </w:rPr>
                <w:t>63.9 (1.1)</w:t>
              </w:r>
            </w:ins>
          </w:p>
        </w:tc>
        <w:tc>
          <w:tcPr>
            <w:tcW w:w="0" w:type="auto"/>
            <w:tcBorders>
              <w:top w:val="single" w:sz="0" w:space="0" w:color="D3D3D3"/>
              <w:left w:val="single" w:sz="0" w:space="0" w:color="D3D3D3"/>
              <w:bottom w:val="single" w:sz="0" w:space="0" w:color="D3D3D3"/>
              <w:right w:val="single" w:sz="0" w:space="0" w:color="D3D3D3"/>
            </w:tcBorders>
          </w:tcPr>
          <w:p w14:paraId="36633725" w14:textId="77777777" w:rsidR="00524773" w:rsidRDefault="00524773" w:rsidP="00C670FC">
            <w:pPr>
              <w:keepNext/>
              <w:spacing w:after="60"/>
              <w:rPr>
                <w:ins w:id="5131" w:author="Wittman, Jacob (CDC/DDNID/NCCDPHP/DDT) (CTR)" w:date="2023-08-15T14:04:00Z"/>
              </w:rPr>
            </w:pPr>
            <w:ins w:id="5132" w:author="Wittman, Jacob (CDC/DDNID/NCCDPHP/DDT) (CTR)" w:date="2023-08-15T14:04:00Z">
              <w:r>
                <w:rPr>
                  <w:rFonts w:ascii="Calibri" w:hAnsi="Calibri"/>
                  <w:sz w:val="20"/>
                </w:rPr>
                <w:t>67.6 (4.1)</w:t>
              </w:r>
            </w:ins>
          </w:p>
        </w:tc>
        <w:tc>
          <w:tcPr>
            <w:tcW w:w="0" w:type="auto"/>
            <w:tcBorders>
              <w:top w:val="single" w:sz="0" w:space="0" w:color="D3D3D3"/>
              <w:left w:val="single" w:sz="0" w:space="0" w:color="D3D3D3"/>
              <w:bottom w:val="single" w:sz="0" w:space="0" w:color="D3D3D3"/>
              <w:right w:val="single" w:sz="0" w:space="0" w:color="D3D3D3"/>
            </w:tcBorders>
          </w:tcPr>
          <w:p w14:paraId="17474622" w14:textId="77777777" w:rsidR="00524773" w:rsidRDefault="00524773" w:rsidP="00C670FC">
            <w:pPr>
              <w:keepNext/>
              <w:spacing w:after="60"/>
              <w:rPr>
                <w:ins w:id="5133" w:author="Wittman, Jacob (CDC/DDNID/NCCDPHP/DDT) (CTR)" w:date="2023-08-15T14:04:00Z"/>
              </w:rPr>
            </w:pPr>
            <w:ins w:id="5134" w:author="Wittman, Jacob (CDC/DDNID/NCCDPHP/DDT) (CTR)" w:date="2023-08-15T14:04:00Z">
              <w:r>
                <w:rPr>
                  <w:rFonts w:ascii="Calibri" w:hAnsi="Calibri"/>
                  <w:sz w:val="20"/>
                </w:rPr>
                <w:t>63.8 (4.5)</w:t>
              </w:r>
            </w:ins>
          </w:p>
        </w:tc>
        <w:tc>
          <w:tcPr>
            <w:tcW w:w="0" w:type="auto"/>
            <w:tcBorders>
              <w:top w:val="single" w:sz="0" w:space="0" w:color="D3D3D3"/>
              <w:left w:val="single" w:sz="0" w:space="0" w:color="D3D3D3"/>
              <w:bottom w:val="single" w:sz="0" w:space="0" w:color="D3D3D3"/>
              <w:right w:val="single" w:sz="0" w:space="0" w:color="D3D3D3"/>
            </w:tcBorders>
          </w:tcPr>
          <w:p w14:paraId="245A48F7" w14:textId="77777777" w:rsidR="00524773" w:rsidRDefault="00524773" w:rsidP="00C670FC">
            <w:pPr>
              <w:keepNext/>
              <w:spacing w:after="60"/>
              <w:rPr>
                <w:ins w:id="5135" w:author="Wittman, Jacob (CDC/DDNID/NCCDPHP/DDT) (CTR)" w:date="2023-08-15T14:04:00Z"/>
              </w:rPr>
            </w:pPr>
            <w:ins w:id="5136" w:author="Wittman, Jacob (CDC/DDNID/NCCDPHP/DDT) (CTR)" w:date="2023-08-15T14:04:00Z">
              <w:r>
                <w:rPr>
                  <w:rFonts w:ascii="Calibri" w:hAnsi="Calibri"/>
                  <w:sz w:val="20"/>
                </w:rPr>
                <w:t>64.3 (4.0)</w:t>
              </w:r>
            </w:ins>
          </w:p>
        </w:tc>
        <w:tc>
          <w:tcPr>
            <w:tcW w:w="0" w:type="auto"/>
            <w:tcBorders>
              <w:top w:val="single" w:sz="0" w:space="0" w:color="D3D3D3"/>
              <w:left w:val="single" w:sz="0" w:space="0" w:color="D3D3D3"/>
              <w:bottom w:val="single" w:sz="0" w:space="0" w:color="D3D3D3"/>
              <w:right w:val="single" w:sz="0" w:space="0" w:color="D3D3D3"/>
            </w:tcBorders>
          </w:tcPr>
          <w:p w14:paraId="36ADF191" w14:textId="77777777" w:rsidR="00524773" w:rsidRDefault="00524773" w:rsidP="00C670FC">
            <w:pPr>
              <w:keepNext/>
              <w:spacing w:after="60"/>
              <w:rPr>
                <w:ins w:id="5137" w:author="Wittman, Jacob (CDC/DDNID/NCCDPHP/DDT) (CTR)" w:date="2023-08-15T14:04:00Z"/>
              </w:rPr>
            </w:pPr>
            <w:ins w:id="5138" w:author="Wittman, Jacob (CDC/DDNID/NCCDPHP/DDT) (CTR)" w:date="2023-08-15T14:04:00Z">
              <w:r>
                <w:rPr>
                  <w:rFonts w:ascii="Calibri" w:hAnsi="Calibri"/>
                  <w:sz w:val="20"/>
                </w:rPr>
                <w:t>63.9 (3.7)</w:t>
              </w:r>
            </w:ins>
          </w:p>
        </w:tc>
        <w:tc>
          <w:tcPr>
            <w:tcW w:w="0" w:type="auto"/>
            <w:tcBorders>
              <w:top w:val="single" w:sz="0" w:space="0" w:color="D3D3D3"/>
              <w:left w:val="single" w:sz="0" w:space="0" w:color="D3D3D3"/>
              <w:bottom w:val="single" w:sz="0" w:space="0" w:color="D3D3D3"/>
              <w:right w:val="single" w:sz="0" w:space="0" w:color="D3D3D3"/>
            </w:tcBorders>
          </w:tcPr>
          <w:p w14:paraId="4A19063E" w14:textId="77777777" w:rsidR="00524773" w:rsidRDefault="00524773" w:rsidP="00C670FC">
            <w:pPr>
              <w:keepNext/>
              <w:spacing w:after="60"/>
              <w:rPr>
                <w:ins w:id="5139" w:author="Wittman, Jacob (CDC/DDNID/NCCDPHP/DDT) (CTR)" w:date="2023-08-15T14:04:00Z"/>
              </w:rPr>
            </w:pPr>
            <w:ins w:id="5140" w:author="Wittman, Jacob (CDC/DDNID/NCCDPHP/DDT) (CTR)" w:date="2023-08-15T14:04:00Z">
              <w:r>
                <w:rPr>
                  <w:rFonts w:ascii="Calibri" w:hAnsi="Calibri"/>
                  <w:sz w:val="20"/>
                </w:rPr>
                <w:t>73.9 (5.9)</w:t>
              </w:r>
            </w:ins>
          </w:p>
        </w:tc>
        <w:tc>
          <w:tcPr>
            <w:tcW w:w="0" w:type="auto"/>
            <w:tcBorders>
              <w:top w:val="single" w:sz="0" w:space="0" w:color="D3D3D3"/>
              <w:left w:val="single" w:sz="0" w:space="0" w:color="D3D3D3"/>
              <w:bottom w:val="single" w:sz="0" w:space="0" w:color="D3D3D3"/>
              <w:right w:val="single" w:sz="0" w:space="0" w:color="D3D3D3"/>
            </w:tcBorders>
          </w:tcPr>
          <w:p w14:paraId="3D1145B3" w14:textId="77777777" w:rsidR="00524773" w:rsidRDefault="00524773" w:rsidP="00C670FC">
            <w:pPr>
              <w:keepNext/>
              <w:spacing w:after="60"/>
              <w:rPr>
                <w:ins w:id="5141" w:author="Wittman, Jacob (CDC/DDNID/NCCDPHP/DDT) (CTR)" w:date="2023-08-15T14:04:00Z"/>
              </w:rPr>
            </w:pPr>
            <w:ins w:id="5142" w:author="Wittman, Jacob (CDC/DDNID/NCCDPHP/DDT) (CTR)" w:date="2023-08-15T14:04:00Z">
              <w:r>
                <w:rPr>
                  <w:rFonts w:ascii="Calibri" w:hAnsi="Calibri"/>
                  <w:sz w:val="20"/>
                </w:rPr>
                <w:t>61.3 (4.4)</w:t>
              </w:r>
            </w:ins>
          </w:p>
        </w:tc>
        <w:tc>
          <w:tcPr>
            <w:tcW w:w="0" w:type="auto"/>
            <w:tcBorders>
              <w:top w:val="single" w:sz="0" w:space="0" w:color="D3D3D3"/>
              <w:left w:val="single" w:sz="0" w:space="0" w:color="D3D3D3"/>
              <w:bottom w:val="single" w:sz="0" w:space="0" w:color="D3D3D3"/>
              <w:right w:val="single" w:sz="0" w:space="0" w:color="D3D3D3"/>
            </w:tcBorders>
          </w:tcPr>
          <w:p w14:paraId="5AABC150" w14:textId="77777777" w:rsidR="00524773" w:rsidRDefault="00524773" w:rsidP="00C670FC">
            <w:pPr>
              <w:keepNext/>
              <w:spacing w:after="60"/>
              <w:rPr>
                <w:ins w:id="5143" w:author="Wittman, Jacob (CDC/DDNID/NCCDPHP/DDT) (CTR)" w:date="2023-08-15T14:04:00Z"/>
              </w:rPr>
            </w:pPr>
            <w:ins w:id="5144" w:author="Wittman, Jacob (CDC/DDNID/NCCDPHP/DDT) (CTR)" w:date="2023-08-15T14:04:00Z">
              <w:r>
                <w:rPr>
                  <w:rFonts w:ascii="Calibri" w:hAnsi="Calibri"/>
                  <w:sz w:val="20"/>
                </w:rPr>
                <w:t>64.0 (4.4)</w:t>
              </w:r>
            </w:ins>
          </w:p>
        </w:tc>
        <w:tc>
          <w:tcPr>
            <w:tcW w:w="0" w:type="auto"/>
            <w:tcBorders>
              <w:top w:val="single" w:sz="0" w:space="0" w:color="D3D3D3"/>
              <w:left w:val="single" w:sz="0" w:space="0" w:color="D3D3D3"/>
              <w:bottom w:val="single" w:sz="0" w:space="0" w:color="D3D3D3"/>
              <w:right w:val="single" w:sz="0" w:space="0" w:color="D3D3D3"/>
            </w:tcBorders>
          </w:tcPr>
          <w:p w14:paraId="0A23F960" w14:textId="77777777" w:rsidR="00524773" w:rsidRDefault="00524773" w:rsidP="00C670FC">
            <w:pPr>
              <w:keepNext/>
              <w:spacing w:after="60"/>
              <w:rPr>
                <w:ins w:id="5145" w:author="Wittman, Jacob (CDC/DDNID/NCCDPHP/DDT) (CTR)" w:date="2023-08-15T14:04:00Z"/>
              </w:rPr>
            </w:pPr>
            <w:ins w:id="5146" w:author="Wittman, Jacob (CDC/DDNID/NCCDPHP/DDT) (CTR)" w:date="2023-08-15T14:04:00Z">
              <w:r>
                <w:rPr>
                  <w:rFonts w:ascii="Calibri" w:hAnsi="Calibri"/>
                  <w:sz w:val="20"/>
                </w:rPr>
                <w:t>61.6 (6.8)</w:t>
              </w:r>
            </w:ins>
          </w:p>
        </w:tc>
        <w:tc>
          <w:tcPr>
            <w:tcW w:w="0" w:type="auto"/>
            <w:tcBorders>
              <w:top w:val="single" w:sz="0" w:space="0" w:color="D3D3D3"/>
              <w:left w:val="single" w:sz="0" w:space="0" w:color="D3D3D3"/>
              <w:bottom w:val="single" w:sz="0" w:space="0" w:color="D3D3D3"/>
              <w:right w:val="single" w:sz="0" w:space="0" w:color="D3D3D3"/>
            </w:tcBorders>
          </w:tcPr>
          <w:p w14:paraId="21228D27" w14:textId="77777777" w:rsidR="00524773" w:rsidRDefault="00524773" w:rsidP="00C670FC">
            <w:pPr>
              <w:keepNext/>
              <w:spacing w:after="60"/>
              <w:rPr>
                <w:ins w:id="5147" w:author="Wittman, Jacob (CDC/DDNID/NCCDPHP/DDT) (CTR)" w:date="2023-08-15T14:04:00Z"/>
              </w:rPr>
            </w:pPr>
            <w:ins w:id="5148" w:author="Wittman, Jacob (CDC/DDNID/NCCDPHP/DDT) (CTR)" w:date="2023-08-15T14:04:00Z">
              <w:r>
                <w:rPr>
                  <w:rFonts w:ascii="Calibri" w:hAnsi="Calibri"/>
                  <w:sz w:val="20"/>
                </w:rPr>
                <w:t>60.9 (4.9)</w:t>
              </w:r>
            </w:ins>
          </w:p>
        </w:tc>
        <w:tc>
          <w:tcPr>
            <w:tcW w:w="0" w:type="auto"/>
            <w:tcBorders>
              <w:top w:val="single" w:sz="0" w:space="0" w:color="D3D3D3"/>
              <w:left w:val="single" w:sz="0" w:space="0" w:color="D3D3D3"/>
              <w:bottom w:val="single" w:sz="0" w:space="0" w:color="D3D3D3"/>
              <w:right w:val="single" w:sz="0" w:space="0" w:color="D3D3D3"/>
            </w:tcBorders>
          </w:tcPr>
          <w:p w14:paraId="458DCA43" w14:textId="77777777" w:rsidR="00524773" w:rsidRDefault="00524773" w:rsidP="00C670FC">
            <w:pPr>
              <w:keepNext/>
              <w:spacing w:after="60"/>
              <w:rPr>
                <w:ins w:id="5149" w:author="Wittman, Jacob (CDC/DDNID/NCCDPHP/DDT) (CTR)" w:date="2023-08-15T14:04:00Z"/>
              </w:rPr>
            </w:pPr>
            <w:ins w:id="5150" w:author="Wittman, Jacob (CDC/DDNID/NCCDPHP/DDT) (CTR)" w:date="2023-08-15T14:04:00Z">
              <w:r>
                <w:rPr>
                  <w:rFonts w:ascii="Calibri" w:hAnsi="Calibri"/>
                  <w:sz w:val="20"/>
                </w:rPr>
                <w:t>65.2 (3.9)</w:t>
              </w:r>
            </w:ins>
          </w:p>
        </w:tc>
        <w:tc>
          <w:tcPr>
            <w:tcW w:w="0" w:type="auto"/>
            <w:tcBorders>
              <w:top w:val="single" w:sz="0" w:space="0" w:color="D3D3D3"/>
              <w:left w:val="single" w:sz="0" w:space="0" w:color="D3D3D3"/>
              <w:bottom w:val="single" w:sz="0" w:space="0" w:color="D3D3D3"/>
              <w:right w:val="single" w:sz="0" w:space="0" w:color="D3D3D3"/>
            </w:tcBorders>
          </w:tcPr>
          <w:p w14:paraId="6B9555E9" w14:textId="77777777" w:rsidR="00524773" w:rsidRDefault="00524773" w:rsidP="00C670FC">
            <w:pPr>
              <w:keepNext/>
              <w:spacing w:after="60"/>
              <w:rPr>
                <w:ins w:id="5151" w:author="Wittman, Jacob (CDC/DDNID/NCCDPHP/DDT) (CTR)" w:date="2023-08-15T14:04:00Z"/>
              </w:rPr>
            </w:pPr>
            <w:ins w:id="5152" w:author="Wittman, Jacob (CDC/DDNID/NCCDPHP/DDT) (CTR)" w:date="2023-08-15T14:04:00Z">
              <w:r>
                <w:rPr>
                  <w:rFonts w:ascii="Calibri" w:hAnsi="Calibri"/>
                  <w:sz w:val="20"/>
                </w:rPr>
                <w:t>60.8 (3.6)</w:t>
              </w:r>
            </w:ins>
          </w:p>
        </w:tc>
        <w:tc>
          <w:tcPr>
            <w:tcW w:w="0" w:type="auto"/>
            <w:tcBorders>
              <w:top w:val="single" w:sz="0" w:space="0" w:color="D3D3D3"/>
              <w:left w:val="single" w:sz="0" w:space="0" w:color="D3D3D3"/>
              <w:bottom w:val="single" w:sz="0" w:space="0" w:color="D3D3D3"/>
              <w:right w:val="single" w:sz="0" w:space="0" w:color="D3D3D3"/>
            </w:tcBorders>
          </w:tcPr>
          <w:p w14:paraId="5B0DC939" w14:textId="77777777" w:rsidR="00524773" w:rsidRDefault="00524773" w:rsidP="00C670FC">
            <w:pPr>
              <w:keepNext/>
              <w:spacing w:after="60"/>
              <w:rPr>
                <w:ins w:id="5153" w:author="Wittman, Jacob (CDC/DDNID/NCCDPHP/DDT) (CTR)" w:date="2023-08-15T14:04:00Z"/>
              </w:rPr>
            </w:pPr>
            <w:ins w:id="5154" w:author="Wittman, Jacob (CDC/DDNID/NCCDPHP/DDT) (CTR)" w:date="2023-08-15T14:04:00Z">
              <w:r>
                <w:rPr>
                  <w:rFonts w:ascii="Calibri" w:hAnsi="Calibri"/>
                  <w:sz w:val="20"/>
                </w:rPr>
                <w:t>59.5 (4.5)</w:t>
              </w:r>
            </w:ins>
          </w:p>
        </w:tc>
        <w:tc>
          <w:tcPr>
            <w:tcW w:w="0" w:type="auto"/>
            <w:tcBorders>
              <w:top w:val="single" w:sz="0" w:space="0" w:color="D3D3D3"/>
              <w:left w:val="single" w:sz="0" w:space="0" w:color="D3D3D3"/>
              <w:bottom w:val="single" w:sz="0" w:space="0" w:color="D3D3D3"/>
              <w:right w:val="single" w:sz="0" w:space="0" w:color="D3D3D3"/>
            </w:tcBorders>
          </w:tcPr>
          <w:p w14:paraId="3AED7A08" w14:textId="77777777" w:rsidR="00524773" w:rsidRDefault="00524773" w:rsidP="00C670FC">
            <w:pPr>
              <w:keepNext/>
              <w:spacing w:after="60"/>
              <w:rPr>
                <w:ins w:id="5155" w:author="Wittman, Jacob (CDC/DDNID/NCCDPHP/DDT) (CTR)" w:date="2023-08-15T14:04:00Z"/>
              </w:rPr>
            </w:pPr>
            <w:ins w:id="5156" w:author="Wittman, Jacob (CDC/DDNID/NCCDPHP/DDT) (CTR)" w:date="2023-08-15T14:04:00Z">
              <w:r>
                <w:rPr>
                  <w:rFonts w:ascii="Calibri" w:hAnsi="Calibri"/>
                  <w:sz w:val="20"/>
                </w:rPr>
                <w:t>55.9 (5.1)</w:t>
              </w:r>
            </w:ins>
          </w:p>
        </w:tc>
        <w:tc>
          <w:tcPr>
            <w:tcW w:w="0" w:type="auto"/>
            <w:tcBorders>
              <w:top w:val="single" w:sz="0" w:space="0" w:color="D3D3D3"/>
              <w:left w:val="single" w:sz="0" w:space="0" w:color="D3D3D3"/>
              <w:bottom w:val="single" w:sz="0" w:space="0" w:color="D3D3D3"/>
              <w:right w:val="single" w:sz="0" w:space="0" w:color="D3D3D3"/>
            </w:tcBorders>
          </w:tcPr>
          <w:p w14:paraId="436F5514" w14:textId="77777777" w:rsidR="00524773" w:rsidRDefault="00524773" w:rsidP="00C670FC">
            <w:pPr>
              <w:keepNext/>
              <w:spacing w:after="60"/>
              <w:rPr>
                <w:ins w:id="5157" w:author="Wittman, Jacob (CDC/DDNID/NCCDPHP/DDT) (CTR)" w:date="2023-08-15T14:04:00Z"/>
              </w:rPr>
            </w:pPr>
            <w:ins w:id="5158" w:author="Wittman, Jacob (CDC/DDNID/NCCDPHP/DDT) (CTR)" w:date="2023-08-15T14:04:00Z">
              <w:r>
                <w:rPr>
                  <w:rFonts w:ascii="Calibri" w:hAnsi="Calibri"/>
                  <w:sz w:val="20"/>
                </w:rPr>
                <w:t>-11.9 (-28.7, 4.9)</w:t>
              </w:r>
            </w:ins>
          </w:p>
        </w:tc>
        <w:tc>
          <w:tcPr>
            <w:tcW w:w="0" w:type="auto"/>
            <w:tcBorders>
              <w:top w:val="single" w:sz="0" w:space="0" w:color="D3D3D3"/>
              <w:left w:val="single" w:sz="0" w:space="0" w:color="D3D3D3"/>
              <w:bottom w:val="single" w:sz="0" w:space="0" w:color="D3D3D3"/>
              <w:right w:val="single" w:sz="0" w:space="0" w:color="D3D3D3"/>
            </w:tcBorders>
          </w:tcPr>
          <w:p w14:paraId="211FC7BE" w14:textId="77777777" w:rsidR="00524773" w:rsidRDefault="00524773" w:rsidP="00C670FC">
            <w:pPr>
              <w:keepNext/>
              <w:spacing w:after="60"/>
              <w:rPr>
                <w:ins w:id="515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B3E97F1" w14:textId="77777777" w:rsidR="00524773" w:rsidRDefault="00524773" w:rsidP="00C670FC">
            <w:pPr>
              <w:keepNext/>
              <w:spacing w:after="60"/>
              <w:rPr>
                <w:ins w:id="5160" w:author="Wittman, Jacob (CDC/DDNID/NCCDPHP/DDT) (CTR)" w:date="2023-08-15T14:04:00Z"/>
              </w:rPr>
            </w:pPr>
            <w:ins w:id="5161" w:author="Wittman, Jacob (CDC/DDNID/NCCDPHP/DDT) (CTR)" w:date="2023-08-15T14:04:00Z">
              <w:r>
                <w:rPr>
                  <w:rFonts w:ascii="Calibri" w:hAnsi="Calibri"/>
                  <w:sz w:val="20"/>
                </w:rPr>
                <w:t>-0.9 (-1.8, 0.1)</w:t>
              </w:r>
            </w:ins>
          </w:p>
        </w:tc>
        <w:tc>
          <w:tcPr>
            <w:tcW w:w="0" w:type="auto"/>
            <w:tcBorders>
              <w:top w:val="single" w:sz="0" w:space="0" w:color="D3D3D3"/>
              <w:left w:val="single" w:sz="0" w:space="0" w:color="D3D3D3"/>
              <w:bottom w:val="single" w:sz="0" w:space="0" w:color="D3D3D3"/>
              <w:right w:val="single" w:sz="0" w:space="0" w:color="D3D3D3"/>
            </w:tcBorders>
          </w:tcPr>
          <w:p w14:paraId="0B57E32D" w14:textId="77777777" w:rsidR="00524773" w:rsidRDefault="00524773" w:rsidP="00C670FC">
            <w:pPr>
              <w:keepNext/>
              <w:spacing w:after="60"/>
              <w:rPr>
                <w:ins w:id="5162" w:author="Wittman, Jacob (CDC/DDNID/NCCDPHP/DDT) (CTR)" w:date="2023-08-15T14:04:00Z"/>
              </w:rPr>
            </w:pPr>
            <w:ins w:id="5163" w:author="Wittman, Jacob (CDC/DDNID/NCCDPHP/DDT) (CTR)" w:date="2023-08-15T14:04:00Z">
              <w:r>
                <w:rPr>
                  <w:rFonts w:ascii="Calibri" w:hAnsi="Calibri"/>
                  <w:sz w:val="20"/>
                </w:rPr>
                <w:t>-0.9 (-1.8, 0.1)</w:t>
              </w:r>
            </w:ins>
          </w:p>
        </w:tc>
      </w:tr>
      <w:tr w:rsidR="00524773" w14:paraId="3C2CEEE9" w14:textId="77777777" w:rsidTr="00C670FC">
        <w:trPr>
          <w:cantSplit/>
          <w:jc w:val="center"/>
          <w:ins w:id="516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5538E5" w14:textId="77777777" w:rsidR="00524773" w:rsidRDefault="00524773" w:rsidP="00C670FC">
            <w:pPr>
              <w:keepNext/>
              <w:spacing w:after="60"/>
              <w:rPr>
                <w:ins w:id="5165" w:author="Wittman, Jacob (CDC/DDNID/NCCDPHP/DDT) (CTR)" w:date="2023-08-15T14:04:00Z"/>
              </w:rPr>
            </w:pPr>
            <w:ins w:id="5166"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2674A4FA" w14:textId="77777777" w:rsidR="00524773" w:rsidRDefault="00524773" w:rsidP="00C670FC">
            <w:pPr>
              <w:keepNext/>
              <w:spacing w:after="60"/>
              <w:rPr>
                <w:ins w:id="5167" w:author="Wittman, Jacob (CDC/DDNID/NCCDPHP/DDT) (CTR)" w:date="2023-08-15T14:04:00Z"/>
              </w:rPr>
            </w:pPr>
            <w:ins w:id="5168" w:author="Wittman, Jacob (CDC/DDNID/NCCDPHP/DDT) (CTR)" w:date="2023-08-15T14:04:00Z">
              <w:r>
                <w:rPr>
                  <w:rFonts w:ascii="Calibri" w:hAnsi="Calibri"/>
                  <w:sz w:val="20"/>
                </w:rPr>
                <w:t>53.0 (2.8)</w:t>
              </w:r>
            </w:ins>
          </w:p>
        </w:tc>
        <w:tc>
          <w:tcPr>
            <w:tcW w:w="0" w:type="auto"/>
            <w:tcBorders>
              <w:top w:val="single" w:sz="0" w:space="0" w:color="D3D3D3"/>
              <w:left w:val="single" w:sz="0" w:space="0" w:color="D3D3D3"/>
              <w:bottom w:val="single" w:sz="0" w:space="0" w:color="D3D3D3"/>
              <w:right w:val="single" w:sz="0" w:space="0" w:color="D3D3D3"/>
            </w:tcBorders>
          </w:tcPr>
          <w:p w14:paraId="63E9C0FE" w14:textId="77777777" w:rsidR="00524773" w:rsidRDefault="00524773" w:rsidP="00C670FC">
            <w:pPr>
              <w:keepNext/>
              <w:spacing w:after="60"/>
              <w:rPr>
                <w:ins w:id="5169" w:author="Wittman, Jacob (CDC/DDNID/NCCDPHP/DDT) (CTR)" w:date="2023-08-15T14:04:00Z"/>
              </w:rPr>
            </w:pPr>
            <w:ins w:id="5170" w:author="Wittman, Jacob (CDC/DDNID/NCCDPHP/DDT) (CTR)" w:date="2023-08-15T14:04:00Z">
              <w:r>
                <w:rPr>
                  <w:rFonts w:ascii="Calibri" w:hAnsi="Calibri"/>
                  <w:sz w:val="20"/>
                </w:rPr>
                <w:t>41.3 (13.3)</w:t>
              </w:r>
            </w:ins>
          </w:p>
        </w:tc>
        <w:tc>
          <w:tcPr>
            <w:tcW w:w="0" w:type="auto"/>
            <w:tcBorders>
              <w:top w:val="single" w:sz="0" w:space="0" w:color="D3D3D3"/>
              <w:left w:val="single" w:sz="0" w:space="0" w:color="D3D3D3"/>
              <w:bottom w:val="single" w:sz="0" w:space="0" w:color="D3D3D3"/>
              <w:right w:val="single" w:sz="0" w:space="0" w:color="D3D3D3"/>
            </w:tcBorders>
          </w:tcPr>
          <w:p w14:paraId="199DB6A1" w14:textId="77777777" w:rsidR="00524773" w:rsidRDefault="00524773" w:rsidP="00C670FC">
            <w:pPr>
              <w:keepNext/>
              <w:spacing w:after="60"/>
              <w:rPr>
                <w:ins w:id="5171" w:author="Wittman, Jacob (CDC/DDNID/NCCDPHP/DDT) (CTR)" w:date="2023-08-15T14:04:00Z"/>
              </w:rPr>
            </w:pPr>
            <w:ins w:id="5172" w:author="Wittman, Jacob (CDC/DDNID/NCCDPHP/DDT) (CTR)" w:date="2023-08-15T14:04:00Z">
              <w:r>
                <w:rPr>
                  <w:rFonts w:ascii="Calibri" w:hAnsi="Calibri"/>
                  <w:sz w:val="20"/>
                </w:rPr>
                <w:t>33.1 (11.0)</w:t>
              </w:r>
            </w:ins>
          </w:p>
        </w:tc>
        <w:tc>
          <w:tcPr>
            <w:tcW w:w="0" w:type="auto"/>
            <w:tcBorders>
              <w:top w:val="single" w:sz="0" w:space="0" w:color="D3D3D3"/>
              <w:left w:val="single" w:sz="0" w:space="0" w:color="D3D3D3"/>
              <w:bottom w:val="single" w:sz="0" w:space="0" w:color="D3D3D3"/>
              <w:right w:val="single" w:sz="0" w:space="0" w:color="D3D3D3"/>
            </w:tcBorders>
          </w:tcPr>
          <w:p w14:paraId="5273F69C" w14:textId="77777777" w:rsidR="00524773" w:rsidRDefault="00524773" w:rsidP="00C670FC">
            <w:pPr>
              <w:keepNext/>
              <w:spacing w:after="60"/>
              <w:rPr>
                <w:ins w:id="5173" w:author="Wittman, Jacob (CDC/DDNID/NCCDPHP/DDT) (CTR)" w:date="2023-08-15T14:04:00Z"/>
              </w:rPr>
            </w:pPr>
            <w:ins w:id="5174" w:author="Wittman, Jacob (CDC/DDNID/NCCDPHP/DDT) (CTR)" w:date="2023-08-15T14:04:00Z">
              <w:r>
                <w:rPr>
                  <w:rFonts w:ascii="Calibri" w:hAnsi="Calibri"/>
                  <w:sz w:val="20"/>
                </w:rPr>
                <w:t>60.8 (16.0)</w:t>
              </w:r>
            </w:ins>
          </w:p>
        </w:tc>
        <w:tc>
          <w:tcPr>
            <w:tcW w:w="0" w:type="auto"/>
            <w:tcBorders>
              <w:top w:val="single" w:sz="0" w:space="0" w:color="D3D3D3"/>
              <w:left w:val="single" w:sz="0" w:space="0" w:color="D3D3D3"/>
              <w:bottom w:val="single" w:sz="0" w:space="0" w:color="D3D3D3"/>
              <w:right w:val="single" w:sz="0" w:space="0" w:color="D3D3D3"/>
            </w:tcBorders>
          </w:tcPr>
          <w:p w14:paraId="45C89A62" w14:textId="77777777" w:rsidR="00524773" w:rsidRDefault="00524773" w:rsidP="00C670FC">
            <w:pPr>
              <w:keepNext/>
              <w:spacing w:after="60"/>
              <w:rPr>
                <w:ins w:id="5175" w:author="Wittman, Jacob (CDC/DDNID/NCCDPHP/DDT) (CTR)" w:date="2023-08-15T14:04:00Z"/>
              </w:rPr>
            </w:pPr>
            <w:ins w:id="5176" w:author="Wittman, Jacob (CDC/DDNID/NCCDPHP/DDT) (CTR)" w:date="2023-08-15T14:04:00Z">
              <w:r>
                <w:rPr>
                  <w:rFonts w:ascii="Calibri" w:hAnsi="Calibri"/>
                  <w:sz w:val="20"/>
                </w:rPr>
                <w:t>73.9 (12.3)</w:t>
              </w:r>
            </w:ins>
          </w:p>
        </w:tc>
        <w:tc>
          <w:tcPr>
            <w:tcW w:w="0" w:type="auto"/>
            <w:tcBorders>
              <w:top w:val="single" w:sz="0" w:space="0" w:color="D3D3D3"/>
              <w:left w:val="single" w:sz="0" w:space="0" w:color="D3D3D3"/>
              <w:bottom w:val="single" w:sz="0" w:space="0" w:color="D3D3D3"/>
              <w:right w:val="single" w:sz="0" w:space="0" w:color="D3D3D3"/>
            </w:tcBorders>
          </w:tcPr>
          <w:p w14:paraId="3BD78807" w14:textId="77777777" w:rsidR="00524773" w:rsidRDefault="00524773" w:rsidP="00C670FC">
            <w:pPr>
              <w:keepNext/>
              <w:spacing w:after="60"/>
              <w:rPr>
                <w:ins w:id="5177" w:author="Wittman, Jacob (CDC/DDNID/NCCDPHP/DDT) (CTR)" w:date="2023-08-15T14:04:00Z"/>
              </w:rPr>
            </w:pPr>
            <w:ins w:id="5178" w:author="Wittman, Jacob (CDC/DDNID/NCCDPHP/DDT) (CTR)" w:date="2023-08-15T14:04:00Z">
              <w:r>
                <w:rPr>
                  <w:rFonts w:ascii="Calibri" w:hAnsi="Calibri"/>
                  <w:sz w:val="20"/>
                </w:rPr>
                <w:t>58.3 (3.6)</w:t>
              </w:r>
            </w:ins>
          </w:p>
        </w:tc>
        <w:tc>
          <w:tcPr>
            <w:tcW w:w="0" w:type="auto"/>
            <w:tcBorders>
              <w:top w:val="single" w:sz="0" w:space="0" w:color="D3D3D3"/>
              <w:left w:val="single" w:sz="0" w:space="0" w:color="D3D3D3"/>
              <w:bottom w:val="single" w:sz="0" w:space="0" w:color="D3D3D3"/>
              <w:right w:val="single" w:sz="0" w:space="0" w:color="D3D3D3"/>
            </w:tcBorders>
          </w:tcPr>
          <w:p w14:paraId="568A59FF" w14:textId="77777777" w:rsidR="00524773" w:rsidRDefault="00524773" w:rsidP="00C670FC">
            <w:pPr>
              <w:keepNext/>
              <w:spacing w:after="60"/>
              <w:rPr>
                <w:ins w:id="5179" w:author="Wittman, Jacob (CDC/DDNID/NCCDPHP/DDT) (CTR)" w:date="2023-08-15T14:04:00Z"/>
              </w:rPr>
            </w:pPr>
            <w:ins w:id="5180" w:author="Wittman, Jacob (CDC/DDNID/NCCDPHP/DDT) (CTR)" w:date="2023-08-15T14:04:00Z">
              <w:r>
                <w:rPr>
                  <w:rFonts w:ascii="Calibri" w:hAnsi="Calibri"/>
                  <w:sz w:val="20"/>
                </w:rPr>
                <w:t>50.6 (3.5)</w:t>
              </w:r>
            </w:ins>
          </w:p>
        </w:tc>
        <w:tc>
          <w:tcPr>
            <w:tcW w:w="0" w:type="auto"/>
            <w:tcBorders>
              <w:top w:val="single" w:sz="0" w:space="0" w:color="D3D3D3"/>
              <w:left w:val="single" w:sz="0" w:space="0" w:color="D3D3D3"/>
              <w:bottom w:val="single" w:sz="0" w:space="0" w:color="D3D3D3"/>
              <w:right w:val="single" w:sz="0" w:space="0" w:color="D3D3D3"/>
            </w:tcBorders>
          </w:tcPr>
          <w:p w14:paraId="14AB633B" w14:textId="77777777" w:rsidR="00524773" w:rsidRDefault="00524773" w:rsidP="00C670FC">
            <w:pPr>
              <w:keepNext/>
              <w:spacing w:after="60"/>
              <w:rPr>
                <w:ins w:id="5181" w:author="Wittman, Jacob (CDC/DDNID/NCCDPHP/DDT) (CTR)" w:date="2023-08-15T14:04:00Z"/>
              </w:rPr>
            </w:pPr>
            <w:ins w:id="5182" w:author="Wittman, Jacob (CDC/DDNID/NCCDPHP/DDT) (CTR)" w:date="2023-08-15T14:04:00Z">
              <w:r>
                <w:rPr>
                  <w:rFonts w:ascii="Calibri" w:hAnsi="Calibri"/>
                  <w:sz w:val="20"/>
                </w:rPr>
                <w:t>55.2 (4.0)</w:t>
              </w:r>
            </w:ins>
          </w:p>
        </w:tc>
        <w:tc>
          <w:tcPr>
            <w:tcW w:w="0" w:type="auto"/>
            <w:tcBorders>
              <w:top w:val="single" w:sz="0" w:space="0" w:color="D3D3D3"/>
              <w:left w:val="single" w:sz="0" w:space="0" w:color="D3D3D3"/>
              <w:bottom w:val="single" w:sz="0" w:space="0" w:color="D3D3D3"/>
              <w:right w:val="single" w:sz="0" w:space="0" w:color="D3D3D3"/>
            </w:tcBorders>
          </w:tcPr>
          <w:p w14:paraId="0E0A8EE0" w14:textId="77777777" w:rsidR="00524773" w:rsidRDefault="00524773" w:rsidP="00C670FC">
            <w:pPr>
              <w:keepNext/>
              <w:spacing w:after="60"/>
              <w:rPr>
                <w:ins w:id="5183" w:author="Wittman, Jacob (CDC/DDNID/NCCDPHP/DDT) (CTR)" w:date="2023-08-15T14:04:00Z"/>
              </w:rPr>
            </w:pPr>
            <w:ins w:id="5184" w:author="Wittman, Jacob (CDC/DDNID/NCCDPHP/DDT) (CTR)" w:date="2023-08-15T14:04:00Z">
              <w:r>
                <w:rPr>
                  <w:rFonts w:ascii="Calibri" w:hAnsi="Calibri"/>
                  <w:sz w:val="20"/>
                </w:rPr>
                <w:t>58.9 (3.7)</w:t>
              </w:r>
            </w:ins>
          </w:p>
        </w:tc>
        <w:tc>
          <w:tcPr>
            <w:tcW w:w="0" w:type="auto"/>
            <w:tcBorders>
              <w:top w:val="single" w:sz="0" w:space="0" w:color="D3D3D3"/>
              <w:left w:val="single" w:sz="0" w:space="0" w:color="D3D3D3"/>
              <w:bottom w:val="single" w:sz="0" w:space="0" w:color="D3D3D3"/>
              <w:right w:val="single" w:sz="0" w:space="0" w:color="D3D3D3"/>
            </w:tcBorders>
          </w:tcPr>
          <w:p w14:paraId="4617E2F1" w14:textId="77777777" w:rsidR="00524773" w:rsidRDefault="00524773" w:rsidP="00C670FC">
            <w:pPr>
              <w:keepNext/>
              <w:spacing w:after="60"/>
              <w:rPr>
                <w:ins w:id="5185" w:author="Wittman, Jacob (CDC/DDNID/NCCDPHP/DDT) (CTR)" w:date="2023-08-15T14:04:00Z"/>
              </w:rPr>
            </w:pPr>
            <w:ins w:id="5186" w:author="Wittman, Jacob (CDC/DDNID/NCCDPHP/DDT) (CTR)" w:date="2023-08-15T14:04:00Z">
              <w:r>
                <w:rPr>
                  <w:rFonts w:ascii="Calibri" w:hAnsi="Calibri"/>
                  <w:sz w:val="20"/>
                </w:rPr>
                <w:t>47.6 (3.8)</w:t>
              </w:r>
            </w:ins>
          </w:p>
        </w:tc>
        <w:tc>
          <w:tcPr>
            <w:tcW w:w="0" w:type="auto"/>
            <w:tcBorders>
              <w:top w:val="single" w:sz="0" w:space="0" w:color="D3D3D3"/>
              <w:left w:val="single" w:sz="0" w:space="0" w:color="D3D3D3"/>
              <w:bottom w:val="single" w:sz="0" w:space="0" w:color="D3D3D3"/>
              <w:right w:val="single" w:sz="0" w:space="0" w:color="D3D3D3"/>
            </w:tcBorders>
          </w:tcPr>
          <w:p w14:paraId="1D6A20E7" w14:textId="77777777" w:rsidR="00524773" w:rsidRDefault="00524773" w:rsidP="00C670FC">
            <w:pPr>
              <w:keepNext/>
              <w:spacing w:after="60"/>
              <w:rPr>
                <w:ins w:id="5187" w:author="Wittman, Jacob (CDC/DDNID/NCCDPHP/DDT) (CTR)" w:date="2023-08-15T14:04:00Z"/>
              </w:rPr>
            </w:pPr>
            <w:ins w:id="5188" w:author="Wittman, Jacob (CDC/DDNID/NCCDPHP/DDT) (CTR)" w:date="2023-08-15T14:04:00Z">
              <w:r>
                <w:rPr>
                  <w:rFonts w:ascii="Calibri" w:hAnsi="Calibri"/>
                  <w:sz w:val="20"/>
                </w:rPr>
                <w:t>49.8 (4.2)</w:t>
              </w:r>
            </w:ins>
          </w:p>
        </w:tc>
        <w:tc>
          <w:tcPr>
            <w:tcW w:w="0" w:type="auto"/>
            <w:tcBorders>
              <w:top w:val="single" w:sz="0" w:space="0" w:color="D3D3D3"/>
              <w:left w:val="single" w:sz="0" w:space="0" w:color="D3D3D3"/>
              <w:bottom w:val="single" w:sz="0" w:space="0" w:color="D3D3D3"/>
              <w:right w:val="single" w:sz="0" w:space="0" w:color="D3D3D3"/>
            </w:tcBorders>
          </w:tcPr>
          <w:p w14:paraId="0B7D003C" w14:textId="77777777" w:rsidR="00524773" w:rsidRDefault="00524773" w:rsidP="00C670FC">
            <w:pPr>
              <w:keepNext/>
              <w:spacing w:after="60"/>
              <w:rPr>
                <w:ins w:id="5189" w:author="Wittman, Jacob (CDC/DDNID/NCCDPHP/DDT) (CTR)" w:date="2023-08-15T14:04:00Z"/>
              </w:rPr>
            </w:pPr>
            <w:ins w:id="5190" w:author="Wittman, Jacob (CDC/DDNID/NCCDPHP/DDT) (CTR)" w:date="2023-08-15T14:04:00Z">
              <w:r>
                <w:rPr>
                  <w:rFonts w:ascii="Calibri" w:hAnsi="Calibri"/>
                  <w:sz w:val="20"/>
                </w:rPr>
                <w:t>53.3 (5.6)</w:t>
              </w:r>
            </w:ins>
          </w:p>
        </w:tc>
        <w:tc>
          <w:tcPr>
            <w:tcW w:w="0" w:type="auto"/>
            <w:tcBorders>
              <w:top w:val="single" w:sz="0" w:space="0" w:color="D3D3D3"/>
              <w:left w:val="single" w:sz="0" w:space="0" w:color="D3D3D3"/>
              <w:bottom w:val="single" w:sz="0" w:space="0" w:color="D3D3D3"/>
              <w:right w:val="single" w:sz="0" w:space="0" w:color="D3D3D3"/>
            </w:tcBorders>
          </w:tcPr>
          <w:p w14:paraId="557EA7C1" w14:textId="77777777" w:rsidR="00524773" w:rsidRDefault="00524773" w:rsidP="00C670FC">
            <w:pPr>
              <w:keepNext/>
              <w:spacing w:after="60"/>
              <w:rPr>
                <w:ins w:id="5191" w:author="Wittman, Jacob (CDC/DDNID/NCCDPHP/DDT) (CTR)" w:date="2023-08-15T14:04:00Z"/>
              </w:rPr>
            </w:pPr>
            <w:ins w:id="5192" w:author="Wittman, Jacob (CDC/DDNID/NCCDPHP/DDT) (CTR)" w:date="2023-08-15T14:04:00Z">
              <w:r>
                <w:rPr>
                  <w:rFonts w:ascii="Calibri" w:hAnsi="Calibri"/>
                  <w:sz w:val="20"/>
                </w:rPr>
                <w:t>53.4 (5.7)</w:t>
              </w:r>
            </w:ins>
          </w:p>
        </w:tc>
        <w:tc>
          <w:tcPr>
            <w:tcW w:w="0" w:type="auto"/>
            <w:tcBorders>
              <w:top w:val="single" w:sz="0" w:space="0" w:color="D3D3D3"/>
              <w:left w:val="single" w:sz="0" w:space="0" w:color="D3D3D3"/>
              <w:bottom w:val="single" w:sz="0" w:space="0" w:color="D3D3D3"/>
              <w:right w:val="single" w:sz="0" w:space="0" w:color="D3D3D3"/>
            </w:tcBorders>
          </w:tcPr>
          <w:p w14:paraId="76F68C86" w14:textId="77777777" w:rsidR="00524773" w:rsidRDefault="00524773" w:rsidP="00C670FC">
            <w:pPr>
              <w:keepNext/>
              <w:spacing w:after="60"/>
              <w:rPr>
                <w:ins w:id="5193" w:author="Wittman, Jacob (CDC/DDNID/NCCDPHP/DDT) (CTR)" w:date="2023-08-15T14:04:00Z"/>
              </w:rPr>
            </w:pPr>
            <w:ins w:id="5194" w:author="Wittman, Jacob (CDC/DDNID/NCCDPHP/DDT) (CTR)" w:date="2023-08-15T14:04:00Z">
              <w:r>
                <w:rPr>
                  <w:rFonts w:ascii="Calibri" w:hAnsi="Calibri"/>
                  <w:sz w:val="20"/>
                </w:rPr>
                <w:t>48.3 (6.8)</w:t>
              </w:r>
            </w:ins>
          </w:p>
        </w:tc>
        <w:tc>
          <w:tcPr>
            <w:tcW w:w="0" w:type="auto"/>
            <w:tcBorders>
              <w:top w:val="single" w:sz="0" w:space="0" w:color="D3D3D3"/>
              <w:left w:val="single" w:sz="0" w:space="0" w:color="D3D3D3"/>
              <w:bottom w:val="single" w:sz="0" w:space="0" w:color="D3D3D3"/>
              <w:right w:val="single" w:sz="0" w:space="0" w:color="D3D3D3"/>
            </w:tcBorders>
          </w:tcPr>
          <w:p w14:paraId="6B79E2B8" w14:textId="77777777" w:rsidR="00524773" w:rsidRDefault="00524773" w:rsidP="00C670FC">
            <w:pPr>
              <w:keepNext/>
              <w:spacing w:after="60"/>
              <w:rPr>
                <w:ins w:id="5195" w:author="Wittman, Jacob (CDC/DDNID/NCCDPHP/DDT) (CTR)" w:date="2023-08-15T14:04:00Z"/>
              </w:rPr>
            </w:pPr>
            <w:ins w:id="5196" w:author="Wittman, Jacob (CDC/DDNID/NCCDPHP/DDT) (CTR)" w:date="2023-08-15T14:04:00Z">
              <w:r>
                <w:rPr>
                  <w:rFonts w:ascii="Calibri" w:hAnsi="Calibri"/>
                  <w:sz w:val="20"/>
                </w:rPr>
                <w:t>29.3 (-56.5, 115.1)</w:t>
              </w:r>
            </w:ins>
          </w:p>
        </w:tc>
        <w:tc>
          <w:tcPr>
            <w:tcW w:w="0" w:type="auto"/>
            <w:tcBorders>
              <w:top w:val="single" w:sz="0" w:space="0" w:color="D3D3D3"/>
              <w:left w:val="single" w:sz="0" w:space="0" w:color="D3D3D3"/>
              <w:bottom w:val="single" w:sz="0" w:space="0" w:color="D3D3D3"/>
              <w:right w:val="single" w:sz="0" w:space="0" w:color="D3D3D3"/>
            </w:tcBorders>
          </w:tcPr>
          <w:p w14:paraId="3DFB985E" w14:textId="77777777" w:rsidR="00524773" w:rsidRDefault="00524773" w:rsidP="00C670FC">
            <w:pPr>
              <w:keepNext/>
              <w:spacing w:after="60"/>
              <w:rPr>
                <w:ins w:id="519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8111ACC" w14:textId="77777777" w:rsidR="00524773" w:rsidRDefault="00524773" w:rsidP="00C670FC">
            <w:pPr>
              <w:keepNext/>
              <w:spacing w:after="60"/>
              <w:rPr>
                <w:ins w:id="5198" w:author="Wittman, Jacob (CDC/DDNID/NCCDPHP/DDT) (CTR)" w:date="2023-08-15T14:04:00Z"/>
              </w:rPr>
            </w:pPr>
            <w:ins w:id="5199" w:author="Wittman, Jacob (CDC/DDNID/NCCDPHP/DDT) (CTR)" w:date="2023-08-15T14:04:00Z">
              <w:r>
                <w:rPr>
                  <w:rFonts w:ascii="Calibri" w:hAnsi="Calibri"/>
                  <w:sz w:val="20"/>
                </w:rPr>
                <w:t>1.3 (-2.5, 5.3)</w:t>
              </w:r>
            </w:ins>
          </w:p>
        </w:tc>
        <w:tc>
          <w:tcPr>
            <w:tcW w:w="0" w:type="auto"/>
            <w:tcBorders>
              <w:top w:val="single" w:sz="0" w:space="0" w:color="D3D3D3"/>
              <w:left w:val="single" w:sz="0" w:space="0" w:color="D3D3D3"/>
              <w:bottom w:val="single" w:sz="0" w:space="0" w:color="D3D3D3"/>
              <w:right w:val="single" w:sz="0" w:space="0" w:color="D3D3D3"/>
            </w:tcBorders>
          </w:tcPr>
          <w:p w14:paraId="433DFD58" w14:textId="77777777" w:rsidR="00524773" w:rsidRDefault="00524773" w:rsidP="00C670FC">
            <w:pPr>
              <w:keepNext/>
              <w:spacing w:after="60"/>
              <w:rPr>
                <w:ins w:id="5200" w:author="Wittman, Jacob (CDC/DDNID/NCCDPHP/DDT) (CTR)" w:date="2023-08-15T14:04:00Z"/>
              </w:rPr>
            </w:pPr>
            <w:ins w:id="5201" w:author="Wittman, Jacob (CDC/DDNID/NCCDPHP/DDT) (CTR)" w:date="2023-08-15T14:04:00Z">
              <w:r>
                <w:rPr>
                  <w:rFonts w:ascii="Calibri" w:hAnsi="Calibri"/>
                  <w:sz w:val="20"/>
                </w:rPr>
                <w:t>1.3 (-2.5, 5.3)</w:t>
              </w:r>
            </w:ins>
          </w:p>
        </w:tc>
      </w:tr>
      <w:tr w:rsidR="00524773" w14:paraId="00A18074" w14:textId="77777777" w:rsidTr="00C670FC">
        <w:trPr>
          <w:cantSplit/>
          <w:jc w:val="center"/>
          <w:ins w:id="52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D64799" w14:textId="77777777" w:rsidR="00524773" w:rsidRDefault="00524773" w:rsidP="00C670FC">
            <w:pPr>
              <w:keepNext/>
              <w:spacing w:after="60"/>
              <w:rPr>
                <w:ins w:id="5203" w:author="Wittman, Jacob (CDC/DDNID/NCCDPHP/DDT) (CTR)" w:date="2023-08-15T14:04:00Z"/>
              </w:rPr>
            </w:pPr>
            <w:ins w:id="5204"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11858217" w14:textId="77777777" w:rsidR="00524773" w:rsidRDefault="00524773" w:rsidP="00C670FC">
            <w:pPr>
              <w:keepNext/>
              <w:spacing w:after="60"/>
              <w:rPr>
                <w:ins w:id="5205" w:author="Wittman, Jacob (CDC/DDNID/NCCDPHP/DDT) (CTR)" w:date="2023-08-15T14:04:00Z"/>
              </w:rPr>
            </w:pPr>
            <w:ins w:id="5206" w:author="Wittman, Jacob (CDC/DDNID/NCCDPHP/DDT) (CTR)" w:date="2023-08-15T14:04:00Z">
              <w:r>
                <w:rPr>
                  <w:rFonts w:ascii="Calibri" w:hAnsi="Calibri"/>
                  <w:sz w:val="20"/>
                </w:rPr>
                <w:t>61.7 (1.2)</w:t>
              </w:r>
            </w:ins>
          </w:p>
        </w:tc>
        <w:tc>
          <w:tcPr>
            <w:tcW w:w="0" w:type="auto"/>
            <w:tcBorders>
              <w:top w:val="single" w:sz="0" w:space="0" w:color="D3D3D3"/>
              <w:left w:val="single" w:sz="0" w:space="0" w:color="D3D3D3"/>
              <w:bottom w:val="single" w:sz="0" w:space="0" w:color="D3D3D3"/>
              <w:right w:val="single" w:sz="0" w:space="0" w:color="D3D3D3"/>
            </w:tcBorders>
          </w:tcPr>
          <w:p w14:paraId="49DC6719" w14:textId="77777777" w:rsidR="00524773" w:rsidRDefault="00524773" w:rsidP="00C670FC">
            <w:pPr>
              <w:keepNext/>
              <w:spacing w:after="60"/>
              <w:rPr>
                <w:ins w:id="5207" w:author="Wittman, Jacob (CDC/DDNID/NCCDPHP/DDT) (CTR)" w:date="2023-08-15T14:04:00Z"/>
              </w:rPr>
            </w:pPr>
            <w:ins w:id="5208" w:author="Wittman, Jacob (CDC/DDNID/NCCDPHP/DDT) (CTR)" w:date="2023-08-15T14:04:00Z">
              <w:r>
                <w:rPr>
                  <w:rFonts w:ascii="Calibri" w:hAnsi="Calibri"/>
                  <w:sz w:val="20"/>
                </w:rPr>
                <w:t>53.5 (4.3)</w:t>
              </w:r>
            </w:ins>
          </w:p>
        </w:tc>
        <w:tc>
          <w:tcPr>
            <w:tcW w:w="0" w:type="auto"/>
            <w:tcBorders>
              <w:top w:val="single" w:sz="0" w:space="0" w:color="D3D3D3"/>
              <w:left w:val="single" w:sz="0" w:space="0" w:color="D3D3D3"/>
              <w:bottom w:val="single" w:sz="0" w:space="0" w:color="D3D3D3"/>
              <w:right w:val="single" w:sz="0" w:space="0" w:color="D3D3D3"/>
            </w:tcBorders>
          </w:tcPr>
          <w:p w14:paraId="276C1382" w14:textId="77777777" w:rsidR="00524773" w:rsidRDefault="00524773" w:rsidP="00C670FC">
            <w:pPr>
              <w:keepNext/>
              <w:spacing w:after="60"/>
              <w:rPr>
                <w:ins w:id="5209" w:author="Wittman, Jacob (CDC/DDNID/NCCDPHP/DDT) (CTR)" w:date="2023-08-15T14:04:00Z"/>
              </w:rPr>
            </w:pPr>
            <w:ins w:id="5210" w:author="Wittman, Jacob (CDC/DDNID/NCCDPHP/DDT) (CTR)" w:date="2023-08-15T14:04:00Z">
              <w:r>
                <w:rPr>
                  <w:rFonts w:ascii="Calibri" w:hAnsi="Calibri"/>
                  <w:sz w:val="20"/>
                </w:rPr>
                <w:t>62.2 (4.3)</w:t>
              </w:r>
            </w:ins>
          </w:p>
        </w:tc>
        <w:tc>
          <w:tcPr>
            <w:tcW w:w="0" w:type="auto"/>
            <w:tcBorders>
              <w:top w:val="single" w:sz="0" w:space="0" w:color="D3D3D3"/>
              <w:left w:val="single" w:sz="0" w:space="0" w:color="D3D3D3"/>
              <w:bottom w:val="single" w:sz="0" w:space="0" w:color="D3D3D3"/>
              <w:right w:val="single" w:sz="0" w:space="0" w:color="D3D3D3"/>
            </w:tcBorders>
          </w:tcPr>
          <w:p w14:paraId="78352B81" w14:textId="77777777" w:rsidR="00524773" w:rsidRDefault="00524773" w:rsidP="00C670FC">
            <w:pPr>
              <w:keepNext/>
              <w:spacing w:after="60"/>
              <w:rPr>
                <w:ins w:id="5211" w:author="Wittman, Jacob (CDC/DDNID/NCCDPHP/DDT) (CTR)" w:date="2023-08-15T14:04:00Z"/>
              </w:rPr>
            </w:pPr>
            <w:ins w:id="5212" w:author="Wittman, Jacob (CDC/DDNID/NCCDPHP/DDT) (CTR)" w:date="2023-08-15T14:04:00Z">
              <w:r>
                <w:rPr>
                  <w:rFonts w:ascii="Calibri" w:hAnsi="Calibri"/>
                  <w:sz w:val="20"/>
                </w:rPr>
                <w:t>59.9 (4.5)</w:t>
              </w:r>
            </w:ins>
          </w:p>
        </w:tc>
        <w:tc>
          <w:tcPr>
            <w:tcW w:w="0" w:type="auto"/>
            <w:tcBorders>
              <w:top w:val="single" w:sz="0" w:space="0" w:color="D3D3D3"/>
              <w:left w:val="single" w:sz="0" w:space="0" w:color="D3D3D3"/>
              <w:bottom w:val="single" w:sz="0" w:space="0" w:color="D3D3D3"/>
              <w:right w:val="single" w:sz="0" w:space="0" w:color="D3D3D3"/>
            </w:tcBorders>
          </w:tcPr>
          <w:p w14:paraId="2AD2E66E" w14:textId="77777777" w:rsidR="00524773" w:rsidRDefault="00524773" w:rsidP="00C670FC">
            <w:pPr>
              <w:keepNext/>
              <w:spacing w:after="60"/>
              <w:rPr>
                <w:ins w:id="5213" w:author="Wittman, Jacob (CDC/DDNID/NCCDPHP/DDT) (CTR)" w:date="2023-08-15T14:04:00Z"/>
              </w:rPr>
            </w:pPr>
            <w:ins w:id="5214" w:author="Wittman, Jacob (CDC/DDNID/NCCDPHP/DDT) (CTR)" w:date="2023-08-15T14:04:00Z">
              <w:r>
                <w:rPr>
                  <w:rFonts w:ascii="Calibri" w:hAnsi="Calibri"/>
                  <w:sz w:val="20"/>
                </w:rPr>
                <w:t>66.7 (3.2)</w:t>
              </w:r>
            </w:ins>
          </w:p>
        </w:tc>
        <w:tc>
          <w:tcPr>
            <w:tcW w:w="0" w:type="auto"/>
            <w:tcBorders>
              <w:top w:val="single" w:sz="0" w:space="0" w:color="D3D3D3"/>
              <w:left w:val="single" w:sz="0" w:space="0" w:color="D3D3D3"/>
              <w:bottom w:val="single" w:sz="0" w:space="0" w:color="D3D3D3"/>
              <w:right w:val="single" w:sz="0" w:space="0" w:color="D3D3D3"/>
            </w:tcBorders>
          </w:tcPr>
          <w:p w14:paraId="77DED975" w14:textId="77777777" w:rsidR="00524773" w:rsidRDefault="00524773" w:rsidP="00C670FC">
            <w:pPr>
              <w:keepNext/>
              <w:spacing w:after="60"/>
              <w:rPr>
                <w:ins w:id="5215" w:author="Wittman, Jacob (CDC/DDNID/NCCDPHP/DDT) (CTR)" w:date="2023-08-15T14:04:00Z"/>
              </w:rPr>
            </w:pPr>
            <w:ins w:id="5216" w:author="Wittman, Jacob (CDC/DDNID/NCCDPHP/DDT) (CTR)" w:date="2023-08-15T14:04:00Z">
              <w:r>
                <w:rPr>
                  <w:rFonts w:ascii="Calibri" w:hAnsi="Calibri"/>
                  <w:sz w:val="20"/>
                </w:rPr>
                <w:t>69.9 (3.5)</w:t>
              </w:r>
            </w:ins>
          </w:p>
        </w:tc>
        <w:tc>
          <w:tcPr>
            <w:tcW w:w="0" w:type="auto"/>
            <w:tcBorders>
              <w:top w:val="single" w:sz="0" w:space="0" w:color="D3D3D3"/>
              <w:left w:val="single" w:sz="0" w:space="0" w:color="D3D3D3"/>
              <w:bottom w:val="single" w:sz="0" w:space="0" w:color="D3D3D3"/>
              <w:right w:val="single" w:sz="0" w:space="0" w:color="D3D3D3"/>
            </w:tcBorders>
          </w:tcPr>
          <w:p w14:paraId="3B4952FE" w14:textId="77777777" w:rsidR="00524773" w:rsidRDefault="00524773" w:rsidP="00C670FC">
            <w:pPr>
              <w:keepNext/>
              <w:spacing w:after="60"/>
              <w:rPr>
                <w:ins w:id="5217" w:author="Wittman, Jacob (CDC/DDNID/NCCDPHP/DDT) (CTR)" w:date="2023-08-15T14:04:00Z"/>
              </w:rPr>
            </w:pPr>
            <w:ins w:id="5218" w:author="Wittman, Jacob (CDC/DDNID/NCCDPHP/DDT) (CTR)" w:date="2023-08-15T14:04:00Z">
              <w:r>
                <w:rPr>
                  <w:rFonts w:ascii="Calibri" w:hAnsi="Calibri"/>
                  <w:sz w:val="20"/>
                </w:rPr>
                <w:t>59.7 (3.5)</w:t>
              </w:r>
            </w:ins>
          </w:p>
        </w:tc>
        <w:tc>
          <w:tcPr>
            <w:tcW w:w="0" w:type="auto"/>
            <w:tcBorders>
              <w:top w:val="single" w:sz="0" w:space="0" w:color="D3D3D3"/>
              <w:left w:val="single" w:sz="0" w:space="0" w:color="D3D3D3"/>
              <w:bottom w:val="single" w:sz="0" w:space="0" w:color="D3D3D3"/>
              <w:right w:val="single" w:sz="0" w:space="0" w:color="D3D3D3"/>
            </w:tcBorders>
          </w:tcPr>
          <w:p w14:paraId="0701ACEC" w14:textId="77777777" w:rsidR="00524773" w:rsidRDefault="00524773" w:rsidP="00C670FC">
            <w:pPr>
              <w:keepNext/>
              <w:spacing w:after="60"/>
              <w:rPr>
                <w:ins w:id="5219" w:author="Wittman, Jacob (CDC/DDNID/NCCDPHP/DDT) (CTR)" w:date="2023-08-15T14:04:00Z"/>
              </w:rPr>
            </w:pPr>
            <w:ins w:id="5220" w:author="Wittman, Jacob (CDC/DDNID/NCCDPHP/DDT) (CTR)" w:date="2023-08-15T14:04:00Z">
              <w:r>
                <w:rPr>
                  <w:rFonts w:ascii="Calibri" w:hAnsi="Calibri"/>
                  <w:sz w:val="20"/>
                </w:rPr>
                <w:t>65.7 (4.1)</w:t>
              </w:r>
            </w:ins>
          </w:p>
        </w:tc>
        <w:tc>
          <w:tcPr>
            <w:tcW w:w="0" w:type="auto"/>
            <w:tcBorders>
              <w:top w:val="single" w:sz="0" w:space="0" w:color="D3D3D3"/>
              <w:left w:val="single" w:sz="0" w:space="0" w:color="D3D3D3"/>
              <w:bottom w:val="single" w:sz="0" w:space="0" w:color="D3D3D3"/>
              <w:right w:val="single" w:sz="0" w:space="0" w:color="D3D3D3"/>
            </w:tcBorders>
          </w:tcPr>
          <w:p w14:paraId="66539A9F" w14:textId="77777777" w:rsidR="00524773" w:rsidRDefault="00524773" w:rsidP="00C670FC">
            <w:pPr>
              <w:keepNext/>
              <w:spacing w:after="60"/>
              <w:rPr>
                <w:ins w:id="5221" w:author="Wittman, Jacob (CDC/DDNID/NCCDPHP/DDT) (CTR)" w:date="2023-08-15T14:04:00Z"/>
              </w:rPr>
            </w:pPr>
            <w:ins w:id="5222" w:author="Wittman, Jacob (CDC/DDNID/NCCDPHP/DDT) (CTR)" w:date="2023-08-15T14:04:00Z">
              <w:r>
                <w:rPr>
                  <w:rFonts w:ascii="Calibri" w:hAnsi="Calibri"/>
                  <w:sz w:val="20"/>
                </w:rPr>
                <w:t>60.8 (5.9)</w:t>
              </w:r>
            </w:ins>
          </w:p>
        </w:tc>
        <w:tc>
          <w:tcPr>
            <w:tcW w:w="0" w:type="auto"/>
            <w:tcBorders>
              <w:top w:val="single" w:sz="0" w:space="0" w:color="D3D3D3"/>
              <w:left w:val="single" w:sz="0" w:space="0" w:color="D3D3D3"/>
              <w:bottom w:val="single" w:sz="0" w:space="0" w:color="D3D3D3"/>
              <w:right w:val="single" w:sz="0" w:space="0" w:color="D3D3D3"/>
            </w:tcBorders>
          </w:tcPr>
          <w:p w14:paraId="305FAB24" w14:textId="77777777" w:rsidR="00524773" w:rsidRDefault="00524773" w:rsidP="00C670FC">
            <w:pPr>
              <w:keepNext/>
              <w:spacing w:after="60"/>
              <w:rPr>
                <w:ins w:id="5223" w:author="Wittman, Jacob (CDC/DDNID/NCCDPHP/DDT) (CTR)" w:date="2023-08-15T14:04:00Z"/>
              </w:rPr>
            </w:pPr>
            <w:ins w:id="5224" w:author="Wittman, Jacob (CDC/DDNID/NCCDPHP/DDT) (CTR)" w:date="2023-08-15T14:04:00Z">
              <w:r>
                <w:rPr>
                  <w:rFonts w:ascii="Calibri" w:hAnsi="Calibri"/>
                  <w:sz w:val="20"/>
                </w:rPr>
                <w:t>58.2 (4.7)</w:t>
              </w:r>
            </w:ins>
          </w:p>
        </w:tc>
        <w:tc>
          <w:tcPr>
            <w:tcW w:w="0" w:type="auto"/>
            <w:tcBorders>
              <w:top w:val="single" w:sz="0" w:space="0" w:color="D3D3D3"/>
              <w:left w:val="single" w:sz="0" w:space="0" w:color="D3D3D3"/>
              <w:bottom w:val="single" w:sz="0" w:space="0" w:color="D3D3D3"/>
              <w:right w:val="single" w:sz="0" w:space="0" w:color="D3D3D3"/>
            </w:tcBorders>
          </w:tcPr>
          <w:p w14:paraId="613554B3" w14:textId="77777777" w:rsidR="00524773" w:rsidRDefault="00524773" w:rsidP="00C670FC">
            <w:pPr>
              <w:keepNext/>
              <w:spacing w:after="60"/>
              <w:rPr>
                <w:ins w:id="5225" w:author="Wittman, Jacob (CDC/DDNID/NCCDPHP/DDT) (CTR)" w:date="2023-08-15T14:04:00Z"/>
              </w:rPr>
            </w:pPr>
            <w:ins w:id="5226" w:author="Wittman, Jacob (CDC/DDNID/NCCDPHP/DDT) (CTR)" w:date="2023-08-15T14:04:00Z">
              <w:r>
                <w:rPr>
                  <w:rFonts w:ascii="Calibri" w:hAnsi="Calibri"/>
                  <w:sz w:val="20"/>
                </w:rPr>
                <w:t>62.7 (4.4)</w:t>
              </w:r>
            </w:ins>
          </w:p>
        </w:tc>
        <w:tc>
          <w:tcPr>
            <w:tcW w:w="0" w:type="auto"/>
            <w:tcBorders>
              <w:top w:val="single" w:sz="0" w:space="0" w:color="D3D3D3"/>
              <w:left w:val="single" w:sz="0" w:space="0" w:color="D3D3D3"/>
              <w:bottom w:val="single" w:sz="0" w:space="0" w:color="D3D3D3"/>
              <w:right w:val="single" w:sz="0" w:space="0" w:color="D3D3D3"/>
            </w:tcBorders>
          </w:tcPr>
          <w:p w14:paraId="55FF41F3" w14:textId="77777777" w:rsidR="00524773" w:rsidRDefault="00524773" w:rsidP="00C670FC">
            <w:pPr>
              <w:keepNext/>
              <w:spacing w:after="60"/>
              <w:rPr>
                <w:ins w:id="5227" w:author="Wittman, Jacob (CDC/DDNID/NCCDPHP/DDT) (CTR)" w:date="2023-08-15T14:04:00Z"/>
              </w:rPr>
            </w:pPr>
            <w:ins w:id="5228" w:author="Wittman, Jacob (CDC/DDNID/NCCDPHP/DDT) (CTR)" w:date="2023-08-15T14:04:00Z">
              <w:r>
                <w:rPr>
                  <w:rFonts w:ascii="Calibri" w:hAnsi="Calibri"/>
                  <w:sz w:val="20"/>
                </w:rPr>
                <w:t>57.9 (4.7)</w:t>
              </w:r>
            </w:ins>
          </w:p>
        </w:tc>
        <w:tc>
          <w:tcPr>
            <w:tcW w:w="0" w:type="auto"/>
            <w:tcBorders>
              <w:top w:val="single" w:sz="0" w:space="0" w:color="D3D3D3"/>
              <w:left w:val="single" w:sz="0" w:space="0" w:color="D3D3D3"/>
              <w:bottom w:val="single" w:sz="0" w:space="0" w:color="D3D3D3"/>
              <w:right w:val="single" w:sz="0" w:space="0" w:color="D3D3D3"/>
            </w:tcBorders>
          </w:tcPr>
          <w:p w14:paraId="3C91E8D6" w14:textId="77777777" w:rsidR="00524773" w:rsidRDefault="00524773" w:rsidP="00C670FC">
            <w:pPr>
              <w:keepNext/>
              <w:spacing w:after="60"/>
              <w:rPr>
                <w:ins w:id="5229" w:author="Wittman, Jacob (CDC/DDNID/NCCDPHP/DDT) (CTR)" w:date="2023-08-15T14:04:00Z"/>
              </w:rPr>
            </w:pPr>
            <w:ins w:id="5230" w:author="Wittman, Jacob (CDC/DDNID/NCCDPHP/DDT) (CTR)" w:date="2023-08-15T14:04:00Z">
              <w:r>
                <w:rPr>
                  <w:rFonts w:ascii="Calibri" w:hAnsi="Calibri"/>
                  <w:sz w:val="20"/>
                </w:rPr>
                <w:t>63.2 (5.6)</w:t>
              </w:r>
            </w:ins>
          </w:p>
        </w:tc>
        <w:tc>
          <w:tcPr>
            <w:tcW w:w="0" w:type="auto"/>
            <w:tcBorders>
              <w:top w:val="single" w:sz="0" w:space="0" w:color="D3D3D3"/>
              <w:left w:val="single" w:sz="0" w:space="0" w:color="D3D3D3"/>
              <w:bottom w:val="single" w:sz="0" w:space="0" w:color="D3D3D3"/>
              <w:right w:val="single" w:sz="0" w:space="0" w:color="D3D3D3"/>
            </w:tcBorders>
          </w:tcPr>
          <w:p w14:paraId="449E2040" w14:textId="77777777" w:rsidR="00524773" w:rsidRDefault="00524773" w:rsidP="00C670FC">
            <w:pPr>
              <w:keepNext/>
              <w:spacing w:after="60"/>
              <w:rPr>
                <w:ins w:id="5231" w:author="Wittman, Jacob (CDC/DDNID/NCCDPHP/DDT) (CTR)" w:date="2023-08-15T14:04:00Z"/>
              </w:rPr>
            </w:pPr>
            <w:ins w:id="5232" w:author="Wittman, Jacob (CDC/DDNID/NCCDPHP/DDT) (CTR)" w:date="2023-08-15T14:04:00Z">
              <w:r>
                <w:rPr>
                  <w:rFonts w:ascii="Calibri" w:hAnsi="Calibri"/>
                  <w:sz w:val="20"/>
                </w:rPr>
                <w:t>61.0 (7.0)</w:t>
              </w:r>
            </w:ins>
          </w:p>
        </w:tc>
        <w:tc>
          <w:tcPr>
            <w:tcW w:w="0" w:type="auto"/>
            <w:tcBorders>
              <w:top w:val="single" w:sz="0" w:space="0" w:color="D3D3D3"/>
              <w:left w:val="single" w:sz="0" w:space="0" w:color="D3D3D3"/>
              <w:bottom w:val="single" w:sz="0" w:space="0" w:color="D3D3D3"/>
              <w:right w:val="single" w:sz="0" w:space="0" w:color="D3D3D3"/>
            </w:tcBorders>
          </w:tcPr>
          <w:p w14:paraId="01480E2C" w14:textId="77777777" w:rsidR="00524773" w:rsidRDefault="00524773" w:rsidP="00C670FC">
            <w:pPr>
              <w:keepNext/>
              <w:spacing w:after="60"/>
              <w:rPr>
                <w:ins w:id="5233" w:author="Wittman, Jacob (CDC/DDNID/NCCDPHP/DDT) (CTR)" w:date="2023-08-15T14:04:00Z"/>
              </w:rPr>
            </w:pPr>
            <w:ins w:id="5234" w:author="Wittman, Jacob (CDC/DDNID/NCCDPHP/DDT) (CTR)" w:date="2023-08-15T14:04:00Z">
              <w:r>
                <w:rPr>
                  <w:rFonts w:ascii="Calibri" w:hAnsi="Calibri"/>
                  <w:sz w:val="20"/>
                </w:rPr>
                <w:t>18.1 (-9.6, 45.9)</w:t>
              </w:r>
            </w:ins>
          </w:p>
        </w:tc>
        <w:tc>
          <w:tcPr>
            <w:tcW w:w="0" w:type="auto"/>
            <w:tcBorders>
              <w:top w:val="single" w:sz="0" w:space="0" w:color="D3D3D3"/>
              <w:left w:val="single" w:sz="0" w:space="0" w:color="D3D3D3"/>
              <w:bottom w:val="single" w:sz="0" w:space="0" w:color="D3D3D3"/>
              <w:right w:val="single" w:sz="0" w:space="0" w:color="D3D3D3"/>
            </w:tcBorders>
          </w:tcPr>
          <w:p w14:paraId="44545612" w14:textId="77777777" w:rsidR="00524773" w:rsidRDefault="00524773" w:rsidP="00C670FC">
            <w:pPr>
              <w:keepNext/>
              <w:spacing w:after="60"/>
              <w:rPr>
                <w:ins w:id="52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76D132" w14:textId="77777777" w:rsidR="00524773" w:rsidRDefault="00524773" w:rsidP="00C670FC">
            <w:pPr>
              <w:keepNext/>
              <w:spacing w:after="60"/>
              <w:rPr>
                <w:ins w:id="5236" w:author="Wittman, Jacob (CDC/DDNID/NCCDPHP/DDT) (CTR)" w:date="2023-08-15T14:04:00Z"/>
              </w:rPr>
            </w:pPr>
            <w:ins w:id="5237" w:author="Wittman, Jacob (CDC/DDNID/NCCDPHP/DDT) (CTR)" w:date="2023-08-15T14:04:00Z">
              <w:r>
                <w:rPr>
                  <w:rFonts w:ascii="Calibri" w:hAnsi="Calibri"/>
                  <w:sz w:val="20"/>
                </w:rPr>
                <w:t>0.2 (-1.2, 1.6)</w:t>
              </w:r>
            </w:ins>
          </w:p>
        </w:tc>
        <w:tc>
          <w:tcPr>
            <w:tcW w:w="0" w:type="auto"/>
            <w:tcBorders>
              <w:top w:val="single" w:sz="0" w:space="0" w:color="D3D3D3"/>
              <w:left w:val="single" w:sz="0" w:space="0" w:color="D3D3D3"/>
              <w:bottom w:val="single" w:sz="0" w:space="0" w:color="D3D3D3"/>
              <w:right w:val="single" w:sz="0" w:space="0" w:color="D3D3D3"/>
            </w:tcBorders>
          </w:tcPr>
          <w:p w14:paraId="53445C9B" w14:textId="77777777" w:rsidR="00524773" w:rsidRDefault="00524773" w:rsidP="00C670FC">
            <w:pPr>
              <w:keepNext/>
              <w:spacing w:after="60"/>
              <w:rPr>
                <w:ins w:id="5238" w:author="Wittman, Jacob (CDC/DDNID/NCCDPHP/DDT) (CTR)" w:date="2023-08-15T14:04:00Z"/>
              </w:rPr>
            </w:pPr>
            <w:ins w:id="5239" w:author="Wittman, Jacob (CDC/DDNID/NCCDPHP/DDT) (CTR)" w:date="2023-08-15T14:04:00Z">
              <w:r>
                <w:rPr>
                  <w:rFonts w:ascii="Calibri" w:hAnsi="Calibri"/>
                  <w:sz w:val="20"/>
                </w:rPr>
                <w:t>0.2 (-1.2, 1.6)</w:t>
              </w:r>
            </w:ins>
          </w:p>
        </w:tc>
      </w:tr>
      <w:tr w:rsidR="00524773" w14:paraId="752B82A8" w14:textId="77777777" w:rsidTr="00C670FC">
        <w:trPr>
          <w:cantSplit/>
          <w:jc w:val="center"/>
          <w:ins w:id="524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EC982F5" w14:textId="77777777" w:rsidR="00524773" w:rsidRDefault="00524773" w:rsidP="00C670FC">
            <w:pPr>
              <w:keepNext/>
              <w:spacing w:after="60"/>
              <w:rPr>
                <w:ins w:id="5241" w:author="Wittman, Jacob (CDC/DDNID/NCCDPHP/DDT) (CTR)" w:date="2023-08-15T14:04:00Z"/>
              </w:rPr>
            </w:pPr>
            <w:ins w:id="5242"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23B1E047" w14:textId="77777777" w:rsidR="00524773" w:rsidRDefault="00524773" w:rsidP="00C670FC">
            <w:pPr>
              <w:keepNext/>
              <w:spacing w:after="60"/>
              <w:rPr>
                <w:ins w:id="5243" w:author="Wittman, Jacob (CDC/DDNID/NCCDPHP/DDT) (CTR)" w:date="2023-08-15T14:04:00Z"/>
              </w:rPr>
            </w:pPr>
            <w:ins w:id="5244" w:author="Wittman, Jacob (CDC/DDNID/NCCDPHP/DDT) (CTR)" w:date="2023-08-15T14:04:00Z">
              <w:r>
                <w:rPr>
                  <w:rFonts w:ascii="Calibri" w:hAnsi="Calibri"/>
                  <w:sz w:val="20"/>
                </w:rPr>
                <w:t>58.2 (2.1)</w:t>
              </w:r>
            </w:ins>
          </w:p>
        </w:tc>
        <w:tc>
          <w:tcPr>
            <w:tcW w:w="0" w:type="auto"/>
            <w:tcBorders>
              <w:top w:val="single" w:sz="0" w:space="0" w:color="D3D3D3"/>
              <w:left w:val="single" w:sz="0" w:space="0" w:color="D3D3D3"/>
              <w:bottom w:val="single" w:sz="0" w:space="0" w:color="D3D3D3"/>
              <w:right w:val="single" w:sz="0" w:space="0" w:color="D3D3D3"/>
            </w:tcBorders>
          </w:tcPr>
          <w:p w14:paraId="79F5B89D" w14:textId="77777777" w:rsidR="00524773" w:rsidRDefault="00524773" w:rsidP="00C670FC">
            <w:pPr>
              <w:keepNext/>
              <w:spacing w:after="60"/>
              <w:rPr>
                <w:ins w:id="5245" w:author="Wittman, Jacob (CDC/DDNID/NCCDPHP/DDT) (CTR)" w:date="2023-08-15T14:04:00Z"/>
              </w:rPr>
            </w:pPr>
            <w:ins w:id="5246" w:author="Wittman, Jacob (CDC/DDNID/NCCDPHP/DDT) (CTR)" w:date="2023-08-15T14:04:00Z">
              <w:r>
                <w:rPr>
                  <w:rFonts w:ascii="Calibri" w:hAnsi="Calibri"/>
                  <w:sz w:val="20"/>
                </w:rPr>
                <w:t>59.2 (8.4)</w:t>
              </w:r>
            </w:ins>
          </w:p>
        </w:tc>
        <w:tc>
          <w:tcPr>
            <w:tcW w:w="0" w:type="auto"/>
            <w:tcBorders>
              <w:top w:val="single" w:sz="0" w:space="0" w:color="D3D3D3"/>
              <w:left w:val="single" w:sz="0" w:space="0" w:color="D3D3D3"/>
              <w:bottom w:val="single" w:sz="0" w:space="0" w:color="D3D3D3"/>
              <w:right w:val="single" w:sz="0" w:space="0" w:color="D3D3D3"/>
            </w:tcBorders>
          </w:tcPr>
          <w:p w14:paraId="62B86169" w14:textId="77777777" w:rsidR="00524773" w:rsidRDefault="00524773" w:rsidP="00C670FC">
            <w:pPr>
              <w:keepNext/>
              <w:spacing w:after="60"/>
              <w:rPr>
                <w:ins w:id="5247" w:author="Wittman, Jacob (CDC/DDNID/NCCDPHP/DDT) (CTR)" w:date="2023-08-15T14:04:00Z"/>
              </w:rPr>
            </w:pPr>
            <w:ins w:id="5248" w:author="Wittman, Jacob (CDC/DDNID/NCCDPHP/DDT) (CTR)" w:date="2023-08-15T14:04:00Z">
              <w:r>
                <w:rPr>
                  <w:rFonts w:ascii="Calibri" w:hAnsi="Calibri"/>
                  <w:sz w:val="20"/>
                </w:rPr>
                <w:t>49.9 (7.3)</w:t>
              </w:r>
            </w:ins>
          </w:p>
        </w:tc>
        <w:tc>
          <w:tcPr>
            <w:tcW w:w="0" w:type="auto"/>
            <w:tcBorders>
              <w:top w:val="single" w:sz="0" w:space="0" w:color="D3D3D3"/>
              <w:left w:val="single" w:sz="0" w:space="0" w:color="D3D3D3"/>
              <w:bottom w:val="single" w:sz="0" w:space="0" w:color="D3D3D3"/>
              <w:right w:val="single" w:sz="0" w:space="0" w:color="D3D3D3"/>
            </w:tcBorders>
          </w:tcPr>
          <w:p w14:paraId="567DD515" w14:textId="77777777" w:rsidR="00524773" w:rsidRDefault="00524773" w:rsidP="00C670FC">
            <w:pPr>
              <w:keepNext/>
              <w:spacing w:after="60"/>
              <w:rPr>
                <w:ins w:id="5249" w:author="Wittman, Jacob (CDC/DDNID/NCCDPHP/DDT) (CTR)" w:date="2023-08-15T14:04:00Z"/>
              </w:rPr>
            </w:pPr>
            <w:ins w:id="5250" w:author="Wittman, Jacob (CDC/DDNID/NCCDPHP/DDT) (CTR)" w:date="2023-08-15T14:04:00Z">
              <w:r>
                <w:rPr>
                  <w:rFonts w:ascii="Calibri" w:hAnsi="Calibri"/>
                  <w:sz w:val="20"/>
                </w:rPr>
                <w:t>65.9 (9.6)</w:t>
              </w:r>
            </w:ins>
          </w:p>
        </w:tc>
        <w:tc>
          <w:tcPr>
            <w:tcW w:w="0" w:type="auto"/>
            <w:tcBorders>
              <w:top w:val="single" w:sz="0" w:space="0" w:color="D3D3D3"/>
              <w:left w:val="single" w:sz="0" w:space="0" w:color="D3D3D3"/>
              <w:bottom w:val="single" w:sz="0" w:space="0" w:color="D3D3D3"/>
              <w:right w:val="single" w:sz="0" w:space="0" w:color="D3D3D3"/>
            </w:tcBorders>
          </w:tcPr>
          <w:p w14:paraId="34645B99" w14:textId="77777777" w:rsidR="00524773" w:rsidRDefault="00524773" w:rsidP="00C670FC">
            <w:pPr>
              <w:keepNext/>
              <w:spacing w:after="60"/>
              <w:rPr>
                <w:ins w:id="5251" w:author="Wittman, Jacob (CDC/DDNID/NCCDPHP/DDT) (CTR)" w:date="2023-08-15T14:04:00Z"/>
              </w:rPr>
            </w:pPr>
            <w:ins w:id="5252" w:author="Wittman, Jacob (CDC/DDNID/NCCDPHP/DDT) (CTR)" w:date="2023-08-15T14:04:00Z">
              <w:r>
                <w:rPr>
                  <w:rFonts w:ascii="Calibri" w:hAnsi="Calibri"/>
                  <w:sz w:val="20"/>
                </w:rPr>
                <w:t>61.7 (8.6)</w:t>
              </w:r>
            </w:ins>
          </w:p>
        </w:tc>
        <w:tc>
          <w:tcPr>
            <w:tcW w:w="0" w:type="auto"/>
            <w:tcBorders>
              <w:top w:val="single" w:sz="0" w:space="0" w:color="D3D3D3"/>
              <w:left w:val="single" w:sz="0" w:space="0" w:color="D3D3D3"/>
              <w:bottom w:val="single" w:sz="0" w:space="0" w:color="D3D3D3"/>
              <w:right w:val="single" w:sz="0" w:space="0" w:color="D3D3D3"/>
            </w:tcBorders>
          </w:tcPr>
          <w:p w14:paraId="091AD5AD" w14:textId="77777777" w:rsidR="00524773" w:rsidRDefault="00524773" w:rsidP="00C670FC">
            <w:pPr>
              <w:keepNext/>
              <w:spacing w:after="60"/>
              <w:rPr>
                <w:ins w:id="5253" w:author="Wittman, Jacob (CDC/DDNID/NCCDPHP/DDT) (CTR)" w:date="2023-08-15T14:04:00Z"/>
              </w:rPr>
            </w:pPr>
            <w:ins w:id="5254" w:author="Wittman, Jacob (CDC/DDNID/NCCDPHP/DDT) (CTR)" w:date="2023-08-15T14:04:00Z">
              <w:r>
                <w:rPr>
                  <w:rFonts w:ascii="Calibri" w:hAnsi="Calibri"/>
                  <w:sz w:val="20"/>
                </w:rPr>
                <w:t>66.8 (7.4)</w:t>
              </w:r>
            </w:ins>
          </w:p>
        </w:tc>
        <w:tc>
          <w:tcPr>
            <w:tcW w:w="0" w:type="auto"/>
            <w:tcBorders>
              <w:top w:val="single" w:sz="0" w:space="0" w:color="D3D3D3"/>
              <w:left w:val="single" w:sz="0" w:space="0" w:color="D3D3D3"/>
              <w:bottom w:val="single" w:sz="0" w:space="0" w:color="D3D3D3"/>
              <w:right w:val="single" w:sz="0" w:space="0" w:color="D3D3D3"/>
            </w:tcBorders>
          </w:tcPr>
          <w:p w14:paraId="65840033" w14:textId="77777777" w:rsidR="00524773" w:rsidRDefault="00524773" w:rsidP="00C670FC">
            <w:pPr>
              <w:keepNext/>
              <w:spacing w:after="60"/>
              <w:rPr>
                <w:ins w:id="5255" w:author="Wittman, Jacob (CDC/DDNID/NCCDPHP/DDT) (CTR)" w:date="2023-08-15T14:04:00Z"/>
              </w:rPr>
            </w:pPr>
            <w:ins w:id="5256" w:author="Wittman, Jacob (CDC/DDNID/NCCDPHP/DDT) (CTR)" w:date="2023-08-15T14:04:00Z">
              <w:r>
                <w:rPr>
                  <w:rFonts w:ascii="Calibri" w:hAnsi="Calibri"/>
                  <w:sz w:val="20"/>
                </w:rPr>
                <w:t>68.1 (5.7)</w:t>
              </w:r>
            </w:ins>
          </w:p>
        </w:tc>
        <w:tc>
          <w:tcPr>
            <w:tcW w:w="0" w:type="auto"/>
            <w:tcBorders>
              <w:top w:val="single" w:sz="0" w:space="0" w:color="D3D3D3"/>
              <w:left w:val="single" w:sz="0" w:space="0" w:color="D3D3D3"/>
              <w:bottom w:val="single" w:sz="0" w:space="0" w:color="D3D3D3"/>
              <w:right w:val="single" w:sz="0" w:space="0" w:color="D3D3D3"/>
            </w:tcBorders>
          </w:tcPr>
          <w:p w14:paraId="140880C4" w14:textId="77777777" w:rsidR="00524773" w:rsidRDefault="00524773" w:rsidP="00C670FC">
            <w:pPr>
              <w:keepNext/>
              <w:spacing w:after="60"/>
              <w:rPr>
                <w:ins w:id="5257" w:author="Wittman, Jacob (CDC/DDNID/NCCDPHP/DDT) (CTR)" w:date="2023-08-15T14:04:00Z"/>
              </w:rPr>
            </w:pPr>
            <w:ins w:id="5258" w:author="Wittman, Jacob (CDC/DDNID/NCCDPHP/DDT) (CTR)" w:date="2023-08-15T14:04:00Z">
              <w:r>
                <w:rPr>
                  <w:rFonts w:ascii="Calibri" w:hAnsi="Calibri"/>
                  <w:sz w:val="20"/>
                </w:rPr>
                <w:t>59.8 (8.2)</w:t>
              </w:r>
            </w:ins>
          </w:p>
        </w:tc>
        <w:tc>
          <w:tcPr>
            <w:tcW w:w="0" w:type="auto"/>
            <w:tcBorders>
              <w:top w:val="single" w:sz="0" w:space="0" w:color="D3D3D3"/>
              <w:left w:val="single" w:sz="0" w:space="0" w:color="D3D3D3"/>
              <w:bottom w:val="single" w:sz="0" w:space="0" w:color="D3D3D3"/>
              <w:right w:val="single" w:sz="0" w:space="0" w:color="D3D3D3"/>
            </w:tcBorders>
          </w:tcPr>
          <w:p w14:paraId="2540A9AF" w14:textId="77777777" w:rsidR="00524773" w:rsidRDefault="00524773" w:rsidP="00C670FC">
            <w:pPr>
              <w:keepNext/>
              <w:spacing w:after="60"/>
              <w:rPr>
                <w:ins w:id="5259" w:author="Wittman, Jacob (CDC/DDNID/NCCDPHP/DDT) (CTR)" w:date="2023-08-15T14:04:00Z"/>
              </w:rPr>
            </w:pPr>
            <w:ins w:id="5260" w:author="Wittman, Jacob (CDC/DDNID/NCCDPHP/DDT) (CTR)" w:date="2023-08-15T14:04:00Z">
              <w:r>
                <w:rPr>
                  <w:rFonts w:ascii="Calibri" w:hAnsi="Calibri"/>
                  <w:sz w:val="20"/>
                </w:rPr>
                <w:t>58.6 (9.4)</w:t>
              </w:r>
            </w:ins>
          </w:p>
        </w:tc>
        <w:tc>
          <w:tcPr>
            <w:tcW w:w="0" w:type="auto"/>
            <w:tcBorders>
              <w:top w:val="single" w:sz="0" w:space="0" w:color="D3D3D3"/>
              <w:left w:val="single" w:sz="0" w:space="0" w:color="D3D3D3"/>
              <w:bottom w:val="single" w:sz="0" w:space="0" w:color="D3D3D3"/>
              <w:right w:val="single" w:sz="0" w:space="0" w:color="D3D3D3"/>
            </w:tcBorders>
          </w:tcPr>
          <w:p w14:paraId="3CBA672E" w14:textId="77777777" w:rsidR="00524773" w:rsidRDefault="00524773" w:rsidP="00C670FC">
            <w:pPr>
              <w:keepNext/>
              <w:spacing w:after="60"/>
              <w:rPr>
                <w:ins w:id="5261" w:author="Wittman, Jacob (CDC/DDNID/NCCDPHP/DDT) (CTR)" w:date="2023-08-15T14:04:00Z"/>
              </w:rPr>
            </w:pPr>
            <w:ins w:id="5262" w:author="Wittman, Jacob (CDC/DDNID/NCCDPHP/DDT) (CTR)" w:date="2023-08-15T14:04:00Z">
              <w:r>
                <w:rPr>
                  <w:rFonts w:ascii="Calibri" w:hAnsi="Calibri"/>
                  <w:sz w:val="20"/>
                </w:rPr>
                <w:t>55.2 (8.1)</w:t>
              </w:r>
            </w:ins>
          </w:p>
        </w:tc>
        <w:tc>
          <w:tcPr>
            <w:tcW w:w="0" w:type="auto"/>
            <w:tcBorders>
              <w:top w:val="single" w:sz="0" w:space="0" w:color="D3D3D3"/>
              <w:left w:val="single" w:sz="0" w:space="0" w:color="D3D3D3"/>
              <w:bottom w:val="single" w:sz="0" w:space="0" w:color="D3D3D3"/>
              <w:right w:val="single" w:sz="0" w:space="0" w:color="D3D3D3"/>
            </w:tcBorders>
          </w:tcPr>
          <w:p w14:paraId="561529EC" w14:textId="77777777" w:rsidR="00524773" w:rsidRDefault="00524773" w:rsidP="00C670FC">
            <w:pPr>
              <w:keepNext/>
              <w:spacing w:after="60"/>
              <w:rPr>
                <w:ins w:id="5263" w:author="Wittman, Jacob (CDC/DDNID/NCCDPHP/DDT) (CTR)" w:date="2023-08-15T14:04:00Z"/>
              </w:rPr>
            </w:pPr>
            <w:ins w:id="5264" w:author="Wittman, Jacob (CDC/DDNID/NCCDPHP/DDT) (CTR)" w:date="2023-08-15T14:04:00Z">
              <w:r>
                <w:rPr>
                  <w:rFonts w:ascii="Calibri" w:hAnsi="Calibri"/>
                  <w:sz w:val="20"/>
                </w:rPr>
                <w:t>61.2 (9.0)</w:t>
              </w:r>
            </w:ins>
          </w:p>
        </w:tc>
        <w:tc>
          <w:tcPr>
            <w:tcW w:w="0" w:type="auto"/>
            <w:tcBorders>
              <w:top w:val="single" w:sz="0" w:space="0" w:color="D3D3D3"/>
              <w:left w:val="single" w:sz="0" w:space="0" w:color="D3D3D3"/>
              <w:bottom w:val="single" w:sz="0" w:space="0" w:color="D3D3D3"/>
              <w:right w:val="single" w:sz="0" w:space="0" w:color="D3D3D3"/>
            </w:tcBorders>
          </w:tcPr>
          <w:p w14:paraId="04F63740" w14:textId="77777777" w:rsidR="00524773" w:rsidRDefault="00524773" w:rsidP="00C670FC">
            <w:pPr>
              <w:keepNext/>
              <w:spacing w:after="60"/>
              <w:rPr>
                <w:ins w:id="5265" w:author="Wittman, Jacob (CDC/DDNID/NCCDPHP/DDT) (CTR)" w:date="2023-08-15T14:04:00Z"/>
              </w:rPr>
            </w:pPr>
            <w:ins w:id="5266" w:author="Wittman, Jacob (CDC/DDNID/NCCDPHP/DDT) (CTR)" w:date="2023-08-15T14:04:00Z">
              <w:r>
                <w:rPr>
                  <w:rFonts w:ascii="Calibri" w:hAnsi="Calibri"/>
                  <w:sz w:val="20"/>
                </w:rPr>
                <w:t>47.2 (9.6)</w:t>
              </w:r>
            </w:ins>
          </w:p>
        </w:tc>
        <w:tc>
          <w:tcPr>
            <w:tcW w:w="0" w:type="auto"/>
            <w:tcBorders>
              <w:top w:val="single" w:sz="0" w:space="0" w:color="D3D3D3"/>
              <w:left w:val="single" w:sz="0" w:space="0" w:color="D3D3D3"/>
              <w:bottom w:val="single" w:sz="0" w:space="0" w:color="D3D3D3"/>
              <w:right w:val="single" w:sz="0" w:space="0" w:color="D3D3D3"/>
            </w:tcBorders>
          </w:tcPr>
          <w:p w14:paraId="74B25708" w14:textId="77777777" w:rsidR="00524773" w:rsidRDefault="00524773" w:rsidP="00C670FC">
            <w:pPr>
              <w:keepNext/>
              <w:spacing w:after="60"/>
              <w:rPr>
                <w:ins w:id="5267" w:author="Wittman, Jacob (CDC/DDNID/NCCDPHP/DDT) (CTR)" w:date="2023-08-15T14:04:00Z"/>
              </w:rPr>
            </w:pPr>
            <w:ins w:id="5268" w:author="Wittman, Jacob (CDC/DDNID/NCCDPHP/DDT) (CTR)" w:date="2023-08-15T14:04:00Z">
              <w:r>
                <w:rPr>
                  <w:rFonts w:ascii="Calibri" w:hAnsi="Calibri"/>
                  <w:sz w:val="20"/>
                </w:rPr>
                <w:t>44.2 (13.8)</w:t>
              </w:r>
            </w:ins>
          </w:p>
        </w:tc>
        <w:tc>
          <w:tcPr>
            <w:tcW w:w="0" w:type="auto"/>
            <w:tcBorders>
              <w:top w:val="single" w:sz="0" w:space="0" w:color="D3D3D3"/>
              <w:left w:val="single" w:sz="0" w:space="0" w:color="D3D3D3"/>
              <w:bottom w:val="single" w:sz="0" w:space="0" w:color="D3D3D3"/>
              <w:right w:val="single" w:sz="0" w:space="0" w:color="D3D3D3"/>
            </w:tcBorders>
          </w:tcPr>
          <w:p w14:paraId="78C1C45D" w14:textId="77777777" w:rsidR="00524773" w:rsidRDefault="00524773" w:rsidP="00C670FC">
            <w:pPr>
              <w:keepNext/>
              <w:spacing w:after="60"/>
              <w:rPr>
                <w:ins w:id="5269" w:author="Wittman, Jacob (CDC/DDNID/NCCDPHP/DDT) (CTR)" w:date="2023-08-15T14:04:00Z"/>
              </w:rPr>
            </w:pPr>
            <w:ins w:id="5270" w:author="Wittman, Jacob (CDC/DDNID/NCCDPHP/DDT) (CTR)" w:date="2023-08-15T14:04:00Z">
              <w:r>
                <w:rPr>
                  <w:rFonts w:ascii="Calibri" w:hAnsi="Calibri"/>
                  <w:sz w:val="20"/>
                </w:rPr>
                <w:t>45.0 (14.3)</w:t>
              </w:r>
            </w:ins>
          </w:p>
        </w:tc>
        <w:tc>
          <w:tcPr>
            <w:tcW w:w="0" w:type="auto"/>
            <w:tcBorders>
              <w:top w:val="single" w:sz="0" w:space="0" w:color="D3D3D3"/>
              <w:left w:val="single" w:sz="0" w:space="0" w:color="D3D3D3"/>
              <w:bottom w:val="single" w:sz="0" w:space="0" w:color="D3D3D3"/>
              <w:right w:val="single" w:sz="0" w:space="0" w:color="D3D3D3"/>
            </w:tcBorders>
          </w:tcPr>
          <w:p w14:paraId="3C972ABB" w14:textId="77777777" w:rsidR="00524773" w:rsidRDefault="00524773" w:rsidP="00C670FC">
            <w:pPr>
              <w:keepNext/>
              <w:spacing w:after="60"/>
              <w:rPr>
                <w:ins w:id="5271" w:author="Wittman, Jacob (CDC/DDNID/NCCDPHP/DDT) (CTR)" w:date="2023-08-15T14:04:00Z"/>
              </w:rPr>
            </w:pPr>
            <w:ins w:id="5272" w:author="Wittman, Jacob (CDC/DDNID/NCCDPHP/DDT) (CTR)" w:date="2023-08-15T14:04:00Z">
              <w:r>
                <w:rPr>
                  <w:rFonts w:ascii="Calibri" w:hAnsi="Calibri"/>
                  <w:sz w:val="20"/>
                </w:rPr>
                <w:t>-25.3 (-75.4, 24.8)</w:t>
              </w:r>
            </w:ins>
          </w:p>
        </w:tc>
        <w:tc>
          <w:tcPr>
            <w:tcW w:w="0" w:type="auto"/>
            <w:tcBorders>
              <w:top w:val="single" w:sz="0" w:space="0" w:color="D3D3D3"/>
              <w:left w:val="single" w:sz="0" w:space="0" w:color="D3D3D3"/>
              <w:bottom w:val="single" w:sz="0" w:space="0" w:color="D3D3D3"/>
              <w:right w:val="single" w:sz="0" w:space="0" w:color="D3D3D3"/>
            </w:tcBorders>
          </w:tcPr>
          <w:p w14:paraId="0E4F2705" w14:textId="77777777" w:rsidR="00524773" w:rsidRDefault="00524773" w:rsidP="00C670FC">
            <w:pPr>
              <w:keepNext/>
              <w:spacing w:after="60"/>
              <w:rPr>
                <w:ins w:id="527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98B18D" w14:textId="77777777" w:rsidR="00524773" w:rsidRDefault="00524773" w:rsidP="00C670FC">
            <w:pPr>
              <w:keepNext/>
              <w:spacing w:after="60"/>
              <w:rPr>
                <w:ins w:id="5274" w:author="Wittman, Jacob (CDC/DDNID/NCCDPHP/DDT) (CTR)" w:date="2023-08-15T14:04:00Z"/>
              </w:rPr>
            </w:pPr>
            <w:ins w:id="5275" w:author="Wittman, Jacob (CDC/DDNID/NCCDPHP/DDT) (CTR)" w:date="2023-08-15T14:04:00Z">
              <w:r>
                <w:rPr>
                  <w:rFonts w:ascii="Calibri" w:hAnsi="Calibri"/>
                  <w:sz w:val="20"/>
                </w:rPr>
                <w:t>-1.8 (-4.1, 0.5)</w:t>
              </w:r>
            </w:ins>
          </w:p>
        </w:tc>
        <w:tc>
          <w:tcPr>
            <w:tcW w:w="0" w:type="auto"/>
            <w:tcBorders>
              <w:top w:val="single" w:sz="0" w:space="0" w:color="D3D3D3"/>
              <w:left w:val="single" w:sz="0" w:space="0" w:color="D3D3D3"/>
              <w:bottom w:val="single" w:sz="0" w:space="0" w:color="D3D3D3"/>
              <w:right w:val="single" w:sz="0" w:space="0" w:color="D3D3D3"/>
            </w:tcBorders>
          </w:tcPr>
          <w:p w14:paraId="35E033AF" w14:textId="77777777" w:rsidR="00524773" w:rsidRDefault="00524773" w:rsidP="00C670FC">
            <w:pPr>
              <w:keepNext/>
              <w:spacing w:after="60"/>
              <w:rPr>
                <w:ins w:id="5276" w:author="Wittman, Jacob (CDC/DDNID/NCCDPHP/DDT) (CTR)" w:date="2023-08-15T14:04:00Z"/>
              </w:rPr>
            </w:pPr>
            <w:ins w:id="5277" w:author="Wittman, Jacob (CDC/DDNID/NCCDPHP/DDT) (CTR)" w:date="2023-08-15T14:04:00Z">
              <w:r>
                <w:rPr>
                  <w:rFonts w:ascii="Calibri" w:hAnsi="Calibri"/>
                  <w:sz w:val="20"/>
                </w:rPr>
                <w:t>-1.8 (-4.1, 0.5)</w:t>
              </w:r>
            </w:ins>
          </w:p>
        </w:tc>
      </w:tr>
      <w:tr w:rsidR="00524773" w14:paraId="17D13154" w14:textId="77777777" w:rsidTr="00C670FC">
        <w:trPr>
          <w:cantSplit/>
          <w:jc w:val="center"/>
          <w:ins w:id="52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1406F2E" w14:textId="77777777" w:rsidR="00524773" w:rsidRDefault="00524773" w:rsidP="00C670FC">
            <w:pPr>
              <w:keepNext/>
              <w:spacing w:after="60"/>
              <w:rPr>
                <w:ins w:id="5279" w:author="Wittman, Jacob (CDC/DDNID/NCCDPHP/DDT) (CTR)" w:date="2023-08-15T14:04:00Z"/>
              </w:rPr>
            </w:pPr>
            <w:ins w:id="5280"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3FF5ECD6" w14:textId="77777777" w:rsidR="00524773" w:rsidRDefault="00524773" w:rsidP="00C670FC">
            <w:pPr>
              <w:keepNext/>
              <w:spacing w:after="60"/>
              <w:rPr>
                <w:ins w:id="5281" w:author="Wittman, Jacob (CDC/DDNID/NCCDPHP/DDT) (CTR)" w:date="2023-08-15T14:04:00Z"/>
              </w:rPr>
            </w:pPr>
            <w:ins w:id="5282" w:author="Wittman, Jacob (CDC/DDNID/NCCDPHP/DDT) (CTR)" w:date="2023-08-15T14:04:00Z">
              <w:r>
                <w:rPr>
                  <w:rFonts w:ascii="Calibri" w:hAnsi="Calibri"/>
                  <w:sz w:val="20"/>
                </w:rPr>
                <w:t>64.1 (0.8)</w:t>
              </w:r>
            </w:ins>
          </w:p>
        </w:tc>
        <w:tc>
          <w:tcPr>
            <w:tcW w:w="0" w:type="auto"/>
            <w:tcBorders>
              <w:top w:val="single" w:sz="0" w:space="0" w:color="D3D3D3"/>
              <w:left w:val="single" w:sz="0" w:space="0" w:color="D3D3D3"/>
              <w:bottom w:val="single" w:sz="0" w:space="0" w:color="D3D3D3"/>
              <w:right w:val="single" w:sz="0" w:space="0" w:color="D3D3D3"/>
            </w:tcBorders>
          </w:tcPr>
          <w:p w14:paraId="588B9F43" w14:textId="77777777" w:rsidR="00524773" w:rsidRDefault="00524773" w:rsidP="00C670FC">
            <w:pPr>
              <w:keepNext/>
              <w:spacing w:after="60"/>
              <w:rPr>
                <w:ins w:id="5283" w:author="Wittman, Jacob (CDC/DDNID/NCCDPHP/DDT) (CTR)" w:date="2023-08-15T14:04:00Z"/>
              </w:rPr>
            </w:pPr>
            <w:ins w:id="5284" w:author="Wittman, Jacob (CDC/DDNID/NCCDPHP/DDT) (CTR)" w:date="2023-08-15T14:04:00Z">
              <w:r>
                <w:rPr>
                  <w:rFonts w:ascii="Calibri" w:hAnsi="Calibri"/>
                  <w:sz w:val="20"/>
                </w:rPr>
                <w:t>59.5 (2.9)</w:t>
              </w:r>
            </w:ins>
          </w:p>
        </w:tc>
        <w:tc>
          <w:tcPr>
            <w:tcW w:w="0" w:type="auto"/>
            <w:tcBorders>
              <w:top w:val="single" w:sz="0" w:space="0" w:color="D3D3D3"/>
              <w:left w:val="single" w:sz="0" w:space="0" w:color="D3D3D3"/>
              <w:bottom w:val="single" w:sz="0" w:space="0" w:color="D3D3D3"/>
              <w:right w:val="single" w:sz="0" w:space="0" w:color="D3D3D3"/>
            </w:tcBorders>
          </w:tcPr>
          <w:p w14:paraId="7F69BF27" w14:textId="77777777" w:rsidR="00524773" w:rsidRDefault="00524773" w:rsidP="00C670FC">
            <w:pPr>
              <w:keepNext/>
              <w:spacing w:after="60"/>
              <w:rPr>
                <w:ins w:id="5285" w:author="Wittman, Jacob (CDC/DDNID/NCCDPHP/DDT) (CTR)" w:date="2023-08-15T14:04:00Z"/>
              </w:rPr>
            </w:pPr>
            <w:ins w:id="5286" w:author="Wittman, Jacob (CDC/DDNID/NCCDPHP/DDT) (CTR)" w:date="2023-08-15T14:04:00Z">
              <w:r>
                <w:rPr>
                  <w:rFonts w:ascii="Calibri" w:hAnsi="Calibri"/>
                  <w:sz w:val="20"/>
                </w:rPr>
                <w:t>62.2 (2.7)</w:t>
              </w:r>
            </w:ins>
          </w:p>
        </w:tc>
        <w:tc>
          <w:tcPr>
            <w:tcW w:w="0" w:type="auto"/>
            <w:tcBorders>
              <w:top w:val="single" w:sz="0" w:space="0" w:color="D3D3D3"/>
              <w:left w:val="single" w:sz="0" w:space="0" w:color="D3D3D3"/>
              <w:bottom w:val="single" w:sz="0" w:space="0" w:color="D3D3D3"/>
              <w:right w:val="single" w:sz="0" w:space="0" w:color="D3D3D3"/>
            </w:tcBorders>
          </w:tcPr>
          <w:p w14:paraId="16D73800" w14:textId="77777777" w:rsidR="00524773" w:rsidRDefault="00524773" w:rsidP="00C670FC">
            <w:pPr>
              <w:keepNext/>
              <w:spacing w:after="60"/>
              <w:rPr>
                <w:ins w:id="5287" w:author="Wittman, Jacob (CDC/DDNID/NCCDPHP/DDT) (CTR)" w:date="2023-08-15T14:04:00Z"/>
              </w:rPr>
            </w:pPr>
            <w:ins w:id="5288" w:author="Wittman, Jacob (CDC/DDNID/NCCDPHP/DDT) (CTR)" w:date="2023-08-15T14:04:00Z">
              <w:r>
                <w:rPr>
                  <w:rFonts w:ascii="Calibri" w:hAnsi="Calibri"/>
                  <w:sz w:val="20"/>
                </w:rPr>
                <w:t>60.9 (2.4)</w:t>
              </w:r>
            </w:ins>
          </w:p>
        </w:tc>
        <w:tc>
          <w:tcPr>
            <w:tcW w:w="0" w:type="auto"/>
            <w:tcBorders>
              <w:top w:val="single" w:sz="0" w:space="0" w:color="D3D3D3"/>
              <w:left w:val="single" w:sz="0" w:space="0" w:color="D3D3D3"/>
              <w:bottom w:val="single" w:sz="0" w:space="0" w:color="D3D3D3"/>
              <w:right w:val="single" w:sz="0" w:space="0" w:color="D3D3D3"/>
            </w:tcBorders>
          </w:tcPr>
          <w:p w14:paraId="598C2327" w14:textId="77777777" w:rsidR="00524773" w:rsidRDefault="00524773" w:rsidP="00C670FC">
            <w:pPr>
              <w:keepNext/>
              <w:spacing w:after="60"/>
              <w:rPr>
                <w:ins w:id="5289" w:author="Wittman, Jacob (CDC/DDNID/NCCDPHP/DDT) (CTR)" w:date="2023-08-15T14:04:00Z"/>
              </w:rPr>
            </w:pPr>
            <w:ins w:id="5290" w:author="Wittman, Jacob (CDC/DDNID/NCCDPHP/DDT) (CTR)" w:date="2023-08-15T14:04:00Z">
              <w:r>
                <w:rPr>
                  <w:rFonts w:ascii="Calibri" w:hAnsi="Calibri"/>
                  <w:sz w:val="20"/>
                </w:rPr>
                <w:t>64.1 (2.4)</w:t>
              </w:r>
            </w:ins>
          </w:p>
        </w:tc>
        <w:tc>
          <w:tcPr>
            <w:tcW w:w="0" w:type="auto"/>
            <w:tcBorders>
              <w:top w:val="single" w:sz="0" w:space="0" w:color="D3D3D3"/>
              <w:left w:val="single" w:sz="0" w:space="0" w:color="D3D3D3"/>
              <w:bottom w:val="single" w:sz="0" w:space="0" w:color="D3D3D3"/>
              <w:right w:val="single" w:sz="0" w:space="0" w:color="D3D3D3"/>
            </w:tcBorders>
          </w:tcPr>
          <w:p w14:paraId="702D701F" w14:textId="77777777" w:rsidR="00524773" w:rsidRDefault="00524773" w:rsidP="00C670FC">
            <w:pPr>
              <w:keepNext/>
              <w:spacing w:after="60"/>
              <w:rPr>
                <w:ins w:id="5291" w:author="Wittman, Jacob (CDC/DDNID/NCCDPHP/DDT) (CTR)" w:date="2023-08-15T14:04:00Z"/>
              </w:rPr>
            </w:pPr>
            <w:ins w:id="5292" w:author="Wittman, Jacob (CDC/DDNID/NCCDPHP/DDT) (CTR)" w:date="2023-08-15T14:04:00Z">
              <w:r>
                <w:rPr>
                  <w:rFonts w:ascii="Calibri" w:hAnsi="Calibri"/>
                  <w:sz w:val="20"/>
                </w:rPr>
                <w:t>68.9 (2.9)</w:t>
              </w:r>
            </w:ins>
          </w:p>
        </w:tc>
        <w:tc>
          <w:tcPr>
            <w:tcW w:w="0" w:type="auto"/>
            <w:tcBorders>
              <w:top w:val="single" w:sz="0" w:space="0" w:color="D3D3D3"/>
              <w:left w:val="single" w:sz="0" w:space="0" w:color="D3D3D3"/>
              <w:bottom w:val="single" w:sz="0" w:space="0" w:color="D3D3D3"/>
              <w:right w:val="single" w:sz="0" w:space="0" w:color="D3D3D3"/>
            </w:tcBorders>
          </w:tcPr>
          <w:p w14:paraId="1A33571D" w14:textId="77777777" w:rsidR="00524773" w:rsidRDefault="00524773" w:rsidP="00C670FC">
            <w:pPr>
              <w:keepNext/>
              <w:spacing w:after="60"/>
              <w:rPr>
                <w:ins w:id="5293" w:author="Wittman, Jacob (CDC/DDNID/NCCDPHP/DDT) (CTR)" w:date="2023-08-15T14:04:00Z"/>
              </w:rPr>
            </w:pPr>
            <w:ins w:id="5294" w:author="Wittman, Jacob (CDC/DDNID/NCCDPHP/DDT) (CTR)" w:date="2023-08-15T14:04:00Z">
              <w:r>
                <w:rPr>
                  <w:rFonts w:ascii="Calibri" w:hAnsi="Calibri"/>
                  <w:sz w:val="20"/>
                </w:rPr>
                <w:t>66.6 (3.8)</w:t>
              </w:r>
            </w:ins>
          </w:p>
        </w:tc>
        <w:tc>
          <w:tcPr>
            <w:tcW w:w="0" w:type="auto"/>
            <w:tcBorders>
              <w:top w:val="single" w:sz="0" w:space="0" w:color="D3D3D3"/>
              <w:left w:val="single" w:sz="0" w:space="0" w:color="D3D3D3"/>
              <w:bottom w:val="single" w:sz="0" w:space="0" w:color="D3D3D3"/>
              <w:right w:val="single" w:sz="0" w:space="0" w:color="D3D3D3"/>
            </w:tcBorders>
          </w:tcPr>
          <w:p w14:paraId="3EA1C522" w14:textId="77777777" w:rsidR="00524773" w:rsidRDefault="00524773" w:rsidP="00C670FC">
            <w:pPr>
              <w:keepNext/>
              <w:spacing w:after="60"/>
              <w:rPr>
                <w:ins w:id="5295" w:author="Wittman, Jacob (CDC/DDNID/NCCDPHP/DDT) (CTR)" w:date="2023-08-15T14:04:00Z"/>
              </w:rPr>
            </w:pPr>
            <w:ins w:id="5296" w:author="Wittman, Jacob (CDC/DDNID/NCCDPHP/DDT) (CTR)" w:date="2023-08-15T14:04:00Z">
              <w:r>
                <w:rPr>
                  <w:rFonts w:ascii="Calibri" w:hAnsi="Calibri"/>
                  <w:sz w:val="20"/>
                </w:rPr>
                <w:t>67.1 (3.2)</w:t>
              </w:r>
            </w:ins>
          </w:p>
        </w:tc>
        <w:tc>
          <w:tcPr>
            <w:tcW w:w="0" w:type="auto"/>
            <w:tcBorders>
              <w:top w:val="single" w:sz="0" w:space="0" w:color="D3D3D3"/>
              <w:left w:val="single" w:sz="0" w:space="0" w:color="D3D3D3"/>
              <w:bottom w:val="single" w:sz="0" w:space="0" w:color="D3D3D3"/>
              <w:right w:val="single" w:sz="0" w:space="0" w:color="D3D3D3"/>
            </w:tcBorders>
          </w:tcPr>
          <w:p w14:paraId="5F147BC5" w14:textId="77777777" w:rsidR="00524773" w:rsidRDefault="00524773" w:rsidP="00C670FC">
            <w:pPr>
              <w:keepNext/>
              <w:spacing w:after="60"/>
              <w:rPr>
                <w:ins w:id="5297" w:author="Wittman, Jacob (CDC/DDNID/NCCDPHP/DDT) (CTR)" w:date="2023-08-15T14:04:00Z"/>
              </w:rPr>
            </w:pPr>
            <w:ins w:id="5298" w:author="Wittman, Jacob (CDC/DDNID/NCCDPHP/DDT) (CTR)" w:date="2023-08-15T14:04:00Z">
              <w:r>
                <w:rPr>
                  <w:rFonts w:ascii="Calibri" w:hAnsi="Calibri"/>
                  <w:sz w:val="20"/>
                </w:rPr>
                <w:t>61.0 (3.5)</w:t>
              </w:r>
            </w:ins>
          </w:p>
        </w:tc>
        <w:tc>
          <w:tcPr>
            <w:tcW w:w="0" w:type="auto"/>
            <w:tcBorders>
              <w:top w:val="single" w:sz="0" w:space="0" w:color="D3D3D3"/>
              <w:left w:val="single" w:sz="0" w:space="0" w:color="D3D3D3"/>
              <w:bottom w:val="single" w:sz="0" w:space="0" w:color="D3D3D3"/>
              <w:right w:val="single" w:sz="0" w:space="0" w:color="D3D3D3"/>
            </w:tcBorders>
          </w:tcPr>
          <w:p w14:paraId="2FDD2D47" w14:textId="77777777" w:rsidR="00524773" w:rsidRDefault="00524773" w:rsidP="00C670FC">
            <w:pPr>
              <w:keepNext/>
              <w:spacing w:after="60"/>
              <w:rPr>
                <w:ins w:id="5299" w:author="Wittman, Jacob (CDC/DDNID/NCCDPHP/DDT) (CTR)" w:date="2023-08-15T14:04:00Z"/>
              </w:rPr>
            </w:pPr>
            <w:ins w:id="5300"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531EC82C" w14:textId="77777777" w:rsidR="00524773" w:rsidRDefault="00524773" w:rsidP="00C670FC">
            <w:pPr>
              <w:keepNext/>
              <w:spacing w:after="60"/>
              <w:rPr>
                <w:ins w:id="5301" w:author="Wittman, Jacob (CDC/DDNID/NCCDPHP/DDT) (CTR)" w:date="2023-08-15T14:04:00Z"/>
              </w:rPr>
            </w:pPr>
            <w:ins w:id="5302" w:author="Wittman, Jacob (CDC/DDNID/NCCDPHP/DDT) (CTR)" w:date="2023-08-15T14:04:00Z">
              <w:r>
                <w:rPr>
                  <w:rFonts w:ascii="Calibri" w:hAnsi="Calibri"/>
                  <w:sz w:val="20"/>
                </w:rPr>
                <w:t>65.2 (3.0)</w:t>
              </w:r>
            </w:ins>
          </w:p>
        </w:tc>
        <w:tc>
          <w:tcPr>
            <w:tcW w:w="0" w:type="auto"/>
            <w:tcBorders>
              <w:top w:val="single" w:sz="0" w:space="0" w:color="D3D3D3"/>
              <w:left w:val="single" w:sz="0" w:space="0" w:color="D3D3D3"/>
              <w:bottom w:val="single" w:sz="0" w:space="0" w:color="D3D3D3"/>
              <w:right w:val="single" w:sz="0" w:space="0" w:color="D3D3D3"/>
            </w:tcBorders>
          </w:tcPr>
          <w:p w14:paraId="5EF20F7B" w14:textId="77777777" w:rsidR="00524773" w:rsidRDefault="00524773" w:rsidP="00C670FC">
            <w:pPr>
              <w:keepNext/>
              <w:spacing w:after="60"/>
              <w:rPr>
                <w:ins w:id="5303" w:author="Wittman, Jacob (CDC/DDNID/NCCDPHP/DDT) (CTR)" w:date="2023-08-15T14:04:00Z"/>
              </w:rPr>
            </w:pPr>
            <w:ins w:id="5304" w:author="Wittman, Jacob (CDC/DDNID/NCCDPHP/DDT) (CTR)" w:date="2023-08-15T14:04:00Z">
              <w:r>
                <w:rPr>
                  <w:rFonts w:ascii="Calibri" w:hAnsi="Calibri"/>
                  <w:sz w:val="20"/>
                </w:rPr>
                <w:t>64.0 (3.0)</w:t>
              </w:r>
            </w:ins>
          </w:p>
        </w:tc>
        <w:tc>
          <w:tcPr>
            <w:tcW w:w="0" w:type="auto"/>
            <w:tcBorders>
              <w:top w:val="single" w:sz="0" w:space="0" w:color="D3D3D3"/>
              <w:left w:val="single" w:sz="0" w:space="0" w:color="D3D3D3"/>
              <w:bottom w:val="single" w:sz="0" w:space="0" w:color="D3D3D3"/>
              <w:right w:val="single" w:sz="0" w:space="0" w:color="D3D3D3"/>
            </w:tcBorders>
          </w:tcPr>
          <w:p w14:paraId="0748D72D" w14:textId="77777777" w:rsidR="00524773" w:rsidRDefault="00524773" w:rsidP="00C670FC">
            <w:pPr>
              <w:keepNext/>
              <w:spacing w:after="60"/>
              <w:rPr>
                <w:ins w:id="5305" w:author="Wittman, Jacob (CDC/DDNID/NCCDPHP/DDT) (CTR)" w:date="2023-08-15T14:04:00Z"/>
              </w:rPr>
            </w:pPr>
            <w:ins w:id="5306" w:author="Wittman, Jacob (CDC/DDNID/NCCDPHP/DDT) (CTR)" w:date="2023-08-15T14:04:00Z">
              <w:r>
                <w:rPr>
                  <w:rFonts w:ascii="Calibri" w:hAnsi="Calibri"/>
                  <w:sz w:val="20"/>
                </w:rPr>
                <w:t>64.2 (3.0)</w:t>
              </w:r>
            </w:ins>
          </w:p>
        </w:tc>
        <w:tc>
          <w:tcPr>
            <w:tcW w:w="0" w:type="auto"/>
            <w:tcBorders>
              <w:top w:val="single" w:sz="0" w:space="0" w:color="D3D3D3"/>
              <w:left w:val="single" w:sz="0" w:space="0" w:color="D3D3D3"/>
              <w:bottom w:val="single" w:sz="0" w:space="0" w:color="D3D3D3"/>
              <w:right w:val="single" w:sz="0" w:space="0" w:color="D3D3D3"/>
            </w:tcBorders>
          </w:tcPr>
          <w:p w14:paraId="107385A2" w14:textId="77777777" w:rsidR="00524773" w:rsidRDefault="00524773" w:rsidP="00C670FC">
            <w:pPr>
              <w:keepNext/>
              <w:spacing w:after="60"/>
              <w:rPr>
                <w:ins w:id="5307" w:author="Wittman, Jacob (CDC/DDNID/NCCDPHP/DDT) (CTR)" w:date="2023-08-15T14:04:00Z"/>
              </w:rPr>
            </w:pPr>
            <w:ins w:id="5308" w:author="Wittman, Jacob (CDC/DDNID/NCCDPHP/DDT) (CTR)" w:date="2023-08-15T14:04:00Z">
              <w:r>
                <w:rPr>
                  <w:rFonts w:ascii="Calibri" w:hAnsi="Calibri"/>
                  <w:sz w:val="20"/>
                </w:rPr>
                <w:t>56.2 (4.0)</w:t>
              </w:r>
            </w:ins>
          </w:p>
        </w:tc>
        <w:tc>
          <w:tcPr>
            <w:tcW w:w="0" w:type="auto"/>
            <w:tcBorders>
              <w:top w:val="single" w:sz="0" w:space="0" w:color="D3D3D3"/>
              <w:left w:val="single" w:sz="0" w:space="0" w:color="D3D3D3"/>
              <w:bottom w:val="single" w:sz="0" w:space="0" w:color="D3D3D3"/>
              <w:right w:val="single" w:sz="0" w:space="0" w:color="D3D3D3"/>
            </w:tcBorders>
          </w:tcPr>
          <w:p w14:paraId="3ADA58BD" w14:textId="77777777" w:rsidR="00524773" w:rsidRDefault="00524773" w:rsidP="00C670FC">
            <w:pPr>
              <w:keepNext/>
              <w:spacing w:after="60"/>
              <w:rPr>
                <w:ins w:id="5309" w:author="Wittman, Jacob (CDC/DDNID/NCCDPHP/DDT) (CTR)" w:date="2023-08-15T14:04:00Z"/>
              </w:rPr>
            </w:pPr>
            <w:ins w:id="5310" w:author="Wittman, Jacob (CDC/DDNID/NCCDPHP/DDT) (CTR)" w:date="2023-08-15T14:04:00Z">
              <w:r>
                <w:rPr>
                  <w:rFonts w:ascii="Calibri" w:hAnsi="Calibri"/>
                  <w:sz w:val="20"/>
                </w:rPr>
                <w:t>7.9 (-6.2, 22.1)</w:t>
              </w:r>
            </w:ins>
          </w:p>
        </w:tc>
        <w:tc>
          <w:tcPr>
            <w:tcW w:w="0" w:type="auto"/>
            <w:tcBorders>
              <w:top w:val="single" w:sz="0" w:space="0" w:color="D3D3D3"/>
              <w:left w:val="single" w:sz="0" w:space="0" w:color="D3D3D3"/>
              <w:bottom w:val="single" w:sz="0" w:space="0" w:color="D3D3D3"/>
              <w:right w:val="single" w:sz="0" w:space="0" w:color="D3D3D3"/>
            </w:tcBorders>
          </w:tcPr>
          <w:p w14:paraId="658B3009" w14:textId="77777777" w:rsidR="00524773" w:rsidRDefault="00524773" w:rsidP="00C670FC">
            <w:pPr>
              <w:keepNext/>
              <w:spacing w:after="60"/>
              <w:rPr>
                <w:ins w:id="53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BEC042" w14:textId="77777777" w:rsidR="00524773" w:rsidRDefault="00524773" w:rsidP="00C670FC">
            <w:pPr>
              <w:keepNext/>
              <w:spacing w:after="60"/>
              <w:rPr>
                <w:ins w:id="5312" w:author="Wittman, Jacob (CDC/DDNID/NCCDPHP/DDT) (CTR)" w:date="2023-08-15T14:04:00Z"/>
              </w:rPr>
            </w:pPr>
            <w:ins w:id="5313" w:author="Wittman, Jacob (CDC/DDNID/NCCDPHP/DDT) (CTR)" w:date="2023-08-15T14:04:00Z">
              <w:r>
                <w:rPr>
                  <w:rFonts w:ascii="Calibri" w:hAnsi="Calibri"/>
                  <w:sz w:val="20"/>
                </w:rPr>
                <w:t>0.5 (-0.3, 1.2)</w:t>
              </w:r>
            </w:ins>
          </w:p>
        </w:tc>
        <w:tc>
          <w:tcPr>
            <w:tcW w:w="0" w:type="auto"/>
            <w:tcBorders>
              <w:top w:val="single" w:sz="0" w:space="0" w:color="D3D3D3"/>
              <w:left w:val="single" w:sz="0" w:space="0" w:color="D3D3D3"/>
              <w:bottom w:val="single" w:sz="0" w:space="0" w:color="D3D3D3"/>
              <w:right w:val="single" w:sz="0" w:space="0" w:color="D3D3D3"/>
            </w:tcBorders>
          </w:tcPr>
          <w:p w14:paraId="5BE26889" w14:textId="77777777" w:rsidR="00524773" w:rsidRDefault="00524773" w:rsidP="00C670FC">
            <w:pPr>
              <w:keepNext/>
              <w:spacing w:after="60"/>
              <w:rPr>
                <w:ins w:id="5314" w:author="Wittman, Jacob (CDC/DDNID/NCCDPHP/DDT) (CTR)" w:date="2023-08-15T14:04:00Z"/>
              </w:rPr>
            </w:pPr>
            <w:ins w:id="5315" w:author="Wittman, Jacob (CDC/DDNID/NCCDPHP/DDT) (CTR)" w:date="2023-08-15T14:04:00Z">
              <w:r>
                <w:rPr>
                  <w:rFonts w:ascii="Calibri" w:hAnsi="Calibri"/>
                  <w:sz w:val="20"/>
                </w:rPr>
                <w:t>0.5 (-0.3, 1.2)</w:t>
              </w:r>
            </w:ins>
          </w:p>
        </w:tc>
      </w:tr>
      <w:tr w:rsidR="00524773" w14:paraId="4E61D40E" w14:textId="77777777" w:rsidTr="00C670FC">
        <w:trPr>
          <w:cantSplit/>
          <w:jc w:val="center"/>
          <w:ins w:id="531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5E2A06" w14:textId="77777777" w:rsidR="00524773" w:rsidRDefault="00524773" w:rsidP="00C670FC">
            <w:pPr>
              <w:keepNext/>
              <w:spacing w:after="60"/>
              <w:rPr>
                <w:ins w:id="5317" w:author="Wittman, Jacob (CDC/DDNID/NCCDPHP/DDT) (CTR)" w:date="2023-08-15T14:04:00Z"/>
              </w:rPr>
            </w:pPr>
            <w:ins w:id="5318" w:author="Wittman, Jacob (CDC/DDNID/NCCDPHP/DDT) (CTR)" w:date="2023-08-15T14:04:00Z">
              <w:r>
                <w:rPr>
                  <w:rFonts w:ascii="Calibri" w:hAnsi="Calibri"/>
                  <w:sz w:val="20"/>
                </w:rPr>
                <w:lastRenderedPageBreak/>
                <w:t>Sex: Male</w:t>
              </w:r>
            </w:ins>
          </w:p>
        </w:tc>
        <w:tc>
          <w:tcPr>
            <w:tcW w:w="0" w:type="auto"/>
            <w:tcBorders>
              <w:top w:val="single" w:sz="0" w:space="0" w:color="D3D3D3"/>
              <w:left w:val="single" w:sz="0" w:space="0" w:color="D3D3D3"/>
              <w:bottom w:val="single" w:sz="0" w:space="0" w:color="D3D3D3"/>
              <w:right w:val="single" w:sz="0" w:space="0" w:color="D3D3D3"/>
            </w:tcBorders>
          </w:tcPr>
          <w:p w14:paraId="6A7EFF18" w14:textId="77777777" w:rsidR="00524773" w:rsidRDefault="00524773" w:rsidP="00C670FC">
            <w:pPr>
              <w:keepNext/>
              <w:spacing w:after="60"/>
              <w:rPr>
                <w:ins w:id="5319" w:author="Wittman, Jacob (CDC/DDNID/NCCDPHP/DDT) (CTR)" w:date="2023-08-15T14:04:00Z"/>
              </w:rPr>
            </w:pPr>
            <w:ins w:id="5320" w:author="Wittman, Jacob (CDC/DDNID/NCCDPHP/DDT) (CTR)" w:date="2023-08-15T14:04:00Z">
              <w:r>
                <w:rPr>
                  <w:rFonts w:ascii="Calibri" w:hAnsi="Calibri"/>
                  <w:sz w:val="20"/>
                </w:rPr>
                <w:t>62.8 (1.0)</w:t>
              </w:r>
            </w:ins>
          </w:p>
        </w:tc>
        <w:tc>
          <w:tcPr>
            <w:tcW w:w="0" w:type="auto"/>
            <w:tcBorders>
              <w:top w:val="single" w:sz="0" w:space="0" w:color="D3D3D3"/>
              <w:left w:val="single" w:sz="0" w:space="0" w:color="D3D3D3"/>
              <w:bottom w:val="single" w:sz="0" w:space="0" w:color="D3D3D3"/>
              <w:right w:val="single" w:sz="0" w:space="0" w:color="D3D3D3"/>
            </w:tcBorders>
          </w:tcPr>
          <w:p w14:paraId="250D3089" w14:textId="77777777" w:rsidR="00524773" w:rsidRDefault="00524773" w:rsidP="00C670FC">
            <w:pPr>
              <w:keepNext/>
              <w:spacing w:after="60"/>
              <w:rPr>
                <w:ins w:id="5321" w:author="Wittman, Jacob (CDC/DDNID/NCCDPHP/DDT) (CTR)" w:date="2023-08-15T14:04:00Z"/>
              </w:rPr>
            </w:pPr>
            <w:ins w:id="5322" w:author="Wittman, Jacob (CDC/DDNID/NCCDPHP/DDT) (CTR)" w:date="2023-08-15T14:04:00Z">
              <w:r>
                <w:rPr>
                  <w:rFonts w:ascii="Calibri" w:hAnsi="Calibri"/>
                  <w:sz w:val="20"/>
                </w:rPr>
                <w:t>57.7 (3.3)</w:t>
              </w:r>
            </w:ins>
          </w:p>
        </w:tc>
        <w:tc>
          <w:tcPr>
            <w:tcW w:w="0" w:type="auto"/>
            <w:tcBorders>
              <w:top w:val="single" w:sz="0" w:space="0" w:color="D3D3D3"/>
              <w:left w:val="single" w:sz="0" w:space="0" w:color="D3D3D3"/>
              <w:bottom w:val="single" w:sz="0" w:space="0" w:color="D3D3D3"/>
              <w:right w:val="single" w:sz="0" w:space="0" w:color="D3D3D3"/>
            </w:tcBorders>
          </w:tcPr>
          <w:p w14:paraId="060BB211" w14:textId="77777777" w:rsidR="00524773" w:rsidRDefault="00524773" w:rsidP="00C670FC">
            <w:pPr>
              <w:keepNext/>
              <w:spacing w:after="60"/>
              <w:rPr>
                <w:ins w:id="5323" w:author="Wittman, Jacob (CDC/DDNID/NCCDPHP/DDT) (CTR)" w:date="2023-08-15T14:04:00Z"/>
              </w:rPr>
            </w:pPr>
            <w:ins w:id="5324" w:author="Wittman, Jacob (CDC/DDNID/NCCDPHP/DDT) (CTR)" w:date="2023-08-15T14:04:00Z">
              <w:r>
                <w:rPr>
                  <w:rFonts w:ascii="Calibri" w:hAnsi="Calibri"/>
                  <w:sz w:val="20"/>
                </w:rPr>
                <w:t>62.0 (3.1)</w:t>
              </w:r>
            </w:ins>
          </w:p>
        </w:tc>
        <w:tc>
          <w:tcPr>
            <w:tcW w:w="0" w:type="auto"/>
            <w:tcBorders>
              <w:top w:val="single" w:sz="0" w:space="0" w:color="D3D3D3"/>
              <w:left w:val="single" w:sz="0" w:space="0" w:color="D3D3D3"/>
              <w:bottom w:val="single" w:sz="0" w:space="0" w:color="D3D3D3"/>
              <w:right w:val="single" w:sz="0" w:space="0" w:color="D3D3D3"/>
            </w:tcBorders>
          </w:tcPr>
          <w:p w14:paraId="09BAF5CB" w14:textId="77777777" w:rsidR="00524773" w:rsidRDefault="00524773" w:rsidP="00C670FC">
            <w:pPr>
              <w:keepNext/>
              <w:spacing w:after="60"/>
              <w:rPr>
                <w:ins w:id="5325" w:author="Wittman, Jacob (CDC/DDNID/NCCDPHP/DDT) (CTR)" w:date="2023-08-15T14:04:00Z"/>
              </w:rPr>
            </w:pPr>
            <w:ins w:id="5326" w:author="Wittman, Jacob (CDC/DDNID/NCCDPHP/DDT) (CTR)" w:date="2023-08-15T14:04:00Z">
              <w:r>
                <w:rPr>
                  <w:rFonts w:ascii="Calibri" w:hAnsi="Calibri"/>
                  <w:sz w:val="20"/>
                </w:rPr>
                <w:t>62.0 (3.1)</w:t>
              </w:r>
            </w:ins>
          </w:p>
        </w:tc>
        <w:tc>
          <w:tcPr>
            <w:tcW w:w="0" w:type="auto"/>
            <w:tcBorders>
              <w:top w:val="single" w:sz="0" w:space="0" w:color="D3D3D3"/>
              <w:left w:val="single" w:sz="0" w:space="0" w:color="D3D3D3"/>
              <w:bottom w:val="single" w:sz="0" w:space="0" w:color="D3D3D3"/>
              <w:right w:val="single" w:sz="0" w:space="0" w:color="D3D3D3"/>
            </w:tcBorders>
          </w:tcPr>
          <w:p w14:paraId="64742863" w14:textId="77777777" w:rsidR="00524773" w:rsidRDefault="00524773" w:rsidP="00C670FC">
            <w:pPr>
              <w:keepNext/>
              <w:spacing w:after="60"/>
              <w:rPr>
                <w:ins w:id="5327" w:author="Wittman, Jacob (CDC/DDNID/NCCDPHP/DDT) (CTR)" w:date="2023-08-15T14:04:00Z"/>
              </w:rPr>
            </w:pPr>
            <w:ins w:id="5328" w:author="Wittman, Jacob (CDC/DDNID/NCCDPHP/DDT) (CTR)" w:date="2023-08-15T14:04:00Z">
              <w:r>
                <w:rPr>
                  <w:rFonts w:ascii="Calibri" w:hAnsi="Calibri"/>
                  <w:sz w:val="20"/>
                </w:rPr>
                <w:t>66.9 (2.9)</w:t>
              </w:r>
            </w:ins>
          </w:p>
        </w:tc>
        <w:tc>
          <w:tcPr>
            <w:tcW w:w="0" w:type="auto"/>
            <w:tcBorders>
              <w:top w:val="single" w:sz="0" w:space="0" w:color="D3D3D3"/>
              <w:left w:val="single" w:sz="0" w:space="0" w:color="D3D3D3"/>
              <w:bottom w:val="single" w:sz="0" w:space="0" w:color="D3D3D3"/>
              <w:right w:val="single" w:sz="0" w:space="0" w:color="D3D3D3"/>
            </w:tcBorders>
          </w:tcPr>
          <w:p w14:paraId="573E4E48" w14:textId="77777777" w:rsidR="00524773" w:rsidRDefault="00524773" w:rsidP="00C670FC">
            <w:pPr>
              <w:keepNext/>
              <w:spacing w:after="60"/>
              <w:rPr>
                <w:ins w:id="5329" w:author="Wittman, Jacob (CDC/DDNID/NCCDPHP/DDT) (CTR)" w:date="2023-08-15T14:04:00Z"/>
              </w:rPr>
            </w:pPr>
            <w:ins w:id="5330" w:author="Wittman, Jacob (CDC/DDNID/NCCDPHP/DDT) (CTR)" w:date="2023-08-15T14:04:00Z">
              <w:r>
                <w:rPr>
                  <w:rFonts w:ascii="Calibri" w:hAnsi="Calibri"/>
                  <w:sz w:val="20"/>
                </w:rPr>
                <w:t>66.5 (3.0)</w:t>
              </w:r>
            </w:ins>
          </w:p>
        </w:tc>
        <w:tc>
          <w:tcPr>
            <w:tcW w:w="0" w:type="auto"/>
            <w:tcBorders>
              <w:top w:val="single" w:sz="0" w:space="0" w:color="D3D3D3"/>
              <w:left w:val="single" w:sz="0" w:space="0" w:color="D3D3D3"/>
              <w:bottom w:val="single" w:sz="0" w:space="0" w:color="D3D3D3"/>
              <w:right w:val="single" w:sz="0" w:space="0" w:color="D3D3D3"/>
            </w:tcBorders>
          </w:tcPr>
          <w:p w14:paraId="0C4E04B7" w14:textId="77777777" w:rsidR="00524773" w:rsidRDefault="00524773" w:rsidP="00C670FC">
            <w:pPr>
              <w:keepNext/>
              <w:spacing w:after="60"/>
              <w:rPr>
                <w:ins w:id="5331" w:author="Wittman, Jacob (CDC/DDNID/NCCDPHP/DDT) (CTR)" w:date="2023-08-15T14:04:00Z"/>
              </w:rPr>
            </w:pPr>
            <w:ins w:id="5332" w:author="Wittman, Jacob (CDC/DDNID/NCCDPHP/DDT) (CTR)" w:date="2023-08-15T14:04:00Z">
              <w:r>
                <w:rPr>
                  <w:rFonts w:ascii="Calibri" w:hAnsi="Calibri"/>
                  <w:sz w:val="20"/>
                </w:rPr>
                <w:t>62.5 (3.1)</w:t>
              </w:r>
            </w:ins>
          </w:p>
        </w:tc>
        <w:tc>
          <w:tcPr>
            <w:tcW w:w="0" w:type="auto"/>
            <w:tcBorders>
              <w:top w:val="single" w:sz="0" w:space="0" w:color="D3D3D3"/>
              <w:left w:val="single" w:sz="0" w:space="0" w:color="D3D3D3"/>
              <w:bottom w:val="single" w:sz="0" w:space="0" w:color="D3D3D3"/>
              <w:right w:val="single" w:sz="0" w:space="0" w:color="D3D3D3"/>
            </w:tcBorders>
          </w:tcPr>
          <w:p w14:paraId="28178AD1" w14:textId="77777777" w:rsidR="00524773" w:rsidRDefault="00524773" w:rsidP="00C670FC">
            <w:pPr>
              <w:keepNext/>
              <w:spacing w:after="60"/>
              <w:rPr>
                <w:ins w:id="5333" w:author="Wittman, Jacob (CDC/DDNID/NCCDPHP/DDT) (CTR)" w:date="2023-08-15T14:04:00Z"/>
              </w:rPr>
            </w:pPr>
            <w:ins w:id="5334"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2A353F75" w14:textId="77777777" w:rsidR="00524773" w:rsidRDefault="00524773" w:rsidP="00C670FC">
            <w:pPr>
              <w:keepNext/>
              <w:spacing w:after="60"/>
              <w:rPr>
                <w:ins w:id="5335" w:author="Wittman, Jacob (CDC/DDNID/NCCDPHP/DDT) (CTR)" w:date="2023-08-15T14:04:00Z"/>
              </w:rPr>
            </w:pPr>
            <w:ins w:id="5336" w:author="Wittman, Jacob (CDC/DDNID/NCCDPHP/DDT) (CTR)" w:date="2023-08-15T14:04:00Z">
              <w:r>
                <w:rPr>
                  <w:rFonts w:ascii="Calibri" w:hAnsi="Calibri"/>
                  <w:sz w:val="20"/>
                </w:rPr>
                <w:t>67.5 (2.6)</w:t>
              </w:r>
            </w:ins>
          </w:p>
        </w:tc>
        <w:tc>
          <w:tcPr>
            <w:tcW w:w="0" w:type="auto"/>
            <w:tcBorders>
              <w:top w:val="single" w:sz="0" w:space="0" w:color="D3D3D3"/>
              <w:left w:val="single" w:sz="0" w:space="0" w:color="D3D3D3"/>
              <w:bottom w:val="single" w:sz="0" w:space="0" w:color="D3D3D3"/>
              <w:right w:val="single" w:sz="0" w:space="0" w:color="D3D3D3"/>
            </w:tcBorders>
          </w:tcPr>
          <w:p w14:paraId="57D02293" w14:textId="77777777" w:rsidR="00524773" w:rsidRDefault="00524773" w:rsidP="00C670FC">
            <w:pPr>
              <w:keepNext/>
              <w:spacing w:after="60"/>
              <w:rPr>
                <w:ins w:id="5337" w:author="Wittman, Jacob (CDC/DDNID/NCCDPHP/DDT) (CTR)" w:date="2023-08-15T14:04:00Z"/>
              </w:rPr>
            </w:pPr>
            <w:ins w:id="5338" w:author="Wittman, Jacob (CDC/DDNID/NCCDPHP/DDT) (CTR)" w:date="2023-08-15T14:04:00Z">
              <w:r>
                <w:rPr>
                  <w:rFonts w:ascii="Calibri" w:hAnsi="Calibri"/>
                  <w:sz w:val="20"/>
                </w:rPr>
                <w:t>61.7 (3.1)</w:t>
              </w:r>
            </w:ins>
          </w:p>
        </w:tc>
        <w:tc>
          <w:tcPr>
            <w:tcW w:w="0" w:type="auto"/>
            <w:tcBorders>
              <w:top w:val="single" w:sz="0" w:space="0" w:color="D3D3D3"/>
              <w:left w:val="single" w:sz="0" w:space="0" w:color="D3D3D3"/>
              <w:bottom w:val="single" w:sz="0" w:space="0" w:color="D3D3D3"/>
              <w:right w:val="single" w:sz="0" w:space="0" w:color="D3D3D3"/>
            </w:tcBorders>
          </w:tcPr>
          <w:p w14:paraId="66CB4EA5" w14:textId="77777777" w:rsidR="00524773" w:rsidRDefault="00524773" w:rsidP="00C670FC">
            <w:pPr>
              <w:keepNext/>
              <w:spacing w:after="60"/>
              <w:rPr>
                <w:ins w:id="5339" w:author="Wittman, Jacob (CDC/DDNID/NCCDPHP/DDT) (CTR)" w:date="2023-08-15T14:04:00Z"/>
              </w:rPr>
            </w:pPr>
            <w:ins w:id="5340" w:author="Wittman, Jacob (CDC/DDNID/NCCDPHP/DDT) (CTR)" w:date="2023-08-15T14:04:00Z">
              <w:r>
                <w:rPr>
                  <w:rFonts w:ascii="Calibri" w:hAnsi="Calibri"/>
                  <w:sz w:val="20"/>
                </w:rPr>
                <w:t>64.9 (2.8)</w:t>
              </w:r>
            </w:ins>
          </w:p>
        </w:tc>
        <w:tc>
          <w:tcPr>
            <w:tcW w:w="0" w:type="auto"/>
            <w:tcBorders>
              <w:top w:val="single" w:sz="0" w:space="0" w:color="D3D3D3"/>
              <w:left w:val="single" w:sz="0" w:space="0" w:color="D3D3D3"/>
              <w:bottom w:val="single" w:sz="0" w:space="0" w:color="D3D3D3"/>
              <w:right w:val="single" w:sz="0" w:space="0" w:color="D3D3D3"/>
            </w:tcBorders>
          </w:tcPr>
          <w:p w14:paraId="209509B4" w14:textId="77777777" w:rsidR="00524773" w:rsidRDefault="00524773" w:rsidP="00C670FC">
            <w:pPr>
              <w:keepNext/>
              <w:spacing w:after="60"/>
              <w:rPr>
                <w:ins w:id="5341" w:author="Wittman, Jacob (CDC/DDNID/NCCDPHP/DDT) (CTR)" w:date="2023-08-15T14:04:00Z"/>
              </w:rPr>
            </w:pPr>
            <w:ins w:id="5342" w:author="Wittman, Jacob (CDC/DDNID/NCCDPHP/DDT) (CTR)" w:date="2023-08-15T14:04:00Z">
              <w:r>
                <w:rPr>
                  <w:rFonts w:ascii="Calibri" w:hAnsi="Calibri"/>
                  <w:sz w:val="20"/>
                </w:rPr>
                <w:t>59.5 (3.2)</w:t>
              </w:r>
            </w:ins>
          </w:p>
        </w:tc>
        <w:tc>
          <w:tcPr>
            <w:tcW w:w="0" w:type="auto"/>
            <w:tcBorders>
              <w:top w:val="single" w:sz="0" w:space="0" w:color="D3D3D3"/>
              <w:left w:val="single" w:sz="0" w:space="0" w:color="D3D3D3"/>
              <w:bottom w:val="single" w:sz="0" w:space="0" w:color="D3D3D3"/>
              <w:right w:val="single" w:sz="0" w:space="0" w:color="D3D3D3"/>
            </w:tcBorders>
          </w:tcPr>
          <w:p w14:paraId="10A1F83D" w14:textId="77777777" w:rsidR="00524773" w:rsidRDefault="00524773" w:rsidP="00C670FC">
            <w:pPr>
              <w:keepNext/>
              <w:spacing w:after="60"/>
              <w:rPr>
                <w:ins w:id="5343" w:author="Wittman, Jacob (CDC/DDNID/NCCDPHP/DDT) (CTR)" w:date="2023-08-15T14:04:00Z"/>
              </w:rPr>
            </w:pPr>
            <w:ins w:id="5344" w:author="Wittman, Jacob (CDC/DDNID/NCCDPHP/DDT) (CTR)" w:date="2023-08-15T14:04:00Z">
              <w:r>
                <w:rPr>
                  <w:rFonts w:ascii="Calibri" w:hAnsi="Calibri"/>
                  <w:sz w:val="20"/>
                </w:rPr>
                <w:t>57.2 (3.5)</w:t>
              </w:r>
            </w:ins>
          </w:p>
        </w:tc>
        <w:tc>
          <w:tcPr>
            <w:tcW w:w="0" w:type="auto"/>
            <w:tcBorders>
              <w:top w:val="single" w:sz="0" w:space="0" w:color="D3D3D3"/>
              <w:left w:val="single" w:sz="0" w:space="0" w:color="D3D3D3"/>
              <w:bottom w:val="single" w:sz="0" w:space="0" w:color="D3D3D3"/>
              <w:right w:val="single" w:sz="0" w:space="0" w:color="D3D3D3"/>
            </w:tcBorders>
          </w:tcPr>
          <w:p w14:paraId="30BCF854" w14:textId="77777777" w:rsidR="00524773" w:rsidRDefault="00524773" w:rsidP="00C670FC">
            <w:pPr>
              <w:keepNext/>
              <w:spacing w:after="60"/>
              <w:rPr>
                <w:ins w:id="5345" w:author="Wittman, Jacob (CDC/DDNID/NCCDPHP/DDT) (CTR)" w:date="2023-08-15T14:04:00Z"/>
              </w:rPr>
            </w:pPr>
            <w:ins w:id="5346" w:author="Wittman, Jacob (CDC/DDNID/NCCDPHP/DDT) (CTR)" w:date="2023-08-15T14:04:00Z">
              <w:r>
                <w:rPr>
                  <w:rFonts w:ascii="Calibri" w:hAnsi="Calibri"/>
                  <w:sz w:val="20"/>
                </w:rPr>
                <w:t>56.6 (4.2)</w:t>
              </w:r>
            </w:ins>
          </w:p>
        </w:tc>
        <w:tc>
          <w:tcPr>
            <w:tcW w:w="0" w:type="auto"/>
            <w:tcBorders>
              <w:top w:val="single" w:sz="0" w:space="0" w:color="D3D3D3"/>
              <w:left w:val="single" w:sz="0" w:space="0" w:color="D3D3D3"/>
              <w:bottom w:val="single" w:sz="0" w:space="0" w:color="D3D3D3"/>
              <w:right w:val="single" w:sz="0" w:space="0" w:color="D3D3D3"/>
            </w:tcBorders>
          </w:tcPr>
          <w:p w14:paraId="5C8F82E2" w14:textId="77777777" w:rsidR="00524773" w:rsidRDefault="00524773" w:rsidP="00C670FC">
            <w:pPr>
              <w:keepNext/>
              <w:spacing w:after="60"/>
              <w:rPr>
                <w:ins w:id="5347" w:author="Wittman, Jacob (CDC/DDNID/NCCDPHP/DDT) (CTR)" w:date="2023-08-15T14:04:00Z"/>
              </w:rPr>
            </w:pPr>
            <w:ins w:id="5348" w:author="Wittman, Jacob (CDC/DDNID/NCCDPHP/DDT) (CTR)" w:date="2023-08-15T14:04:00Z">
              <w:r>
                <w:rPr>
                  <w:rFonts w:ascii="Calibri" w:hAnsi="Calibri"/>
                  <w:sz w:val="20"/>
                </w:rPr>
                <w:t>-0.9 (-17.1, 15.4)</w:t>
              </w:r>
            </w:ins>
          </w:p>
        </w:tc>
        <w:tc>
          <w:tcPr>
            <w:tcW w:w="0" w:type="auto"/>
            <w:tcBorders>
              <w:top w:val="single" w:sz="0" w:space="0" w:color="D3D3D3"/>
              <w:left w:val="single" w:sz="0" w:space="0" w:color="D3D3D3"/>
              <w:bottom w:val="single" w:sz="0" w:space="0" w:color="D3D3D3"/>
              <w:right w:val="single" w:sz="0" w:space="0" w:color="D3D3D3"/>
            </w:tcBorders>
          </w:tcPr>
          <w:p w14:paraId="089D062D" w14:textId="77777777" w:rsidR="00524773" w:rsidRDefault="00524773" w:rsidP="00C670FC">
            <w:pPr>
              <w:keepNext/>
              <w:spacing w:after="60"/>
              <w:rPr>
                <w:ins w:id="5349" w:author="Wittman, Jacob (CDC/DDNID/NCCDPHP/DDT) (CTR)" w:date="2023-08-15T14:04:00Z"/>
              </w:rPr>
            </w:pPr>
            <w:ins w:id="5350"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0B02994F" w14:textId="77777777" w:rsidR="00524773" w:rsidRDefault="00524773" w:rsidP="00C670FC">
            <w:pPr>
              <w:keepNext/>
              <w:spacing w:after="60"/>
              <w:rPr>
                <w:ins w:id="5351" w:author="Wittman, Jacob (CDC/DDNID/NCCDPHP/DDT) (CTR)" w:date="2023-08-15T14:04:00Z"/>
              </w:rPr>
            </w:pPr>
            <w:ins w:id="5352" w:author="Wittman, Jacob (CDC/DDNID/NCCDPHP/DDT) (CTR)" w:date="2023-08-15T14:04:00Z">
              <w:r>
                <w:rPr>
                  <w:rFonts w:ascii="Calibri" w:hAnsi="Calibri"/>
                  <w:sz w:val="20"/>
                </w:rPr>
                <w:t>5.1 (-1.9, 12.6), -1.4 (-2.9, 0.0)</w:t>
              </w:r>
            </w:ins>
          </w:p>
        </w:tc>
        <w:tc>
          <w:tcPr>
            <w:tcW w:w="0" w:type="auto"/>
            <w:tcBorders>
              <w:top w:val="single" w:sz="0" w:space="0" w:color="D3D3D3"/>
              <w:left w:val="single" w:sz="0" w:space="0" w:color="D3D3D3"/>
              <w:bottom w:val="single" w:sz="0" w:space="0" w:color="D3D3D3"/>
              <w:right w:val="single" w:sz="0" w:space="0" w:color="D3D3D3"/>
            </w:tcBorders>
          </w:tcPr>
          <w:p w14:paraId="7DC01E92" w14:textId="77777777" w:rsidR="00524773" w:rsidRDefault="00524773" w:rsidP="00C670FC">
            <w:pPr>
              <w:keepNext/>
              <w:spacing w:after="60"/>
              <w:rPr>
                <w:ins w:id="5353" w:author="Wittman, Jacob (CDC/DDNID/NCCDPHP/DDT) (CTR)" w:date="2023-08-15T14:04:00Z"/>
              </w:rPr>
            </w:pPr>
            <w:ins w:id="5354" w:author="Wittman, Jacob (CDC/DDNID/NCCDPHP/DDT) (CTR)" w:date="2023-08-15T14:04:00Z">
              <w:r>
                <w:rPr>
                  <w:rFonts w:ascii="Calibri" w:hAnsi="Calibri"/>
                  <w:sz w:val="20"/>
                </w:rPr>
                <w:t>0.3 (-1.5, 2.1)</w:t>
              </w:r>
            </w:ins>
          </w:p>
        </w:tc>
      </w:tr>
      <w:tr w:rsidR="00524773" w14:paraId="5E3B1693" w14:textId="77777777" w:rsidTr="00C670FC">
        <w:trPr>
          <w:cantSplit/>
          <w:jc w:val="center"/>
          <w:ins w:id="535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A10F13C" w14:textId="77777777" w:rsidR="00524773" w:rsidRDefault="00524773" w:rsidP="00C670FC">
            <w:pPr>
              <w:keepNext/>
              <w:spacing w:after="60"/>
              <w:rPr>
                <w:ins w:id="5356" w:author="Wittman, Jacob (CDC/DDNID/NCCDPHP/DDT) (CTR)" w:date="2023-08-15T14:04:00Z"/>
              </w:rPr>
            </w:pPr>
            <w:ins w:id="5357"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17033D9A" w14:textId="77777777" w:rsidR="00524773" w:rsidRDefault="00524773" w:rsidP="00C670FC">
            <w:pPr>
              <w:keepNext/>
              <w:spacing w:after="60"/>
              <w:rPr>
                <w:ins w:id="5358" w:author="Wittman, Jacob (CDC/DDNID/NCCDPHP/DDT) (CTR)" w:date="2023-08-15T14:04:00Z"/>
              </w:rPr>
            </w:pPr>
            <w:ins w:id="5359" w:author="Wittman, Jacob (CDC/DDNID/NCCDPHP/DDT) (CTR)" w:date="2023-08-15T14:04:00Z">
              <w:r>
                <w:rPr>
                  <w:rFonts w:ascii="Calibri" w:hAnsi="Calibri"/>
                  <w:sz w:val="20"/>
                </w:rPr>
                <w:t>60.2 (0.8)</w:t>
              </w:r>
            </w:ins>
          </w:p>
        </w:tc>
        <w:tc>
          <w:tcPr>
            <w:tcW w:w="0" w:type="auto"/>
            <w:tcBorders>
              <w:top w:val="single" w:sz="0" w:space="0" w:color="D3D3D3"/>
              <w:left w:val="single" w:sz="0" w:space="0" w:color="D3D3D3"/>
              <w:bottom w:val="single" w:sz="0" w:space="0" w:color="D3D3D3"/>
              <w:right w:val="single" w:sz="0" w:space="0" w:color="D3D3D3"/>
            </w:tcBorders>
          </w:tcPr>
          <w:p w14:paraId="725EF643" w14:textId="77777777" w:rsidR="00524773" w:rsidRDefault="00524773" w:rsidP="00C670FC">
            <w:pPr>
              <w:keepNext/>
              <w:spacing w:after="60"/>
              <w:rPr>
                <w:ins w:id="5360" w:author="Wittman, Jacob (CDC/DDNID/NCCDPHP/DDT) (CTR)" w:date="2023-08-15T14:04:00Z"/>
              </w:rPr>
            </w:pPr>
            <w:ins w:id="5361" w:author="Wittman, Jacob (CDC/DDNID/NCCDPHP/DDT) (CTR)" w:date="2023-08-15T14:04:00Z">
              <w:r>
                <w:rPr>
                  <w:rFonts w:ascii="Calibri" w:hAnsi="Calibri"/>
                  <w:sz w:val="20"/>
                </w:rPr>
                <w:t>58.1 (2.9)</w:t>
              </w:r>
            </w:ins>
          </w:p>
        </w:tc>
        <w:tc>
          <w:tcPr>
            <w:tcW w:w="0" w:type="auto"/>
            <w:tcBorders>
              <w:top w:val="single" w:sz="0" w:space="0" w:color="D3D3D3"/>
              <w:left w:val="single" w:sz="0" w:space="0" w:color="D3D3D3"/>
              <w:bottom w:val="single" w:sz="0" w:space="0" w:color="D3D3D3"/>
              <w:right w:val="single" w:sz="0" w:space="0" w:color="D3D3D3"/>
            </w:tcBorders>
          </w:tcPr>
          <w:p w14:paraId="401A66D2" w14:textId="77777777" w:rsidR="00524773" w:rsidRDefault="00524773" w:rsidP="00C670FC">
            <w:pPr>
              <w:keepNext/>
              <w:spacing w:after="60"/>
              <w:rPr>
                <w:ins w:id="5362" w:author="Wittman, Jacob (CDC/DDNID/NCCDPHP/DDT) (CTR)" w:date="2023-08-15T14:04:00Z"/>
              </w:rPr>
            </w:pPr>
            <w:ins w:id="5363" w:author="Wittman, Jacob (CDC/DDNID/NCCDPHP/DDT) (CTR)" w:date="2023-08-15T14:04:00Z">
              <w:r>
                <w:rPr>
                  <w:rFonts w:ascii="Calibri" w:hAnsi="Calibri"/>
                  <w:sz w:val="20"/>
                </w:rPr>
                <w:t>60.8 (3.1)</w:t>
              </w:r>
            </w:ins>
          </w:p>
        </w:tc>
        <w:tc>
          <w:tcPr>
            <w:tcW w:w="0" w:type="auto"/>
            <w:tcBorders>
              <w:top w:val="single" w:sz="0" w:space="0" w:color="D3D3D3"/>
              <w:left w:val="single" w:sz="0" w:space="0" w:color="D3D3D3"/>
              <w:bottom w:val="single" w:sz="0" w:space="0" w:color="D3D3D3"/>
              <w:right w:val="single" w:sz="0" w:space="0" w:color="D3D3D3"/>
            </w:tcBorders>
          </w:tcPr>
          <w:p w14:paraId="4FE75124" w14:textId="77777777" w:rsidR="00524773" w:rsidRDefault="00524773" w:rsidP="00C670FC">
            <w:pPr>
              <w:keepNext/>
              <w:spacing w:after="60"/>
              <w:rPr>
                <w:ins w:id="5364" w:author="Wittman, Jacob (CDC/DDNID/NCCDPHP/DDT) (CTR)" w:date="2023-08-15T14:04:00Z"/>
              </w:rPr>
            </w:pPr>
            <w:ins w:id="5365" w:author="Wittman, Jacob (CDC/DDNID/NCCDPHP/DDT) (CTR)" w:date="2023-08-15T14:04:00Z">
              <w:r>
                <w:rPr>
                  <w:rFonts w:ascii="Calibri" w:hAnsi="Calibri"/>
                  <w:sz w:val="20"/>
                </w:rPr>
                <w:t>59.6 (2.9)</w:t>
              </w:r>
            </w:ins>
          </w:p>
        </w:tc>
        <w:tc>
          <w:tcPr>
            <w:tcW w:w="0" w:type="auto"/>
            <w:tcBorders>
              <w:top w:val="single" w:sz="0" w:space="0" w:color="D3D3D3"/>
              <w:left w:val="single" w:sz="0" w:space="0" w:color="D3D3D3"/>
              <w:bottom w:val="single" w:sz="0" w:space="0" w:color="D3D3D3"/>
              <w:right w:val="single" w:sz="0" w:space="0" w:color="D3D3D3"/>
            </w:tcBorders>
          </w:tcPr>
          <w:p w14:paraId="7820BD86" w14:textId="77777777" w:rsidR="00524773" w:rsidRDefault="00524773" w:rsidP="00C670FC">
            <w:pPr>
              <w:keepNext/>
              <w:spacing w:after="60"/>
              <w:rPr>
                <w:ins w:id="5366" w:author="Wittman, Jacob (CDC/DDNID/NCCDPHP/DDT) (CTR)" w:date="2023-08-15T14:04:00Z"/>
              </w:rPr>
            </w:pPr>
            <w:ins w:id="5367" w:author="Wittman, Jacob (CDC/DDNID/NCCDPHP/DDT) (CTR)" w:date="2023-08-15T14:04:00Z">
              <w:r>
                <w:rPr>
                  <w:rFonts w:ascii="Calibri" w:hAnsi="Calibri"/>
                  <w:sz w:val="20"/>
                </w:rPr>
                <w:t>61.8 (2.6)</w:t>
              </w:r>
            </w:ins>
          </w:p>
        </w:tc>
        <w:tc>
          <w:tcPr>
            <w:tcW w:w="0" w:type="auto"/>
            <w:tcBorders>
              <w:top w:val="single" w:sz="0" w:space="0" w:color="D3D3D3"/>
              <w:left w:val="single" w:sz="0" w:space="0" w:color="D3D3D3"/>
              <w:bottom w:val="single" w:sz="0" w:space="0" w:color="D3D3D3"/>
              <w:right w:val="single" w:sz="0" w:space="0" w:color="D3D3D3"/>
            </w:tcBorders>
          </w:tcPr>
          <w:p w14:paraId="1B13A9A7" w14:textId="77777777" w:rsidR="00524773" w:rsidRDefault="00524773" w:rsidP="00C670FC">
            <w:pPr>
              <w:keepNext/>
              <w:spacing w:after="60"/>
              <w:rPr>
                <w:ins w:id="5368" w:author="Wittman, Jacob (CDC/DDNID/NCCDPHP/DDT) (CTR)" w:date="2023-08-15T14:04:00Z"/>
              </w:rPr>
            </w:pPr>
            <w:ins w:id="5369" w:author="Wittman, Jacob (CDC/DDNID/NCCDPHP/DDT) (CTR)" w:date="2023-08-15T14:04:00Z">
              <w:r>
                <w:rPr>
                  <w:rFonts w:ascii="Calibri" w:hAnsi="Calibri"/>
                  <w:sz w:val="20"/>
                </w:rPr>
                <w:t>66.0 (2.8)</w:t>
              </w:r>
            </w:ins>
          </w:p>
        </w:tc>
        <w:tc>
          <w:tcPr>
            <w:tcW w:w="0" w:type="auto"/>
            <w:tcBorders>
              <w:top w:val="single" w:sz="0" w:space="0" w:color="D3D3D3"/>
              <w:left w:val="single" w:sz="0" w:space="0" w:color="D3D3D3"/>
              <w:bottom w:val="single" w:sz="0" w:space="0" w:color="D3D3D3"/>
              <w:right w:val="single" w:sz="0" w:space="0" w:color="D3D3D3"/>
            </w:tcBorders>
          </w:tcPr>
          <w:p w14:paraId="5C603BC4" w14:textId="77777777" w:rsidR="00524773" w:rsidRDefault="00524773" w:rsidP="00C670FC">
            <w:pPr>
              <w:keepNext/>
              <w:spacing w:after="60"/>
              <w:rPr>
                <w:ins w:id="5370" w:author="Wittman, Jacob (CDC/DDNID/NCCDPHP/DDT) (CTR)" w:date="2023-08-15T14:04:00Z"/>
              </w:rPr>
            </w:pPr>
            <w:ins w:id="5371" w:author="Wittman, Jacob (CDC/DDNID/NCCDPHP/DDT) (CTR)" w:date="2023-08-15T14:04:00Z">
              <w:r>
                <w:rPr>
                  <w:rFonts w:ascii="Calibri" w:hAnsi="Calibri"/>
                  <w:sz w:val="20"/>
                </w:rPr>
                <w:t>60.9 (3.3)</w:t>
              </w:r>
            </w:ins>
          </w:p>
        </w:tc>
        <w:tc>
          <w:tcPr>
            <w:tcW w:w="0" w:type="auto"/>
            <w:tcBorders>
              <w:top w:val="single" w:sz="0" w:space="0" w:color="D3D3D3"/>
              <w:left w:val="single" w:sz="0" w:space="0" w:color="D3D3D3"/>
              <w:bottom w:val="single" w:sz="0" w:space="0" w:color="D3D3D3"/>
              <w:right w:val="single" w:sz="0" w:space="0" w:color="D3D3D3"/>
            </w:tcBorders>
          </w:tcPr>
          <w:p w14:paraId="72E1AEB5" w14:textId="77777777" w:rsidR="00524773" w:rsidRDefault="00524773" w:rsidP="00C670FC">
            <w:pPr>
              <w:keepNext/>
              <w:spacing w:after="60"/>
              <w:rPr>
                <w:ins w:id="5372" w:author="Wittman, Jacob (CDC/DDNID/NCCDPHP/DDT) (CTR)" w:date="2023-08-15T14:04:00Z"/>
              </w:rPr>
            </w:pPr>
            <w:ins w:id="5373" w:author="Wittman, Jacob (CDC/DDNID/NCCDPHP/DDT) (CTR)" w:date="2023-08-15T14:04:00Z">
              <w:r>
                <w:rPr>
                  <w:rFonts w:ascii="Calibri" w:hAnsi="Calibri"/>
                  <w:sz w:val="20"/>
                </w:rPr>
                <w:t>63.1 (2.8)</w:t>
              </w:r>
            </w:ins>
          </w:p>
        </w:tc>
        <w:tc>
          <w:tcPr>
            <w:tcW w:w="0" w:type="auto"/>
            <w:tcBorders>
              <w:top w:val="single" w:sz="0" w:space="0" w:color="D3D3D3"/>
              <w:left w:val="single" w:sz="0" w:space="0" w:color="D3D3D3"/>
              <w:bottom w:val="single" w:sz="0" w:space="0" w:color="D3D3D3"/>
              <w:right w:val="single" w:sz="0" w:space="0" w:color="D3D3D3"/>
            </w:tcBorders>
          </w:tcPr>
          <w:p w14:paraId="56F85428" w14:textId="77777777" w:rsidR="00524773" w:rsidRDefault="00524773" w:rsidP="00C670FC">
            <w:pPr>
              <w:keepNext/>
              <w:spacing w:after="60"/>
              <w:rPr>
                <w:ins w:id="5374" w:author="Wittman, Jacob (CDC/DDNID/NCCDPHP/DDT) (CTR)" w:date="2023-08-15T14:04:00Z"/>
              </w:rPr>
            </w:pPr>
            <w:ins w:id="5375" w:author="Wittman, Jacob (CDC/DDNID/NCCDPHP/DDT) (CTR)" w:date="2023-08-15T14:04:00Z">
              <w:r>
                <w:rPr>
                  <w:rFonts w:ascii="Calibri" w:hAnsi="Calibri"/>
                  <w:sz w:val="20"/>
                </w:rPr>
                <w:t>54.1 (3.0)</w:t>
              </w:r>
            </w:ins>
          </w:p>
        </w:tc>
        <w:tc>
          <w:tcPr>
            <w:tcW w:w="0" w:type="auto"/>
            <w:tcBorders>
              <w:top w:val="single" w:sz="0" w:space="0" w:color="D3D3D3"/>
              <w:left w:val="single" w:sz="0" w:space="0" w:color="D3D3D3"/>
              <w:bottom w:val="single" w:sz="0" w:space="0" w:color="D3D3D3"/>
              <w:right w:val="single" w:sz="0" w:space="0" w:color="D3D3D3"/>
            </w:tcBorders>
          </w:tcPr>
          <w:p w14:paraId="0FC16CDC" w14:textId="77777777" w:rsidR="00524773" w:rsidRDefault="00524773" w:rsidP="00C670FC">
            <w:pPr>
              <w:keepNext/>
              <w:spacing w:after="60"/>
              <w:rPr>
                <w:ins w:id="5376" w:author="Wittman, Jacob (CDC/DDNID/NCCDPHP/DDT) (CTR)" w:date="2023-08-15T14:04:00Z"/>
              </w:rPr>
            </w:pPr>
            <w:ins w:id="5377" w:author="Wittman, Jacob (CDC/DDNID/NCCDPHP/DDT) (CTR)" w:date="2023-08-15T14:04:00Z">
              <w:r>
                <w:rPr>
                  <w:rFonts w:ascii="Calibri" w:hAnsi="Calibri"/>
                  <w:sz w:val="20"/>
                </w:rPr>
                <w:t>57.5 (2.8)</w:t>
              </w:r>
            </w:ins>
          </w:p>
        </w:tc>
        <w:tc>
          <w:tcPr>
            <w:tcW w:w="0" w:type="auto"/>
            <w:tcBorders>
              <w:top w:val="single" w:sz="0" w:space="0" w:color="D3D3D3"/>
              <w:left w:val="single" w:sz="0" w:space="0" w:color="D3D3D3"/>
              <w:bottom w:val="single" w:sz="0" w:space="0" w:color="D3D3D3"/>
              <w:right w:val="single" w:sz="0" w:space="0" w:color="D3D3D3"/>
            </w:tcBorders>
          </w:tcPr>
          <w:p w14:paraId="0A79DDBC" w14:textId="77777777" w:rsidR="00524773" w:rsidRDefault="00524773" w:rsidP="00C670FC">
            <w:pPr>
              <w:keepNext/>
              <w:spacing w:after="60"/>
              <w:rPr>
                <w:ins w:id="5378" w:author="Wittman, Jacob (CDC/DDNID/NCCDPHP/DDT) (CTR)" w:date="2023-08-15T14:04:00Z"/>
              </w:rPr>
            </w:pPr>
            <w:ins w:id="5379" w:author="Wittman, Jacob (CDC/DDNID/NCCDPHP/DDT) (CTR)" w:date="2023-08-15T14:04:00Z">
              <w:r>
                <w:rPr>
                  <w:rFonts w:ascii="Calibri" w:hAnsi="Calibri"/>
                  <w:sz w:val="20"/>
                </w:rPr>
                <w:t>59.2 (2.7)</w:t>
              </w:r>
            </w:ins>
          </w:p>
        </w:tc>
        <w:tc>
          <w:tcPr>
            <w:tcW w:w="0" w:type="auto"/>
            <w:tcBorders>
              <w:top w:val="single" w:sz="0" w:space="0" w:color="D3D3D3"/>
              <w:left w:val="single" w:sz="0" w:space="0" w:color="D3D3D3"/>
              <w:bottom w:val="single" w:sz="0" w:space="0" w:color="D3D3D3"/>
              <w:right w:val="single" w:sz="0" w:space="0" w:color="D3D3D3"/>
            </w:tcBorders>
          </w:tcPr>
          <w:p w14:paraId="003C366A" w14:textId="77777777" w:rsidR="00524773" w:rsidRDefault="00524773" w:rsidP="00C670FC">
            <w:pPr>
              <w:keepNext/>
              <w:spacing w:after="60"/>
              <w:rPr>
                <w:ins w:id="5380" w:author="Wittman, Jacob (CDC/DDNID/NCCDPHP/DDT) (CTR)" w:date="2023-08-15T14:04:00Z"/>
              </w:rPr>
            </w:pPr>
            <w:ins w:id="5381" w:author="Wittman, Jacob (CDC/DDNID/NCCDPHP/DDT) (CTR)" w:date="2023-08-15T14:04:00Z">
              <w:r>
                <w:rPr>
                  <w:rFonts w:ascii="Calibri" w:hAnsi="Calibri"/>
                  <w:sz w:val="20"/>
                </w:rPr>
                <w:t>59.2 (3.3)</w:t>
              </w:r>
            </w:ins>
          </w:p>
        </w:tc>
        <w:tc>
          <w:tcPr>
            <w:tcW w:w="0" w:type="auto"/>
            <w:tcBorders>
              <w:top w:val="single" w:sz="0" w:space="0" w:color="D3D3D3"/>
              <w:left w:val="single" w:sz="0" w:space="0" w:color="D3D3D3"/>
              <w:bottom w:val="single" w:sz="0" w:space="0" w:color="D3D3D3"/>
              <w:right w:val="single" w:sz="0" w:space="0" w:color="D3D3D3"/>
            </w:tcBorders>
          </w:tcPr>
          <w:p w14:paraId="21002E11" w14:textId="77777777" w:rsidR="00524773" w:rsidRDefault="00524773" w:rsidP="00C670FC">
            <w:pPr>
              <w:keepNext/>
              <w:spacing w:after="60"/>
              <w:rPr>
                <w:ins w:id="5382" w:author="Wittman, Jacob (CDC/DDNID/NCCDPHP/DDT) (CTR)" w:date="2023-08-15T14:04:00Z"/>
              </w:rPr>
            </w:pPr>
            <w:ins w:id="5383" w:author="Wittman, Jacob (CDC/DDNID/NCCDPHP/DDT) (CTR)" w:date="2023-08-15T14:04:00Z">
              <w:r>
                <w:rPr>
                  <w:rFonts w:ascii="Calibri" w:hAnsi="Calibri"/>
                  <w:sz w:val="20"/>
                </w:rPr>
                <w:t>62.4 (3.2)</w:t>
              </w:r>
            </w:ins>
          </w:p>
        </w:tc>
        <w:tc>
          <w:tcPr>
            <w:tcW w:w="0" w:type="auto"/>
            <w:tcBorders>
              <w:top w:val="single" w:sz="0" w:space="0" w:color="D3D3D3"/>
              <w:left w:val="single" w:sz="0" w:space="0" w:color="D3D3D3"/>
              <w:bottom w:val="single" w:sz="0" w:space="0" w:color="D3D3D3"/>
              <w:right w:val="single" w:sz="0" w:space="0" w:color="D3D3D3"/>
            </w:tcBorders>
          </w:tcPr>
          <w:p w14:paraId="1EF40670" w14:textId="77777777" w:rsidR="00524773" w:rsidRDefault="00524773" w:rsidP="00C670FC">
            <w:pPr>
              <w:keepNext/>
              <w:spacing w:after="60"/>
              <w:rPr>
                <w:ins w:id="5384" w:author="Wittman, Jacob (CDC/DDNID/NCCDPHP/DDT) (CTR)" w:date="2023-08-15T14:04:00Z"/>
              </w:rPr>
            </w:pPr>
            <w:ins w:id="5385" w:author="Wittman, Jacob (CDC/DDNID/NCCDPHP/DDT) (CTR)" w:date="2023-08-15T14:04:00Z">
              <w:r>
                <w:rPr>
                  <w:rFonts w:ascii="Calibri" w:hAnsi="Calibri"/>
                  <w:sz w:val="20"/>
                </w:rPr>
                <w:t>52.4 (4.0)</w:t>
              </w:r>
            </w:ins>
          </w:p>
        </w:tc>
        <w:tc>
          <w:tcPr>
            <w:tcW w:w="0" w:type="auto"/>
            <w:tcBorders>
              <w:top w:val="single" w:sz="0" w:space="0" w:color="D3D3D3"/>
              <w:left w:val="single" w:sz="0" w:space="0" w:color="D3D3D3"/>
              <w:bottom w:val="single" w:sz="0" w:space="0" w:color="D3D3D3"/>
              <w:right w:val="single" w:sz="0" w:space="0" w:color="D3D3D3"/>
            </w:tcBorders>
          </w:tcPr>
          <w:p w14:paraId="12A7CAC3" w14:textId="77777777" w:rsidR="00524773" w:rsidRDefault="00524773" w:rsidP="00C670FC">
            <w:pPr>
              <w:keepNext/>
              <w:spacing w:after="60"/>
              <w:rPr>
                <w:ins w:id="5386" w:author="Wittman, Jacob (CDC/DDNID/NCCDPHP/DDT) (CTR)" w:date="2023-08-15T14:04:00Z"/>
              </w:rPr>
            </w:pPr>
            <w:ins w:id="5387" w:author="Wittman, Jacob (CDC/DDNID/NCCDPHP/DDT) (CTR)" w:date="2023-08-15T14:04:00Z">
              <w:r>
                <w:rPr>
                  <w:rFonts w:ascii="Calibri" w:hAnsi="Calibri"/>
                  <w:sz w:val="20"/>
                </w:rPr>
                <w:t>7.5 (-7.7, 22.7)</w:t>
              </w:r>
            </w:ins>
          </w:p>
        </w:tc>
        <w:tc>
          <w:tcPr>
            <w:tcW w:w="0" w:type="auto"/>
            <w:tcBorders>
              <w:top w:val="single" w:sz="0" w:space="0" w:color="D3D3D3"/>
              <w:left w:val="single" w:sz="0" w:space="0" w:color="D3D3D3"/>
              <w:bottom w:val="single" w:sz="0" w:space="0" w:color="D3D3D3"/>
              <w:right w:val="single" w:sz="0" w:space="0" w:color="D3D3D3"/>
            </w:tcBorders>
          </w:tcPr>
          <w:p w14:paraId="4A1A46AC" w14:textId="77777777" w:rsidR="00524773" w:rsidRDefault="00524773" w:rsidP="00C670FC">
            <w:pPr>
              <w:keepNext/>
              <w:spacing w:after="60"/>
              <w:rPr>
                <w:ins w:id="538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D161849" w14:textId="77777777" w:rsidR="00524773" w:rsidRDefault="00524773" w:rsidP="00C670FC">
            <w:pPr>
              <w:keepNext/>
              <w:spacing w:after="60"/>
              <w:rPr>
                <w:ins w:id="5389" w:author="Wittman, Jacob (CDC/DDNID/NCCDPHP/DDT) (CTR)" w:date="2023-08-15T14:04:00Z"/>
              </w:rPr>
            </w:pPr>
            <w:ins w:id="5390" w:author="Wittman, Jacob (CDC/DDNID/NCCDPHP/DDT) (CTR)" w:date="2023-08-15T14:04:00Z">
              <w:r>
                <w:rPr>
                  <w:rFonts w:ascii="Calibri" w:hAnsi="Calibri"/>
                  <w:sz w:val="20"/>
                </w:rPr>
                <w:t>-0.1 (-1.1, 0.8)</w:t>
              </w:r>
            </w:ins>
          </w:p>
        </w:tc>
        <w:tc>
          <w:tcPr>
            <w:tcW w:w="0" w:type="auto"/>
            <w:tcBorders>
              <w:top w:val="single" w:sz="0" w:space="0" w:color="D3D3D3"/>
              <w:left w:val="single" w:sz="0" w:space="0" w:color="D3D3D3"/>
              <w:bottom w:val="single" w:sz="0" w:space="0" w:color="D3D3D3"/>
              <w:right w:val="single" w:sz="0" w:space="0" w:color="D3D3D3"/>
            </w:tcBorders>
          </w:tcPr>
          <w:p w14:paraId="03AEA6A1" w14:textId="77777777" w:rsidR="00524773" w:rsidRDefault="00524773" w:rsidP="00C670FC">
            <w:pPr>
              <w:keepNext/>
              <w:spacing w:after="60"/>
              <w:rPr>
                <w:ins w:id="5391" w:author="Wittman, Jacob (CDC/DDNID/NCCDPHP/DDT) (CTR)" w:date="2023-08-15T14:04:00Z"/>
              </w:rPr>
            </w:pPr>
            <w:ins w:id="5392" w:author="Wittman, Jacob (CDC/DDNID/NCCDPHP/DDT) (CTR)" w:date="2023-08-15T14:04:00Z">
              <w:r>
                <w:rPr>
                  <w:rFonts w:ascii="Calibri" w:hAnsi="Calibri"/>
                  <w:sz w:val="20"/>
                </w:rPr>
                <w:t>-0.1 (-1.1, 0.8)</w:t>
              </w:r>
            </w:ins>
          </w:p>
        </w:tc>
      </w:tr>
      <w:tr w:rsidR="00524773" w14:paraId="278C2E35" w14:textId="77777777" w:rsidTr="00C670FC">
        <w:trPr>
          <w:cantSplit/>
          <w:jc w:val="center"/>
          <w:ins w:id="53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BDDE610" w14:textId="77777777" w:rsidR="00524773" w:rsidRDefault="00524773" w:rsidP="00C670FC">
            <w:pPr>
              <w:keepNext/>
              <w:spacing w:after="60"/>
              <w:rPr>
                <w:ins w:id="5394" w:author="Wittman, Jacob (CDC/DDNID/NCCDPHP/DDT) (CTR)" w:date="2023-08-15T14:04:00Z"/>
              </w:rPr>
            </w:pPr>
            <w:ins w:id="5395"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2ACFB36E" w14:textId="77777777" w:rsidR="00524773" w:rsidRDefault="00524773" w:rsidP="00C670FC">
            <w:pPr>
              <w:keepNext/>
              <w:spacing w:after="60"/>
              <w:rPr>
                <w:ins w:id="5396" w:author="Wittman, Jacob (CDC/DDNID/NCCDPHP/DDT) (CTR)" w:date="2023-08-15T14:04:00Z"/>
              </w:rPr>
            </w:pPr>
            <w:ins w:id="5397" w:author="Wittman, Jacob (CDC/DDNID/NCCDPHP/DDT) (CTR)" w:date="2023-08-15T14:04:00Z">
              <w:r>
                <w:rPr>
                  <w:rFonts w:ascii="Calibri" w:hAnsi="Calibri"/>
                  <w:sz w:val="20"/>
                </w:rPr>
                <w:t>62.8 (0.9)</w:t>
              </w:r>
            </w:ins>
          </w:p>
        </w:tc>
        <w:tc>
          <w:tcPr>
            <w:tcW w:w="0" w:type="auto"/>
            <w:tcBorders>
              <w:top w:val="single" w:sz="0" w:space="0" w:color="D3D3D3"/>
              <w:left w:val="single" w:sz="0" w:space="0" w:color="D3D3D3"/>
              <w:bottom w:val="single" w:sz="0" w:space="0" w:color="D3D3D3"/>
              <w:right w:val="single" w:sz="0" w:space="0" w:color="D3D3D3"/>
            </w:tcBorders>
          </w:tcPr>
          <w:p w14:paraId="7D233E9A" w14:textId="77777777" w:rsidR="00524773" w:rsidRDefault="00524773" w:rsidP="00C670FC">
            <w:pPr>
              <w:keepNext/>
              <w:spacing w:after="60"/>
              <w:rPr>
                <w:ins w:id="5398" w:author="Wittman, Jacob (CDC/DDNID/NCCDPHP/DDT) (CTR)" w:date="2023-08-15T14:04:00Z"/>
              </w:rPr>
            </w:pPr>
            <w:ins w:id="5399" w:author="Wittman, Jacob (CDC/DDNID/NCCDPHP/DDT) (CTR)" w:date="2023-08-15T14:04:00Z">
              <w:r>
                <w:rPr>
                  <w:rFonts w:ascii="Calibri" w:hAnsi="Calibri"/>
                  <w:sz w:val="20"/>
                </w:rPr>
                <w:t>61.4 (3.4)</w:t>
              </w:r>
            </w:ins>
          </w:p>
        </w:tc>
        <w:tc>
          <w:tcPr>
            <w:tcW w:w="0" w:type="auto"/>
            <w:tcBorders>
              <w:top w:val="single" w:sz="0" w:space="0" w:color="D3D3D3"/>
              <w:left w:val="single" w:sz="0" w:space="0" w:color="D3D3D3"/>
              <w:bottom w:val="single" w:sz="0" w:space="0" w:color="D3D3D3"/>
              <w:right w:val="single" w:sz="0" w:space="0" w:color="D3D3D3"/>
            </w:tcBorders>
          </w:tcPr>
          <w:p w14:paraId="4C258A43" w14:textId="77777777" w:rsidR="00524773" w:rsidRDefault="00524773" w:rsidP="00C670FC">
            <w:pPr>
              <w:keepNext/>
              <w:spacing w:after="60"/>
              <w:rPr>
                <w:ins w:id="5400" w:author="Wittman, Jacob (CDC/DDNID/NCCDPHP/DDT) (CTR)" w:date="2023-08-15T14:04:00Z"/>
              </w:rPr>
            </w:pPr>
            <w:ins w:id="5401"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573610F8" w14:textId="77777777" w:rsidR="00524773" w:rsidRDefault="00524773" w:rsidP="00C670FC">
            <w:pPr>
              <w:keepNext/>
              <w:spacing w:after="60"/>
              <w:rPr>
                <w:ins w:id="5402" w:author="Wittman, Jacob (CDC/DDNID/NCCDPHP/DDT) (CTR)" w:date="2023-08-15T14:04:00Z"/>
              </w:rPr>
            </w:pPr>
            <w:ins w:id="5403" w:author="Wittman, Jacob (CDC/DDNID/NCCDPHP/DDT) (CTR)" w:date="2023-08-15T14:04:00Z">
              <w:r>
                <w:rPr>
                  <w:rFonts w:ascii="Calibri" w:hAnsi="Calibri"/>
                  <w:sz w:val="20"/>
                </w:rPr>
                <w:t>61.9 (3.2)</w:t>
              </w:r>
            </w:ins>
          </w:p>
        </w:tc>
        <w:tc>
          <w:tcPr>
            <w:tcW w:w="0" w:type="auto"/>
            <w:tcBorders>
              <w:top w:val="single" w:sz="0" w:space="0" w:color="D3D3D3"/>
              <w:left w:val="single" w:sz="0" w:space="0" w:color="D3D3D3"/>
              <w:bottom w:val="single" w:sz="0" w:space="0" w:color="D3D3D3"/>
              <w:right w:val="single" w:sz="0" w:space="0" w:color="D3D3D3"/>
            </w:tcBorders>
          </w:tcPr>
          <w:p w14:paraId="5035D1C2" w14:textId="77777777" w:rsidR="00524773" w:rsidRDefault="00524773" w:rsidP="00C670FC">
            <w:pPr>
              <w:keepNext/>
              <w:spacing w:after="60"/>
              <w:rPr>
                <w:ins w:id="5404" w:author="Wittman, Jacob (CDC/DDNID/NCCDPHP/DDT) (CTR)" w:date="2023-08-15T14:04:00Z"/>
              </w:rPr>
            </w:pPr>
            <w:ins w:id="5405" w:author="Wittman, Jacob (CDC/DDNID/NCCDPHP/DDT) (CTR)" w:date="2023-08-15T14:04:00Z">
              <w:r>
                <w:rPr>
                  <w:rFonts w:ascii="Calibri" w:hAnsi="Calibri"/>
                  <w:sz w:val="20"/>
                </w:rPr>
                <w:t>63.9 (2.9)</w:t>
              </w:r>
            </w:ins>
          </w:p>
        </w:tc>
        <w:tc>
          <w:tcPr>
            <w:tcW w:w="0" w:type="auto"/>
            <w:tcBorders>
              <w:top w:val="single" w:sz="0" w:space="0" w:color="D3D3D3"/>
              <w:left w:val="single" w:sz="0" w:space="0" w:color="D3D3D3"/>
              <w:bottom w:val="single" w:sz="0" w:space="0" w:color="D3D3D3"/>
              <w:right w:val="single" w:sz="0" w:space="0" w:color="D3D3D3"/>
            </w:tcBorders>
          </w:tcPr>
          <w:p w14:paraId="3BBCED3F" w14:textId="77777777" w:rsidR="00524773" w:rsidRDefault="00524773" w:rsidP="00C670FC">
            <w:pPr>
              <w:keepNext/>
              <w:spacing w:after="60"/>
              <w:rPr>
                <w:ins w:id="5406" w:author="Wittman, Jacob (CDC/DDNID/NCCDPHP/DDT) (CTR)" w:date="2023-08-15T14:04:00Z"/>
              </w:rPr>
            </w:pPr>
            <w:ins w:id="5407" w:author="Wittman, Jacob (CDC/DDNID/NCCDPHP/DDT) (CTR)" w:date="2023-08-15T14:04:00Z">
              <w:r>
                <w:rPr>
                  <w:rFonts w:ascii="Calibri" w:hAnsi="Calibri"/>
                  <w:sz w:val="20"/>
                </w:rPr>
                <w:t>67.9 (3.3)</w:t>
              </w:r>
            </w:ins>
          </w:p>
        </w:tc>
        <w:tc>
          <w:tcPr>
            <w:tcW w:w="0" w:type="auto"/>
            <w:tcBorders>
              <w:top w:val="single" w:sz="0" w:space="0" w:color="D3D3D3"/>
              <w:left w:val="single" w:sz="0" w:space="0" w:color="D3D3D3"/>
              <w:bottom w:val="single" w:sz="0" w:space="0" w:color="D3D3D3"/>
              <w:right w:val="single" w:sz="0" w:space="0" w:color="D3D3D3"/>
            </w:tcBorders>
          </w:tcPr>
          <w:p w14:paraId="59E667B2" w14:textId="77777777" w:rsidR="00524773" w:rsidRDefault="00524773" w:rsidP="00C670FC">
            <w:pPr>
              <w:keepNext/>
              <w:spacing w:after="60"/>
              <w:rPr>
                <w:ins w:id="5408" w:author="Wittman, Jacob (CDC/DDNID/NCCDPHP/DDT) (CTR)" w:date="2023-08-15T14:04:00Z"/>
              </w:rPr>
            </w:pPr>
            <w:ins w:id="5409" w:author="Wittman, Jacob (CDC/DDNID/NCCDPHP/DDT) (CTR)" w:date="2023-08-15T14:04:00Z">
              <w:r>
                <w:rPr>
                  <w:rFonts w:ascii="Calibri" w:hAnsi="Calibri"/>
                  <w:sz w:val="20"/>
                </w:rPr>
                <w:t>64.5 (3.5)</w:t>
              </w:r>
            </w:ins>
          </w:p>
        </w:tc>
        <w:tc>
          <w:tcPr>
            <w:tcW w:w="0" w:type="auto"/>
            <w:tcBorders>
              <w:top w:val="single" w:sz="0" w:space="0" w:color="D3D3D3"/>
              <w:left w:val="single" w:sz="0" w:space="0" w:color="D3D3D3"/>
              <w:bottom w:val="single" w:sz="0" w:space="0" w:color="D3D3D3"/>
              <w:right w:val="single" w:sz="0" w:space="0" w:color="D3D3D3"/>
            </w:tcBorders>
          </w:tcPr>
          <w:p w14:paraId="77250163" w14:textId="77777777" w:rsidR="00524773" w:rsidRDefault="00524773" w:rsidP="00C670FC">
            <w:pPr>
              <w:keepNext/>
              <w:spacing w:after="60"/>
              <w:rPr>
                <w:ins w:id="5410" w:author="Wittman, Jacob (CDC/DDNID/NCCDPHP/DDT) (CTR)" w:date="2023-08-15T14:04:00Z"/>
              </w:rPr>
            </w:pPr>
            <w:ins w:id="5411" w:author="Wittman, Jacob (CDC/DDNID/NCCDPHP/DDT) (CTR)" w:date="2023-08-15T14:04:00Z">
              <w:r>
                <w:rPr>
                  <w:rFonts w:ascii="Calibri" w:hAnsi="Calibri"/>
                  <w:sz w:val="20"/>
                </w:rPr>
                <w:t>63.2 (3.5)</w:t>
              </w:r>
            </w:ins>
          </w:p>
        </w:tc>
        <w:tc>
          <w:tcPr>
            <w:tcW w:w="0" w:type="auto"/>
            <w:tcBorders>
              <w:top w:val="single" w:sz="0" w:space="0" w:color="D3D3D3"/>
              <w:left w:val="single" w:sz="0" w:space="0" w:color="D3D3D3"/>
              <w:bottom w:val="single" w:sz="0" w:space="0" w:color="D3D3D3"/>
              <w:right w:val="single" w:sz="0" w:space="0" w:color="D3D3D3"/>
            </w:tcBorders>
          </w:tcPr>
          <w:p w14:paraId="61B3181E" w14:textId="77777777" w:rsidR="00524773" w:rsidRDefault="00524773" w:rsidP="00C670FC">
            <w:pPr>
              <w:keepNext/>
              <w:spacing w:after="60"/>
              <w:rPr>
                <w:ins w:id="5412" w:author="Wittman, Jacob (CDC/DDNID/NCCDPHP/DDT) (CTR)" w:date="2023-08-15T14:04:00Z"/>
              </w:rPr>
            </w:pPr>
            <w:ins w:id="5413" w:author="Wittman, Jacob (CDC/DDNID/NCCDPHP/DDT) (CTR)" w:date="2023-08-15T14:04:00Z">
              <w:r>
                <w:rPr>
                  <w:rFonts w:ascii="Calibri" w:hAnsi="Calibri"/>
                  <w:sz w:val="20"/>
                </w:rPr>
                <w:t>57.3 (3.8)</w:t>
              </w:r>
            </w:ins>
          </w:p>
        </w:tc>
        <w:tc>
          <w:tcPr>
            <w:tcW w:w="0" w:type="auto"/>
            <w:tcBorders>
              <w:top w:val="single" w:sz="0" w:space="0" w:color="D3D3D3"/>
              <w:left w:val="single" w:sz="0" w:space="0" w:color="D3D3D3"/>
              <w:bottom w:val="single" w:sz="0" w:space="0" w:color="D3D3D3"/>
              <w:right w:val="single" w:sz="0" w:space="0" w:color="D3D3D3"/>
            </w:tcBorders>
          </w:tcPr>
          <w:p w14:paraId="2EB11921" w14:textId="77777777" w:rsidR="00524773" w:rsidRDefault="00524773" w:rsidP="00C670FC">
            <w:pPr>
              <w:keepNext/>
              <w:spacing w:after="60"/>
              <w:rPr>
                <w:ins w:id="5414" w:author="Wittman, Jacob (CDC/DDNID/NCCDPHP/DDT) (CTR)" w:date="2023-08-15T14:04:00Z"/>
              </w:rPr>
            </w:pPr>
            <w:ins w:id="5415" w:author="Wittman, Jacob (CDC/DDNID/NCCDPHP/DDT) (CTR)" w:date="2023-08-15T14:04:00Z">
              <w:r>
                <w:rPr>
                  <w:rFonts w:ascii="Calibri" w:hAnsi="Calibri"/>
                  <w:sz w:val="20"/>
                </w:rPr>
                <w:t>59.7 (3.2)</w:t>
              </w:r>
            </w:ins>
          </w:p>
        </w:tc>
        <w:tc>
          <w:tcPr>
            <w:tcW w:w="0" w:type="auto"/>
            <w:tcBorders>
              <w:top w:val="single" w:sz="0" w:space="0" w:color="D3D3D3"/>
              <w:left w:val="single" w:sz="0" w:space="0" w:color="D3D3D3"/>
              <w:bottom w:val="single" w:sz="0" w:space="0" w:color="D3D3D3"/>
              <w:right w:val="single" w:sz="0" w:space="0" w:color="D3D3D3"/>
            </w:tcBorders>
          </w:tcPr>
          <w:p w14:paraId="5B1DE5D9" w14:textId="77777777" w:rsidR="00524773" w:rsidRDefault="00524773" w:rsidP="00C670FC">
            <w:pPr>
              <w:keepNext/>
              <w:spacing w:after="60"/>
              <w:rPr>
                <w:ins w:id="5416" w:author="Wittman, Jacob (CDC/DDNID/NCCDPHP/DDT) (CTR)" w:date="2023-08-15T14:04:00Z"/>
              </w:rPr>
            </w:pPr>
            <w:ins w:id="5417" w:author="Wittman, Jacob (CDC/DDNID/NCCDPHP/DDT) (CTR)" w:date="2023-08-15T14:04:00Z">
              <w:r>
                <w:rPr>
                  <w:rFonts w:ascii="Calibri" w:hAnsi="Calibri"/>
                  <w:sz w:val="20"/>
                </w:rPr>
                <w:t>68.3 (2.9)</w:t>
              </w:r>
            </w:ins>
          </w:p>
        </w:tc>
        <w:tc>
          <w:tcPr>
            <w:tcW w:w="0" w:type="auto"/>
            <w:tcBorders>
              <w:top w:val="single" w:sz="0" w:space="0" w:color="D3D3D3"/>
              <w:left w:val="single" w:sz="0" w:space="0" w:color="D3D3D3"/>
              <w:bottom w:val="single" w:sz="0" w:space="0" w:color="D3D3D3"/>
              <w:right w:val="single" w:sz="0" w:space="0" w:color="D3D3D3"/>
            </w:tcBorders>
          </w:tcPr>
          <w:p w14:paraId="25078E06" w14:textId="77777777" w:rsidR="00524773" w:rsidRDefault="00524773" w:rsidP="00C670FC">
            <w:pPr>
              <w:keepNext/>
              <w:spacing w:after="60"/>
              <w:rPr>
                <w:ins w:id="5418" w:author="Wittman, Jacob (CDC/DDNID/NCCDPHP/DDT) (CTR)" w:date="2023-08-15T14:04:00Z"/>
              </w:rPr>
            </w:pPr>
            <w:ins w:id="5419" w:author="Wittman, Jacob (CDC/DDNID/NCCDPHP/DDT) (CTR)" w:date="2023-08-15T14:04:00Z">
              <w:r>
                <w:rPr>
                  <w:rFonts w:ascii="Calibri" w:hAnsi="Calibri"/>
                  <w:sz w:val="20"/>
                </w:rPr>
                <w:t>58.6 (4.0)</w:t>
              </w:r>
            </w:ins>
          </w:p>
        </w:tc>
        <w:tc>
          <w:tcPr>
            <w:tcW w:w="0" w:type="auto"/>
            <w:tcBorders>
              <w:top w:val="single" w:sz="0" w:space="0" w:color="D3D3D3"/>
              <w:left w:val="single" w:sz="0" w:space="0" w:color="D3D3D3"/>
              <w:bottom w:val="single" w:sz="0" w:space="0" w:color="D3D3D3"/>
              <w:right w:val="single" w:sz="0" w:space="0" w:color="D3D3D3"/>
            </w:tcBorders>
          </w:tcPr>
          <w:p w14:paraId="2DE04E01" w14:textId="77777777" w:rsidR="00524773" w:rsidRDefault="00524773" w:rsidP="00C670FC">
            <w:pPr>
              <w:keepNext/>
              <w:spacing w:after="60"/>
              <w:rPr>
                <w:ins w:id="5420" w:author="Wittman, Jacob (CDC/DDNID/NCCDPHP/DDT) (CTR)" w:date="2023-08-15T14:04:00Z"/>
              </w:rPr>
            </w:pPr>
            <w:ins w:id="5421" w:author="Wittman, Jacob (CDC/DDNID/NCCDPHP/DDT) (CTR)" w:date="2023-08-15T14:04:00Z">
              <w:r>
                <w:rPr>
                  <w:rFonts w:ascii="Calibri" w:hAnsi="Calibri"/>
                  <w:sz w:val="20"/>
                </w:rPr>
                <w:t>61.4 (3.4)</w:t>
              </w:r>
            </w:ins>
          </w:p>
        </w:tc>
        <w:tc>
          <w:tcPr>
            <w:tcW w:w="0" w:type="auto"/>
            <w:tcBorders>
              <w:top w:val="single" w:sz="0" w:space="0" w:color="D3D3D3"/>
              <w:left w:val="single" w:sz="0" w:space="0" w:color="D3D3D3"/>
              <w:bottom w:val="single" w:sz="0" w:space="0" w:color="D3D3D3"/>
              <w:right w:val="single" w:sz="0" w:space="0" w:color="D3D3D3"/>
            </w:tcBorders>
          </w:tcPr>
          <w:p w14:paraId="111D3D54" w14:textId="77777777" w:rsidR="00524773" w:rsidRDefault="00524773" w:rsidP="00C670FC">
            <w:pPr>
              <w:keepNext/>
              <w:spacing w:after="60"/>
              <w:rPr>
                <w:ins w:id="5422" w:author="Wittman, Jacob (CDC/DDNID/NCCDPHP/DDT) (CTR)" w:date="2023-08-15T14:04:00Z"/>
              </w:rPr>
            </w:pPr>
            <w:ins w:id="5423" w:author="Wittman, Jacob (CDC/DDNID/NCCDPHP/DDT) (CTR)" w:date="2023-08-15T14:04:00Z">
              <w:r>
                <w:rPr>
                  <w:rFonts w:ascii="Calibri" w:hAnsi="Calibri"/>
                  <w:sz w:val="20"/>
                </w:rPr>
                <w:t>53.3 (4.8)</w:t>
              </w:r>
            </w:ins>
          </w:p>
        </w:tc>
        <w:tc>
          <w:tcPr>
            <w:tcW w:w="0" w:type="auto"/>
            <w:tcBorders>
              <w:top w:val="single" w:sz="0" w:space="0" w:color="D3D3D3"/>
              <w:left w:val="single" w:sz="0" w:space="0" w:color="D3D3D3"/>
              <w:bottom w:val="single" w:sz="0" w:space="0" w:color="D3D3D3"/>
              <w:right w:val="single" w:sz="0" w:space="0" w:color="D3D3D3"/>
            </w:tcBorders>
          </w:tcPr>
          <w:p w14:paraId="29C68580" w14:textId="77777777" w:rsidR="00524773" w:rsidRDefault="00524773" w:rsidP="00C670FC">
            <w:pPr>
              <w:keepNext/>
              <w:spacing w:after="60"/>
              <w:rPr>
                <w:ins w:id="5424" w:author="Wittman, Jacob (CDC/DDNID/NCCDPHP/DDT) (CTR)" w:date="2023-08-15T14:04:00Z"/>
              </w:rPr>
            </w:pPr>
            <w:ins w:id="5425" w:author="Wittman, Jacob (CDC/DDNID/NCCDPHP/DDT) (CTR)" w:date="2023-08-15T14:04:00Z">
              <w:r>
                <w:rPr>
                  <w:rFonts w:ascii="Calibri" w:hAnsi="Calibri"/>
                  <w:sz w:val="20"/>
                </w:rPr>
                <w:t>0.0 (-15.4, 15.4)</w:t>
              </w:r>
            </w:ins>
          </w:p>
        </w:tc>
        <w:tc>
          <w:tcPr>
            <w:tcW w:w="0" w:type="auto"/>
            <w:tcBorders>
              <w:top w:val="single" w:sz="0" w:space="0" w:color="D3D3D3"/>
              <w:left w:val="single" w:sz="0" w:space="0" w:color="D3D3D3"/>
              <w:bottom w:val="single" w:sz="0" w:space="0" w:color="D3D3D3"/>
              <w:right w:val="single" w:sz="0" w:space="0" w:color="D3D3D3"/>
            </w:tcBorders>
          </w:tcPr>
          <w:p w14:paraId="3FFC4C01" w14:textId="77777777" w:rsidR="00524773" w:rsidRDefault="00524773" w:rsidP="00C670FC">
            <w:pPr>
              <w:keepNext/>
              <w:spacing w:after="60"/>
              <w:rPr>
                <w:ins w:id="54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FC874C" w14:textId="77777777" w:rsidR="00524773" w:rsidRDefault="00524773" w:rsidP="00C670FC">
            <w:pPr>
              <w:keepNext/>
              <w:spacing w:after="60"/>
              <w:rPr>
                <w:ins w:id="5427" w:author="Wittman, Jacob (CDC/DDNID/NCCDPHP/DDT) (CTR)" w:date="2023-08-15T14:04:00Z"/>
              </w:rPr>
            </w:pPr>
            <w:ins w:id="5428" w:author="Wittman, Jacob (CDC/DDNID/NCCDPHP/DDT) (CTR)" w:date="2023-08-15T14:04:00Z">
              <w:r>
                <w:rPr>
                  <w:rFonts w:ascii="Calibri" w:hAnsi="Calibri"/>
                  <w:sz w:val="20"/>
                </w:rPr>
                <w:t>-0.4 (-1.4, 0.6)</w:t>
              </w:r>
            </w:ins>
          </w:p>
        </w:tc>
        <w:tc>
          <w:tcPr>
            <w:tcW w:w="0" w:type="auto"/>
            <w:tcBorders>
              <w:top w:val="single" w:sz="0" w:space="0" w:color="D3D3D3"/>
              <w:left w:val="single" w:sz="0" w:space="0" w:color="D3D3D3"/>
              <w:bottom w:val="single" w:sz="0" w:space="0" w:color="D3D3D3"/>
              <w:right w:val="single" w:sz="0" w:space="0" w:color="D3D3D3"/>
            </w:tcBorders>
          </w:tcPr>
          <w:p w14:paraId="0EDF4CA6" w14:textId="77777777" w:rsidR="00524773" w:rsidRDefault="00524773" w:rsidP="00C670FC">
            <w:pPr>
              <w:keepNext/>
              <w:spacing w:after="60"/>
              <w:rPr>
                <w:ins w:id="5429" w:author="Wittman, Jacob (CDC/DDNID/NCCDPHP/DDT) (CTR)" w:date="2023-08-15T14:04:00Z"/>
              </w:rPr>
            </w:pPr>
            <w:ins w:id="5430" w:author="Wittman, Jacob (CDC/DDNID/NCCDPHP/DDT) (CTR)" w:date="2023-08-15T14:04:00Z">
              <w:r>
                <w:rPr>
                  <w:rFonts w:ascii="Calibri" w:hAnsi="Calibri"/>
                  <w:sz w:val="20"/>
                </w:rPr>
                <w:t>-0.4 (-1.4, 0.6)</w:t>
              </w:r>
            </w:ins>
          </w:p>
        </w:tc>
      </w:tr>
      <w:tr w:rsidR="00524773" w14:paraId="53EAA526" w14:textId="77777777" w:rsidTr="00C670FC">
        <w:trPr>
          <w:cantSplit/>
          <w:jc w:val="center"/>
          <w:ins w:id="543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7D5800B" w14:textId="77777777" w:rsidR="00524773" w:rsidRDefault="00524773" w:rsidP="00C670FC">
            <w:pPr>
              <w:keepNext/>
              <w:spacing w:after="60"/>
              <w:rPr>
                <w:ins w:id="5432" w:author="Wittman, Jacob (CDC/DDNID/NCCDPHP/DDT) (CTR)" w:date="2023-08-15T14:04:00Z"/>
              </w:rPr>
            </w:pPr>
            <w:ins w:id="5433"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49E0933" w14:textId="77777777" w:rsidR="00524773" w:rsidRDefault="00524773" w:rsidP="00C670FC">
            <w:pPr>
              <w:keepNext/>
              <w:spacing w:after="60"/>
              <w:rPr>
                <w:ins w:id="5434" w:author="Wittman, Jacob (CDC/DDNID/NCCDPHP/DDT) (CTR)" w:date="2023-08-15T14:04:00Z"/>
              </w:rPr>
            </w:pPr>
            <w:ins w:id="5435" w:author="Wittman, Jacob (CDC/DDNID/NCCDPHP/DDT) (CTR)" w:date="2023-08-15T14:04:00Z">
              <w:r>
                <w:rPr>
                  <w:rFonts w:ascii="Calibri" w:hAnsi="Calibri"/>
                  <w:sz w:val="20"/>
                </w:rPr>
                <w:t>59.3 (1.8)</w:t>
              </w:r>
            </w:ins>
          </w:p>
        </w:tc>
        <w:tc>
          <w:tcPr>
            <w:tcW w:w="0" w:type="auto"/>
            <w:tcBorders>
              <w:top w:val="single" w:sz="0" w:space="0" w:color="D3D3D3"/>
              <w:left w:val="single" w:sz="0" w:space="0" w:color="D3D3D3"/>
              <w:bottom w:val="single" w:sz="0" w:space="0" w:color="D3D3D3"/>
              <w:right w:val="single" w:sz="0" w:space="0" w:color="D3D3D3"/>
            </w:tcBorders>
          </w:tcPr>
          <w:p w14:paraId="1DD3D640" w14:textId="77777777" w:rsidR="00524773" w:rsidRDefault="00524773" w:rsidP="00C670FC">
            <w:pPr>
              <w:keepNext/>
              <w:spacing w:after="60"/>
              <w:rPr>
                <w:ins w:id="5436" w:author="Wittman, Jacob (CDC/DDNID/NCCDPHP/DDT) (CTR)" w:date="2023-08-15T14:04:00Z"/>
              </w:rPr>
            </w:pPr>
            <w:ins w:id="5437" w:author="Wittman, Jacob (CDC/DDNID/NCCDPHP/DDT) (CTR)" w:date="2023-08-15T14:04:00Z">
              <w:r>
                <w:rPr>
                  <w:rFonts w:ascii="Calibri" w:hAnsi="Calibri"/>
                  <w:sz w:val="20"/>
                </w:rPr>
                <w:t>51.8 (4.5)</w:t>
              </w:r>
            </w:ins>
          </w:p>
        </w:tc>
        <w:tc>
          <w:tcPr>
            <w:tcW w:w="0" w:type="auto"/>
            <w:tcBorders>
              <w:top w:val="single" w:sz="0" w:space="0" w:color="D3D3D3"/>
              <w:left w:val="single" w:sz="0" w:space="0" w:color="D3D3D3"/>
              <w:bottom w:val="single" w:sz="0" w:space="0" w:color="D3D3D3"/>
              <w:right w:val="single" w:sz="0" w:space="0" w:color="D3D3D3"/>
            </w:tcBorders>
          </w:tcPr>
          <w:p w14:paraId="62CF1E3A" w14:textId="77777777" w:rsidR="00524773" w:rsidRDefault="00524773" w:rsidP="00C670FC">
            <w:pPr>
              <w:keepNext/>
              <w:spacing w:after="60"/>
              <w:rPr>
                <w:ins w:id="5438" w:author="Wittman, Jacob (CDC/DDNID/NCCDPHP/DDT) (CTR)" w:date="2023-08-15T14:04:00Z"/>
              </w:rPr>
            </w:pPr>
            <w:ins w:id="5439" w:author="Wittman, Jacob (CDC/DDNID/NCCDPHP/DDT) (CTR)" w:date="2023-08-15T14:04:00Z">
              <w:r>
                <w:rPr>
                  <w:rFonts w:ascii="Calibri" w:hAnsi="Calibri"/>
                  <w:sz w:val="20"/>
                </w:rPr>
                <w:t>61.3 (3.8)</w:t>
              </w:r>
            </w:ins>
          </w:p>
        </w:tc>
        <w:tc>
          <w:tcPr>
            <w:tcW w:w="0" w:type="auto"/>
            <w:tcBorders>
              <w:top w:val="single" w:sz="0" w:space="0" w:color="D3D3D3"/>
              <w:left w:val="single" w:sz="0" w:space="0" w:color="D3D3D3"/>
              <w:bottom w:val="single" w:sz="0" w:space="0" w:color="D3D3D3"/>
              <w:right w:val="single" w:sz="0" w:space="0" w:color="D3D3D3"/>
            </w:tcBorders>
          </w:tcPr>
          <w:p w14:paraId="3EC79420" w14:textId="77777777" w:rsidR="00524773" w:rsidRDefault="00524773" w:rsidP="00C670FC">
            <w:pPr>
              <w:keepNext/>
              <w:spacing w:after="60"/>
              <w:rPr>
                <w:ins w:id="5440" w:author="Wittman, Jacob (CDC/DDNID/NCCDPHP/DDT) (CTR)" w:date="2023-08-15T14:04:00Z"/>
              </w:rPr>
            </w:pPr>
            <w:ins w:id="5441" w:author="Wittman, Jacob (CDC/DDNID/NCCDPHP/DDT) (CTR)" w:date="2023-08-15T14:04:00Z">
              <w:r>
                <w:rPr>
                  <w:rFonts w:ascii="Calibri" w:hAnsi="Calibri"/>
                  <w:sz w:val="20"/>
                </w:rPr>
                <w:t>60.6 (4.9)</w:t>
              </w:r>
            </w:ins>
          </w:p>
        </w:tc>
        <w:tc>
          <w:tcPr>
            <w:tcW w:w="0" w:type="auto"/>
            <w:tcBorders>
              <w:top w:val="single" w:sz="0" w:space="0" w:color="D3D3D3"/>
              <w:left w:val="single" w:sz="0" w:space="0" w:color="D3D3D3"/>
              <w:bottom w:val="single" w:sz="0" w:space="0" w:color="D3D3D3"/>
              <w:right w:val="single" w:sz="0" w:space="0" w:color="D3D3D3"/>
            </w:tcBorders>
          </w:tcPr>
          <w:p w14:paraId="098A6F89" w14:textId="77777777" w:rsidR="00524773" w:rsidRDefault="00524773" w:rsidP="00C670FC">
            <w:pPr>
              <w:keepNext/>
              <w:spacing w:after="60"/>
              <w:rPr>
                <w:ins w:id="5442" w:author="Wittman, Jacob (CDC/DDNID/NCCDPHP/DDT) (CTR)" w:date="2023-08-15T14:04:00Z"/>
              </w:rPr>
            </w:pPr>
            <w:ins w:id="5443" w:author="Wittman, Jacob (CDC/DDNID/NCCDPHP/DDT) (CTR)" w:date="2023-08-15T14:04:00Z">
              <w:r>
                <w:rPr>
                  <w:rFonts w:ascii="Calibri" w:hAnsi="Calibri"/>
                  <w:sz w:val="20"/>
                </w:rPr>
                <w:t>68.9 (4.2)</w:t>
              </w:r>
            </w:ins>
          </w:p>
        </w:tc>
        <w:tc>
          <w:tcPr>
            <w:tcW w:w="0" w:type="auto"/>
            <w:tcBorders>
              <w:top w:val="single" w:sz="0" w:space="0" w:color="D3D3D3"/>
              <w:left w:val="single" w:sz="0" w:space="0" w:color="D3D3D3"/>
              <w:bottom w:val="single" w:sz="0" w:space="0" w:color="D3D3D3"/>
              <w:right w:val="single" w:sz="0" w:space="0" w:color="D3D3D3"/>
            </w:tcBorders>
          </w:tcPr>
          <w:p w14:paraId="1EE5A16E" w14:textId="77777777" w:rsidR="00524773" w:rsidRDefault="00524773" w:rsidP="00C670FC">
            <w:pPr>
              <w:keepNext/>
              <w:spacing w:after="60"/>
              <w:rPr>
                <w:ins w:id="5444" w:author="Wittman, Jacob (CDC/DDNID/NCCDPHP/DDT) (CTR)" w:date="2023-08-15T14:04:00Z"/>
              </w:rPr>
            </w:pPr>
            <w:ins w:id="5445" w:author="Wittman, Jacob (CDC/DDNID/NCCDPHP/DDT) (CTR)" w:date="2023-08-15T14:04:00Z">
              <w:r>
                <w:rPr>
                  <w:rFonts w:ascii="Calibri" w:hAnsi="Calibri"/>
                  <w:sz w:val="20"/>
                </w:rPr>
                <w:t>68.8 (4.3)</w:t>
              </w:r>
            </w:ins>
          </w:p>
        </w:tc>
        <w:tc>
          <w:tcPr>
            <w:tcW w:w="0" w:type="auto"/>
            <w:tcBorders>
              <w:top w:val="single" w:sz="0" w:space="0" w:color="D3D3D3"/>
              <w:left w:val="single" w:sz="0" w:space="0" w:color="D3D3D3"/>
              <w:bottom w:val="single" w:sz="0" w:space="0" w:color="D3D3D3"/>
              <w:right w:val="single" w:sz="0" w:space="0" w:color="D3D3D3"/>
            </w:tcBorders>
          </w:tcPr>
          <w:p w14:paraId="6A6EB773" w14:textId="77777777" w:rsidR="00524773" w:rsidRDefault="00524773" w:rsidP="00C670FC">
            <w:pPr>
              <w:keepNext/>
              <w:spacing w:after="60"/>
              <w:rPr>
                <w:ins w:id="5446" w:author="Wittman, Jacob (CDC/DDNID/NCCDPHP/DDT) (CTR)" w:date="2023-08-15T14:04:00Z"/>
              </w:rPr>
            </w:pPr>
            <w:ins w:id="5447" w:author="Wittman, Jacob (CDC/DDNID/NCCDPHP/DDT) (CTR)" w:date="2023-08-15T14:04:00Z">
              <w:r>
                <w:rPr>
                  <w:rFonts w:ascii="Calibri" w:hAnsi="Calibri"/>
                  <w:sz w:val="20"/>
                </w:rPr>
                <w:t>60.0 (4.8)</w:t>
              </w:r>
            </w:ins>
          </w:p>
        </w:tc>
        <w:tc>
          <w:tcPr>
            <w:tcW w:w="0" w:type="auto"/>
            <w:tcBorders>
              <w:top w:val="single" w:sz="0" w:space="0" w:color="D3D3D3"/>
              <w:left w:val="single" w:sz="0" w:space="0" w:color="D3D3D3"/>
              <w:bottom w:val="single" w:sz="0" w:space="0" w:color="D3D3D3"/>
              <w:right w:val="single" w:sz="0" w:space="0" w:color="D3D3D3"/>
            </w:tcBorders>
          </w:tcPr>
          <w:p w14:paraId="3480A359" w14:textId="77777777" w:rsidR="00524773" w:rsidRDefault="00524773" w:rsidP="00C670FC">
            <w:pPr>
              <w:keepNext/>
              <w:spacing w:after="60"/>
              <w:rPr>
                <w:ins w:id="5448" w:author="Wittman, Jacob (CDC/DDNID/NCCDPHP/DDT) (CTR)" w:date="2023-08-15T14:04:00Z"/>
              </w:rPr>
            </w:pPr>
            <w:ins w:id="5449" w:author="Wittman, Jacob (CDC/DDNID/NCCDPHP/DDT) (CTR)" w:date="2023-08-15T14:04:00Z">
              <w:r>
                <w:rPr>
                  <w:rFonts w:ascii="Calibri" w:hAnsi="Calibri"/>
                  <w:sz w:val="20"/>
                </w:rPr>
                <w:t>57.6 (4.3)</w:t>
              </w:r>
            </w:ins>
          </w:p>
        </w:tc>
        <w:tc>
          <w:tcPr>
            <w:tcW w:w="0" w:type="auto"/>
            <w:tcBorders>
              <w:top w:val="single" w:sz="0" w:space="0" w:color="D3D3D3"/>
              <w:left w:val="single" w:sz="0" w:space="0" w:color="D3D3D3"/>
              <w:bottom w:val="single" w:sz="0" w:space="0" w:color="D3D3D3"/>
              <w:right w:val="single" w:sz="0" w:space="0" w:color="D3D3D3"/>
            </w:tcBorders>
          </w:tcPr>
          <w:p w14:paraId="46076EBD" w14:textId="77777777" w:rsidR="00524773" w:rsidRDefault="00524773" w:rsidP="00C670FC">
            <w:pPr>
              <w:keepNext/>
              <w:spacing w:after="60"/>
              <w:rPr>
                <w:ins w:id="5450" w:author="Wittman, Jacob (CDC/DDNID/NCCDPHP/DDT) (CTR)" w:date="2023-08-15T14:04:00Z"/>
              </w:rPr>
            </w:pPr>
            <w:ins w:id="5451" w:author="Wittman, Jacob (CDC/DDNID/NCCDPHP/DDT) (CTR)" w:date="2023-08-15T14:04:00Z">
              <w:r>
                <w:rPr>
                  <w:rFonts w:ascii="Calibri" w:hAnsi="Calibri"/>
                  <w:sz w:val="20"/>
                </w:rPr>
                <w:t>66.3 (3.8)</w:t>
              </w:r>
            </w:ins>
          </w:p>
        </w:tc>
        <w:tc>
          <w:tcPr>
            <w:tcW w:w="0" w:type="auto"/>
            <w:tcBorders>
              <w:top w:val="single" w:sz="0" w:space="0" w:color="D3D3D3"/>
              <w:left w:val="single" w:sz="0" w:space="0" w:color="D3D3D3"/>
              <w:bottom w:val="single" w:sz="0" w:space="0" w:color="D3D3D3"/>
              <w:right w:val="single" w:sz="0" w:space="0" w:color="D3D3D3"/>
            </w:tcBorders>
          </w:tcPr>
          <w:p w14:paraId="26302799" w14:textId="77777777" w:rsidR="00524773" w:rsidRDefault="00524773" w:rsidP="00C670FC">
            <w:pPr>
              <w:keepNext/>
              <w:spacing w:after="60"/>
              <w:rPr>
                <w:ins w:id="5452" w:author="Wittman, Jacob (CDC/DDNID/NCCDPHP/DDT) (CTR)" w:date="2023-08-15T14:04:00Z"/>
              </w:rPr>
            </w:pPr>
            <w:ins w:id="5453" w:author="Wittman, Jacob (CDC/DDNID/NCCDPHP/DDT) (CTR)" w:date="2023-08-15T14:04:00Z">
              <w:r>
                <w:rPr>
                  <w:rFonts w:ascii="Calibri" w:hAnsi="Calibri"/>
                  <w:sz w:val="20"/>
                </w:rPr>
                <w:t>51.3 (4.7)</w:t>
              </w:r>
            </w:ins>
          </w:p>
        </w:tc>
        <w:tc>
          <w:tcPr>
            <w:tcW w:w="0" w:type="auto"/>
            <w:tcBorders>
              <w:top w:val="single" w:sz="0" w:space="0" w:color="D3D3D3"/>
              <w:left w:val="single" w:sz="0" w:space="0" w:color="D3D3D3"/>
              <w:bottom w:val="single" w:sz="0" w:space="0" w:color="D3D3D3"/>
              <w:right w:val="single" w:sz="0" w:space="0" w:color="D3D3D3"/>
            </w:tcBorders>
          </w:tcPr>
          <w:p w14:paraId="206BD161" w14:textId="77777777" w:rsidR="00524773" w:rsidRDefault="00524773" w:rsidP="00C670FC">
            <w:pPr>
              <w:keepNext/>
              <w:spacing w:after="60"/>
              <w:rPr>
                <w:ins w:id="5454" w:author="Wittman, Jacob (CDC/DDNID/NCCDPHP/DDT) (CTR)" w:date="2023-08-15T14:04:00Z"/>
              </w:rPr>
            </w:pPr>
            <w:ins w:id="5455" w:author="Wittman, Jacob (CDC/DDNID/NCCDPHP/DDT) (CTR)" w:date="2023-08-15T14:04:00Z">
              <w:r>
                <w:rPr>
                  <w:rFonts w:ascii="Calibri" w:hAnsi="Calibri"/>
                  <w:sz w:val="20"/>
                </w:rPr>
                <w:t>56.1 (4.1)</w:t>
              </w:r>
            </w:ins>
          </w:p>
        </w:tc>
        <w:tc>
          <w:tcPr>
            <w:tcW w:w="0" w:type="auto"/>
            <w:tcBorders>
              <w:top w:val="single" w:sz="0" w:space="0" w:color="D3D3D3"/>
              <w:left w:val="single" w:sz="0" w:space="0" w:color="D3D3D3"/>
              <w:bottom w:val="single" w:sz="0" w:space="0" w:color="D3D3D3"/>
              <w:right w:val="single" w:sz="0" w:space="0" w:color="D3D3D3"/>
            </w:tcBorders>
          </w:tcPr>
          <w:p w14:paraId="634C43F0" w14:textId="77777777" w:rsidR="00524773" w:rsidRDefault="00524773" w:rsidP="00C670FC">
            <w:pPr>
              <w:keepNext/>
              <w:spacing w:after="60"/>
              <w:rPr>
                <w:ins w:id="5456" w:author="Wittman, Jacob (CDC/DDNID/NCCDPHP/DDT) (CTR)" w:date="2023-08-15T14:04:00Z"/>
              </w:rPr>
            </w:pPr>
            <w:ins w:id="5457" w:author="Wittman, Jacob (CDC/DDNID/NCCDPHP/DDT) (CTR)" w:date="2023-08-15T14:04:00Z">
              <w:r>
                <w:rPr>
                  <w:rFonts w:ascii="Calibri" w:hAnsi="Calibri"/>
                  <w:sz w:val="20"/>
                </w:rPr>
                <w:t>60.0 (4.1)</w:t>
              </w:r>
            </w:ins>
          </w:p>
        </w:tc>
        <w:tc>
          <w:tcPr>
            <w:tcW w:w="0" w:type="auto"/>
            <w:tcBorders>
              <w:top w:val="single" w:sz="0" w:space="0" w:color="D3D3D3"/>
              <w:left w:val="single" w:sz="0" w:space="0" w:color="D3D3D3"/>
              <w:bottom w:val="single" w:sz="0" w:space="0" w:color="D3D3D3"/>
              <w:right w:val="single" w:sz="0" w:space="0" w:color="D3D3D3"/>
            </w:tcBorders>
          </w:tcPr>
          <w:p w14:paraId="7FD735E2" w14:textId="77777777" w:rsidR="00524773" w:rsidRDefault="00524773" w:rsidP="00C670FC">
            <w:pPr>
              <w:keepNext/>
              <w:spacing w:after="60"/>
              <w:rPr>
                <w:ins w:id="5458" w:author="Wittman, Jacob (CDC/DDNID/NCCDPHP/DDT) (CTR)" w:date="2023-08-15T14:04:00Z"/>
              </w:rPr>
            </w:pPr>
            <w:ins w:id="5459" w:author="Wittman, Jacob (CDC/DDNID/NCCDPHP/DDT) (CTR)" w:date="2023-08-15T14:04:00Z">
              <w:r>
                <w:rPr>
                  <w:rFonts w:ascii="Calibri" w:hAnsi="Calibri"/>
                  <w:sz w:val="20"/>
                </w:rPr>
                <w:t>48.9 (5.0)</w:t>
              </w:r>
            </w:ins>
          </w:p>
        </w:tc>
        <w:tc>
          <w:tcPr>
            <w:tcW w:w="0" w:type="auto"/>
            <w:tcBorders>
              <w:top w:val="single" w:sz="0" w:space="0" w:color="D3D3D3"/>
              <w:left w:val="single" w:sz="0" w:space="0" w:color="D3D3D3"/>
              <w:bottom w:val="single" w:sz="0" w:space="0" w:color="D3D3D3"/>
              <w:right w:val="single" w:sz="0" w:space="0" w:color="D3D3D3"/>
            </w:tcBorders>
          </w:tcPr>
          <w:p w14:paraId="7E3B2E49" w14:textId="77777777" w:rsidR="00524773" w:rsidRDefault="00524773" w:rsidP="00C670FC">
            <w:pPr>
              <w:keepNext/>
              <w:spacing w:after="60"/>
              <w:rPr>
                <w:ins w:id="5460" w:author="Wittman, Jacob (CDC/DDNID/NCCDPHP/DDT) (CTR)" w:date="2023-08-15T14:04:00Z"/>
              </w:rPr>
            </w:pPr>
            <w:ins w:id="5461" w:author="Wittman, Jacob (CDC/DDNID/NCCDPHP/DDT) (CTR)" w:date="2023-08-15T14:04:00Z">
              <w:r>
                <w:rPr>
                  <w:rFonts w:ascii="Calibri" w:hAnsi="Calibri"/>
                  <w:sz w:val="20"/>
                </w:rPr>
                <w:t>54.5 (5.2)</w:t>
              </w:r>
            </w:ins>
          </w:p>
        </w:tc>
        <w:tc>
          <w:tcPr>
            <w:tcW w:w="0" w:type="auto"/>
            <w:tcBorders>
              <w:top w:val="single" w:sz="0" w:space="0" w:color="D3D3D3"/>
              <w:left w:val="single" w:sz="0" w:space="0" w:color="D3D3D3"/>
              <w:bottom w:val="single" w:sz="0" w:space="0" w:color="D3D3D3"/>
              <w:right w:val="single" w:sz="0" w:space="0" w:color="D3D3D3"/>
            </w:tcBorders>
          </w:tcPr>
          <w:p w14:paraId="3F6BAB38" w14:textId="77777777" w:rsidR="00524773" w:rsidRDefault="00524773" w:rsidP="00C670FC">
            <w:pPr>
              <w:keepNext/>
              <w:spacing w:after="60"/>
              <w:rPr>
                <w:ins w:id="5462" w:author="Wittman, Jacob (CDC/DDNID/NCCDPHP/DDT) (CTR)" w:date="2023-08-15T14:04:00Z"/>
              </w:rPr>
            </w:pPr>
            <w:ins w:id="5463" w:author="Wittman, Jacob (CDC/DDNID/NCCDPHP/DDT) (CTR)" w:date="2023-08-15T14:04:00Z">
              <w:r>
                <w:rPr>
                  <w:rFonts w:ascii="Calibri" w:hAnsi="Calibri"/>
                  <w:sz w:val="20"/>
                </w:rPr>
                <w:t>-5.5 (-30.4, 19.3)</w:t>
              </w:r>
            </w:ins>
          </w:p>
        </w:tc>
        <w:tc>
          <w:tcPr>
            <w:tcW w:w="0" w:type="auto"/>
            <w:tcBorders>
              <w:top w:val="single" w:sz="0" w:space="0" w:color="D3D3D3"/>
              <w:left w:val="single" w:sz="0" w:space="0" w:color="D3D3D3"/>
              <w:bottom w:val="single" w:sz="0" w:space="0" w:color="D3D3D3"/>
              <w:right w:val="single" w:sz="0" w:space="0" w:color="D3D3D3"/>
            </w:tcBorders>
          </w:tcPr>
          <w:p w14:paraId="20945132" w14:textId="77777777" w:rsidR="00524773" w:rsidRDefault="00524773" w:rsidP="00C670FC">
            <w:pPr>
              <w:keepNext/>
              <w:spacing w:after="60"/>
              <w:rPr>
                <w:ins w:id="546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FBBA6F" w14:textId="77777777" w:rsidR="00524773" w:rsidRDefault="00524773" w:rsidP="00C670FC">
            <w:pPr>
              <w:keepNext/>
              <w:spacing w:after="60"/>
              <w:rPr>
                <w:ins w:id="5465" w:author="Wittman, Jacob (CDC/DDNID/NCCDPHP/DDT) (CTR)" w:date="2023-08-15T14:04:00Z"/>
              </w:rPr>
            </w:pPr>
            <w:ins w:id="5466" w:author="Wittman, Jacob (CDC/DDNID/NCCDPHP/DDT) (CTR)" w:date="2023-08-15T14:04:00Z">
              <w:r>
                <w:rPr>
                  <w:rFonts w:ascii="Calibri" w:hAnsi="Calibri"/>
                  <w:sz w:val="20"/>
                </w:rPr>
                <w:t>-1.0 (-3.1, 1.0)</w:t>
              </w:r>
            </w:ins>
          </w:p>
        </w:tc>
        <w:tc>
          <w:tcPr>
            <w:tcW w:w="0" w:type="auto"/>
            <w:tcBorders>
              <w:top w:val="single" w:sz="0" w:space="0" w:color="D3D3D3"/>
              <w:left w:val="single" w:sz="0" w:space="0" w:color="D3D3D3"/>
              <w:bottom w:val="single" w:sz="0" w:space="0" w:color="D3D3D3"/>
              <w:right w:val="single" w:sz="0" w:space="0" w:color="D3D3D3"/>
            </w:tcBorders>
          </w:tcPr>
          <w:p w14:paraId="782C3B44" w14:textId="77777777" w:rsidR="00524773" w:rsidRDefault="00524773" w:rsidP="00C670FC">
            <w:pPr>
              <w:keepNext/>
              <w:spacing w:after="60"/>
              <w:rPr>
                <w:ins w:id="5467" w:author="Wittman, Jacob (CDC/DDNID/NCCDPHP/DDT) (CTR)" w:date="2023-08-15T14:04:00Z"/>
              </w:rPr>
            </w:pPr>
            <w:ins w:id="5468" w:author="Wittman, Jacob (CDC/DDNID/NCCDPHP/DDT) (CTR)" w:date="2023-08-15T14:04:00Z">
              <w:r>
                <w:rPr>
                  <w:rFonts w:ascii="Calibri" w:hAnsi="Calibri"/>
                  <w:sz w:val="20"/>
                </w:rPr>
                <w:t>-1.0 (-3.1, 1.0)</w:t>
              </w:r>
            </w:ins>
          </w:p>
        </w:tc>
      </w:tr>
      <w:tr w:rsidR="00524773" w14:paraId="6B3E70AA" w14:textId="77777777" w:rsidTr="00C670FC">
        <w:trPr>
          <w:cantSplit/>
          <w:jc w:val="center"/>
          <w:ins w:id="546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CE8FF9" w14:textId="77777777" w:rsidR="00524773" w:rsidRDefault="00524773" w:rsidP="00C670FC">
            <w:pPr>
              <w:keepNext/>
              <w:spacing w:after="60"/>
              <w:rPr>
                <w:ins w:id="5470" w:author="Wittman, Jacob (CDC/DDNID/NCCDPHP/DDT) (CTR)" w:date="2023-08-15T14:04:00Z"/>
              </w:rPr>
            </w:pPr>
            <w:ins w:id="5471"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6E76363F" w14:textId="77777777" w:rsidR="00524773" w:rsidRDefault="00524773" w:rsidP="00C670FC">
            <w:pPr>
              <w:keepNext/>
              <w:spacing w:after="60"/>
              <w:rPr>
                <w:ins w:id="5472" w:author="Wittman, Jacob (CDC/DDNID/NCCDPHP/DDT) (CTR)" w:date="2023-08-15T14:04:00Z"/>
              </w:rPr>
            </w:pPr>
            <w:ins w:id="5473" w:author="Wittman, Jacob (CDC/DDNID/NCCDPHP/DDT) (CTR)" w:date="2023-08-15T14:04:00Z">
              <w:r>
                <w:rPr>
                  <w:rFonts w:ascii="Calibri" w:hAnsi="Calibri"/>
                  <w:sz w:val="20"/>
                </w:rPr>
                <w:t>43.3 (2.3)</w:t>
              </w:r>
            </w:ins>
          </w:p>
        </w:tc>
        <w:tc>
          <w:tcPr>
            <w:tcW w:w="0" w:type="auto"/>
            <w:tcBorders>
              <w:top w:val="single" w:sz="0" w:space="0" w:color="D3D3D3"/>
              <w:left w:val="single" w:sz="0" w:space="0" w:color="D3D3D3"/>
              <w:bottom w:val="single" w:sz="0" w:space="0" w:color="D3D3D3"/>
              <w:right w:val="single" w:sz="0" w:space="0" w:color="D3D3D3"/>
            </w:tcBorders>
          </w:tcPr>
          <w:p w14:paraId="480BF337" w14:textId="77777777" w:rsidR="00524773" w:rsidRDefault="00524773" w:rsidP="00C670FC">
            <w:pPr>
              <w:keepNext/>
              <w:spacing w:after="60"/>
              <w:rPr>
                <w:ins w:id="5474" w:author="Wittman, Jacob (CDC/DDNID/NCCDPHP/DDT) (CTR)" w:date="2023-08-15T14:04:00Z"/>
              </w:rPr>
            </w:pPr>
            <w:ins w:id="5475" w:author="Wittman, Jacob (CDC/DDNID/NCCDPHP/DDT) (CTR)" w:date="2023-08-15T14:04:00Z">
              <w:r>
                <w:rPr>
                  <w:rFonts w:ascii="Calibri" w:hAnsi="Calibri"/>
                  <w:sz w:val="20"/>
                </w:rPr>
                <w:t>40.2 (6.9)</w:t>
              </w:r>
            </w:ins>
          </w:p>
        </w:tc>
        <w:tc>
          <w:tcPr>
            <w:tcW w:w="0" w:type="auto"/>
            <w:tcBorders>
              <w:top w:val="single" w:sz="0" w:space="0" w:color="D3D3D3"/>
              <w:left w:val="single" w:sz="0" w:space="0" w:color="D3D3D3"/>
              <w:bottom w:val="single" w:sz="0" w:space="0" w:color="D3D3D3"/>
              <w:right w:val="single" w:sz="0" w:space="0" w:color="D3D3D3"/>
            </w:tcBorders>
          </w:tcPr>
          <w:p w14:paraId="0D7E6737" w14:textId="77777777" w:rsidR="00524773" w:rsidRDefault="00524773" w:rsidP="00C670FC">
            <w:pPr>
              <w:keepNext/>
              <w:spacing w:after="60"/>
              <w:rPr>
                <w:ins w:id="5476" w:author="Wittman, Jacob (CDC/DDNID/NCCDPHP/DDT) (CTR)" w:date="2023-08-15T14:04:00Z"/>
              </w:rPr>
            </w:pPr>
            <w:ins w:id="5477" w:author="Wittman, Jacob (CDC/DDNID/NCCDPHP/DDT) (CTR)" w:date="2023-08-15T14:04:00Z">
              <w:r>
                <w:rPr>
                  <w:rFonts w:ascii="Calibri" w:hAnsi="Calibri"/>
                  <w:sz w:val="20"/>
                </w:rPr>
                <w:t>37.8 (6.0)</w:t>
              </w:r>
            </w:ins>
          </w:p>
        </w:tc>
        <w:tc>
          <w:tcPr>
            <w:tcW w:w="0" w:type="auto"/>
            <w:tcBorders>
              <w:top w:val="single" w:sz="0" w:space="0" w:color="D3D3D3"/>
              <w:left w:val="single" w:sz="0" w:space="0" w:color="D3D3D3"/>
              <w:bottom w:val="single" w:sz="0" w:space="0" w:color="D3D3D3"/>
              <w:right w:val="single" w:sz="0" w:space="0" w:color="D3D3D3"/>
            </w:tcBorders>
          </w:tcPr>
          <w:p w14:paraId="454A617A" w14:textId="77777777" w:rsidR="00524773" w:rsidRDefault="00524773" w:rsidP="00C670FC">
            <w:pPr>
              <w:keepNext/>
              <w:spacing w:after="60"/>
              <w:rPr>
                <w:ins w:id="5478" w:author="Wittman, Jacob (CDC/DDNID/NCCDPHP/DDT) (CTR)" w:date="2023-08-15T14:04:00Z"/>
              </w:rPr>
            </w:pPr>
            <w:ins w:id="5479" w:author="Wittman, Jacob (CDC/DDNID/NCCDPHP/DDT) (CTR)" w:date="2023-08-15T14:04:00Z">
              <w:r>
                <w:rPr>
                  <w:rFonts w:ascii="Calibri" w:hAnsi="Calibri"/>
                  <w:sz w:val="20"/>
                </w:rPr>
                <w:t>45.2 (4.9)</w:t>
              </w:r>
            </w:ins>
          </w:p>
        </w:tc>
        <w:tc>
          <w:tcPr>
            <w:tcW w:w="0" w:type="auto"/>
            <w:tcBorders>
              <w:top w:val="single" w:sz="0" w:space="0" w:color="D3D3D3"/>
              <w:left w:val="single" w:sz="0" w:space="0" w:color="D3D3D3"/>
              <w:bottom w:val="single" w:sz="0" w:space="0" w:color="D3D3D3"/>
              <w:right w:val="single" w:sz="0" w:space="0" w:color="D3D3D3"/>
            </w:tcBorders>
          </w:tcPr>
          <w:p w14:paraId="518A5D83" w14:textId="77777777" w:rsidR="00524773" w:rsidRDefault="00524773" w:rsidP="00C670FC">
            <w:pPr>
              <w:keepNext/>
              <w:spacing w:after="60"/>
              <w:rPr>
                <w:ins w:id="5480" w:author="Wittman, Jacob (CDC/DDNID/NCCDPHP/DDT) (CTR)" w:date="2023-08-15T14:04:00Z"/>
              </w:rPr>
            </w:pPr>
            <w:ins w:id="5481" w:author="Wittman, Jacob (CDC/DDNID/NCCDPHP/DDT) (CTR)" w:date="2023-08-15T14:04:00Z">
              <w:r>
                <w:rPr>
                  <w:rFonts w:ascii="Calibri" w:hAnsi="Calibri"/>
                  <w:sz w:val="20"/>
                </w:rPr>
                <w:t>46.1 (5.3)</w:t>
              </w:r>
            </w:ins>
          </w:p>
        </w:tc>
        <w:tc>
          <w:tcPr>
            <w:tcW w:w="0" w:type="auto"/>
            <w:tcBorders>
              <w:top w:val="single" w:sz="0" w:space="0" w:color="D3D3D3"/>
              <w:left w:val="single" w:sz="0" w:space="0" w:color="D3D3D3"/>
              <w:bottom w:val="single" w:sz="0" w:space="0" w:color="D3D3D3"/>
              <w:right w:val="single" w:sz="0" w:space="0" w:color="D3D3D3"/>
            </w:tcBorders>
          </w:tcPr>
          <w:p w14:paraId="44323C69" w14:textId="77777777" w:rsidR="00524773" w:rsidRDefault="00524773" w:rsidP="00C670FC">
            <w:pPr>
              <w:keepNext/>
              <w:spacing w:after="60"/>
              <w:rPr>
                <w:ins w:id="5482" w:author="Wittman, Jacob (CDC/DDNID/NCCDPHP/DDT) (CTR)" w:date="2023-08-15T14:04:00Z"/>
              </w:rPr>
            </w:pPr>
            <w:ins w:id="5483" w:author="Wittman, Jacob (CDC/DDNID/NCCDPHP/DDT) (CTR)" w:date="2023-08-15T14:04:00Z">
              <w:r>
                <w:rPr>
                  <w:rFonts w:ascii="Calibri" w:hAnsi="Calibri"/>
                  <w:sz w:val="20"/>
                </w:rPr>
                <w:t>46.4 (5.5)</w:t>
              </w:r>
            </w:ins>
          </w:p>
        </w:tc>
        <w:tc>
          <w:tcPr>
            <w:tcW w:w="0" w:type="auto"/>
            <w:tcBorders>
              <w:top w:val="single" w:sz="0" w:space="0" w:color="D3D3D3"/>
              <w:left w:val="single" w:sz="0" w:space="0" w:color="D3D3D3"/>
              <w:bottom w:val="single" w:sz="0" w:space="0" w:color="D3D3D3"/>
              <w:right w:val="single" w:sz="0" w:space="0" w:color="D3D3D3"/>
            </w:tcBorders>
          </w:tcPr>
          <w:p w14:paraId="56446F78" w14:textId="77777777" w:rsidR="00524773" w:rsidRDefault="00524773" w:rsidP="00C670FC">
            <w:pPr>
              <w:keepNext/>
              <w:spacing w:after="60"/>
              <w:rPr>
                <w:ins w:id="5484" w:author="Wittman, Jacob (CDC/DDNID/NCCDPHP/DDT) (CTR)" w:date="2023-08-15T14:04:00Z"/>
              </w:rPr>
            </w:pPr>
            <w:ins w:id="5485" w:author="Wittman, Jacob (CDC/DDNID/NCCDPHP/DDT) (CTR)" w:date="2023-08-15T14:04:00Z">
              <w:r>
                <w:rPr>
                  <w:rFonts w:ascii="Calibri" w:hAnsi="Calibri"/>
                  <w:sz w:val="20"/>
                </w:rPr>
                <w:t>38.0 (6.6)</w:t>
              </w:r>
            </w:ins>
          </w:p>
        </w:tc>
        <w:tc>
          <w:tcPr>
            <w:tcW w:w="0" w:type="auto"/>
            <w:tcBorders>
              <w:top w:val="single" w:sz="0" w:space="0" w:color="D3D3D3"/>
              <w:left w:val="single" w:sz="0" w:space="0" w:color="D3D3D3"/>
              <w:bottom w:val="single" w:sz="0" w:space="0" w:color="D3D3D3"/>
              <w:right w:val="single" w:sz="0" w:space="0" w:color="D3D3D3"/>
            </w:tcBorders>
          </w:tcPr>
          <w:p w14:paraId="1A753AF1" w14:textId="77777777" w:rsidR="00524773" w:rsidRDefault="00524773" w:rsidP="00C670FC">
            <w:pPr>
              <w:keepNext/>
              <w:spacing w:after="60"/>
              <w:rPr>
                <w:ins w:id="5486" w:author="Wittman, Jacob (CDC/DDNID/NCCDPHP/DDT) (CTR)" w:date="2023-08-15T14:04:00Z"/>
              </w:rPr>
            </w:pPr>
            <w:ins w:id="5487" w:author="Wittman, Jacob (CDC/DDNID/NCCDPHP/DDT) (CTR)" w:date="2023-08-15T14:04:00Z">
              <w:r>
                <w:rPr>
                  <w:rFonts w:ascii="Calibri" w:hAnsi="Calibri"/>
                  <w:sz w:val="20"/>
                </w:rPr>
                <w:t>60.1 (6.6)</w:t>
              </w:r>
            </w:ins>
          </w:p>
        </w:tc>
        <w:tc>
          <w:tcPr>
            <w:tcW w:w="0" w:type="auto"/>
            <w:tcBorders>
              <w:top w:val="single" w:sz="0" w:space="0" w:color="D3D3D3"/>
              <w:left w:val="single" w:sz="0" w:space="0" w:color="D3D3D3"/>
              <w:bottom w:val="single" w:sz="0" w:space="0" w:color="D3D3D3"/>
              <w:right w:val="single" w:sz="0" w:space="0" w:color="D3D3D3"/>
            </w:tcBorders>
          </w:tcPr>
          <w:p w14:paraId="1E62FC0E" w14:textId="77777777" w:rsidR="00524773" w:rsidRDefault="00524773" w:rsidP="00C670FC">
            <w:pPr>
              <w:keepNext/>
              <w:spacing w:after="60"/>
              <w:rPr>
                <w:ins w:id="5488" w:author="Wittman, Jacob (CDC/DDNID/NCCDPHP/DDT) (CTR)" w:date="2023-08-15T14:04:00Z"/>
              </w:rPr>
            </w:pPr>
            <w:ins w:id="5489" w:author="Wittman, Jacob (CDC/DDNID/NCCDPHP/DDT) (CTR)" w:date="2023-08-15T14:04:00Z">
              <w:r>
                <w:rPr>
                  <w:rFonts w:ascii="Calibri" w:hAnsi="Calibri"/>
                  <w:sz w:val="20"/>
                </w:rPr>
                <w:t>37.8 (6.7)</w:t>
              </w:r>
            </w:ins>
          </w:p>
        </w:tc>
        <w:tc>
          <w:tcPr>
            <w:tcW w:w="0" w:type="auto"/>
            <w:tcBorders>
              <w:top w:val="single" w:sz="0" w:space="0" w:color="D3D3D3"/>
              <w:left w:val="single" w:sz="0" w:space="0" w:color="D3D3D3"/>
              <w:bottom w:val="single" w:sz="0" w:space="0" w:color="D3D3D3"/>
              <w:right w:val="single" w:sz="0" w:space="0" w:color="D3D3D3"/>
            </w:tcBorders>
          </w:tcPr>
          <w:p w14:paraId="566C6A05" w14:textId="77777777" w:rsidR="00524773" w:rsidRDefault="00524773" w:rsidP="00C670FC">
            <w:pPr>
              <w:keepNext/>
              <w:spacing w:after="60"/>
              <w:rPr>
                <w:ins w:id="5490" w:author="Wittman, Jacob (CDC/DDNID/NCCDPHP/DDT) (CTR)" w:date="2023-08-15T14:04:00Z"/>
              </w:rPr>
            </w:pPr>
            <w:ins w:id="5491" w:author="Wittman, Jacob (CDC/DDNID/NCCDPHP/DDT) (CTR)" w:date="2023-08-15T14:04:00Z">
              <w:r>
                <w:rPr>
                  <w:rFonts w:ascii="Calibri" w:hAnsi="Calibri"/>
                  <w:sz w:val="20"/>
                </w:rPr>
                <w:t>49.8 (7.4)</w:t>
              </w:r>
            </w:ins>
          </w:p>
        </w:tc>
        <w:tc>
          <w:tcPr>
            <w:tcW w:w="0" w:type="auto"/>
            <w:tcBorders>
              <w:top w:val="single" w:sz="0" w:space="0" w:color="D3D3D3"/>
              <w:left w:val="single" w:sz="0" w:space="0" w:color="D3D3D3"/>
              <w:bottom w:val="single" w:sz="0" w:space="0" w:color="D3D3D3"/>
              <w:right w:val="single" w:sz="0" w:space="0" w:color="D3D3D3"/>
            </w:tcBorders>
          </w:tcPr>
          <w:p w14:paraId="182C1FDB" w14:textId="77777777" w:rsidR="00524773" w:rsidRDefault="00524773" w:rsidP="00C670FC">
            <w:pPr>
              <w:keepNext/>
              <w:spacing w:after="60"/>
              <w:rPr>
                <w:ins w:id="5492" w:author="Wittman, Jacob (CDC/DDNID/NCCDPHP/DDT) (CTR)" w:date="2023-08-15T14:04:00Z"/>
              </w:rPr>
            </w:pPr>
            <w:ins w:id="5493" w:author="Wittman, Jacob (CDC/DDNID/NCCDPHP/DDT) (CTR)" w:date="2023-08-15T14:04:00Z">
              <w:r>
                <w:rPr>
                  <w:rFonts w:ascii="Calibri" w:hAnsi="Calibri"/>
                  <w:sz w:val="20"/>
                </w:rPr>
                <w:t>31.1 (6.6)</w:t>
              </w:r>
            </w:ins>
          </w:p>
        </w:tc>
        <w:tc>
          <w:tcPr>
            <w:tcW w:w="0" w:type="auto"/>
            <w:tcBorders>
              <w:top w:val="single" w:sz="0" w:space="0" w:color="D3D3D3"/>
              <w:left w:val="single" w:sz="0" w:space="0" w:color="D3D3D3"/>
              <w:bottom w:val="single" w:sz="0" w:space="0" w:color="D3D3D3"/>
              <w:right w:val="single" w:sz="0" w:space="0" w:color="D3D3D3"/>
            </w:tcBorders>
          </w:tcPr>
          <w:p w14:paraId="6FCEC675" w14:textId="77777777" w:rsidR="00524773" w:rsidRDefault="00524773" w:rsidP="00C670FC">
            <w:pPr>
              <w:keepNext/>
              <w:spacing w:after="60"/>
              <w:rPr>
                <w:ins w:id="5494" w:author="Wittman, Jacob (CDC/DDNID/NCCDPHP/DDT) (CTR)" w:date="2023-08-15T14:04:00Z"/>
              </w:rPr>
            </w:pPr>
            <w:ins w:id="5495" w:author="Wittman, Jacob (CDC/DDNID/NCCDPHP/DDT) (CTR)" w:date="2023-08-15T14:04:00Z">
              <w:r>
                <w:rPr>
                  <w:rFonts w:ascii="Calibri" w:hAnsi="Calibri"/>
                  <w:sz w:val="20"/>
                </w:rPr>
                <w:t>35.0 (9.9)</w:t>
              </w:r>
            </w:ins>
          </w:p>
        </w:tc>
        <w:tc>
          <w:tcPr>
            <w:tcW w:w="0" w:type="auto"/>
            <w:tcBorders>
              <w:top w:val="single" w:sz="0" w:space="0" w:color="D3D3D3"/>
              <w:left w:val="single" w:sz="0" w:space="0" w:color="D3D3D3"/>
              <w:bottom w:val="single" w:sz="0" w:space="0" w:color="D3D3D3"/>
              <w:right w:val="single" w:sz="0" w:space="0" w:color="D3D3D3"/>
            </w:tcBorders>
          </w:tcPr>
          <w:p w14:paraId="6AA075A8" w14:textId="77777777" w:rsidR="00524773" w:rsidRDefault="00524773" w:rsidP="00C670FC">
            <w:pPr>
              <w:keepNext/>
              <w:spacing w:after="60"/>
              <w:rPr>
                <w:ins w:id="5496" w:author="Wittman, Jacob (CDC/DDNID/NCCDPHP/DDT) (CTR)" w:date="2023-08-15T14:04:00Z"/>
              </w:rPr>
            </w:pPr>
            <w:ins w:id="5497" w:author="Wittman, Jacob (CDC/DDNID/NCCDPHP/DDT) (CTR)" w:date="2023-08-15T14:04:00Z">
              <w:r>
                <w:rPr>
                  <w:rFonts w:ascii="Calibri" w:hAnsi="Calibri"/>
                  <w:sz w:val="20"/>
                </w:rPr>
                <w:t>51.7 (12.9)</w:t>
              </w:r>
            </w:ins>
          </w:p>
        </w:tc>
        <w:tc>
          <w:tcPr>
            <w:tcW w:w="0" w:type="auto"/>
            <w:tcBorders>
              <w:top w:val="single" w:sz="0" w:space="0" w:color="D3D3D3"/>
              <w:left w:val="single" w:sz="0" w:space="0" w:color="D3D3D3"/>
              <w:bottom w:val="single" w:sz="0" w:space="0" w:color="D3D3D3"/>
              <w:right w:val="single" w:sz="0" w:space="0" w:color="D3D3D3"/>
            </w:tcBorders>
          </w:tcPr>
          <w:p w14:paraId="28CE9150" w14:textId="77777777" w:rsidR="00524773" w:rsidRDefault="00524773" w:rsidP="00C670FC">
            <w:pPr>
              <w:keepNext/>
              <w:spacing w:after="60"/>
              <w:rPr>
                <w:ins w:id="5498" w:author="Wittman, Jacob (CDC/DDNID/NCCDPHP/DDT) (CTR)" w:date="2023-08-15T14:04:00Z"/>
              </w:rPr>
            </w:pPr>
            <w:ins w:id="5499" w:author="Wittman, Jacob (CDC/DDNID/NCCDPHP/DDT) (CTR)" w:date="2023-08-15T14:04:00Z">
              <w:r>
                <w:rPr>
                  <w:rFonts w:ascii="Calibri" w:hAnsi="Calibri"/>
                  <w:sz w:val="20"/>
                </w:rPr>
                <w:t>31.3 (11.0)</w:t>
              </w:r>
            </w:ins>
          </w:p>
        </w:tc>
        <w:tc>
          <w:tcPr>
            <w:tcW w:w="0" w:type="auto"/>
            <w:tcBorders>
              <w:top w:val="single" w:sz="0" w:space="0" w:color="D3D3D3"/>
              <w:left w:val="single" w:sz="0" w:space="0" w:color="D3D3D3"/>
              <w:bottom w:val="single" w:sz="0" w:space="0" w:color="D3D3D3"/>
              <w:right w:val="single" w:sz="0" w:space="0" w:color="D3D3D3"/>
            </w:tcBorders>
          </w:tcPr>
          <w:p w14:paraId="17A97764" w14:textId="77777777" w:rsidR="00524773" w:rsidRDefault="00524773" w:rsidP="00C670FC">
            <w:pPr>
              <w:keepNext/>
              <w:spacing w:after="60"/>
              <w:rPr>
                <w:ins w:id="5500" w:author="Wittman, Jacob (CDC/DDNID/NCCDPHP/DDT) (CTR)" w:date="2023-08-15T14:04:00Z"/>
              </w:rPr>
            </w:pPr>
            <w:ins w:id="5501" w:author="Wittman, Jacob (CDC/DDNID/NCCDPHP/DDT) (CTR)" w:date="2023-08-15T14:04:00Z">
              <w:r>
                <w:rPr>
                  <w:rFonts w:ascii="Calibri" w:hAnsi="Calibri"/>
                  <w:sz w:val="20"/>
                </w:rPr>
                <w:t>28.7 (-47.8, 105.2)</w:t>
              </w:r>
            </w:ins>
          </w:p>
        </w:tc>
        <w:tc>
          <w:tcPr>
            <w:tcW w:w="0" w:type="auto"/>
            <w:tcBorders>
              <w:top w:val="single" w:sz="0" w:space="0" w:color="D3D3D3"/>
              <w:left w:val="single" w:sz="0" w:space="0" w:color="D3D3D3"/>
              <w:bottom w:val="single" w:sz="0" w:space="0" w:color="D3D3D3"/>
              <w:right w:val="single" w:sz="0" w:space="0" w:color="D3D3D3"/>
            </w:tcBorders>
          </w:tcPr>
          <w:p w14:paraId="5B55FC30" w14:textId="77777777" w:rsidR="00524773" w:rsidRDefault="00524773" w:rsidP="00C670FC">
            <w:pPr>
              <w:keepNext/>
              <w:spacing w:after="60"/>
              <w:rPr>
                <w:ins w:id="550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CB89482" w14:textId="77777777" w:rsidR="00524773" w:rsidRDefault="00524773" w:rsidP="00C670FC">
            <w:pPr>
              <w:keepNext/>
              <w:spacing w:after="60"/>
              <w:rPr>
                <w:ins w:id="5503" w:author="Wittman, Jacob (CDC/DDNID/NCCDPHP/DDT) (CTR)" w:date="2023-08-15T14:04:00Z"/>
              </w:rPr>
            </w:pPr>
            <w:ins w:id="5504" w:author="Wittman, Jacob (CDC/DDNID/NCCDPHP/DDT) (CTR)" w:date="2023-08-15T14:04:00Z">
              <w:r>
                <w:rPr>
                  <w:rFonts w:ascii="Calibri" w:hAnsi="Calibri"/>
                  <w:sz w:val="20"/>
                </w:rPr>
                <w:t>-0.1 (-3.7, 3.6)</w:t>
              </w:r>
            </w:ins>
          </w:p>
        </w:tc>
        <w:tc>
          <w:tcPr>
            <w:tcW w:w="0" w:type="auto"/>
            <w:tcBorders>
              <w:top w:val="single" w:sz="0" w:space="0" w:color="D3D3D3"/>
              <w:left w:val="single" w:sz="0" w:space="0" w:color="D3D3D3"/>
              <w:bottom w:val="single" w:sz="0" w:space="0" w:color="D3D3D3"/>
              <w:right w:val="single" w:sz="0" w:space="0" w:color="D3D3D3"/>
            </w:tcBorders>
          </w:tcPr>
          <w:p w14:paraId="2025F541" w14:textId="77777777" w:rsidR="00524773" w:rsidRDefault="00524773" w:rsidP="00C670FC">
            <w:pPr>
              <w:keepNext/>
              <w:spacing w:after="60"/>
              <w:rPr>
                <w:ins w:id="5505" w:author="Wittman, Jacob (CDC/DDNID/NCCDPHP/DDT) (CTR)" w:date="2023-08-15T14:04:00Z"/>
              </w:rPr>
            </w:pPr>
            <w:ins w:id="5506" w:author="Wittman, Jacob (CDC/DDNID/NCCDPHP/DDT) (CTR)" w:date="2023-08-15T14:04:00Z">
              <w:r>
                <w:rPr>
                  <w:rFonts w:ascii="Calibri" w:hAnsi="Calibri"/>
                  <w:sz w:val="20"/>
                </w:rPr>
                <w:t>-0.1 (-3.7, 3.6)</w:t>
              </w:r>
            </w:ins>
          </w:p>
        </w:tc>
      </w:tr>
      <w:tr w:rsidR="00524773" w14:paraId="3CB71BF7" w14:textId="77777777" w:rsidTr="00C670FC">
        <w:trPr>
          <w:cantSplit/>
          <w:jc w:val="center"/>
          <w:ins w:id="550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75107C" w14:textId="77777777" w:rsidR="00524773" w:rsidRDefault="00524773" w:rsidP="00C670FC">
            <w:pPr>
              <w:keepNext/>
              <w:spacing w:after="60"/>
              <w:rPr>
                <w:ins w:id="5508" w:author="Wittman, Jacob (CDC/DDNID/NCCDPHP/DDT) (CTR)" w:date="2023-08-15T14:04:00Z"/>
              </w:rPr>
            </w:pPr>
            <w:ins w:id="5509"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07064017" w14:textId="77777777" w:rsidR="00524773" w:rsidRDefault="00524773" w:rsidP="00C670FC">
            <w:pPr>
              <w:keepNext/>
              <w:spacing w:after="60"/>
              <w:rPr>
                <w:ins w:id="5510" w:author="Wittman, Jacob (CDC/DDNID/NCCDPHP/DDT) (CTR)" w:date="2023-08-15T14:04:00Z"/>
              </w:rPr>
            </w:pPr>
            <w:ins w:id="5511" w:author="Wittman, Jacob (CDC/DDNID/NCCDPHP/DDT) (CTR)" w:date="2023-08-15T14:04:00Z">
              <w:r>
                <w:rPr>
                  <w:rFonts w:ascii="Calibri" w:hAnsi="Calibri"/>
                  <w:sz w:val="20"/>
                </w:rPr>
                <w:t>72.0 (0.6)</w:t>
              </w:r>
            </w:ins>
          </w:p>
        </w:tc>
        <w:tc>
          <w:tcPr>
            <w:tcW w:w="0" w:type="auto"/>
            <w:tcBorders>
              <w:top w:val="single" w:sz="0" w:space="0" w:color="D3D3D3"/>
              <w:left w:val="single" w:sz="0" w:space="0" w:color="D3D3D3"/>
              <w:bottom w:val="single" w:sz="0" w:space="0" w:color="D3D3D3"/>
              <w:right w:val="single" w:sz="0" w:space="0" w:color="D3D3D3"/>
            </w:tcBorders>
          </w:tcPr>
          <w:p w14:paraId="15D55A12" w14:textId="77777777" w:rsidR="00524773" w:rsidRDefault="00524773" w:rsidP="00C670FC">
            <w:pPr>
              <w:keepNext/>
              <w:spacing w:after="60"/>
              <w:rPr>
                <w:ins w:id="5512" w:author="Wittman, Jacob (CDC/DDNID/NCCDPHP/DDT) (CTR)" w:date="2023-08-15T14:04:00Z"/>
              </w:rPr>
            </w:pPr>
            <w:ins w:id="5513" w:author="Wittman, Jacob (CDC/DDNID/NCCDPHP/DDT) (CTR)" w:date="2023-08-15T14:04:00Z">
              <w:r>
                <w:rPr>
                  <w:rFonts w:ascii="Calibri" w:hAnsi="Calibri"/>
                  <w:sz w:val="20"/>
                </w:rPr>
                <w:t>68.7 (2.5)</w:t>
              </w:r>
            </w:ins>
          </w:p>
        </w:tc>
        <w:tc>
          <w:tcPr>
            <w:tcW w:w="0" w:type="auto"/>
            <w:tcBorders>
              <w:top w:val="single" w:sz="0" w:space="0" w:color="D3D3D3"/>
              <w:left w:val="single" w:sz="0" w:space="0" w:color="D3D3D3"/>
              <w:bottom w:val="single" w:sz="0" w:space="0" w:color="D3D3D3"/>
              <w:right w:val="single" w:sz="0" w:space="0" w:color="D3D3D3"/>
            </w:tcBorders>
          </w:tcPr>
          <w:p w14:paraId="34ED225B" w14:textId="77777777" w:rsidR="00524773" w:rsidRDefault="00524773" w:rsidP="00C670FC">
            <w:pPr>
              <w:keepNext/>
              <w:spacing w:after="60"/>
              <w:rPr>
                <w:ins w:id="5514" w:author="Wittman, Jacob (CDC/DDNID/NCCDPHP/DDT) (CTR)" w:date="2023-08-15T14:04:00Z"/>
              </w:rPr>
            </w:pPr>
            <w:ins w:id="5515" w:author="Wittman, Jacob (CDC/DDNID/NCCDPHP/DDT) (CTR)" w:date="2023-08-15T14:04:00Z">
              <w:r>
                <w:rPr>
                  <w:rFonts w:ascii="Calibri" w:hAnsi="Calibri"/>
                  <w:sz w:val="20"/>
                </w:rPr>
                <w:t>71.3 (2.5)</w:t>
              </w:r>
            </w:ins>
          </w:p>
        </w:tc>
        <w:tc>
          <w:tcPr>
            <w:tcW w:w="0" w:type="auto"/>
            <w:tcBorders>
              <w:top w:val="single" w:sz="0" w:space="0" w:color="D3D3D3"/>
              <w:left w:val="single" w:sz="0" w:space="0" w:color="D3D3D3"/>
              <w:bottom w:val="single" w:sz="0" w:space="0" w:color="D3D3D3"/>
              <w:right w:val="single" w:sz="0" w:space="0" w:color="D3D3D3"/>
            </w:tcBorders>
          </w:tcPr>
          <w:p w14:paraId="084BD148" w14:textId="77777777" w:rsidR="00524773" w:rsidRDefault="00524773" w:rsidP="00C670FC">
            <w:pPr>
              <w:keepNext/>
              <w:spacing w:after="60"/>
              <w:rPr>
                <w:ins w:id="5516" w:author="Wittman, Jacob (CDC/DDNID/NCCDPHP/DDT) (CTR)" w:date="2023-08-15T14:04:00Z"/>
              </w:rPr>
            </w:pPr>
            <w:ins w:id="5517" w:author="Wittman, Jacob (CDC/DDNID/NCCDPHP/DDT) (CTR)" w:date="2023-08-15T14:04:00Z">
              <w:r>
                <w:rPr>
                  <w:rFonts w:ascii="Calibri" w:hAnsi="Calibri"/>
                  <w:sz w:val="20"/>
                </w:rPr>
                <w:t>72.4 (2.5)</w:t>
              </w:r>
            </w:ins>
          </w:p>
        </w:tc>
        <w:tc>
          <w:tcPr>
            <w:tcW w:w="0" w:type="auto"/>
            <w:tcBorders>
              <w:top w:val="single" w:sz="0" w:space="0" w:color="D3D3D3"/>
              <w:left w:val="single" w:sz="0" w:space="0" w:color="D3D3D3"/>
              <w:bottom w:val="single" w:sz="0" w:space="0" w:color="D3D3D3"/>
              <w:right w:val="single" w:sz="0" w:space="0" w:color="D3D3D3"/>
            </w:tcBorders>
          </w:tcPr>
          <w:p w14:paraId="5FA870ED" w14:textId="77777777" w:rsidR="00524773" w:rsidRDefault="00524773" w:rsidP="00C670FC">
            <w:pPr>
              <w:keepNext/>
              <w:spacing w:after="60"/>
              <w:rPr>
                <w:ins w:id="5518" w:author="Wittman, Jacob (CDC/DDNID/NCCDPHP/DDT) (CTR)" w:date="2023-08-15T14:04:00Z"/>
              </w:rPr>
            </w:pPr>
            <w:ins w:id="5519" w:author="Wittman, Jacob (CDC/DDNID/NCCDPHP/DDT) (CTR)" w:date="2023-08-15T14:04:00Z">
              <w:r>
                <w:rPr>
                  <w:rFonts w:ascii="Calibri" w:hAnsi="Calibri"/>
                  <w:sz w:val="20"/>
                </w:rPr>
                <w:t>70.6 (2.8)</w:t>
              </w:r>
            </w:ins>
          </w:p>
        </w:tc>
        <w:tc>
          <w:tcPr>
            <w:tcW w:w="0" w:type="auto"/>
            <w:tcBorders>
              <w:top w:val="single" w:sz="0" w:space="0" w:color="D3D3D3"/>
              <w:left w:val="single" w:sz="0" w:space="0" w:color="D3D3D3"/>
              <w:bottom w:val="single" w:sz="0" w:space="0" w:color="D3D3D3"/>
              <w:right w:val="single" w:sz="0" w:space="0" w:color="D3D3D3"/>
            </w:tcBorders>
          </w:tcPr>
          <w:p w14:paraId="5C010FA9" w14:textId="77777777" w:rsidR="00524773" w:rsidRDefault="00524773" w:rsidP="00C670FC">
            <w:pPr>
              <w:keepNext/>
              <w:spacing w:after="60"/>
              <w:rPr>
                <w:ins w:id="5520" w:author="Wittman, Jacob (CDC/DDNID/NCCDPHP/DDT) (CTR)" w:date="2023-08-15T14:04:00Z"/>
              </w:rPr>
            </w:pPr>
            <w:ins w:id="5521" w:author="Wittman, Jacob (CDC/DDNID/NCCDPHP/DDT) (CTR)" w:date="2023-08-15T14:04:00Z">
              <w:r>
                <w:rPr>
                  <w:rFonts w:ascii="Calibri" w:hAnsi="Calibri"/>
                  <w:sz w:val="20"/>
                </w:rPr>
                <w:t>72.5 (2.2)</w:t>
              </w:r>
            </w:ins>
          </w:p>
        </w:tc>
        <w:tc>
          <w:tcPr>
            <w:tcW w:w="0" w:type="auto"/>
            <w:tcBorders>
              <w:top w:val="single" w:sz="0" w:space="0" w:color="D3D3D3"/>
              <w:left w:val="single" w:sz="0" w:space="0" w:color="D3D3D3"/>
              <w:bottom w:val="single" w:sz="0" w:space="0" w:color="D3D3D3"/>
              <w:right w:val="single" w:sz="0" w:space="0" w:color="D3D3D3"/>
            </w:tcBorders>
          </w:tcPr>
          <w:p w14:paraId="2FC29EE3" w14:textId="77777777" w:rsidR="00524773" w:rsidRDefault="00524773" w:rsidP="00C670FC">
            <w:pPr>
              <w:keepNext/>
              <w:spacing w:after="60"/>
              <w:rPr>
                <w:ins w:id="5522" w:author="Wittman, Jacob (CDC/DDNID/NCCDPHP/DDT) (CTR)" w:date="2023-08-15T14:04:00Z"/>
              </w:rPr>
            </w:pPr>
            <w:ins w:id="5523" w:author="Wittman, Jacob (CDC/DDNID/NCCDPHP/DDT) (CTR)" w:date="2023-08-15T14:04:00Z">
              <w:r>
                <w:rPr>
                  <w:rFonts w:ascii="Calibri" w:hAnsi="Calibri"/>
                  <w:sz w:val="20"/>
                </w:rPr>
                <w:t>73.1 (2.1)</w:t>
              </w:r>
            </w:ins>
          </w:p>
        </w:tc>
        <w:tc>
          <w:tcPr>
            <w:tcW w:w="0" w:type="auto"/>
            <w:tcBorders>
              <w:top w:val="single" w:sz="0" w:space="0" w:color="D3D3D3"/>
              <w:left w:val="single" w:sz="0" w:space="0" w:color="D3D3D3"/>
              <w:bottom w:val="single" w:sz="0" w:space="0" w:color="D3D3D3"/>
              <w:right w:val="single" w:sz="0" w:space="0" w:color="D3D3D3"/>
            </w:tcBorders>
          </w:tcPr>
          <w:p w14:paraId="585631CC" w14:textId="77777777" w:rsidR="00524773" w:rsidRDefault="00524773" w:rsidP="00C670FC">
            <w:pPr>
              <w:keepNext/>
              <w:spacing w:after="60"/>
              <w:rPr>
                <w:ins w:id="5524" w:author="Wittman, Jacob (CDC/DDNID/NCCDPHP/DDT) (CTR)" w:date="2023-08-15T14:04:00Z"/>
              </w:rPr>
            </w:pPr>
            <w:ins w:id="5525" w:author="Wittman, Jacob (CDC/DDNID/NCCDPHP/DDT) (CTR)" w:date="2023-08-15T14:04:00Z">
              <w:r>
                <w:rPr>
                  <w:rFonts w:ascii="Calibri" w:hAnsi="Calibri"/>
                  <w:sz w:val="20"/>
                </w:rPr>
                <w:t>76.0 (2.3)</w:t>
              </w:r>
            </w:ins>
          </w:p>
        </w:tc>
        <w:tc>
          <w:tcPr>
            <w:tcW w:w="0" w:type="auto"/>
            <w:tcBorders>
              <w:top w:val="single" w:sz="0" w:space="0" w:color="D3D3D3"/>
              <w:left w:val="single" w:sz="0" w:space="0" w:color="D3D3D3"/>
              <w:bottom w:val="single" w:sz="0" w:space="0" w:color="D3D3D3"/>
              <w:right w:val="single" w:sz="0" w:space="0" w:color="D3D3D3"/>
            </w:tcBorders>
          </w:tcPr>
          <w:p w14:paraId="7DC135F3" w14:textId="77777777" w:rsidR="00524773" w:rsidRDefault="00524773" w:rsidP="00C670FC">
            <w:pPr>
              <w:keepNext/>
              <w:spacing w:after="60"/>
              <w:rPr>
                <w:ins w:id="5526" w:author="Wittman, Jacob (CDC/DDNID/NCCDPHP/DDT) (CTR)" w:date="2023-08-15T14:04:00Z"/>
              </w:rPr>
            </w:pPr>
            <w:ins w:id="5527" w:author="Wittman, Jacob (CDC/DDNID/NCCDPHP/DDT) (CTR)" w:date="2023-08-15T14:04:00Z">
              <w:r>
                <w:rPr>
                  <w:rFonts w:ascii="Calibri" w:hAnsi="Calibri"/>
                  <w:sz w:val="20"/>
                </w:rPr>
                <w:t>72.3 (2.3)</w:t>
              </w:r>
            </w:ins>
          </w:p>
        </w:tc>
        <w:tc>
          <w:tcPr>
            <w:tcW w:w="0" w:type="auto"/>
            <w:tcBorders>
              <w:top w:val="single" w:sz="0" w:space="0" w:color="D3D3D3"/>
              <w:left w:val="single" w:sz="0" w:space="0" w:color="D3D3D3"/>
              <w:bottom w:val="single" w:sz="0" w:space="0" w:color="D3D3D3"/>
              <w:right w:val="single" w:sz="0" w:space="0" w:color="D3D3D3"/>
            </w:tcBorders>
          </w:tcPr>
          <w:p w14:paraId="783F991E" w14:textId="77777777" w:rsidR="00524773" w:rsidRDefault="00524773" w:rsidP="00C670FC">
            <w:pPr>
              <w:keepNext/>
              <w:spacing w:after="60"/>
              <w:rPr>
                <w:ins w:id="5528" w:author="Wittman, Jacob (CDC/DDNID/NCCDPHP/DDT) (CTR)" w:date="2023-08-15T14:04:00Z"/>
              </w:rPr>
            </w:pPr>
            <w:ins w:id="5529" w:author="Wittman, Jacob (CDC/DDNID/NCCDPHP/DDT) (CTR)" w:date="2023-08-15T14:04:00Z">
              <w:r>
                <w:rPr>
                  <w:rFonts w:ascii="Calibri" w:hAnsi="Calibri"/>
                  <w:sz w:val="20"/>
                </w:rPr>
                <w:t>74.8 (2.4)</w:t>
              </w:r>
            </w:ins>
          </w:p>
        </w:tc>
        <w:tc>
          <w:tcPr>
            <w:tcW w:w="0" w:type="auto"/>
            <w:tcBorders>
              <w:top w:val="single" w:sz="0" w:space="0" w:color="D3D3D3"/>
              <w:left w:val="single" w:sz="0" w:space="0" w:color="D3D3D3"/>
              <w:bottom w:val="single" w:sz="0" w:space="0" w:color="D3D3D3"/>
              <w:right w:val="single" w:sz="0" w:space="0" w:color="D3D3D3"/>
            </w:tcBorders>
          </w:tcPr>
          <w:p w14:paraId="3AE21F31" w14:textId="77777777" w:rsidR="00524773" w:rsidRDefault="00524773" w:rsidP="00C670FC">
            <w:pPr>
              <w:keepNext/>
              <w:spacing w:after="60"/>
              <w:rPr>
                <w:ins w:id="5530" w:author="Wittman, Jacob (CDC/DDNID/NCCDPHP/DDT) (CTR)" w:date="2023-08-15T14:04:00Z"/>
              </w:rPr>
            </w:pPr>
            <w:ins w:id="5531" w:author="Wittman, Jacob (CDC/DDNID/NCCDPHP/DDT) (CTR)" w:date="2023-08-15T14:04:00Z">
              <w:r>
                <w:rPr>
                  <w:rFonts w:ascii="Calibri" w:hAnsi="Calibri"/>
                  <w:sz w:val="20"/>
                </w:rPr>
                <w:t>69.2 (2.5)</w:t>
              </w:r>
            </w:ins>
          </w:p>
        </w:tc>
        <w:tc>
          <w:tcPr>
            <w:tcW w:w="0" w:type="auto"/>
            <w:tcBorders>
              <w:top w:val="single" w:sz="0" w:space="0" w:color="D3D3D3"/>
              <w:left w:val="single" w:sz="0" w:space="0" w:color="D3D3D3"/>
              <w:bottom w:val="single" w:sz="0" w:space="0" w:color="D3D3D3"/>
              <w:right w:val="single" w:sz="0" w:space="0" w:color="D3D3D3"/>
            </w:tcBorders>
          </w:tcPr>
          <w:p w14:paraId="0FD3680E" w14:textId="77777777" w:rsidR="00524773" w:rsidRDefault="00524773" w:rsidP="00C670FC">
            <w:pPr>
              <w:keepNext/>
              <w:spacing w:after="60"/>
              <w:rPr>
                <w:ins w:id="5532" w:author="Wittman, Jacob (CDC/DDNID/NCCDPHP/DDT) (CTR)" w:date="2023-08-15T14:04:00Z"/>
              </w:rPr>
            </w:pPr>
            <w:ins w:id="5533" w:author="Wittman, Jacob (CDC/DDNID/NCCDPHP/DDT) (CTR)" w:date="2023-08-15T14:04:00Z">
              <w:r>
                <w:rPr>
                  <w:rFonts w:ascii="Calibri" w:hAnsi="Calibri"/>
                  <w:sz w:val="20"/>
                </w:rPr>
                <w:t>69.0 (2.1)</w:t>
              </w:r>
            </w:ins>
          </w:p>
        </w:tc>
        <w:tc>
          <w:tcPr>
            <w:tcW w:w="0" w:type="auto"/>
            <w:tcBorders>
              <w:top w:val="single" w:sz="0" w:space="0" w:color="D3D3D3"/>
              <w:left w:val="single" w:sz="0" w:space="0" w:color="D3D3D3"/>
              <w:bottom w:val="single" w:sz="0" w:space="0" w:color="D3D3D3"/>
              <w:right w:val="single" w:sz="0" w:space="0" w:color="D3D3D3"/>
            </w:tcBorders>
          </w:tcPr>
          <w:p w14:paraId="3C4B9EFA" w14:textId="77777777" w:rsidR="00524773" w:rsidRDefault="00524773" w:rsidP="00C670FC">
            <w:pPr>
              <w:keepNext/>
              <w:spacing w:after="60"/>
              <w:rPr>
                <w:ins w:id="5534" w:author="Wittman, Jacob (CDC/DDNID/NCCDPHP/DDT) (CTR)" w:date="2023-08-15T14:04:00Z"/>
              </w:rPr>
            </w:pPr>
            <w:ins w:id="5535" w:author="Wittman, Jacob (CDC/DDNID/NCCDPHP/DDT) (CTR)" w:date="2023-08-15T14:04:00Z">
              <w:r>
                <w:rPr>
                  <w:rFonts w:ascii="Calibri" w:hAnsi="Calibri"/>
                  <w:sz w:val="20"/>
                </w:rPr>
                <w:t>74.0 (1.8)</w:t>
              </w:r>
            </w:ins>
          </w:p>
        </w:tc>
        <w:tc>
          <w:tcPr>
            <w:tcW w:w="0" w:type="auto"/>
            <w:tcBorders>
              <w:top w:val="single" w:sz="0" w:space="0" w:color="D3D3D3"/>
              <w:left w:val="single" w:sz="0" w:space="0" w:color="D3D3D3"/>
              <w:bottom w:val="single" w:sz="0" w:space="0" w:color="D3D3D3"/>
              <w:right w:val="single" w:sz="0" w:space="0" w:color="D3D3D3"/>
            </w:tcBorders>
          </w:tcPr>
          <w:p w14:paraId="3C1EB802" w14:textId="77777777" w:rsidR="00524773" w:rsidRDefault="00524773" w:rsidP="00C670FC">
            <w:pPr>
              <w:keepNext/>
              <w:spacing w:after="60"/>
              <w:rPr>
                <w:ins w:id="5536" w:author="Wittman, Jacob (CDC/DDNID/NCCDPHP/DDT) (CTR)" w:date="2023-08-15T14:04:00Z"/>
              </w:rPr>
            </w:pPr>
            <w:ins w:id="5537" w:author="Wittman, Jacob (CDC/DDNID/NCCDPHP/DDT) (CTR)" w:date="2023-08-15T14:04:00Z">
              <w:r>
                <w:rPr>
                  <w:rFonts w:ascii="Calibri" w:hAnsi="Calibri"/>
                  <w:sz w:val="20"/>
                </w:rPr>
                <w:t>67.0 (2.3)</w:t>
              </w:r>
            </w:ins>
          </w:p>
        </w:tc>
        <w:tc>
          <w:tcPr>
            <w:tcW w:w="0" w:type="auto"/>
            <w:tcBorders>
              <w:top w:val="single" w:sz="0" w:space="0" w:color="D3D3D3"/>
              <w:left w:val="single" w:sz="0" w:space="0" w:color="D3D3D3"/>
              <w:bottom w:val="single" w:sz="0" w:space="0" w:color="D3D3D3"/>
              <w:right w:val="single" w:sz="0" w:space="0" w:color="D3D3D3"/>
            </w:tcBorders>
          </w:tcPr>
          <w:p w14:paraId="018600BE" w14:textId="77777777" w:rsidR="00524773" w:rsidRDefault="00524773" w:rsidP="00C670FC">
            <w:pPr>
              <w:keepNext/>
              <w:spacing w:after="60"/>
              <w:rPr>
                <w:ins w:id="5538" w:author="Wittman, Jacob (CDC/DDNID/NCCDPHP/DDT) (CTR)" w:date="2023-08-15T14:04:00Z"/>
              </w:rPr>
            </w:pPr>
            <w:ins w:id="5539" w:author="Wittman, Jacob (CDC/DDNID/NCCDPHP/DDT) (CTR)" w:date="2023-08-15T14:04:00Z">
              <w:r>
                <w:rPr>
                  <w:rFonts w:ascii="Calibri" w:hAnsi="Calibri"/>
                  <w:sz w:val="20"/>
                </w:rPr>
                <w:t>7.7 (-1.6, 17.1)</w:t>
              </w:r>
            </w:ins>
          </w:p>
        </w:tc>
        <w:tc>
          <w:tcPr>
            <w:tcW w:w="0" w:type="auto"/>
            <w:tcBorders>
              <w:top w:val="single" w:sz="0" w:space="0" w:color="D3D3D3"/>
              <w:left w:val="single" w:sz="0" w:space="0" w:color="D3D3D3"/>
              <w:bottom w:val="single" w:sz="0" w:space="0" w:color="D3D3D3"/>
              <w:right w:val="single" w:sz="0" w:space="0" w:color="D3D3D3"/>
            </w:tcBorders>
          </w:tcPr>
          <w:p w14:paraId="0CD72E9A" w14:textId="77777777" w:rsidR="00524773" w:rsidRDefault="00524773" w:rsidP="00C670FC">
            <w:pPr>
              <w:keepNext/>
              <w:spacing w:after="60"/>
              <w:rPr>
                <w:ins w:id="55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23788E" w14:textId="77777777" w:rsidR="00524773" w:rsidRDefault="00524773" w:rsidP="00C670FC">
            <w:pPr>
              <w:keepNext/>
              <w:spacing w:after="60"/>
              <w:rPr>
                <w:ins w:id="5541" w:author="Wittman, Jacob (CDC/DDNID/NCCDPHP/DDT) (CTR)" w:date="2023-08-15T14:04:00Z"/>
              </w:rPr>
            </w:pPr>
            <w:ins w:id="5542" w:author="Wittman, Jacob (CDC/DDNID/NCCDPHP/DDT) (CTR)" w:date="2023-08-15T14:04:00Z">
              <w:r>
                <w:rPr>
                  <w:rFonts w:ascii="Calibri" w:hAnsi="Calibri"/>
                  <w:sz w:val="20"/>
                </w:rPr>
                <w:t>0.2 (-0.4, 0.8)</w:t>
              </w:r>
            </w:ins>
          </w:p>
        </w:tc>
        <w:tc>
          <w:tcPr>
            <w:tcW w:w="0" w:type="auto"/>
            <w:tcBorders>
              <w:top w:val="single" w:sz="0" w:space="0" w:color="D3D3D3"/>
              <w:left w:val="single" w:sz="0" w:space="0" w:color="D3D3D3"/>
              <w:bottom w:val="single" w:sz="0" w:space="0" w:color="D3D3D3"/>
              <w:right w:val="single" w:sz="0" w:space="0" w:color="D3D3D3"/>
            </w:tcBorders>
          </w:tcPr>
          <w:p w14:paraId="09D49DD1" w14:textId="77777777" w:rsidR="00524773" w:rsidRDefault="00524773" w:rsidP="00C670FC">
            <w:pPr>
              <w:keepNext/>
              <w:spacing w:after="60"/>
              <w:rPr>
                <w:ins w:id="5543" w:author="Wittman, Jacob (CDC/DDNID/NCCDPHP/DDT) (CTR)" w:date="2023-08-15T14:04:00Z"/>
              </w:rPr>
            </w:pPr>
            <w:ins w:id="5544" w:author="Wittman, Jacob (CDC/DDNID/NCCDPHP/DDT) (CTR)" w:date="2023-08-15T14:04:00Z">
              <w:r>
                <w:rPr>
                  <w:rFonts w:ascii="Calibri" w:hAnsi="Calibri"/>
                  <w:sz w:val="20"/>
                </w:rPr>
                <w:t>0.2 (-0.4, 0.8)</w:t>
              </w:r>
            </w:ins>
          </w:p>
        </w:tc>
      </w:tr>
      <w:tr w:rsidR="00524773" w14:paraId="735F0E63" w14:textId="77777777" w:rsidTr="00C670FC">
        <w:trPr>
          <w:cantSplit/>
          <w:jc w:val="center"/>
          <w:ins w:id="55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B89FAE" w14:textId="77777777" w:rsidR="00524773" w:rsidRDefault="00524773" w:rsidP="00C670FC">
            <w:pPr>
              <w:keepNext/>
              <w:spacing w:after="60"/>
              <w:rPr>
                <w:ins w:id="5546" w:author="Wittman, Jacob (CDC/DDNID/NCCDPHP/DDT) (CTR)" w:date="2023-08-15T14:04:00Z"/>
              </w:rPr>
            </w:pPr>
            <w:ins w:id="5547"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60D2C4F4" w14:textId="77777777" w:rsidR="00524773" w:rsidRDefault="00524773" w:rsidP="00C670FC">
            <w:pPr>
              <w:keepNext/>
              <w:spacing w:after="60"/>
              <w:rPr>
                <w:ins w:id="5548" w:author="Wittman, Jacob (CDC/DDNID/NCCDPHP/DDT) (CTR)" w:date="2023-08-15T14:04:00Z"/>
              </w:rPr>
            </w:pPr>
            <w:ins w:id="5549" w:author="Wittman, Jacob (CDC/DDNID/NCCDPHP/DDT) (CTR)" w:date="2023-08-15T14:04:00Z">
              <w:r>
                <w:rPr>
                  <w:rFonts w:ascii="Calibri" w:hAnsi="Calibri"/>
                  <w:sz w:val="20"/>
                </w:rPr>
                <w:t>66.7 (1.2)</w:t>
              </w:r>
            </w:ins>
          </w:p>
        </w:tc>
        <w:tc>
          <w:tcPr>
            <w:tcW w:w="0" w:type="auto"/>
            <w:tcBorders>
              <w:top w:val="single" w:sz="0" w:space="0" w:color="D3D3D3"/>
              <w:left w:val="single" w:sz="0" w:space="0" w:color="D3D3D3"/>
              <w:bottom w:val="single" w:sz="0" w:space="0" w:color="D3D3D3"/>
              <w:right w:val="single" w:sz="0" w:space="0" w:color="D3D3D3"/>
            </w:tcBorders>
          </w:tcPr>
          <w:p w14:paraId="10DAB051" w14:textId="77777777" w:rsidR="00524773" w:rsidRDefault="00524773" w:rsidP="00C670FC">
            <w:pPr>
              <w:keepNext/>
              <w:spacing w:after="60"/>
              <w:rPr>
                <w:ins w:id="5550" w:author="Wittman, Jacob (CDC/DDNID/NCCDPHP/DDT) (CTR)" w:date="2023-08-15T14:04:00Z"/>
              </w:rPr>
            </w:pPr>
            <w:ins w:id="5551" w:author="Wittman, Jacob (CDC/DDNID/NCCDPHP/DDT) (CTR)" w:date="2023-08-15T14:04:00Z">
              <w:r>
                <w:rPr>
                  <w:rFonts w:ascii="Calibri" w:hAnsi="Calibri"/>
                  <w:sz w:val="20"/>
                </w:rPr>
                <w:t>62.9 (4.2)</w:t>
              </w:r>
            </w:ins>
          </w:p>
        </w:tc>
        <w:tc>
          <w:tcPr>
            <w:tcW w:w="0" w:type="auto"/>
            <w:tcBorders>
              <w:top w:val="single" w:sz="0" w:space="0" w:color="D3D3D3"/>
              <w:left w:val="single" w:sz="0" w:space="0" w:color="D3D3D3"/>
              <w:bottom w:val="single" w:sz="0" w:space="0" w:color="D3D3D3"/>
              <w:right w:val="single" w:sz="0" w:space="0" w:color="D3D3D3"/>
            </w:tcBorders>
          </w:tcPr>
          <w:p w14:paraId="30AAC794" w14:textId="77777777" w:rsidR="00524773" w:rsidRDefault="00524773" w:rsidP="00C670FC">
            <w:pPr>
              <w:keepNext/>
              <w:spacing w:after="60"/>
              <w:rPr>
                <w:ins w:id="5552" w:author="Wittman, Jacob (CDC/DDNID/NCCDPHP/DDT) (CTR)" w:date="2023-08-15T14:04:00Z"/>
              </w:rPr>
            </w:pPr>
            <w:ins w:id="5553" w:author="Wittman, Jacob (CDC/DDNID/NCCDPHP/DDT) (CTR)" w:date="2023-08-15T14:04:00Z">
              <w:r>
                <w:rPr>
                  <w:rFonts w:ascii="Calibri" w:hAnsi="Calibri"/>
                  <w:sz w:val="20"/>
                </w:rPr>
                <w:t>61.5 (4.6)</w:t>
              </w:r>
            </w:ins>
          </w:p>
        </w:tc>
        <w:tc>
          <w:tcPr>
            <w:tcW w:w="0" w:type="auto"/>
            <w:tcBorders>
              <w:top w:val="single" w:sz="0" w:space="0" w:color="D3D3D3"/>
              <w:left w:val="single" w:sz="0" w:space="0" w:color="D3D3D3"/>
              <w:bottom w:val="single" w:sz="0" w:space="0" w:color="D3D3D3"/>
              <w:right w:val="single" w:sz="0" w:space="0" w:color="D3D3D3"/>
            </w:tcBorders>
          </w:tcPr>
          <w:p w14:paraId="22B73C6E" w14:textId="77777777" w:rsidR="00524773" w:rsidRDefault="00524773" w:rsidP="00C670FC">
            <w:pPr>
              <w:keepNext/>
              <w:spacing w:after="60"/>
              <w:rPr>
                <w:ins w:id="5554" w:author="Wittman, Jacob (CDC/DDNID/NCCDPHP/DDT) (CTR)" w:date="2023-08-15T14:04:00Z"/>
              </w:rPr>
            </w:pPr>
            <w:ins w:id="5555" w:author="Wittman, Jacob (CDC/DDNID/NCCDPHP/DDT) (CTR)" w:date="2023-08-15T14:04:00Z">
              <w:r>
                <w:rPr>
                  <w:rFonts w:ascii="Calibri" w:hAnsi="Calibri"/>
                  <w:sz w:val="20"/>
                </w:rPr>
                <w:t>72.5 (2.7)</w:t>
              </w:r>
            </w:ins>
          </w:p>
        </w:tc>
        <w:tc>
          <w:tcPr>
            <w:tcW w:w="0" w:type="auto"/>
            <w:tcBorders>
              <w:top w:val="single" w:sz="0" w:space="0" w:color="D3D3D3"/>
              <w:left w:val="single" w:sz="0" w:space="0" w:color="D3D3D3"/>
              <w:bottom w:val="single" w:sz="0" w:space="0" w:color="D3D3D3"/>
              <w:right w:val="single" w:sz="0" w:space="0" w:color="D3D3D3"/>
            </w:tcBorders>
          </w:tcPr>
          <w:p w14:paraId="6A95FC42" w14:textId="77777777" w:rsidR="00524773" w:rsidRDefault="00524773" w:rsidP="00C670FC">
            <w:pPr>
              <w:keepNext/>
              <w:spacing w:after="60"/>
              <w:rPr>
                <w:ins w:id="5556" w:author="Wittman, Jacob (CDC/DDNID/NCCDPHP/DDT) (CTR)" w:date="2023-08-15T14:04:00Z"/>
              </w:rPr>
            </w:pPr>
            <w:ins w:id="5557" w:author="Wittman, Jacob (CDC/DDNID/NCCDPHP/DDT) (CTR)" w:date="2023-08-15T14:04:00Z">
              <w:r>
                <w:rPr>
                  <w:rFonts w:ascii="Calibri" w:hAnsi="Calibri"/>
                  <w:sz w:val="20"/>
                </w:rPr>
                <w:t>64.4 (3.7)</w:t>
              </w:r>
            </w:ins>
          </w:p>
        </w:tc>
        <w:tc>
          <w:tcPr>
            <w:tcW w:w="0" w:type="auto"/>
            <w:tcBorders>
              <w:top w:val="single" w:sz="0" w:space="0" w:color="D3D3D3"/>
              <w:left w:val="single" w:sz="0" w:space="0" w:color="D3D3D3"/>
              <w:bottom w:val="single" w:sz="0" w:space="0" w:color="D3D3D3"/>
              <w:right w:val="single" w:sz="0" w:space="0" w:color="D3D3D3"/>
            </w:tcBorders>
          </w:tcPr>
          <w:p w14:paraId="16FB67F1" w14:textId="77777777" w:rsidR="00524773" w:rsidRDefault="00524773" w:rsidP="00C670FC">
            <w:pPr>
              <w:keepNext/>
              <w:spacing w:after="60"/>
              <w:rPr>
                <w:ins w:id="5558" w:author="Wittman, Jacob (CDC/DDNID/NCCDPHP/DDT) (CTR)" w:date="2023-08-15T14:04:00Z"/>
              </w:rPr>
            </w:pPr>
            <w:ins w:id="5559" w:author="Wittman, Jacob (CDC/DDNID/NCCDPHP/DDT) (CTR)" w:date="2023-08-15T14:04:00Z">
              <w:r>
                <w:rPr>
                  <w:rFonts w:ascii="Calibri" w:hAnsi="Calibri"/>
                  <w:sz w:val="20"/>
                </w:rPr>
                <w:t>63.7 (4.1)</w:t>
              </w:r>
            </w:ins>
          </w:p>
        </w:tc>
        <w:tc>
          <w:tcPr>
            <w:tcW w:w="0" w:type="auto"/>
            <w:tcBorders>
              <w:top w:val="single" w:sz="0" w:space="0" w:color="D3D3D3"/>
              <w:left w:val="single" w:sz="0" w:space="0" w:color="D3D3D3"/>
              <w:bottom w:val="single" w:sz="0" w:space="0" w:color="D3D3D3"/>
              <w:right w:val="single" w:sz="0" w:space="0" w:color="D3D3D3"/>
            </w:tcBorders>
          </w:tcPr>
          <w:p w14:paraId="45CF349C" w14:textId="77777777" w:rsidR="00524773" w:rsidRDefault="00524773" w:rsidP="00C670FC">
            <w:pPr>
              <w:keepNext/>
              <w:spacing w:after="60"/>
              <w:rPr>
                <w:ins w:id="5560" w:author="Wittman, Jacob (CDC/DDNID/NCCDPHP/DDT) (CTR)" w:date="2023-08-15T14:04:00Z"/>
              </w:rPr>
            </w:pPr>
            <w:ins w:id="5561" w:author="Wittman, Jacob (CDC/DDNID/NCCDPHP/DDT) (CTR)" w:date="2023-08-15T14:04:00Z">
              <w:r>
                <w:rPr>
                  <w:rFonts w:ascii="Calibri" w:hAnsi="Calibri"/>
                  <w:sz w:val="20"/>
                </w:rPr>
                <w:t>73.0 (3.8)</w:t>
              </w:r>
            </w:ins>
          </w:p>
        </w:tc>
        <w:tc>
          <w:tcPr>
            <w:tcW w:w="0" w:type="auto"/>
            <w:tcBorders>
              <w:top w:val="single" w:sz="0" w:space="0" w:color="D3D3D3"/>
              <w:left w:val="single" w:sz="0" w:space="0" w:color="D3D3D3"/>
              <w:bottom w:val="single" w:sz="0" w:space="0" w:color="D3D3D3"/>
              <w:right w:val="single" w:sz="0" w:space="0" w:color="D3D3D3"/>
            </w:tcBorders>
          </w:tcPr>
          <w:p w14:paraId="39221705" w14:textId="77777777" w:rsidR="00524773" w:rsidRDefault="00524773" w:rsidP="00C670FC">
            <w:pPr>
              <w:keepNext/>
              <w:spacing w:after="60"/>
              <w:rPr>
                <w:ins w:id="5562" w:author="Wittman, Jacob (CDC/DDNID/NCCDPHP/DDT) (CTR)" w:date="2023-08-15T14:04:00Z"/>
              </w:rPr>
            </w:pPr>
            <w:ins w:id="5563" w:author="Wittman, Jacob (CDC/DDNID/NCCDPHP/DDT) (CTR)" w:date="2023-08-15T14:04:00Z">
              <w:r>
                <w:rPr>
                  <w:rFonts w:ascii="Calibri" w:hAnsi="Calibri"/>
                  <w:sz w:val="20"/>
                </w:rPr>
                <w:t>72.8 (4.0)</w:t>
              </w:r>
            </w:ins>
          </w:p>
        </w:tc>
        <w:tc>
          <w:tcPr>
            <w:tcW w:w="0" w:type="auto"/>
            <w:tcBorders>
              <w:top w:val="single" w:sz="0" w:space="0" w:color="D3D3D3"/>
              <w:left w:val="single" w:sz="0" w:space="0" w:color="D3D3D3"/>
              <w:bottom w:val="single" w:sz="0" w:space="0" w:color="D3D3D3"/>
              <w:right w:val="single" w:sz="0" w:space="0" w:color="D3D3D3"/>
            </w:tcBorders>
          </w:tcPr>
          <w:p w14:paraId="6BD9E631" w14:textId="77777777" w:rsidR="00524773" w:rsidRDefault="00524773" w:rsidP="00C670FC">
            <w:pPr>
              <w:keepNext/>
              <w:spacing w:after="60"/>
              <w:rPr>
                <w:ins w:id="5564" w:author="Wittman, Jacob (CDC/DDNID/NCCDPHP/DDT) (CTR)" w:date="2023-08-15T14:04:00Z"/>
              </w:rPr>
            </w:pPr>
            <w:ins w:id="5565" w:author="Wittman, Jacob (CDC/DDNID/NCCDPHP/DDT) (CTR)" w:date="2023-08-15T14:04:00Z">
              <w:r>
                <w:rPr>
                  <w:rFonts w:ascii="Calibri" w:hAnsi="Calibri"/>
                  <w:sz w:val="20"/>
                </w:rPr>
                <w:t>65.3 (4.1)</w:t>
              </w:r>
            </w:ins>
          </w:p>
        </w:tc>
        <w:tc>
          <w:tcPr>
            <w:tcW w:w="0" w:type="auto"/>
            <w:tcBorders>
              <w:top w:val="single" w:sz="0" w:space="0" w:color="D3D3D3"/>
              <w:left w:val="single" w:sz="0" w:space="0" w:color="D3D3D3"/>
              <w:bottom w:val="single" w:sz="0" w:space="0" w:color="D3D3D3"/>
              <w:right w:val="single" w:sz="0" w:space="0" w:color="D3D3D3"/>
            </w:tcBorders>
          </w:tcPr>
          <w:p w14:paraId="2160DBAA" w14:textId="77777777" w:rsidR="00524773" w:rsidRDefault="00524773" w:rsidP="00C670FC">
            <w:pPr>
              <w:keepNext/>
              <w:spacing w:after="60"/>
              <w:rPr>
                <w:ins w:id="5566" w:author="Wittman, Jacob (CDC/DDNID/NCCDPHP/DDT) (CTR)" w:date="2023-08-15T14:04:00Z"/>
              </w:rPr>
            </w:pPr>
            <w:ins w:id="5567" w:author="Wittman, Jacob (CDC/DDNID/NCCDPHP/DDT) (CTR)" w:date="2023-08-15T14:04:00Z">
              <w:r>
                <w:rPr>
                  <w:rFonts w:ascii="Calibri" w:hAnsi="Calibri"/>
                  <w:sz w:val="20"/>
                </w:rPr>
                <w:t>65.2 (4.1)</w:t>
              </w:r>
            </w:ins>
          </w:p>
        </w:tc>
        <w:tc>
          <w:tcPr>
            <w:tcW w:w="0" w:type="auto"/>
            <w:tcBorders>
              <w:top w:val="single" w:sz="0" w:space="0" w:color="D3D3D3"/>
              <w:left w:val="single" w:sz="0" w:space="0" w:color="D3D3D3"/>
              <w:bottom w:val="single" w:sz="0" w:space="0" w:color="D3D3D3"/>
              <w:right w:val="single" w:sz="0" w:space="0" w:color="D3D3D3"/>
            </w:tcBorders>
          </w:tcPr>
          <w:p w14:paraId="1BD7D7F6" w14:textId="77777777" w:rsidR="00524773" w:rsidRDefault="00524773" w:rsidP="00C670FC">
            <w:pPr>
              <w:keepNext/>
              <w:spacing w:after="60"/>
              <w:rPr>
                <w:ins w:id="5568" w:author="Wittman, Jacob (CDC/DDNID/NCCDPHP/DDT) (CTR)" w:date="2023-08-15T14:04:00Z"/>
              </w:rPr>
            </w:pPr>
            <w:ins w:id="5569" w:author="Wittman, Jacob (CDC/DDNID/NCCDPHP/DDT) (CTR)" w:date="2023-08-15T14:04:00Z">
              <w:r>
                <w:rPr>
                  <w:rFonts w:ascii="Calibri" w:hAnsi="Calibri"/>
                  <w:sz w:val="20"/>
                </w:rPr>
                <w:t>71.2 (3.7)</w:t>
              </w:r>
            </w:ins>
          </w:p>
        </w:tc>
        <w:tc>
          <w:tcPr>
            <w:tcW w:w="0" w:type="auto"/>
            <w:tcBorders>
              <w:top w:val="single" w:sz="0" w:space="0" w:color="D3D3D3"/>
              <w:left w:val="single" w:sz="0" w:space="0" w:color="D3D3D3"/>
              <w:bottom w:val="single" w:sz="0" w:space="0" w:color="D3D3D3"/>
              <w:right w:val="single" w:sz="0" w:space="0" w:color="D3D3D3"/>
            </w:tcBorders>
          </w:tcPr>
          <w:p w14:paraId="4284AB9E" w14:textId="77777777" w:rsidR="00524773" w:rsidRDefault="00524773" w:rsidP="00C670FC">
            <w:pPr>
              <w:keepNext/>
              <w:spacing w:after="60"/>
              <w:rPr>
                <w:ins w:id="5570" w:author="Wittman, Jacob (CDC/DDNID/NCCDPHP/DDT) (CTR)" w:date="2023-08-15T14:04:00Z"/>
              </w:rPr>
            </w:pPr>
            <w:ins w:id="5571" w:author="Wittman, Jacob (CDC/DDNID/NCCDPHP/DDT) (CTR)" w:date="2023-08-15T14:04:00Z">
              <w:r>
                <w:rPr>
                  <w:rFonts w:ascii="Calibri" w:hAnsi="Calibri"/>
                  <w:sz w:val="20"/>
                </w:rPr>
                <w:t>62.8 (4.1)</w:t>
              </w:r>
            </w:ins>
          </w:p>
        </w:tc>
        <w:tc>
          <w:tcPr>
            <w:tcW w:w="0" w:type="auto"/>
            <w:tcBorders>
              <w:top w:val="single" w:sz="0" w:space="0" w:color="D3D3D3"/>
              <w:left w:val="single" w:sz="0" w:space="0" w:color="D3D3D3"/>
              <w:bottom w:val="single" w:sz="0" w:space="0" w:color="D3D3D3"/>
              <w:right w:val="single" w:sz="0" w:space="0" w:color="D3D3D3"/>
            </w:tcBorders>
          </w:tcPr>
          <w:p w14:paraId="76B8AF87" w14:textId="77777777" w:rsidR="00524773" w:rsidRDefault="00524773" w:rsidP="00C670FC">
            <w:pPr>
              <w:keepNext/>
              <w:spacing w:after="60"/>
              <w:rPr>
                <w:ins w:id="5572" w:author="Wittman, Jacob (CDC/DDNID/NCCDPHP/DDT) (CTR)" w:date="2023-08-15T14:04:00Z"/>
              </w:rPr>
            </w:pPr>
            <w:ins w:id="5573" w:author="Wittman, Jacob (CDC/DDNID/NCCDPHP/DDT) (CTR)" w:date="2023-08-15T14:04:00Z">
              <w:r>
                <w:rPr>
                  <w:rFonts w:ascii="Calibri" w:hAnsi="Calibri"/>
                  <w:sz w:val="20"/>
                </w:rPr>
                <w:t>65.0 (4.4)</w:t>
              </w:r>
            </w:ins>
          </w:p>
        </w:tc>
        <w:tc>
          <w:tcPr>
            <w:tcW w:w="0" w:type="auto"/>
            <w:tcBorders>
              <w:top w:val="single" w:sz="0" w:space="0" w:color="D3D3D3"/>
              <w:left w:val="single" w:sz="0" w:space="0" w:color="D3D3D3"/>
              <w:bottom w:val="single" w:sz="0" w:space="0" w:color="D3D3D3"/>
              <w:right w:val="single" w:sz="0" w:space="0" w:color="D3D3D3"/>
            </w:tcBorders>
          </w:tcPr>
          <w:p w14:paraId="2632B3CC" w14:textId="77777777" w:rsidR="00524773" w:rsidRDefault="00524773" w:rsidP="00C670FC">
            <w:pPr>
              <w:keepNext/>
              <w:spacing w:after="60"/>
              <w:rPr>
                <w:ins w:id="5574" w:author="Wittman, Jacob (CDC/DDNID/NCCDPHP/DDT) (CTR)" w:date="2023-08-15T14:04:00Z"/>
              </w:rPr>
            </w:pPr>
            <w:ins w:id="5575" w:author="Wittman, Jacob (CDC/DDNID/NCCDPHP/DDT) (CTR)" w:date="2023-08-15T14:04:00Z">
              <w:r>
                <w:rPr>
                  <w:rFonts w:ascii="Calibri" w:hAnsi="Calibri"/>
                  <w:sz w:val="20"/>
                </w:rPr>
                <w:t>58.8 (5.0)</w:t>
              </w:r>
            </w:ins>
          </w:p>
        </w:tc>
        <w:tc>
          <w:tcPr>
            <w:tcW w:w="0" w:type="auto"/>
            <w:tcBorders>
              <w:top w:val="single" w:sz="0" w:space="0" w:color="D3D3D3"/>
              <w:left w:val="single" w:sz="0" w:space="0" w:color="D3D3D3"/>
              <w:bottom w:val="single" w:sz="0" w:space="0" w:color="D3D3D3"/>
              <w:right w:val="single" w:sz="0" w:space="0" w:color="D3D3D3"/>
            </w:tcBorders>
          </w:tcPr>
          <w:p w14:paraId="0228665D" w14:textId="77777777" w:rsidR="00524773" w:rsidRDefault="00524773" w:rsidP="00C670FC">
            <w:pPr>
              <w:keepNext/>
              <w:spacing w:after="60"/>
              <w:rPr>
                <w:ins w:id="5576" w:author="Wittman, Jacob (CDC/DDNID/NCCDPHP/DDT) (CTR)" w:date="2023-08-15T14:04:00Z"/>
              </w:rPr>
            </w:pPr>
            <w:ins w:id="5577" w:author="Wittman, Jacob (CDC/DDNID/NCCDPHP/DDT) (CTR)" w:date="2023-08-15T14:04:00Z">
              <w:r>
                <w:rPr>
                  <w:rFonts w:ascii="Calibri" w:hAnsi="Calibri"/>
                  <w:sz w:val="20"/>
                </w:rPr>
                <w:t>3.3 (-16.1, 22.6)</w:t>
              </w:r>
            </w:ins>
          </w:p>
        </w:tc>
        <w:tc>
          <w:tcPr>
            <w:tcW w:w="0" w:type="auto"/>
            <w:tcBorders>
              <w:top w:val="single" w:sz="0" w:space="0" w:color="D3D3D3"/>
              <w:left w:val="single" w:sz="0" w:space="0" w:color="D3D3D3"/>
              <w:bottom w:val="single" w:sz="0" w:space="0" w:color="D3D3D3"/>
              <w:right w:val="single" w:sz="0" w:space="0" w:color="D3D3D3"/>
            </w:tcBorders>
          </w:tcPr>
          <w:p w14:paraId="62EBBBAD" w14:textId="77777777" w:rsidR="00524773" w:rsidRDefault="00524773" w:rsidP="00C670FC">
            <w:pPr>
              <w:keepNext/>
              <w:spacing w:after="60"/>
              <w:rPr>
                <w:ins w:id="55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8BB70B" w14:textId="77777777" w:rsidR="00524773" w:rsidRDefault="00524773" w:rsidP="00C670FC">
            <w:pPr>
              <w:keepNext/>
              <w:spacing w:after="60"/>
              <w:rPr>
                <w:ins w:id="5579" w:author="Wittman, Jacob (CDC/DDNID/NCCDPHP/DDT) (CTR)" w:date="2023-08-15T14:04:00Z"/>
              </w:rPr>
            </w:pPr>
            <w:ins w:id="5580" w:author="Wittman, Jacob (CDC/DDNID/NCCDPHP/DDT) (CTR)" w:date="2023-08-15T14:04:00Z">
              <w:r>
                <w:rPr>
                  <w:rFonts w:ascii="Calibri" w:hAnsi="Calibri"/>
                  <w:sz w:val="20"/>
                </w:rPr>
                <w:t>0.2 (-1.1, 1.4)</w:t>
              </w:r>
            </w:ins>
          </w:p>
        </w:tc>
        <w:tc>
          <w:tcPr>
            <w:tcW w:w="0" w:type="auto"/>
            <w:tcBorders>
              <w:top w:val="single" w:sz="0" w:space="0" w:color="D3D3D3"/>
              <w:left w:val="single" w:sz="0" w:space="0" w:color="D3D3D3"/>
              <w:bottom w:val="single" w:sz="0" w:space="0" w:color="D3D3D3"/>
              <w:right w:val="single" w:sz="0" w:space="0" w:color="D3D3D3"/>
            </w:tcBorders>
          </w:tcPr>
          <w:p w14:paraId="72F9C748" w14:textId="77777777" w:rsidR="00524773" w:rsidRDefault="00524773" w:rsidP="00C670FC">
            <w:pPr>
              <w:keepNext/>
              <w:spacing w:after="60"/>
              <w:rPr>
                <w:ins w:id="5581" w:author="Wittman, Jacob (CDC/DDNID/NCCDPHP/DDT) (CTR)" w:date="2023-08-15T14:04:00Z"/>
              </w:rPr>
            </w:pPr>
            <w:ins w:id="5582" w:author="Wittman, Jacob (CDC/DDNID/NCCDPHP/DDT) (CTR)" w:date="2023-08-15T14:04:00Z">
              <w:r>
                <w:rPr>
                  <w:rFonts w:ascii="Calibri" w:hAnsi="Calibri"/>
                  <w:sz w:val="20"/>
                </w:rPr>
                <w:t>0.2 (-1.1, 1.4)</w:t>
              </w:r>
            </w:ins>
          </w:p>
        </w:tc>
      </w:tr>
      <w:tr w:rsidR="00524773" w14:paraId="1A6F1003" w14:textId="77777777" w:rsidTr="00C670FC">
        <w:trPr>
          <w:cantSplit/>
          <w:jc w:val="center"/>
          <w:ins w:id="55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0B7E846" w14:textId="77777777" w:rsidR="00524773" w:rsidRDefault="00524773" w:rsidP="00C670FC">
            <w:pPr>
              <w:keepNext/>
              <w:spacing w:after="60"/>
              <w:rPr>
                <w:ins w:id="5584" w:author="Wittman, Jacob (CDC/DDNID/NCCDPHP/DDT) (CTR)" w:date="2023-08-15T14:04:00Z"/>
              </w:rPr>
            </w:pPr>
            <w:ins w:id="5585"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4A568618" w14:textId="77777777" w:rsidR="00524773" w:rsidRDefault="00524773" w:rsidP="00C670FC">
            <w:pPr>
              <w:keepNext/>
              <w:spacing w:after="60"/>
              <w:rPr>
                <w:ins w:id="5586" w:author="Wittman, Jacob (CDC/DDNID/NCCDPHP/DDT) (CTR)" w:date="2023-08-15T14:04:00Z"/>
              </w:rPr>
            </w:pPr>
            <w:ins w:id="5587" w:author="Wittman, Jacob (CDC/DDNID/NCCDPHP/DDT) (CTR)" w:date="2023-08-15T14:04:00Z">
              <w:r>
                <w:rPr>
                  <w:rFonts w:ascii="Calibri" w:hAnsi="Calibri"/>
                  <w:sz w:val="20"/>
                </w:rPr>
                <w:t>61.2 (1.4)</w:t>
              </w:r>
            </w:ins>
          </w:p>
        </w:tc>
        <w:tc>
          <w:tcPr>
            <w:tcW w:w="0" w:type="auto"/>
            <w:tcBorders>
              <w:top w:val="single" w:sz="0" w:space="0" w:color="D3D3D3"/>
              <w:left w:val="single" w:sz="0" w:space="0" w:color="D3D3D3"/>
              <w:bottom w:val="single" w:sz="0" w:space="0" w:color="D3D3D3"/>
              <w:right w:val="single" w:sz="0" w:space="0" w:color="D3D3D3"/>
            </w:tcBorders>
          </w:tcPr>
          <w:p w14:paraId="74631730" w14:textId="77777777" w:rsidR="00524773" w:rsidRDefault="00524773" w:rsidP="00C670FC">
            <w:pPr>
              <w:keepNext/>
              <w:spacing w:after="60"/>
              <w:rPr>
                <w:ins w:id="5588" w:author="Wittman, Jacob (CDC/DDNID/NCCDPHP/DDT) (CTR)" w:date="2023-08-15T14:04:00Z"/>
              </w:rPr>
            </w:pPr>
            <w:ins w:id="5589" w:author="Wittman, Jacob (CDC/DDNID/NCCDPHP/DDT) (CTR)" w:date="2023-08-15T14:04:00Z">
              <w:r>
                <w:rPr>
                  <w:rFonts w:ascii="Calibri" w:hAnsi="Calibri"/>
                  <w:sz w:val="20"/>
                </w:rPr>
                <w:t>59.0 (4.2)</w:t>
              </w:r>
            </w:ins>
          </w:p>
        </w:tc>
        <w:tc>
          <w:tcPr>
            <w:tcW w:w="0" w:type="auto"/>
            <w:tcBorders>
              <w:top w:val="single" w:sz="0" w:space="0" w:color="D3D3D3"/>
              <w:left w:val="single" w:sz="0" w:space="0" w:color="D3D3D3"/>
              <w:bottom w:val="single" w:sz="0" w:space="0" w:color="D3D3D3"/>
              <w:right w:val="single" w:sz="0" w:space="0" w:color="D3D3D3"/>
            </w:tcBorders>
          </w:tcPr>
          <w:p w14:paraId="187D8FCA" w14:textId="77777777" w:rsidR="00524773" w:rsidRDefault="00524773" w:rsidP="00C670FC">
            <w:pPr>
              <w:keepNext/>
              <w:spacing w:after="60"/>
              <w:rPr>
                <w:ins w:id="5590" w:author="Wittman, Jacob (CDC/DDNID/NCCDPHP/DDT) (CTR)" w:date="2023-08-15T14:04:00Z"/>
              </w:rPr>
            </w:pPr>
            <w:ins w:id="5591" w:author="Wittman, Jacob (CDC/DDNID/NCCDPHP/DDT) (CTR)" w:date="2023-08-15T14:04:00Z">
              <w:r>
                <w:rPr>
                  <w:rFonts w:ascii="Calibri" w:hAnsi="Calibri"/>
                  <w:sz w:val="20"/>
                </w:rPr>
                <w:t>66.1 (3.7)</w:t>
              </w:r>
            </w:ins>
          </w:p>
        </w:tc>
        <w:tc>
          <w:tcPr>
            <w:tcW w:w="0" w:type="auto"/>
            <w:tcBorders>
              <w:top w:val="single" w:sz="0" w:space="0" w:color="D3D3D3"/>
              <w:left w:val="single" w:sz="0" w:space="0" w:color="D3D3D3"/>
              <w:bottom w:val="single" w:sz="0" w:space="0" w:color="D3D3D3"/>
              <w:right w:val="single" w:sz="0" w:space="0" w:color="D3D3D3"/>
            </w:tcBorders>
          </w:tcPr>
          <w:p w14:paraId="2401FBE5" w14:textId="77777777" w:rsidR="00524773" w:rsidRDefault="00524773" w:rsidP="00C670FC">
            <w:pPr>
              <w:keepNext/>
              <w:spacing w:after="60"/>
              <w:rPr>
                <w:ins w:id="5592" w:author="Wittman, Jacob (CDC/DDNID/NCCDPHP/DDT) (CTR)" w:date="2023-08-15T14:04:00Z"/>
              </w:rPr>
            </w:pPr>
            <w:ins w:id="5593" w:author="Wittman, Jacob (CDC/DDNID/NCCDPHP/DDT) (CTR)" w:date="2023-08-15T14:04:00Z">
              <w:r>
                <w:rPr>
                  <w:rFonts w:ascii="Calibri" w:hAnsi="Calibri"/>
                  <w:sz w:val="20"/>
                </w:rPr>
                <w:t>56.4 (3.7)</w:t>
              </w:r>
            </w:ins>
          </w:p>
        </w:tc>
        <w:tc>
          <w:tcPr>
            <w:tcW w:w="0" w:type="auto"/>
            <w:tcBorders>
              <w:top w:val="single" w:sz="0" w:space="0" w:color="D3D3D3"/>
              <w:left w:val="single" w:sz="0" w:space="0" w:color="D3D3D3"/>
              <w:bottom w:val="single" w:sz="0" w:space="0" w:color="D3D3D3"/>
              <w:right w:val="single" w:sz="0" w:space="0" w:color="D3D3D3"/>
            </w:tcBorders>
          </w:tcPr>
          <w:p w14:paraId="7B294CEA" w14:textId="77777777" w:rsidR="00524773" w:rsidRDefault="00524773" w:rsidP="00C670FC">
            <w:pPr>
              <w:keepNext/>
              <w:spacing w:after="60"/>
              <w:rPr>
                <w:ins w:id="5594" w:author="Wittman, Jacob (CDC/DDNID/NCCDPHP/DDT) (CTR)" w:date="2023-08-15T14:04:00Z"/>
              </w:rPr>
            </w:pPr>
            <w:ins w:id="5595" w:author="Wittman, Jacob (CDC/DDNID/NCCDPHP/DDT) (CTR)" w:date="2023-08-15T14:04:00Z">
              <w:r>
                <w:rPr>
                  <w:rFonts w:ascii="Calibri" w:hAnsi="Calibri"/>
                  <w:sz w:val="20"/>
                </w:rPr>
                <w:t>67.1 (3.6)</w:t>
              </w:r>
            </w:ins>
          </w:p>
        </w:tc>
        <w:tc>
          <w:tcPr>
            <w:tcW w:w="0" w:type="auto"/>
            <w:tcBorders>
              <w:top w:val="single" w:sz="0" w:space="0" w:color="D3D3D3"/>
              <w:left w:val="single" w:sz="0" w:space="0" w:color="D3D3D3"/>
              <w:bottom w:val="single" w:sz="0" w:space="0" w:color="D3D3D3"/>
              <w:right w:val="single" w:sz="0" w:space="0" w:color="D3D3D3"/>
            </w:tcBorders>
          </w:tcPr>
          <w:p w14:paraId="7A78AD35" w14:textId="77777777" w:rsidR="00524773" w:rsidRDefault="00524773" w:rsidP="00C670FC">
            <w:pPr>
              <w:keepNext/>
              <w:spacing w:after="60"/>
              <w:rPr>
                <w:ins w:id="5596" w:author="Wittman, Jacob (CDC/DDNID/NCCDPHP/DDT) (CTR)" w:date="2023-08-15T14:04:00Z"/>
              </w:rPr>
            </w:pPr>
            <w:ins w:id="5597" w:author="Wittman, Jacob (CDC/DDNID/NCCDPHP/DDT) (CTR)" w:date="2023-08-15T14:04:00Z">
              <w:r>
                <w:rPr>
                  <w:rFonts w:ascii="Calibri" w:hAnsi="Calibri"/>
                  <w:sz w:val="20"/>
                </w:rPr>
                <w:t>70.9 (4.2)</w:t>
              </w:r>
            </w:ins>
          </w:p>
        </w:tc>
        <w:tc>
          <w:tcPr>
            <w:tcW w:w="0" w:type="auto"/>
            <w:tcBorders>
              <w:top w:val="single" w:sz="0" w:space="0" w:color="D3D3D3"/>
              <w:left w:val="single" w:sz="0" w:space="0" w:color="D3D3D3"/>
              <w:bottom w:val="single" w:sz="0" w:space="0" w:color="D3D3D3"/>
              <w:right w:val="single" w:sz="0" w:space="0" w:color="D3D3D3"/>
            </w:tcBorders>
          </w:tcPr>
          <w:p w14:paraId="0299C25E" w14:textId="77777777" w:rsidR="00524773" w:rsidRDefault="00524773" w:rsidP="00C670FC">
            <w:pPr>
              <w:keepNext/>
              <w:spacing w:after="60"/>
              <w:rPr>
                <w:ins w:id="5598" w:author="Wittman, Jacob (CDC/DDNID/NCCDPHP/DDT) (CTR)" w:date="2023-08-15T14:04:00Z"/>
              </w:rPr>
            </w:pPr>
            <w:ins w:id="5599" w:author="Wittman, Jacob (CDC/DDNID/NCCDPHP/DDT) (CTR)" w:date="2023-08-15T14:04:00Z">
              <w:r>
                <w:rPr>
                  <w:rFonts w:ascii="Calibri" w:hAnsi="Calibri"/>
                  <w:sz w:val="20"/>
                </w:rPr>
                <w:t>56.4 (4.2)</w:t>
              </w:r>
            </w:ins>
          </w:p>
        </w:tc>
        <w:tc>
          <w:tcPr>
            <w:tcW w:w="0" w:type="auto"/>
            <w:tcBorders>
              <w:top w:val="single" w:sz="0" w:space="0" w:color="D3D3D3"/>
              <w:left w:val="single" w:sz="0" w:space="0" w:color="D3D3D3"/>
              <w:bottom w:val="single" w:sz="0" w:space="0" w:color="D3D3D3"/>
              <w:right w:val="single" w:sz="0" w:space="0" w:color="D3D3D3"/>
            </w:tcBorders>
          </w:tcPr>
          <w:p w14:paraId="5FC24A37" w14:textId="77777777" w:rsidR="00524773" w:rsidRDefault="00524773" w:rsidP="00C670FC">
            <w:pPr>
              <w:keepNext/>
              <w:spacing w:after="60"/>
              <w:rPr>
                <w:ins w:id="5600" w:author="Wittman, Jacob (CDC/DDNID/NCCDPHP/DDT) (CTR)" w:date="2023-08-15T14:04:00Z"/>
              </w:rPr>
            </w:pPr>
            <w:ins w:id="5601" w:author="Wittman, Jacob (CDC/DDNID/NCCDPHP/DDT) (CTR)" w:date="2023-08-15T14:04:00Z">
              <w:r>
                <w:rPr>
                  <w:rFonts w:ascii="Calibri" w:hAnsi="Calibri"/>
                  <w:sz w:val="20"/>
                </w:rPr>
                <w:t>61.8 (4.0)</w:t>
              </w:r>
            </w:ins>
          </w:p>
        </w:tc>
        <w:tc>
          <w:tcPr>
            <w:tcW w:w="0" w:type="auto"/>
            <w:tcBorders>
              <w:top w:val="single" w:sz="0" w:space="0" w:color="D3D3D3"/>
              <w:left w:val="single" w:sz="0" w:space="0" w:color="D3D3D3"/>
              <w:bottom w:val="single" w:sz="0" w:space="0" w:color="D3D3D3"/>
              <w:right w:val="single" w:sz="0" w:space="0" w:color="D3D3D3"/>
            </w:tcBorders>
          </w:tcPr>
          <w:p w14:paraId="3BA6176B" w14:textId="77777777" w:rsidR="00524773" w:rsidRDefault="00524773" w:rsidP="00C670FC">
            <w:pPr>
              <w:keepNext/>
              <w:spacing w:after="60"/>
              <w:rPr>
                <w:ins w:id="5602" w:author="Wittman, Jacob (CDC/DDNID/NCCDPHP/DDT) (CTR)" w:date="2023-08-15T14:04:00Z"/>
              </w:rPr>
            </w:pPr>
            <w:ins w:id="5603" w:author="Wittman, Jacob (CDC/DDNID/NCCDPHP/DDT) (CTR)" w:date="2023-08-15T14:04:00Z">
              <w:r>
                <w:rPr>
                  <w:rFonts w:ascii="Calibri" w:hAnsi="Calibri"/>
                  <w:sz w:val="20"/>
                </w:rPr>
                <w:t>59.8 (4.5)</w:t>
              </w:r>
            </w:ins>
          </w:p>
        </w:tc>
        <w:tc>
          <w:tcPr>
            <w:tcW w:w="0" w:type="auto"/>
            <w:tcBorders>
              <w:top w:val="single" w:sz="0" w:space="0" w:color="D3D3D3"/>
              <w:left w:val="single" w:sz="0" w:space="0" w:color="D3D3D3"/>
              <w:bottom w:val="single" w:sz="0" w:space="0" w:color="D3D3D3"/>
              <w:right w:val="single" w:sz="0" w:space="0" w:color="D3D3D3"/>
            </w:tcBorders>
          </w:tcPr>
          <w:p w14:paraId="6DDD42E1" w14:textId="77777777" w:rsidR="00524773" w:rsidRDefault="00524773" w:rsidP="00C670FC">
            <w:pPr>
              <w:keepNext/>
              <w:spacing w:after="60"/>
              <w:rPr>
                <w:ins w:id="5604" w:author="Wittman, Jacob (CDC/DDNID/NCCDPHP/DDT) (CTR)" w:date="2023-08-15T14:04:00Z"/>
              </w:rPr>
            </w:pPr>
            <w:ins w:id="5605" w:author="Wittman, Jacob (CDC/DDNID/NCCDPHP/DDT) (CTR)" w:date="2023-08-15T14:04:00Z">
              <w:r>
                <w:rPr>
                  <w:rFonts w:ascii="Calibri" w:hAnsi="Calibri"/>
                  <w:sz w:val="20"/>
                </w:rPr>
                <w:t>53.7 (4.0)</w:t>
              </w:r>
            </w:ins>
          </w:p>
        </w:tc>
        <w:tc>
          <w:tcPr>
            <w:tcW w:w="0" w:type="auto"/>
            <w:tcBorders>
              <w:top w:val="single" w:sz="0" w:space="0" w:color="D3D3D3"/>
              <w:left w:val="single" w:sz="0" w:space="0" w:color="D3D3D3"/>
              <w:bottom w:val="single" w:sz="0" w:space="0" w:color="D3D3D3"/>
              <w:right w:val="single" w:sz="0" w:space="0" w:color="D3D3D3"/>
            </w:tcBorders>
          </w:tcPr>
          <w:p w14:paraId="5C5B97DD" w14:textId="77777777" w:rsidR="00524773" w:rsidRDefault="00524773" w:rsidP="00C670FC">
            <w:pPr>
              <w:keepNext/>
              <w:spacing w:after="60"/>
              <w:rPr>
                <w:ins w:id="5606" w:author="Wittman, Jacob (CDC/DDNID/NCCDPHP/DDT) (CTR)" w:date="2023-08-15T14:04:00Z"/>
              </w:rPr>
            </w:pPr>
            <w:ins w:id="5607" w:author="Wittman, Jacob (CDC/DDNID/NCCDPHP/DDT) (CTR)" w:date="2023-08-15T14:04:00Z">
              <w:r>
                <w:rPr>
                  <w:rFonts w:ascii="Calibri" w:hAnsi="Calibri"/>
                  <w:sz w:val="20"/>
                </w:rPr>
                <w:t>63.1 (3.6)</w:t>
              </w:r>
            </w:ins>
          </w:p>
        </w:tc>
        <w:tc>
          <w:tcPr>
            <w:tcW w:w="0" w:type="auto"/>
            <w:tcBorders>
              <w:top w:val="single" w:sz="0" w:space="0" w:color="D3D3D3"/>
              <w:left w:val="single" w:sz="0" w:space="0" w:color="D3D3D3"/>
              <w:bottom w:val="single" w:sz="0" w:space="0" w:color="D3D3D3"/>
              <w:right w:val="single" w:sz="0" w:space="0" w:color="D3D3D3"/>
            </w:tcBorders>
          </w:tcPr>
          <w:p w14:paraId="40DDE94E" w14:textId="77777777" w:rsidR="00524773" w:rsidRDefault="00524773" w:rsidP="00C670FC">
            <w:pPr>
              <w:keepNext/>
              <w:spacing w:after="60"/>
              <w:rPr>
                <w:ins w:id="5608" w:author="Wittman, Jacob (CDC/DDNID/NCCDPHP/DDT) (CTR)" w:date="2023-08-15T14:04:00Z"/>
              </w:rPr>
            </w:pPr>
            <w:ins w:id="5609" w:author="Wittman, Jacob (CDC/DDNID/NCCDPHP/DDT) (CTR)" w:date="2023-08-15T14:04:00Z">
              <w:r>
                <w:rPr>
                  <w:rFonts w:ascii="Calibri" w:hAnsi="Calibri"/>
                  <w:sz w:val="20"/>
                </w:rPr>
                <w:t>62.8 (4.3)</w:t>
              </w:r>
            </w:ins>
          </w:p>
        </w:tc>
        <w:tc>
          <w:tcPr>
            <w:tcW w:w="0" w:type="auto"/>
            <w:tcBorders>
              <w:top w:val="single" w:sz="0" w:space="0" w:color="D3D3D3"/>
              <w:left w:val="single" w:sz="0" w:space="0" w:color="D3D3D3"/>
              <w:bottom w:val="single" w:sz="0" w:space="0" w:color="D3D3D3"/>
              <w:right w:val="single" w:sz="0" w:space="0" w:color="D3D3D3"/>
            </w:tcBorders>
          </w:tcPr>
          <w:p w14:paraId="1C4C1E05" w14:textId="77777777" w:rsidR="00524773" w:rsidRDefault="00524773" w:rsidP="00C670FC">
            <w:pPr>
              <w:keepNext/>
              <w:spacing w:after="60"/>
              <w:rPr>
                <w:ins w:id="5610" w:author="Wittman, Jacob (CDC/DDNID/NCCDPHP/DDT) (CTR)" w:date="2023-08-15T14:04:00Z"/>
              </w:rPr>
            </w:pPr>
            <w:ins w:id="5611" w:author="Wittman, Jacob (CDC/DDNID/NCCDPHP/DDT) (CTR)" w:date="2023-08-15T14:04:00Z">
              <w:r>
                <w:rPr>
                  <w:rFonts w:ascii="Calibri" w:hAnsi="Calibri"/>
                  <w:sz w:val="20"/>
                </w:rPr>
                <w:t>57.2 (5.1)</w:t>
              </w:r>
            </w:ins>
          </w:p>
        </w:tc>
        <w:tc>
          <w:tcPr>
            <w:tcW w:w="0" w:type="auto"/>
            <w:tcBorders>
              <w:top w:val="single" w:sz="0" w:space="0" w:color="D3D3D3"/>
              <w:left w:val="single" w:sz="0" w:space="0" w:color="D3D3D3"/>
              <w:bottom w:val="single" w:sz="0" w:space="0" w:color="D3D3D3"/>
              <w:right w:val="single" w:sz="0" w:space="0" w:color="D3D3D3"/>
            </w:tcBorders>
          </w:tcPr>
          <w:p w14:paraId="2F2860A3" w14:textId="77777777" w:rsidR="00524773" w:rsidRDefault="00524773" w:rsidP="00C670FC">
            <w:pPr>
              <w:keepNext/>
              <w:spacing w:after="60"/>
              <w:rPr>
                <w:ins w:id="5612" w:author="Wittman, Jacob (CDC/DDNID/NCCDPHP/DDT) (CTR)" w:date="2023-08-15T14:04:00Z"/>
              </w:rPr>
            </w:pPr>
            <w:ins w:id="5613" w:author="Wittman, Jacob (CDC/DDNID/NCCDPHP/DDT) (CTR)" w:date="2023-08-15T14:04:00Z">
              <w:r>
                <w:rPr>
                  <w:rFonts w:ascii="Calibri" w:hAnsi="Calibri"/>
                  <w:sz w:val="20"/>
                </w:rPr>
                <w:t>56.2 (5.2)</w:t>
              </w:r>
            </w:ins>
          </w:p>
        </w:tc>
        <w:tc>
          <w:tcPr>
            <w:tcW w:w="0" w:type="auto"/>
            <w:tcBorders>
              <w:top w:val="single" w:sz="0" w:space="0" w:color="D3D3D3"/>
              <w:left w:val="single" w:sz="0" w:space="0" w:color="D3D3D3"/>
              <w:bottom w:val="single" w:sz="0" w:space="0" w:color="D3D3D3"/>
              <w:right w:val="single" w:sz="0" w:space="0" w:color="D3D3D3"/>
            </w:tcBorders>
          </w:tcPr>
          <w:p w14:paraId="3B10173F" w14:textId="77777777" w:rsidR="00524773" w:rsidRDefault="00524773" w:rsidP="00C670FC">
            <w:pPr>
              <w:keepNext/>
              <w:spacing w:after="60"/>
              <w:rPr>
                <w:ins w:id="5614" w:author="Wittman, Jacob (CDC/DDNID/NCCDPHP/DDT) (CTR)" w:date="2023-08-15T14:04:00Z"/>
              </w:rPr>
            </w:pPr>
            <w:ins w:id="5615" w:author="Wittman, Jacob (CDC/DDNID/NCCDPHP/DDT) (CTR)" w:date="2023-08-15T14:04:00Z">
              <w:r>
                <w:rPr>
                  <w:rFonts w:ascii="Calibri" w:hAnsi="Calibri"/>
                  <w:sz w:val="20"/>
                </w:rPr>
                <w:t>-3.0 (-24.7, 18.8)</w:t>
              </w:r>
            </w:ins>
          </w:p>
        </w:tc>
        <w:tc>
          <w:tcPr>
            <w:tcW w:w="0" w:type="auto"/>
            <w:tcBorders>
              <w:top w:val="single" w:sz="0" w:space="0" w:color="D3D3D3"/>
              <w:left w:val="single" w:sz="0" w:space="0" w:color="D3D3D3"/>
              <w:bottom w:val="single" w:sz="0" w:space="0" w:color="D3D3D3"/>
              <w:right w:val="single" w:sz="0" w:space="0" w:color="D3D3D3"/>
            </w:tcBorders>
          </w:tcPr>
          <w:p w14:paraId="7358910B" w14:textId="77777777" w:rsidR="00524773" w:rsidRDefault="00524773" w:rsidP="00C670FC">
            <w:pPr>
              <w:keepNext/>
              <w:spacing w:after="60"/>
              <w:rPr>
                <w:ins w:id="56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C145F0" w14:textId="77777777" w:rsidR="00524773" w:rsidRDefault="00524773" w:rsidP="00C670FC">
            <w:pPr>
              <w:keepNext/>
              <w:spacing w:after="60"/>
              <w:rPr>
                <w:ins w:id="5617" w:author="Wittman, Jacob (CDC/DDNID/NCCDPHP/DDT) (CTR)" w:date="2023-08-15T14:04:00Z"/>
              </w:rPr>
            </w:pPr>
            <w:ins w:id="5618" w:author="Wittman, Jacob (CDC/DDNID/NCCDPHP/DDT) (CTR)" w:date="2023-08-15T14:04:00Z">
              <w:r>
                <w:rPr>
                  <w:rFonts w:ascii="Calibri" w:hAnsi="Calibri"/>
                  <w:sz w:val="20"/>
                </w:rPr>
                <w:t>-0.5 (-2.1, 1.0)</w:t>
              </w:r>
            </w:ins>
          </w:p>
        </w:tc>
        <w:tc>
          <w:tcPr>
            <w:tcW w:w="0" w:type="auto"/>
            <w:tcBorders>
              <w:top w:val="single" w:sz="0" w:space="0" w:color="D3D3D3"/>
              <w:left w:val="single" w:sz="0" w:space="0" w:color="D3D3D3"/>
              <w:bottom w:val="single" w:sz="0" w:space="0" w:color="D3D3D3"/>
              <w:right w:val="single" w:sz="0" w:space="0" w:color="D3D3D3"/>
            </w:tcBorders>
          </w:tcPr>
          <w:p w14:paraId="3CA4D43E" w14:textId="77777777" w:rsidR="00524773" w:rsidRDefault="00524773" w:rsidP="00C670FC">
            <w:pPr>
              <w:keepNext/>
              <w:spacing w:after="60"/>
              <w:rPr>
                <w:ins w:id="5619" w:author="Wittman, Jacob (CDC/DDNID/NCCDPHP/DDT) (CTR)" w:date="2023-08-15T14:04:00Z"/>
              </w:rPr>
            </w:pPr>
            <w:ins w:id="5620" w:author="Wittman, Jacob (CDC/DDNID/NCCDPHP/DDT) (CTR)" w:date="2023-08-15T14:04:00Z">
              <w:r>
                <w:rPr>
                  <w:rFonts w:ascii="Calibri" w:hAnsi="Calibri"/>
                  <w:sz w:val="20"/>
                </w:rPr>
                <w:t>-0.5 (-2.1, 1.0)</w:t>
              </w:r>
            </w:ins>
          </w:p>
        </w:tc>
      </w:tr>
      <w:tr w:rsidR="00524773" w14:paraId="1C9F5A62" w14:textId="77777777" w:rsidTr="00C670FC">
        <w:trPr>
          <w:cantSplit/>
          <w:jc w:val="center"/>
          <w:ins w:id="56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C6137D" w14:textId="77777777" w:rsidR="00524773" w:rsidRDefault="00524773" w:rsidP="00C670FC">
            <w:pPr>
              <w:keepNext/>
              <w:spacing w:after="60"/>
              <w:rPr>
                <w:ins w:id="5622" w:author="Wittman, Jacob (CDC/DDNID/NCCDPHP/DDT) (CTR)" w:date="2023-08-15T14:04:00Z"/>
              </w:rPr>
            </w:pPr>
            <w:ins w:id="5623"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16E6786E" w14:textId="77777777" w:rsidR="00524773" w:rsidRDefault="00524773" w:rsidP="00C670FC">
            <w:pPr>
              <w:keepNext/>
              <w:spacing w:after="60"/>
              <w:rPr>
                <w:ins w:id="5624" w:author="Wittman, Jacob (CDC/DDNID/NCCDPHP/DDT) (CTR)" w:date="2023-08-15T14:04:00Z"/>
              </w:rPr>
            </w:pPr>
            <w:ins w:id="5625" w:author="Wittman, Jacob (CDC/DDNID/NCCDPHP/DDT) (CTR)" w:date="2023-08-15T14:04:00Z">
              <w:r>
                <w:rPr>
                  <w:rFonts w:ascii="Calibri" w:hAnsi="Calibri"/>
                  <w:sz w:val="20"/>
                </w:rPr>
                <w:t>60.5 (1.2)</w:t>
              </w:r>
            </w:ins>
          </w:p>
        </w:tc>
        <w:tc>
          <w:tcPr>
            <w:tcW w:w="0" w:type="auto"/>
            <w:tcBorders>
              <w:top w:val="single" w:sz="0" w:space="0" w:color="D3D3D3"/>
              <w:left w:val="single" w:sz="0" w:space="0" w:color="D3D3D3"/>
              <w:bottom w:val="single" w:sz="0" w:space="0" w:color="D3D3D3"/>
              <w:right w:val="single" w:sz="0" w:space="0" w:color="D3D3D3"/>
            </w:tcBorders>
          </w:tcPr>
          <w:p w14:paraId="22A6DB85" w14:textId="77777777" w:rsidR="00524773" w:rsidRDefault="00524773" w:rsidP="00C670FC">
            <w:pPr>
              <w:keepNext/>
              <w:spacing w:after="60"/>
              <w:rPr>
                <w:ins w:id="5626" w:author="Wittman, Jacob (CDC/DDNID/NCCDPHP/DDT) (CTR)" w:date="2023-08-15T14:04:00Z"/>
              </w:rPr>
            </w:pPr>
            <w:ins w:id="5627" w:author="Wittman, Jacob (CDC/DDNID/NCCDPHP/DDT) (CTR)" w:date="2023-08-15T14:04:00Z">
              <w:r>
                <w:rPr>
                  <w:rFonts w:ascii="Calibri" w:hAnsi="Calibri"/>
                  <w:sz w:val="20"/>
                </w:rPr>
                <w:t>56.1 (4.0)</w:t>
              </w:r>
            </w:ins>
          </w:p>
        </w:tc>
        <w:tc>
          <w:tcPr>
            <w:tcW w:w="0" w:type="auto"/>
            <w:tcBorders>
              <w:top w:val="single" w:sz="0" w:space="0" w:color="D3D3D3"/>
              <w:left w:val="single" w:sz="0" w:space="0" w:color="D3D3D3"/>
              <w:bottom w:val="single" w:sz="0" w:space="0" w:color="D3D3D3"/>
              <w:right w:val="single" w:sz="0" w:space="0" w:color="D3D3D3"/>
            </w:tcBorders>
          </w:tcPr>
          <w:p w14:paraId="764042B2" w14:textId="77777777" w:rsidR="00524773" w:rsidRDefault="00524773" w:rsidP="00C670FC">
            <w:pPr>
              <w:keepNext/>
              <w:spacing w:after="60"/>
              <w:rPr>
                <w:ins w:id="5628" w:author="Wittman, Jacob (CDC/DDNID/NCCDPHP/DDT) (CTR)" w:date="2023-08-15T14:04:00Z"/>
              </w:rPr>
            </w:pPr>
            <w:ins w:id="5629" w:author="Wittman, Jacob (CDC/DDNID/NCCDPHP/DDT) (CTR)" w:date="2023-08-15T14:04:00Z">
              <w:r>
                <w:rPr>
                  <w:rFonts w:ascii="Calibri" w:hAnsi="Calibri"/>
                  <w:sz w:val="20"/>
                </w:rPr>
                <w:t>63.3 (4.7)</w:t>
              </w:r>
            </w:ins>
          </w:p>
        </w:tc>
        <w:tc>
          <w:tcPr>
            <w:tcW w:w="0" w:type="auto"/>
            <w:tcBorders>
              <w:top w:val="single" w:sz="0" w:space="0" w:color="D3D3D3"/>
              <w:left w:val="single" w:sz="0" w:space="0" w:color="D3D3D3"/>
              <w:bottom w:val="single" w:sz="0" w:space="0" w:color="D3D3D3"/>
              <w:right w:val="single" w:sz="0" w:space="0" w:color="D3D3D3"/>
            </w:tcBorders>
          </w:tcPr>
          <w:p w14:paraId="1A4BAE83" w14:textId="77777777" w:rsidR="00524773" w:rsidRDefault="00524773" w:rsidP="00C670FC">
            <w:pPr>
              <w:keepNext/>
              <w:spacing w:after="60"/>
              <w:rPr>
                <w:ins w:id="5630" w:author="Wittman, Jacob (CDC/DDNID/NCCDPHP/DDT) (CTR)" w:date="2023-08-15T14:04:00Z"/>
              </w:rPr>
            </w:pPr>
            <w:ins w:id="5631" w:author="Wittman, Jacob (CDC/DDNID/NCCDPHP/DDT) (CTR)" w:date="2023-08-15T14:04:00Z">
              <w:r>
                <w:rPr>
                  <w:rFonts w:ascii="Calibri" w:hAnsi="Calibri"/>
                  <w:sz w:val="20"/>
                </w:rPr>
                <w:t>60.8 (4.2)</w:t>
              </w:r>
            </w:ins>
          </w:p>
        </w:tc>
        <w:tc>
          <w:tcPr>
            <w:tcW w:w="0" w:type="auto"/>
            <w:tcBorders>
              <w:top w:val="single" w:sz="0" w:space="0" w:color="D3D3D3"/>
              <w:left w:val="single" w:sz="0" w:space="0" w:color="D3D3D3"/>
              <w:bottom w:val="single" w:sz="0" w:space="0" w:color="D3D3D3"/>
              <w:right w:val="single" w:sz="0" w:space="0" w:color="D3D3D3"/>
            </w:tcBorders>
          </w:tcPr>
          <w:p w14:paraId="64729734" w14:textId="77777777" w:rsidR="00524773" w:rsidRDefault="00524773" w:rsidP="00C670FC">
            <w:pPr>
              <w:keepNext/>
              <w:spacing w:after="60"/>
              <w:rPr>
                <w:ins w:id="5632" w:author="Wittman, Jacob (CDC/DDNID/NCCDPHP/DDT) (CTR)" w:date="2023-08-15T14:04:00Z"/>
              </w:rPr>
            </w:pPr>
            <w:ins w:id="5633" w:author="Wittman, Jacob (CDC/DDNID/NCCDPHP/DDT) (CTR)" w:date="2023-08-15T14:04:00Z">
              <w:r>
                <w:rPr>
                  <w:rFonts w:ascii="Calibri" w:hAnsi="Calibri"/>
                  <w:sz w:val="20"/>
                </w:rPr>
                <w:t>64.7 (3.6)</w:t>
              </w:r>
            </w:ins>
          </w:p>
        </w:tc>
        <w:tc>
          <w:tcPr>
            <w:tcW w:w="0" w:type="auto"/>
            <w:tcBorders>
              <w:top w:val="single" w:sz="0" w:space="0" w:color="D3D3D3"/>
              <w:left w:val="single" w:sz="0" w:space="0" w:color="D3D3D3"/>
              <w:bottom w:val="single" w:sz="0" w:space="0" w:color="D3D3D3"/>
              <w:right w:val="single" w:sz="0" w:space="0" w:color="D3D3D3"/>
            </w:tcBorders>
          </w:tcPr>
          <w:p w14:paraId="1B1F87E6" w14:textId="77777777" w:rsidR="00524773" w:rsidRDefault="00524773" w:rsidP="00C670FC">
            <w:pPr>
              <w:keepNext/>
              <w:spacing w:after="60"/>
              <w:rPr>
                <w:ins w:id="5634" w:author="Wittman, Jacob (CDC/DDNID/NCCDPHP/DDT) (CTR)" w:date="2023-08-15T14:04:00Z"/>
              </w:rPr>
            </w:pPr>
            <w:ins w:id="5635" w:author="Wittman, Jacob (CDC/DDNID/NCCDPHP/DDT) (CTR)" w:date="2023-08-15T14:04:00Z">
              <w:r>
                <w:rPr>
                  <w:rFonts w:ascii="Calibri" w:hAnsi="Calibri"/>
                  <w:sz w:val="20"/>
                </w:rPr>
                <w:t>66.8 (4.0)</w:t>
              </w:r>
            </w:ins>
          </w:p>
        </w:tc>
        <w:tc>
          <w:tcPr>
            <w:tcW w:w="0" w:type="auto"/>
            <w:tcBorders>
              <w:top w:val="single" w:sz="0" w:space="0" w:color="D3D3D3"/>
              <w:left w:val="single" w:sz="0" w:space="0" w:color="D3D3D3"/>
              <w:bottom w:val="single" w:sz="0" w:space="0" w:color="D3D3D3"/>
              <w:right w:val="single" w:sz="0" w:space="0" w:color="D3D3D3"/>
            </w:tcBorders>
          </w:tcPr>
          <w:p w14:paraId="23AD4C83" w14:textId="77777777" w:rsidR="00524773" w:rsidRDefault="00524773" w:rsidP="00C670FC">
            <w:pPr>
              <w:keepNext/>
              <w:spacing w:after="60"/>
              <w:rPr>
                <w:ins w:id="5636" w:author="Wittman, Jacob (CDC/DDNID/NCCDPHP/DDT) (CTR)" w:date="2023-08-15T14:04:00Z"/>
              </w:rPr>
            </w:pPr>
            <w:ins w:id="5637" w:author="Wittman, Jacob (CDC/DDNID/NCCDPHP/DDT) (CTR)" w:date="2023-08-15T14:04:00Z">
              <w:r>
                <w:rPr>
                  <w:rFonts w:ascii="Calibri" w:hAnsi="Calibri"/>
                  <w:sz w:val="20"/>
                </w:rPr>
                <w:t>63.5 (4.1)</w:t>
              </w:r>
            </w:ins>
          </w:p>
        </w:tc>
        <w:tc>
          <w:tcPr>
            <w:tcW w:w="0" w:type="auto"/>
            <w:tcBorders>
              <w:top w:val="single" w:sz="0" w:space="0" w:color="D3D3D3"/>
              <w:left w:val="single" w:sz="0" w:space="0" w:color="D3D3D3"/>
              <w:bottom w:val="single" w:sz="0" w:space="0" w:color="D3D3D3"/>
              <w:right w:val="single" w:sz="0" w:space="0" w:color="D3D3D3"/>
            </w:tcBorders>
          </w:tcPr>
          <w:p w14:paraId="4A5CFBC8" w14:textId="77777777" w:rsidR="00524773" w:rsidRDefault="00524773" w:rsidP="00C670FC">
            <w:pPr>
              <w:keepNext/>
              <w:spacing w:after="60"/>
              <w:rPr>
                <w:ins w:id="5638" w:author="Wittman, Jacob (CDC/DDNID/NCCDPHP/DDT) (CTR)" w:date="2023-08-15T14:04:00Z"/>
              </w:rPr>
            </w:pPr>
            <w:ins w:id="5639" w:author="Wittman, Jacob (CDC/DDNID/NCCDPHP/DDT) (CTR)" w:date="2023-08-15T14:04:00Z">
              <w:r>
                <w:rPr>
                  <w:rFonts w:ascii="Calibri" w:hAnsi="Calibri"/>
                  <w:sz w:val="20"/>
                </w:rPr>
                <w:t>59.5 (4.9)</w:t>
              </w:r>
            </w:ins>
          </w:p>
        </w:tc>
        <w:tc>
          <w:tcPr>
            <w:tcW w:w="0" w:type="auto"/>
            <w:tcBorders>
              <w:top w:val="single" w:sz="0" w:space="0" w:color="D3D3D3"/>
              <w:left w:val="single" w:sz="0" w:space="0" w:color="D3D3D3"/>
              <w:bottom w:val="single" w:sz="0" w:space="0" w:color="D3D3D3"/>
              <w:right w:val="single" w:sz="0" w:space="0" w:color="D3D3D3"/>
            </w:tcBorders>
          </w:tcPr>
          <w:p w14:paraId="6C33F85A" w14:textId="77777777" w:rsidR="00524773" w:rsidRDefault="00524773" w:rsidP="00C670FC">
            <w:pPr>
              <w:keepNext/>
              <w:spacing w:after="60"/>
              <w:rPr>
                <w:ins w:id="5640" w:author="Wittman, Jacob (CDC/DDNID/NCCDPHP/DDT) (CTR)" w:date="2023-08-15T14:04:00Z"/>
              </w:rPr>
            </w:pPr>
            <w:ins w:id="5641" w:author="Wittman, Jacob (CDC/DDNID/NCCDPHP/DDT) (CTR)" w:date="2023-08-15T14:04:00Z">
              <w:r>
                <w:rPr>
                  <w:rFonts w:ascii="Calibri" w:hAnsi="Calibri"/>
                  <w:sz w:val="20"/>
                </w:rPr>
                <w:t>60.6 (3.7)</w:t>
              </w:r>
            </w:ins>
          </w:p>
        </w:tc>
        <w:tc>
          <w:tcPr>
            <w:tcW w:w="0" w:type="auto"/>
            <w:tcBorders>
              <w:top w:val="single" w:sz="0" w:space="0" w:color="D3D3D3"/>
              <w:left w:val="single" w:sz="0" w:space="0" w:color="D3D3D3"/>
              <w:bottom w:val="single" w:sz="0" w:space="0" w:color="D3D3D3"/>
              <w:right w:val="single" w:sz="0" w:space="0" w:color="D3D3D3"/>
            </w:tcBorders>
          </w:tcPr>
          <w:p w14:paraId="20CB8697" w14:textId="77777777" w:rsidR="00524773" w:rsidRDefault="00524773" w:rsidP="00C670FC">
            <w:pPr>
              <w:keepNext/>
              <w:spacing w:after="60"/>
              <w:rPr>
                <w:ins w:id="5642" w:author="Wittman, Jacob (CDC/DDNID/NCCDPHP/DDT) (CTR)" w:date="2023-08-15T14:04:00Z"/>
              </w:rPr>
            </w:pPr>
            <w:ins w:id="5643" w:author="Wittman, Jacob (CDC/DDNID/NCCDPHP/DDT) (CTR)" w:date="2023-08-15T14:04:00Z">
              <w:r>
                <w:rPr>
                  <w:rFonts w:ascii="Calibri" w:hAnsi="Calibri"/>
                  <w:sz w:val="20"/>
                </w:rPr>
                <w:t>61.2 (4.0)</w:t>
              </w:r>
            </w:ins>
          </w:p>
        </w:tc>
        <w:tc>
          <w:tcPr>
            <w:tcW w:w="0" w:type="auto"/>
            <w:tcBorders>
              <w:top w:val="single" w:sz="0" w:space="0" w:color="D3D3D3"/>
              <w:left w:val="single" w:sz="0" w:space="0" w:color="D3D3D3"/>
              <w:bottom w:val="single" w:sz="0" w:space="0" w:color="D3D3D3"/>
              <w:right w:val="single" w:sz="0" w:space="0" w:color="D3D3D3"/>
            </w:tcBorders>
          </w:tcPr>
          <w:p w14:paraId="3AF705EE" w14:textId="77777777" w:rsidR="00524773" w:rsidRDefault="00524773" w:rsidP="00C670FC">
            <w:pPr>
              <w:keepNext/>
              <w:spacing w:after="60"/>
              <w:rPr>
                <w:ins w:id="5644" w:author="Wittman, Jacob (CDC/DDNID/NCCDPHP/DDT) (CTR)" w:date="2023-08-15T14:04:00Z"/>
              </w:rPr>
            </w:pPr>
            <w:ins w:id="5645" w:author="Wittman, Jacob (CDC/DDNID/NCCDPHP/DDT) (CTR)" w:date="2023-08-15T14:04:00Z">
              <w:r>
                <w:rPr>
                  <w:rFonts w:ascii="Calibri" w:hAnsi="Calibri"/>
                  <w:sz w:val="20"/>
                </w:rPr>
                <w:t>59.0 (4.3)</w:t>
              </w:r>
            </w:ins>
          </w:p>
        </w:tc>
        <w:tc>
          <w:tcPr>
            <w:tcW w:w="0" w:type="auto"/>
            <w:tcBorders>
              <w:top w:val="single" w:sz="0" w:space="0" w:color="D3D3D3"/>
              <w:left w:val="single" w:sz="0" w:space="0" w:color="D3D3D3"/>
              <w:bottom w:val="single" w:sz="0" w:space="0" w:color="D3D3D3"/>
              <w:right w:val="single" w:sz="0" w:space="0" w:color="D3D3D3"/>
            </w:tcBorders>
          </w:tcPr>
          <w:p w14:paraId="31AB4258" w14:textId="77777777" w:rsidR="00524773" w:rsidRDefault="00524773" w:rsidP="00C670FC">
            <w:pPr>
              <w:keepNext/>
              <w:spacing w:after="60"/>
              <w:rPr>
                <w:ins w:id="5646" w:author="Wittman, Jacob (CDC/DDNID/NCCDPHP/DDT) (CTR)" w:date="2023-08-15T14:04:00Z"/>
              </w:rPr>
            </w:pPr>
            <w:ins w:id="5647" w:author="Wittman, Jacob (CDC/DDNID/NCCDPHP/DDT) (CTR)" w:date="2023-08-15T14:04:00Z">
              <w:r>
                <w:rPr>
                  <w:rFonts w:ascii="Calibri" w:hAnsi="Calibri"/>
                  <w:sz w:val="20"/>
                </w:rPr>
                <w:t>50.4 (4.3)</w:t>
              </w:r>
            </w:ins>
          </w:p>
        </w:tc>
        <w:tc>
          <w:tcPr>
            <w:tcW w:w="0" w:type="auto"/>
            <w:tcBorders>
              <w:top w:val="single" w:sz="0" w:space="0" w:color="D3D3D3"/>
              <w:left w:val="single" w:sz="0" w:space="0" w:color="D3D3D3"/>
              <w:bottom w:val="single" w:sz="0" w:space="0" w:color="D3D3D3"/>
              <w:right w:val="single" w:sz="0" w:space="0" w:color="D3D3D3"/>
            </w:tcBorders>
          </w:tcPr>
          <w:p w14:paraId="121CFD5E" w14:textId="77777777" w:rsidR="00524773" w:rsidRDefault="00524773" w:rsidP="00C670FC">
            <w:pPr>
              <w:keepNext/>
              <w:spacing w:after="60"/>
              <w:rPr>
                <w:ins w:id="5648" w:author="Wittman, Jacob (CDC/DDNID/NCCDPHP/DDT) (CTR)" w:date="2023-08-15T14:04:00Z"/>
              </w:rPr>
            </w:pPr>
            <w:ins w:id="5649" w:author="Wittman, Jacob (CDC/DDNID/NCCDPHP/DDT) (CTR)" w:date="2023-08-15T14:04:00Z">
              <w:r>
                <w:rPr>
                  <w:rFonts w:ascii="Calibri" w:hAnsi="Calibri"/>
                  <w:sz w:val="20"/>
                </w:rPr>
                <w:t>59.7 (5.9)</w:t>
              </w:r>
            </w:ins>
          </w:p>
        </w:tc>
        <w:tc>
          <w:tcPr>
            <w:tcW w:w="0" w:type="auto"/>
            <w:tcBorders>
              <w:top w:val="single" w:sz="0" w:space="0" w:color="D3D3D3"/>
              <w:left w:val="single" w:sz="0" w:space="0" w:color="D3D3D3"/>
              <w:bottom w:val="single" w:sz="0" w:space="0" w:color="D3D3D3"/>
              <w:right w:val="single" w:sz="0" w:space="0" w:color="D3D3D3"/>
            </w:tcBorders>
          </w:tcPr>
          <w:p w14:paraId="7D30B8FD" w14:textId="77777777" w:rsidR="00524773" w:rsidRDefault="00524773" w:rsidP="00C670FC">
            <w:pPr>
              <w:keepNext/>
              <w:spacing w:after="60"/>
              <w:rPr>
                <w:ins w:id="5650" w:author="Wittman, Jacob (CDC/DDNID/NCCDPHP/DDT) (CTR)" w:date="2023-08-15T14:04:00Z"/>
              </w:rPr>
            </w:pPr>
            <w:ins w:id="5651" w:author="Wittman, Jacob (CDC/DDNID/NCCDPHP/DDT) (CTR)" w:date="2023-08-15T14:04:00Z">
              <w:r>
                <w:rPr>
                  <w:rFonts w:ascii="Calibri" w:hAnsi="Calibri"/>
                  <w:sz w:val="20"/>
                </w:rPr>
                <w:t>44.5 (6.1)</w:t>
              </w:r>
            </w:ins>
          </w:p>
        </w:tc>
        <w:tc>
          <w:tcPr>
            <w:tcW w:w="0" w:type="auto"/>
            <w:tcBorders>
              <w:top w:val="single" w:sz="0" w:space="0" w:color="D3D3D3"/>
              <w:left w:val="single" w:sz="0" w:space="0" w:color="D3D3D3"/>
              <w:bottom w:val="single" w:sz="0" w:space="0" w:color="D3D3D3"/>
              <w:right w:val="single" w:sz="0" w:space="0" w:color="D3D3D3"/>
            </w:tcBorders>
          </w:tcPr>
          <w:p w14:paraId="5135CACE" w14:textId="77777777" w:rsidR="00524773" w:rsidRDefault="00524773" w:rsidP="00C670FC">
            <w:pPr>
              <w:keepNext/>
              <w:spacing w:after="60"/>
              <w:rPr>
                <w:ins w:id="5652" w:author="Wittman, Jacob (CDC/DDNID/NCCDPHP/DDT) (CTR)" w:date="2023-08-15T14:04:00Z"/>
              </w:rPr>
            </w:pPr>
            <w:ins w:id="5653" w:author="Wittman, Jacob (CDC/DDNID/NCCDPHP/DDT) (CTR)" w:date="2023-08-15T14:04:00Z">
              <w:r>
                <w:rPr>
                  <w:rFonts w:ascii="Calibri" w:hAnsi="Calibri"/>
                  <w:sz w:val="20"/>
                </w:rPr>
                <w:t>6.4 (-18.9, 31.7)</w:t>
              </w:r>
            </w:ins>
          </w:p>
        </w:tc>
        <w:tc>
          <w:tcPr>
            <w:tcW w:w="0" w:type="auto"/>
            <w:tcBorders>
              <w:top w:val="single" w:sz="0" w:space="0" w:color="D3D3D3"/>
              <w:left w:val="single" w:sz="0" w:space="0" w:color="D3D3D3"/>
              <w:bottom w:val="single" w:sz="0" w:space="0" w:color="D3D3D3"/>
              <w:right w:val="single" w:sz="0" w:space="0" w:color="D3D3D3"/>
            </w:tcBorders>
          </w:tcPr>
          <w:p w14:paraId="17B21548" w14:textId="77777777" w:rsidR="00524773" w:rsidRDefault="00524773" w:rsidP="00C670FC">
            <w:pPr>
              <w:keepNext/>
              <w:spacing w:after="60"/>
              <w:rPr>
                <w:ins w:id="56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5E739D5" w14:textId="77777777" w:rsidR="00524773" w:rsidRDefault="00524773" w:rsidP="00C670FC">
            <w:pPr>
              <w:keepNext/>
              <w:spacing w:after="60"/>
              <w:rPr>
                <w:ins w:id="5655" w:author="Wittman, Jacob (CDC/DDNID/NCCDPHP/DDT) (CTR)" w:date="2023-08-15T14:04:00Z"/>
              </w:rPr>
            </w:pPr>
            <w:ins w:id="5656" w:author="Wittman, Jacob (CDC/DDNID/NCCDPHP/DDT) (CTR)" w:date="2023-08-15T14:04:00Z">
              <w:r>
                <w:rPr>
                  <w:rFonts w:ascii="Calibri" w:hAnsi="Calibri"/>
                  <w:sz w:val="20"/>
                </w:rPr>
                <w:t>-0.8 (-2.1, 0.5)</w:t>
              </w:r>
            </w:ins>
          </w:p>
        </w:tc>
        <w:tc>
          <w:tcPr>
            <w:tcW w:w="0" w:type="auto"/>
            <w:tcBorders>
              <w:top w:val="single" w:sz="0" w:space="0" w:color="D3D3D3"/>
              <w:left w:val="single" w:sz="0" w:space="0" w:color="D3D3D3"/>
              <w:bottom w:val="single" w:sz="0" w:space="0" w:color="D3D3D3"/>
              <w:right w:val="single" w:sz="0" w:space="0" w:color="D3D3D3"/>
            </w:tcBorders>
          </w:tcPr>
          <w:p w14:paraId="32A26F94" w14:textId="77777777" w:rsidR="00524773" w:rsidRDefault="00524773" w:rsidP="00C670FC">
            <w:pPr>
              <w:keepNext/>
              <w:spacing w:after="60"/>
              <w:rPr>
                <w:ins w:id="5657" w:author="Wittman, Jacob (CDC/DDNID/NCCDPHP/DDT) (CTR)" w:date="2023-08-15T14:04:00Z"/>
              </w:rPr>
            </w:pPr>
            <w:ins w:id="5658" w:author="Wittman, Jacob (CDC/DDNID/NCCDPHP/DDT) (CTR)" w:date="2023-08-15T14:04:00Z">
              <w:r>
                <w:rPr>
                  <w:rFonts w:ascii="Calibri" w:hAnsi="Calibri"/>
                  <w:sz w:val="20"/>
                </w:rPr>
                <w:t>-0.8 (-2.1, 0.5)</w:t>
              </w:r>
            </w:ins>
          </w:p>
        </w:tc>
      </w:tr>
      <w:tr w:rsidR="00524773" w14:paraId="33E22286" w14:textId="77777777" w:rsidTr="00C670FC">
        <w:trPr>
          <w:cantSplit/>
          <w:jc w:val="center"/>
          <w:ins w:id="56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5B1E5F" w14:textId="77777777" w:rsidR="00524773" w:rsidRDefault="00524773" w:rsidP="00C670FC">
            <w:pPr>
              <w:keepNext/>
              <w:spacing w:after="60"/>
              <w:rPr>
                <w:ins w:id="5660" w:author="Wittman, Jacob (CDC/DDNID/NCCDPHP/DDT) (CTR)" w:date="2023-08-15T14:04:00Z"/>
              </w:rPr>
            </w:pPr>
            <w:ins w:id="5661" w:author="Wittman, Jacob (CDC/DDNID/NCCDPHP/DDT) (CTR)" w:date="2023-08-15T14:04:00Z">
              <w:r>
                <w:rPr>
                  <w:rFonts w:ascii="Calibri" w:hAnsi="Calibri"/>
                  <w:sz w:val="20"/>
                </w:rPr>
                <w:lastRenderedPageBreak/>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4AA8E1E7" w14:textId="77777777" w:rsidR="00524773" w:rsidRDefault="00524773" w:rsidP="00C670FC">
            <w:pPr>
              <w:keepNext/>
              <w:spacing w:after="60"/>
              <w:rPr>
                <w:ins w:id="5662" w:author="Wittman, Jacob (CDC/DDNID/NCCDPHP/DDT) (CTR)" w:date="2023-08-15T14:04:00Z"/>
              </w:rPr>
            </w:pPr>
            <w:ins w:id="5663" w:author="Wittman, Jacob (CDC/DDNID/NCCDPHP/DDT) (CTR)" w:date="2023-08-15T14:04:00Z">
              <w:r>
                <w:rPr>
                  <w:rFonts w:ascii="Calibri" w:hAnsi="Calibri"/>
                  <w:sz w:val="20"/>
                </w:rPr>
                <w:t>54.4 (1.4)</w:t>
              </w:r>
            </w:ins>
          </w:p>
        </w:tc>
        <w:tc>
          <w:tcPr>
            <w:tcW w:w="0" w:type="auto"/>
            <w:tcBorders>
              <w:top w:val="single" w:sz="0" w:space="0" w:color="D3D3D3"/>
              <w:left w:val="single" w:sz="0" w:space="0" w:color="D3D3D3"/>
              <w:bottom w:val="single" w:sz="0" w:space="0" w:color="D3D3D3"/>
              <w:right w:val="single" w:sz="0" w:space="0" w:color="D3D3D3"/>
            </w:tcBorders>
          </w:tcPr>
          <w:p w14:paraId="4BEF2805" w14:textId="77777777" w:rsidR="00524773" w:rsidRDefault="00524773" w:rsidP="00C670FC">
            <w:pPr>
              <w:keepNext/>
              <w:spacing w:after="60"/>
              <w:rPr>
                <w:ins w:id="5664" w:author="Wittman, Jacob (CDC/DDNID/NCCDPHP/DDT) (CTR)" w:date="2023-08-15T14:04:00Z"/>
              </w:rPr>
            </w:pPr>
            <w:ins w:id="5665" w:author="Wittman, Jacob (CDC/DDNID/NCCDPHP/DDT) (CTR)" w:date="2023-08-15T14:04:00Z">
              <w:r>
                <w:rPr>
                  <w:rFonts w:ascii="Calibri" w:hAnsi="Calibri"/>
                  <w:sz w:val="20"/>
                </w:rPr>
                <w:t>48.3 (5.0)</w:t>
              </w:r>
            </w:ins>
          </w:p>
        </w:tc>
        <w:tc>
          <w:tcPr>
            <w:tcW w:w="0" w:type="auto"/>
            <w:tcBorders>
              <w:top w:val="single" w:sz="0" w:space="0" w:color="D3D3D3"/>
              <w:left w:val="single" w:sz="0" w:space="0" w:color="D3D3D3"/>
              <w:bottom w:val="single" w:sz="0" w:space="0" w:color="D3D3D3"/>
              <w:right w:val="single" w:sz="0" w:space="0" w:color="D3D3D3"/>
            </w:tcBorders>
          </w:tcPr>
          <w:p w14:paraId="30DF1E23" w14:textId="77777777" w:rsidR="00524773" w:rsidRDefault="00524773" w:rsidP="00C670FC">
            <w:pPr>
              <w:keepNext/>
              <w:spacing w:after="60"/>
              <w:rPr>
                <w:ins w:id="5666" w:author="Wittman, Jacob (CDC/DDNID/NCCDPHP/DDT) (CTR)" w:date="2023-08-15T14:04:00Z"/>
              </w:rPr>
            </w:pPr>
            <w:ins w:id="5667" w:author="Wittman, Jacob (CDC/DDNID/NCCDPHP/DDT) (CTR)" w:date="2023-08-15T14:04:00Z">
              <w:r>
                <w:rPr>
                  <w:rFonts w:ascii="Calibri" w:hAnsi="Calibri"/>
                  <w:sz w:val="20"/>
                </w:rPr>
                <w:t>49.4 (3.8)</w:t>
              </w:r>
            </w:ins>
          </w:p>
        </w:tc>
        <w:tc>
          <w:tcPr>
            <w:tcW w:w="0" w:type="auto"/>
            <w:tcBorders>
              <w:top w:val="single" w:sz="0" w:space="0" w:color="D3D3D3"/>
              <w:left w:val="single" w:sz="0" w:space="0" w:color="D3D3D3"/>
              <w:bottom w:val="single" w:sz="0" w:space="0" w:color="D3D3D3"/>
              <w:right w:val="single" w:sz="0" w:space="0" w:color="D3D3D3"/>
            </w:tcBorders>
          </w:tcPr>
          <w:p w14:paraId="7A93E1C7" w14:textId="77777777" w:rsidR="00524773" w:rsidRDefault="00524773" w:rsidP="00C670FC">
            <w:pPr>
              <w:keepNext/>
              <w:spacing w:after="60"/>
              <w:rPr>
                <w:ins w:id="5668" w:author="Wittman, Jacob (CDC/DDNID/NCCDPHP/DDT) (CTR)" w:date="2023-08-15T14:04:00Z"/>
              </w:rPr>
            </w:pPr>
            <w:ins w:id="5669" w:author="Wittman, Jacob (CDC/DDNID/NCCDPHP/DDT) (CTR)" w:date="2023-08-15T14:04:00Z">
              <w:r>
                <w:rPr>
                  <w:rFonts w:ascii="Calibri" w:hAnsi="Calibri"/>
                  <w:sz w:val="20"/>
                </w:rPr>
                <w:t>50.2 (4.4)</w:t>
              </w:r>
            </w:ins>
          </w:p>
        </w:tc>
        <w:tc>
          <w:tcPr>
            <w:tcW w:w="0" w:type="auto"/>
            <w:tcBorders>
              <w:top w:val="single" w:sz="0" w:space="0" w:color="D3D3D3"/>
              <w:left w:val="single" w:sz="0" w:space="0" w:color="D3D3D3"/>
              <w:bottom w:val="single" w:sz="0" w:space="0" w:color="D3D3D3"/>
              <w:right w:val="single" w:sz="0" w:space="0" w:color="D3D3D3"/>
            </w:tcBorders>
          </w:tcPr>
          <w:p w14:paraId="164990EC" w14:textId="77777777" w:rsidR="00524773" w:rsidRDefault="00524773" w:rsidP="00C670FC">
            <w:pPr>
              <w:keepNext/>
              <w:spacing w:after="60"/>
              <w:rPr>
                <w:ins w:id="5670" w:author="Wittman, Jacob (CDC/DDNID/NCCDPHP/DDT) (CTR)" w:date="2023-08-15T14:04:00Z"/>
              </w:rPr>
            </w:pPr>
            <w:ins w:id="5671" w:author="Wittman, Jacob (CDC/DDNID/NCCDPHP/DDT) (CTR)" w:date="2023-08-15T14:04:00Z">
              <w:r>
                <w:rPr>
                  <w:rFonts w:ascii="Calibri" w:hAnsi="Calibri"/>
                  <w:sz w:val="20"/>
                </w:rPr>
                <w:t>59.2 (4.3)</w:t>
              </w:r>
            </w:ins>
          </w:p>
        </w:tc>
        <w:tc>
          <w:tcPr>
            <w:tcW w:w="0" w:type="auto"/>
            <w:tcBorders>
              <w:top w:val="single" w:sz="0" w:space="0" w:color="D3D3D3"/>
              <w:left w:val="single" w:sz="0" w:space="0" w:color="D3D3D3"/>
              <w:bottom w:val="single" w:sz="0" w:space="0" w:color="D3D3D3"/>
              <w:right w:val="single" w:sz="0" w:space="0" w:color="D3D3D3"/>
            </w:tcBorders>
          </w:tcPr>
          <w:p w14:paraId="1F496A81" w14:textId="77777777" w:rsidR="00524773" w:rsidRDefault="00524773" w:rsidP="00C670FC">
            <w:pPr>
              <w:keepNext/>
              <w:spacing w:after="60"/>
              <w:rPr>
                <w:ins w:id="5672" w:author="Wittman, Jacob (CDC/DDNID/NCCDPHP/DDT) (CTR)" w:date="2023-08-15T14:04:00Z"/>
              </w:rPr>
            </w:pPr>
            <w:ins w:id="5673" w:author="Wittman, Jacob (CDC/DDNID/NCCDPHP/DDT) (CTR)" w:date="2023-08-15T14:04:00Z">
              <w:r>
                <w:rPr>
                  <w:rFonts w:ascii="Calibri" w:hAnsi="Calibri"/>
                  <w:sz w:val="20"/>
                </w:rPr>
                <w:t>61.5 (4.0)</w:t>
              </w:r>
            </w:ins>
          </w:p>
        </w:tc>
        <w:tc>
          <w:tcPr>
            <w:tcW w:w="0" w:type="auto"/>
            <w:tcBorders>
              <w:top w:val="single" w:sz="0" w:space="0" w:color="D3D3D3"/>
              <w:left w:val="single" w:sz="0" w:space="0" w:color="D3D3D3"/>
              <w:bottom w:val="single" w:sz="0" w:space="0" w:color="D3D3D3"/>
              <w:right w:val="single" w:sz="0" w:space="0" w:color="D3D3D3"/>
            </w:tcBorders>
          </w:tcPr>
          <w:p w14:paraId="5E879640" w14:textId="77777777" w:rsidR="00524773" w:rsidRDefault="00524773" w:rsidP="00C670FC">
            <w:pPr>
              <w:keepNext/>
              <w:spacing w:after="60"/>
              <w:rPr>
                <w:ins w:id="5674" w:author="Wittman, Jacob (CDC/DDNID/NCCDPHP/DDT) (CTR)" w:date="2023-08-15T14:04:00Z"/>
              </w:rPr>
            </w:pPr>
            <w:ins w:id="5675" w:author="Wittman, Jacob (CDC/DDNID/NCCDPHP/DDT) (CTR)" w:date="2023-08-15T14:04:00Z">
              <w:r>
                <w:rPr>
                  <w:rFonts w:ascii="Calibri" w:hAnsi="Calibri"/>
                  <w:sz w:val="20"/>
                </w:rPr>
                <w:t>53.2 (5.6)</w:t>
              </w:r>
            </w:ins>
          </w:p>
        </w:tc>
        <w:tc>
          <w:tcPr>
            <w:tcW w:w="0" w:type="auto"/>
            <w:tcBorders>
              <w:top w:val="single" w:sz="0" w:space="0" w:color="D3D3D3"/>
              <w:left w:val="single" w:sz="0" w:space="0" w:color="D3D3D3"/>
              <w:bottom w:val="single" w:sz="0" w:space="0" w:color="D3D3D3"/>
              <w:right w:val="single" w:sz="0" w:space="0" w:color="D3D3D3"/>
            </w:tcBorders>
          </w:tcPr>
          <w:p w14:paraId="129C08B8" w14:textId="77777777" w:rsidR="00524773" w:rsidRDefault="00524773" w:rsidP="00C670FC">
            <w:pPr>
              <w:keepNext/>
              <w:spacing w:after="60"/>
              <w:rPr>
                <w:ins w:id="5676" w:author="Wittman, Jacob (CDC/DDNID/NCCDPHP/DDT) (CTR)" w:date="2023-08-15T14:04:00Z"/>
              </w:rPr>
            </w:pPr>
            <w:ins w:id="5677" w:author="Wittman, Jacob (CDC/DDNID/NCCDPHP/DDT) (CTR)" w:date="2023-08-15T14:04:00Z">
              <w:r>
                <w:rPr>
                  <w:rFonts w:ascii="Calibri" w:hAnsi="Calibri"/>
                  <w:sz w:val="20"/>
                </w:rPr>
                <w:t>60.0 (4.7)</w:t>
              </w:r>
            </w:ins>
          </w:p>
        </w:tc>
        <w:tc>
          <w:tcPr>
            <w:tcW w:w="0" w:type="auto"/>
            <w:tcBorders>
              <w:top w:val="single" w:sz="0" w:space="0" w:color="D3D3D3"/>
              <w:left w:val="single" w:sz="0" w:space="0" w:color="D3D3D3"/>
              <w:bottom w:val="single" w:sz="0" w:space="0" w:color="D3D3D3"/>
              <w:right w:val="single" w:sz="0" w:space="0" w:color="D3D3D3"/>
            </w:tcBorders>
          </w:tcPr>
          <w:p w14:paraId="07072ACD" w14:textId="77777777" w:rsidR="00524773" w:rsidRDefault="00524773" w:rsidP="00C670FC">
            <w:pPr>
              <w:keepNext/>
              <w:spacing w:after="60"/>
              <w:rPr>
                <w:ins w:id="5678" w:author="Wittman, Jacob (CDC/DDNID/NCCDPHP/DDT) (CTR)" w:date="2023-08-15T14:04:00Z"/>
              </w:rPr>
            </w:pPr>
            <w:ins w:id="5679" w:author="Wittman, Jacob (CDC/DDNID/NCCDPHP/DDT) (CTR)" w:date="2023-08-15T14:04:00Z">
              <w:r>
                <w:rPr>
                  <w:rFonts w:ascii="Calibri" w:hAnsi="Calibri"/>
                  <w:sz w:val="20"/>
                </w:rPr>
                <w:t>51.2 (4.8)</w:t>
              </w:r>
            </w:ins>
          </w:p>
        </w:tc>
        <w:tc>
          <w:tcPr>
            <w:tcW w:w="0" w:type="auto"/>
            <w:tcBorders>
              <w:top w:val="single" w:sz="0" w:space="0" w:color="D3D3D3"/>
              <w:left w:val="single" w:sz="0" w:space="0" w:color="D3D3D3"/>
              <w:bottom w:val="single" w:sz="0" w:space="0" w:color="D3D3D3"/>
              <w:right w:val="single" w:sz="0" w:space="0" w:color="D3D3D3"/>
            </w:tcBorders>
          </w:tcPr>
          <w:p w14:paraId="3901B78A" w14:textId="77777777" w:rsidR="00524773" w:rsidRDefault="00524773" w:rsidP="00C670FC">
            <w:pPr>
              <w:keepNext/>
              <w:spacing w:after="60"/>
              <w:rPr>
                <w:ins w:id="5680" w:author="Wittman, Jacob (CDC/DDNID/NCCDPHP/DDT) (CTR)" w:date="2023-08-15T14:04:00Z"/>
              </w:rPr>
            </w:pPr>
            <w:ins w:id="5681" w:author="Wittman, Jacob (CDC/DDNID/NCCDPHP/DDT) (CTR)" w:date="2023-08-15T14:04:00Z">
              <w:r>
                <w:rPr>
                  <w:rFonts w:ascii="Calibri" w:hAnsi="Calibri"/>
                  <w:sz w:val="20"/>
                </w:rPr>
                <w:t>55.3 (4.4)</w:t>
              </w:r>
            </w:ins>
          </w:p>
        </w:tc>
        <w:tc>
          <w:tcPr>
            <w:tcW w:w="0" w:type="auto"/>
            <w:tcBorders>
              <w:top w:val="single" w:sz="0" w:space="0" w:color="D3D3D3"/>
              <w:left w:val="single" w:sz="0" w:space="0" w:color="D3D3D3"/>
              <w:bottom w:val="single" w:sz="0" w:space="0" w:color="D3D3D3"/>
              <w:right w:val="single" w:sz="0" w:space="0" w:color="D3D3D3"/>
            </w:tcBorders>
          </w:tcPr>
          <w:p w14:paraId="11EB0466" w14:textId="77777777" w:rsidR="00524773" w:rsidRDefault="00524773" w:rsidP="00C670FC">
            <w:pPr>
              <w:keepNext/>
              <w:spacing w:after="60"/>
              <w:rPr>
                <w:ins w:id="5682" w:author="Wittman, Jacob (CDC/DDNID/NCCDPHP/DDT) (CTR)" w:date="2023-08-15T14:04:00Z"/>
              </w:rPr>
            </w:pPr>
            <w:ins w:id="5683" w:author="Wittman, Jacob (CDC/DDNID/NCCDPHP/DDT) (CTR)" w:date="2023-08-15T14:04:00Z">
              <w:r>
                <w:rPr>
                  <w:rFonts w:ascii="Calibri" w:hAnsi="Calibri"/>
                  <w:sz w:val="20"/>
                </w:rPr>
                <w:t>48.2 (4.4)</w:t>
              </w:r>
            </w:ins>
          </w:p>
        </w:tc>
        <w:tc>
          <w:tcPr>
            <w:tcW w:w="0" w:type="auto"/>
            <w:tcBorders>
              <w:top w:val="single" w:sz="0" w:space="0" w:color="D3D3D3"/>
              <w:left w:val="single" w:sz="0" w:space="0" w:color="D3D3D3"/>
              <w:bottom w:val="single" w:sz="0" w:space="0" w:color="D3D3D3"/>
              <w:right w:val="single" w:sz="0" w:space="0" w:color="D3D3D3"/>
            </w:tcBorders>
          </w:tcPr>
          <w:p w14:paraId="001479AD" w14:textId="77777777" w:rsidR="00524773" w:rsidRDefault="00524773" w:rsidP="00C670FC">
            <w:pPr>
              <w:keepNext/>
              <w:spacing w:after="60"/>
              <w:rPr>
                <w:ins w:id="5684" w:author="Wittman, Jacob (CDC/DDNID/NCCDPHP/DDT) (CTR)" w:date="2023-08-15T14:04:00Z"/>
              </w:rPr>
            </w:pPr>
            <w:ins w:id="5685" w:author="Wittman, Jacob (CDC/DDNID/NCCDPHP/DDT) (CTR)" w:date="2023-08-15T14:04:00Z">
              <w:r>
                <w:rPr>
                  <w:rFonts w:ascii="Calibri" w:hAnsi="Calibri"/>
                  <w:sz w:val="20"/>
                </w:rPr>
                <w:t>60.5 (4.9)</w:t>
              </w:r>
            </w:ins>
          </w:p>
        </w:tc>
        <w:tc>
          <w:tcPr>
            <w:tcW w:w="0" w:type="auto"/>
            <w:tcBorders>
              <w:top w:val="single" w:sz="0" w:space="0" w:color="D3D3D3"/>
              <w:left w:val="single" w:sz="0" w:space="0" w:color="D3D3D3"/>
              <w:bottom w:val="single" w:sz="0" w:space="0" w:color="D3D3D3"/>
              <w:right w:val="single" w:sz="0" w:space="0" w:color="D3D3D3"/>
            </w:tcBorders>
          </w:tcPr>
          <w:p w14:paraId="2C8C934D" w14:textId="77777777" w:rsidR="00524773" w:rsidRDefault="00524773" w:rsidP="00C670FC">
            <w:pPr>
              <w:keepNext/>
              <w:spacing w:after="60"/>
              <w:rPr>
                <w:ins w:id="5686" w:author="Wittman, Jacob (CDC/DDNID/NCCDPHP/DDT) (CTR)" w:date="2023-08-15T14:04:00Z"/>
              </w:rPr>
            </w:pPr>
            <w:ins w:id="5687" w:author="Wittman, Jacob (CDC/DDNID/NCCDPHP/DDT) (CTR)" w:date="2023-08-15T14:04:00Z">
              <w:r>
                <w:rPr>
                  <w:rFonts w:ascii="Calibri" w:hAnsi="Calibri"/>
                  <w:sz w:val="20"/>
                </w:rPr>
                <w:t>55.3 (4.6)</w:t>
              </w:r>
            </w:ins>
          </w:p>
        </w:tc>
        <w:tc>
          <w:tcPr>
            <w:tcW w:w="0" w:type="auto"/>
            <w:tcBorders>
              <w:top w:val="single" w:sz="0" w:space="0" w:color="D3D3D3"/>
              <w:left w:val="single" w:sz="0" w:space="0" w:color="D3D3D3"/>
              <w:bottom w:val="single" w:sz="0" w:space="0" w:color="D3D3D3"/>
              <w:right w:val="single" w:sz="0" w:space="0" w:color="D3D3D3"/>
            </w:tcBorders>
          </w:tcPr>
          <w:p w14:paraId="27FBC652" w14:textId="77777777" w:rsidR="00524773" w:rsidRDefault="00524773" w:rsidP="00C670FC">
            <w:pPr>
              <w:keepNext/>
              <w:spacing w:after="60"/>
              <w:rPr>
                <w:ins w:id="5688" w:author="Wittman, Jacob (CDC/DDNID/NCCDPHP/DDT) (CTR)" w:date="2023-08-15T14:04:00Z"/>
              </w:rPr>
            </w:pPr>
            <w:ins w:id="5689" w:author="Wittman, Jacob (CDC/DDNID/NCCDPHP/DDT) (CTR)" w:date="2023-08-15T14:04:00Z">
              <w:r>
                <w:rPr>
                  <w:rFonts w:ascii="Calibri" w:hAnsi="Calibri"/>
                  <w:sz w:val="20"/>
                </w:rPr>
                <w:t>52.6 (5.5)</w:t>
              </w:r>
            </w:ins>
          </w:p>
        </w:tc>
        <w:tc>
          <w:tcPr>
            <w:tcW w:w="0" w:type="auto"/>
            <w:tcBorders>
              <w:top w:val="single" w:sz="0" w:space="0" w:color="D3D3D3"/>
              <w:left w:val="single" w:sz="0" w:space="0" w:color="D3D3D3"/>
              <w:bottom w:val="single" w:sz="0" w:space="0" w:color="D3D3D3"/>
              <w:right w:val="single" w:sz="0" w:space="0" w:color="D3D3D3"/>
            </w:tcBorders>
          </w:tcPr>
          <w:p w14:paraId="00F3F4A3" w14:textId="77777777" w:rsidR="00524773" w:rsidRDefault="00524773" w:rsidP="00C670FC">
            <w:pPr>
              <w:keepNext/>
              <w:spacing w:after="60"/>
              <w:rPr>
                <w:ins w:id="5690" w:author="Wittman, Jacob (CDC/DDNID/NCCDPHP/DDT) (CTR)" w:date="2023-08-15T14:04:00Z"/>
              </w:rPr>
            </w:pPr>
            <w:ins w:id="5691" w:author="Wittman, Jacob (CDC/DDNID/NCCDPHP/DDT) (CTR)" w:date="2023-08-15T14:04:00Z">
              <w:r>
                <w:rPr>
                  <w:rFonts w:ascii="Calibri" w:hAnsi="Calibri"/>
                  <w:sz w:val="20"/>
                </w:rPr>
                <w:t>14.5 (-15.3, 44.3)</w:t>
              </w:r>
            </w:ins>
          </w:p>
        </w:tc>
        <w:tc>
          <w:tcPr>
            <w:tcW w:w="0" w:type="auto"/>
            <w:tcBorders>
              <w:top w:val="single" w:sz="0" w:space="0" w:color="D3D3D3"/>
              <w:left w:val="single" w:sz="0" w:space="0" w:color="D3D3D3"/>
              <w:bottom w:val="single" w:sz="0" w:space="0" w:color="D3D3D3"/>
              <w:right w:val="single" w:sz="0" w:space="0" w:color="D3D3D3"/>
            </w:tcBorders>
          </w:tcPr>
          <w:p w14:paraId="29FCB136" w14:textId="77777777" w:rsidR="00524773" w:rsidRDefault="00524773" w:rsidP="00C670FC">
            <w:pPr>
              <w:keepNext/>
              <w:spacing w:after="60"/>
              <w:rPr>
                <w:ins w:id="56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E272D99" w14:textId="77777777" w:rsidR="00524773" w:rsidRDefault="00524773" w:rsidP="00C670FC">
            <w:pPr>
              <w:keepNext/>
              <w:spacing w:after="60"/>
              <w:rPr>
                <w:ins w:id="5693" w:author="Wittman, Jacob (CDC/DDNID/NCCDPHP/DDT) (CTR)" w:date="2023-08-15T14:04:00Z"/>
              </w:rPr>
            </w:pPr>
            <w:ins w:id="5694" w:author="Wittman, Jacob (CDC/DDNID/NCCDPHP/DDT) (CTR)" w:date="2023-08-15T14:04:00Z">
              <w:r>
                <w:rPr>
                  <w:rFonts w:ascii="Calibri" w:hAnsi="Calibri"/>
                  <w:sz w:val="20"/>
                </w:rPr>
                <w:t>0.8 (-0.9, 2.5)</w:t>
              </w:r>
            </w:ins>
          </w:p>
        </w:tc>
        <w:tc>
          <w:tcPr>
            <w:tcW w:w="0" w:type="auto"/>
            <w:tcBorders>
              <w:top w:val="single" w:sz="0" w:space="0" w:color="D3D3D3"/>
              <w:left w:val="single" w:sz="0" w:space="0" w:color="D3D3D3"/>
              <w:bottom w:val="single" w:sz="0" w:space="0" w:color="D3D3D3"/>
              <w:right w:val="single" w:sz="0" w:space="0" w:color="D3D3D3"/>
            </w:tcBorders>
          </w:tcPr>
          <w:p w14:paraId="200D28C7" w14:textId="77777777" w:rsidR="00524773" w:rsidRDefault="00524773" w:rsidP="00C670FC">
            <w:pPr>
              <w:keepNext/>
              <w:spacing w:after="60"/>
              <w:rPr>
                <w:ins w:id="5695" w:author="Wittman, Jacob (CDC/DDNID/NCCDPHP/DDT) (CTR)" w:date="2023-08-15T14:04:00Z"/>
              </w:rPr>
            </w:pPr>
            <w:ins w:id="5696" w:author="Wittman, Jacob (CDC/DDNID/NCCDPHP/DDT) (CTR)" w:date="2023-08-15T14:04:00Z">
              <w:r>
                <w:rPr>
                  <w:rFonts w:ascii="Calibri" w:hAnsi="Calibri"/>
                  <w:sz w:val="20"/>
                </w:rPr>
                <w:t>0.8 (-0.9, 2.5)</w:t>
              </w:r>
            </w:ins>
          </w:p>
        </w:tc>
      </w:tr>
      <w:tr w:rsidR="00524773" w14:paraId="67A76143" w14:textId="77777777" w:rsidTr="00C670FC">
        <w:trPr>
          <w:cantSplit/>
          <w:jc w:val="center"/>
          <w:ins w:id="5697" w:author="Wittman, Jacob (CDC/DDNID/NCCDPHP/DDT) (CTR)" w:date="2023-08-15T14:04:00Z"/>
        </w:trPr>
        <w:tc>
          <w:tcPr>
            <w:tcW w:w="0" w:type="auto"/>
            <w:gridSpan w:val="19"/>
          </w:tcPr>
          <w:p w14:paraId="05534C6B" w14:textId="77777777" w:rsidR="00524773" w:rsidRDefault="00524773" w:rsidP="00C670FC">
            <w:pPr>
              <w:keepNext/>
              <w:spacing w:after="60"/>
              <w:rPr>
                <w:ins w:id="5698" w:author="Wittman, Jacob (CDC/DDNID/NCCDPHP/DDT) (CTR)" w:date="2023-08-15T14:04:00Z"/>
              </w:rPr>
            </w:pPr>
            <w:ins w:id="5699" w:author="Wittman, Jacob (CDC/DDNID/NCCDPHP/DDT) (CTR)" w:date="2023-08-15T14:04:00Z">
              <w:r>
                <w:rPr>
                  <w:rFonts w:ascii="Calibri" w:hAnsi="Calibri"/>
                  <w:i/>
                  <w:sz w:val="20"/>
                  <w:vertAlign w:val="superscript"/>
                </w:rPr>
                <w:t>*</w:t>
              </w:r>
              <w:r>
                <w:rPr>
                  <w:rFonts w:ascii="Calibri" w:hAnsi="Calibri"/>
                  <w:sz w:val="20"/>
                </w:rPr>
                <w:t>Values in these columns were estimated excluding data from 2020.</w:t>
              </w:r>
            </w:ins>
          </w:p>
        </w:tc>
      </w:tr>
      <w:tr w:rsidR="00524773" w14:paraId="2E94D8BE" w14:textId="77777777" w:rsidTr="00C670FC">
        <w:trPr>
          <w:cantSplit/>
          <w:jc w:val="center"/>
          <w:ins w:id="5700" w:author="Wittman, Jacob (CDC/DDNID/NCCDPHP/DDT) (CTR)" w:date="2023-08-15T14:04:00Z"/>
        </w:trPr>
        <w:tc>
          <w:tcPr>
            <w:tcW w:w="0" w:type="auto"/>
            <w:gridSpan w:val="19"/>
          </w:tcPr>
          <w:p w14:paraId="1B4B309E" w14:textId="77777777" w:rsidR="00524773" w:rsidRDefault="00524773" w:rsidP="00C670FC">
            <w:pPr>
              <w:keepNext/>
              <w:spacing w:after="60"/>
              <w:rPr>
                <w:ins w:id="5701" w:author="Wittman, Jacob (CDC/DDNID/NCCDPHP/DDT) (CTR)" w:date="2023-08-15T14:04:00Z"/>
              </w:rPr>
            </w:pPr>
            <w:ins w:id="5702" w:author="Wittman, Jacob (CDC/DDNID/NCCDPHP/DDT) (CTR)" w:date="2023-08-15T14:04:00Z">
              <w:r>
                <w:rPr>
                  <w:rFonts w:ascii="Calibri" w:hAnsi="Calibri"/>
                  <w:i/>
                  <w:sz w:val="20"/>
                  <w:vertAlign w:val="superscript"/>
                </w:rPr>
                <w:t>†</w:t>
              </w:r>
              <w:r>
                <w:rPr>
                  <w:rFonts w:ascii="Calibri" w:hAnsi="Calibri"/>
                  <w:sz w:val="20"/>
                </w:rPr>
                <w:t>Percent change: the percent change in the proportion from 2008 to 2019.</w:t>
              </w:r>
            </w:ins>
          </w:p>
        </w:tc>
      </w:tr>
      <w:tr w:rsidR="00524773" w14:paraId="38E35B45" w14:textId="77777777" w:rsidTr="00C670FC">
        <w:trPr>
          <w:cantSplit/>
          <w:jc w:val="center"/>
          <w:ins w:id="5703" w:author="Wittman, Jacob (CDC/DDNID/NCCDPHP/DDT) (CTR)" w:date="2023-08-15T14:04:00Z"/>
        </w:trPr>
        <w:tc>
          <w:tcPr>
            <w:tcW w:w="0" w:type="auto"/>
            <w:gridSpan w:val="19"/>
          </w:tcPr>
          <w:p w14:paraId="1F4BC578" w14:textId="77777777" w:rsidR="00524773" w:rsidRDefault="00524773" w:rsidP="00C670FC">
            <w:pPr>
              <w:keepNext/>
              <w:spacing w:after="60"/>
              <w:rPr>
                <w:ins w:id="5704" w:author="Wittman, Jacob (CDC/DDNID/NCCDPHP/DDT) (CTR)" w:date="2023-08-15T14:04:00Z"/>
              </w:rPr>
            </w:pPr>
            <w:ins w:id="5705" w:author="Wittman, Jacob (CDC/DDNID/NCCDPHP/DDT) (CTR)" w:date="2023-08-15T14:04:00Z">
              <w:r>
                <w:rPr>
                  <w:rFonts w:ascii="Calibri" w:hAnsi="Calibri"/>
                  <w:i/>
                  <w:sz w:val="20"/>
                  <w:vertAlign w:val="superscript"/>
                </w:rPr>
                <w:t>‡</w:t>
              </w:r>
              <w:r>
                <w:rPr>
                  <w:rFonts w:ascii="Calibri" w:hAnsi="Calibri"/>
                  <w:sz w:val="20"/>
                </w:rPr>
                <w:t>Years identified as Joinpoint years.</w:t>
              </w:r>
            </w:ins>
          </w:p>
        </w:tc>
      </w:tr>
      <w:tr w:rsidR="00524773" w14:paraId="4BD54B51" w14:textId="77777777" w:rsidTr="00C670FC">
        <w:trPr>
          <w:cantSplit/>
          <w:jc w:val="center"/>
          <w:ins w:id="5706" w:author="Wittman, Jacob (CDC/DDNID/NCCDPHP/DDT) (CTR)" w:date="2023-08-15T14:04:00Z"/>
        </w:trPr>
        <w:tc>
          <w:tcPr>
            <w:tcW w:w="0" w:type="auto"/>
            <w:gridSpan w:val="19"/>
          </w:tcPr>
          <w:p w14:paraId="05313545" w14:textId="77777777" w:rsidR="00524773" w:rsidRDefault="00524773" w:rsidP="00C670FC">
            <w:pPr>
              <w:keepNext/>
              <w:spacing w:after="60"/>
              <w:rPr>
                <w:ins w:id="5707" w:author="Wittman, Jacob (CDC/DDNID/NCCDPHP/DDT) (CTR)" w:date="2023-08-15T14:04:00Z"/>
              </w:rPr>
            </w:pPr>
            <w:ins w:id="5708" w:author="Wittman, Jacob (CDC/DDNID/NCCDPHP/DDT) (CTR)" w:date="2023-08-15T14:04:00Z">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ins>
          </w:p>
        </w:tc>
      </w:tr>
      <w:tr w:rsidR="00524773" w14:paraId="21F43E57" w14:textId="77777777" w:rsidTr="00C670FC">
        <w:trPr>
          <w:cantSplit/>
          <w:jc w:val="center"/>
          <w:ins w:id="5709" w:author="Wittman, Jacob (CDC/DDNID/NCCDPHP/DDT) (CTR)" w:date="2023-08-15T14:04:00Z"/>
        </w:trPr>
        <w:tc>
          <w:tcPr>
            <w:tcW w:w="0" w:type="auto"/>
            <w:gridSpan w:val="19"/>
          </w:tcPr>
          <w:p w14:paraId="50B7458E" w14:textId="77777777" w:rsidR="00524773" w:rsidRDefault="00524773" w:rsidP="00C670FC">
            <w:pPr>
              <w:keepNext/>
              <w:spacing w:after="60"/>
              <w:rPr>
                <w:ins w:id="5710" w:author="Wittman, Jacob (CDC/DDNID/NCCDPHP/DDT) (CTR)" w:date="2023-08-15T14:04:00Z"/>
              </w:rPr>
            </w:pPr>
            <w:ins w:id="5711" w:author="Wittman, Jacob (CDC/DDNID/NCCDPHP/DDT) (CTR)" w:date="2023-08-15T14:04: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32085CB5" w14:textId="77777777" w:rsidR="00524773" w:rsidRDefault="00524773" w:rsidP="00524773">
      <w:pPr>
        <w:keepNext/>
        <w:rPr>
          <w:ins w:id="5712" w:author="Wittman, Jacob (CDC/DDNID/NCCDPHP/DDT) (CTR)" w:date="2023-08-15T14:04:00Z"/>
          <w:rFonts w:ascii="Calibri" w:hAnsi="Calibri"/>
        </w:rPr>
      </w:pPr>
    </w:p>
    <w:p w14:paraId="05D96213" w14:textId="77777777" w:rsidR="00524773" w:rsidRDefault="00524773" w:rsidP="00524773">
      <w:pPr>
        <w:keepNext/>
        <w:rPr>
          <w:ins w:id="5713" w:author="Wittman, Jacob (CDC/DDNID/NCCDPHP/DDT) (CTR)" w:date="2023-08-15T14:04:00Z"/>
        </w:rPr>
      </w:pPr>
      <w:ins w:id="5714" w:author="Wittman, Jacob (CDC/DDNID/NCCDPHP/DDT) (CTR)" w:date="2023-08-15T14:04:00Z">
        <w:r>
          <w:rPr>
            <w:rFonts w:ascii="Calibri" w:hAnsi="Calibri"/>
          </w:rPr>
          <w:t xml:space="preserve">Supplement Table </w:t>
        </w:r>
        <w:r>
          <w:t>2</w:t>
        </w:r>
        <w:r>
          <w:rPr>
            <w:rFonts w:ascii="Calibri" w:hAnsi="Calibri"/>
          </w:rPr>
          <w:t>: Age-adjusted trends in proportions of U.S. adults with diagnosed diabetes, overall and by subgroup, who report receiving either none of six recommended care services or all six recommended care services—at least one dental visit, one dilated eye exam, one foot exam, two or more A1C tests, cholesterol level tested, and an influenza vaccine.</w:t>
        </w:r>
      </w:ins>
    </w:p>
    <w:tbl>
      <w:tblPr>
        <w:tblW w:w="5000" w:type="pct"/>
        <w:jc w:val="center"/>
        <w:tblCellMar>
          <w:left w:w="60" w:type="dxa"/>
          <w:right w:w="60" w:type="dxa"/>
        </w:tblCellMar>
        <w:tblLook w:val="0000" w:firstRow="0" w:lastRow="0" w:firstColumn="0" w:lastColumn="0" w:noHBand="0" w:noVBand="0"/>
      </w:tblPr>
      <w:tblGrid>
        <w:gridCol w:w="1039"/>
        <w:gridCol w:w="842"/>
        <w:gridCol w:w="550"/>
        <w:gridCol w:w="623"/>
        <w:gridCol w:w="550"/>
        <w:gridCol w:w="549"/>
        <w:gridCol w:w="549"/>
        <w:gridCol w:w="549"/>
        <w:gridCol w:w="549"/>
        <w:gridCol w:w="549"/>
        <w:gridCol w:w="549"/>
        <w:gridCol w:w="549"/>
        <w:gridCol w:w="622"/>
        <w:gridCol w:w="549"/>
        <w:gridCol w:w="549"/>
        <w:gridCol w:w="831"/>
        <w:gridCol w:w="901"/>
        <w:gridCol w:w="724"/>
        <w:gridCol w:w="724"/>
        <w:gridCol w:w="613"/>
      </w:tblGrid>
      <w:tr w:rsidR="00524773" w14:paraId="70D598B5" w14:textId="77777777" w:rsidTr="00C670FC">
        <w:trPr>
          <w:cantSplit/>
          <w:tblHeader/>
          <w:jc w:val="center"/>
          <w:ins w:id="5715" w:author="Wittman, Jacob (CDC/DDNID/NCCDPHP/DDT) (CTR)" w:date="2023-08-15T14:04:00Z"/>
        </w:trPr>
        <w:tc>
          <w:tcPr>
            <w:tcW w:w="0" w:type="auto"/>
            <w:tcBorders>
              <w:top w:val="single" w:sz="16" w:space="0" w:color="D3D3D3"/>
              <w:left w:val="single" w:sz="0" w:space="0" w:color="D3D3D3"/>
              <w:bottom w:val="single" w:sz="16" w:space="0" w:color="D3D3D3"/>
            </w:tcBorders>
          </w:tcPr>
          <w:p w14:paraId="7F942FF7" w14:textId="77777777" w:rsidR="00524773" w:rsidRDefault="00524773" w:rsidP="00C670FC">
            <w:pPr>
              <w:keepNext/>
              <w:spacing w:after="60"/>
              <w:rPr>
                <w:ins w:id="5716" w:author="Wittman, Jacob (CDC/DDNID/NCCDPHP/DDT) (CTR)" w:date="2023-08-15T14:04:00Z"/>
              </w:rPr>
            </w:pPr>
          </w:p>
        </w:tc>
        <w:tc>
          <w:tcPr>
            <w:tcW w:w="0" w:type="auto"/>
            <w:tcBorders>
              <w:top w:val="single" w:sz="16" w:space="0" w:color="D3D3D3"/>
              <w:bottom w:val="single" w:sz="16" w:space="0" w:color="D3D3D3"/>
            </w:tcBorders>
          </w:tcPr>
          <w:p w14:paraId="7301185B" w14:textId="77777777" w:rsidR="00524773" w:rsidRDefault="00524773" w:rsidP="00C670FC">
            <w:pPr>
              <w:keepNext/>
              <w:spacing w:after="60"/>
              <w:rPr>
                <w:ins w:id="5717" w:author="Wittman, Jacob (CDC/DDNID/NCCDPHP/DDT) (CTR)" w:date="2023-08-15T14:04:00Z"/>
              </w:rPr>
            </w:pPr>
            <w:ins w:id="5718" w:author="Wittman, Jacob (CDC/DDNID/NCCDPHP/DDT) (CTR)" w:date="2023-08-15T14:04:00Z">
              <w:r>
                <w:rPr>
                  <w:rFonts w:ascii="Calibri" w:hAnsi="Calibri"/>
                  <w:sz w:val="20"/>
                </w:rPr>
                <w:t>Number of services</w:t>
              </w:r>
            </w:ins>
          </w:p>
        </w:tc>
        <w:tc>
          <w:tcPr>
            <w:tcW w:w="0" w:type="auto"/>
            <w:tcBorders>
              <w:top w:val="single" w:sz="16" w:space="0" w:color="D3D3D3"/>
              <w:bottom w:val="single" w:sz="16" w:space="0" w:color="D3D3D3"/>
            </w:tcBorders>
          </w:tcPr>
          <w:p w14:paraId="0C103E31" w14:textId="77777777" w:rsidR="00524773" w:rsidRDefault="00524773" w:rsidP="00C670FC">
            <w:pPr>
              <w:keepNext/>
              <w:spacing w:after="60"/>
              <w:rPr>
                <w:ins w:id="5719" w:author="Wittman, Jacob (CDC/DDNID/NCCDPHP/DDT) (CTR)" w:date="2023-08-15T14:04:00Z"/>
              </w:rPr>
            </w:pPr>
            <w:ins w:id="5720" w:author="Wittman, Jacob (CDC/DDNID/NCCDPHP/DDT) (CTR)" w:date="2023-08-15T14:04:00Z">
              <w:r>
                <w:rPr>
                  <w:rFonts w:ascii="Calibri" w:hAnsi="Calibri"/>
                  <w:sz w:val="20"/>
                </w:rPr>
                <w:t>2008 (SE)</w:t>
              </w:r>
            </w:ins>
          </w:p>
        </w:tc>
        <w:tc>
          <w:tcPr>
            <w:tcW w:w="0" w:type="auto"/>
            <w:tcBorders>
              <w:top w:val="single" w:sz="16" w:space="0" w:color="D3D3D3"/>
              <w:bottom w:val="single" w:sz="16" w:space="0" w:color="D3D3D3"/>
            </w:tcBorders>
          </w:tcPr>
          <w:p w14:paraId="662E9D43" w14:textId="77777777" w:rsidR="00524773" w:rsidRDefault="00524773" w:rsidP="00C670FC">
            <w:pPr>
              <w:keepNext/>
              <w:spacing w:after="60"/>
              <w:rPr>
                <w:ins w:id="5721" w:author="Wittman, Jacob (CDC/DDNID/NCCDPHP/DDT) (CTR)" w:date="2023-08-15T14:04:00Z"/>
              </w:rPr>
            </w:pPr>
            <w:ins w:id="5722" w:author="Wittman, Jacob (CDC/DDNID/NCCDPHP/DDT) (CTR)" w:date="2023-08-15T14:04:00Z">
              <w:r>
                <w:rPr>
                  <w:rFonts w:ascii="Calibri" w:hAnsi="Calibri"/>
                  <w:sz w:val="20"/>
                </w:rPr>
                <w:t>2009 (SE)</w:t>
              </w:r>
            </w:ins>
          </w:p>
        </w:tc>
        <w:tc>
          <w:tcPr>
            <w:tcW w:w="0" w:type="auto"/>
            <w:tcBorders>
              <w:top w:val="single" w:sz="16" w:space="0" w:color="D3D3D3"/>
              <w:bottom w:val="single" w:sz="16" w:space="0" w:color="D3D3D3"/>
            </w:tcBorders>
          </w:tcPr>
          <w:p w14:paraId="25540DC6" w14:textId="77777777" w:rsidR="00524773" w:rsidRDefault="00524773" w:rsidP="00C670FC">
            <w:pPr>
              <w:keepNext/>
              <w:spacing w:after="60"/>
              <w:rPr>
                <w:ins w:id="5723" w:author="Wittman, Jacob (CDC/DDNID/NCCDPHP/DDT) (CTR)" w:date="2023-08-15T14:04:00Z"/>
              </w:rPr>
            </w:pPr>
            <w:ins w:id="5724" w:author="Wittman, Jacob (CDC/DDNID/NCCDPHP/DDT) (CTR)" w:date="2023-08-15T14:04:00Z">
              <w:r>
                <w:rPr>
                  <w:rFonts w:ascii="Calibri" w:hAnsi="Calibri"/>
                  <w:sz w:val="20"/>
                </w:rPr>
                <w:t>2010 (SE)</w:t>
              </w:r>
            </w:ins>
          </w:p>
        </w:tc>
        <w:tc>
          <w:tcPr>
            <w:tcW w:w="0" w:type="auto"/>
            <w:tcBorders>
              <w:top w:val="single" w:sz="16" w:space="0" w:color="D3D3D3"/>
              <w:bottom w:val="single" w:sz="16" w:space="0" w:color="D3D3D3"/>
            </w:tcBorders>
          </w:tcPr>
          <w:p w14:paraId="24A13721" w14:textId="77777777" w:rsidR="00524773" w:rsidRDefault="00524773" w:rsidP="00C670FC">
            <w:pPr>
              <w:keepNext/>
              <w:spacing w:after="60"/>
              <w:rPr>
                <w:ins w:id="5725" w:author="Wittman, Jacob (CDC/DDNID/NCCDPHP/DDT) (CTR)" w:date="2023-08-15T14:04:00Z"/>
              </w:rPr>
            </w:pPr>
            <w:ins w:id="5726" w:author="Wittman, Jacob (CDC/DDNID/NCCDPHP/DDT) (CTR)" w:date="2023-08-15T14:04:00Z">
              <w:r>
                <w:rPr>
                  <w:rFonts w:ascii="Calibri" w:hAnsi="Calibri"/>
                  <w:sz w:val="20"/>
                </w:rPr>
                <w:t>2011 (SE)</w:t>
              </w:r>
            </w:ins>
          </w:p>
        </w:tc>
        <w:tc>
          <w:tcPr>
            <w:tcW w:w="0" w:type="auto"/>
            <w:tcBorders>
              <w:top w:val="single" w:sz="16" w:space="0" w:color="D3D3D3"/>
              <w:bottom w:val="single" w:sz="16" w:space="0" w:color="D3D3D3"/>
            </w:tcBorders>
          </w:tcPr>
          <w:p w14:paraId="57CCAA6E" w14:textId="77777777" w:rsidR="00524773" w:rsidRDefault="00524773" w:rsidP="00C670FC">
            <w:pPr>
              <w:keepNext/>
              <w:spacing w:after="60"/>
              <w:rPr>
                <w:ins w:id="5727" w:author="Wittman, Jacob (CDC/DDNID/NCCDPHP/DDT) (CTR)" w:date="2023-08-15T14:04:00Z"/>
              </w:rPr>
            </w:pPr>
            <w:ins w:id="5728" w:author="Wittman, Jacob (CDC/DDNID/NCCDPHP/DDT) (CTR)" w:date="2023-08-15T14:04:00Z">
              <w:r>
                <w:rPr>
                  <w:rFonts w:ascii="Calibri" w:hAnsi="Calibri"/>
                  <w:sz w:val="20"/>
                </w:rPr>
                <w:t>2012 (SE)</w:t>
              </w:r>
            </w:ins>
          </w:p>
        </w:tc>
        <w:tc>
          <w:tcPr>
            <w:tcW w:w="0" w:type="auto"/>
            <w:tcBorders>
              <w:top w:val="single" w:sz="16" w:space="0" w:color="D3D3D3"/>
              <w:bottom w:val="single" w:sz="16" w:space="0" w:color="D3D3D3"/>
            </w:tcBorders>
          </w:tcPr>
          <w:p w14:paraId="61B315B3" w14:textId="77777777" w:rsidR="00524773" w:rsidRDefault="00524773" w:rsidP="00C670FC">
            <w:pPr>
              <w:keepNext/>
              <w:spacing w:after="60"/>
              <w:rPr>
                <w:ins w:id="5729" w:author="Wittman, Jacob (CDC/DDNID/NCCDPHP/DDT) (CTR)" w:date="2023-08-15T14:04:00Z"/>
              </w:rPr>
            </w:pPr>
            <w:ins w:id="5730" w:author="Wittman, Jacob (CDC/DDNID/NCCDPHP/DDT) (CTR)" w:date="2023-08-15T14:04:00Z">
              <w:r>
                <w:rPr>
                  <w:rFonts w:ascii="Calibri" w:hAnsi="Calibri"/>
                  <w:sz w:val="20"/>
                </w:rPr>
                <w:t>2013 (SE)</w:t>
              </w:r>
            </w:ins>
          </w:p>
        </w:tc>
        <w:tc>
          <w:tcPr>
            <w:tcW w:w="0" w:type="auto"/>
            <w:tcBorders>
              <w:top w:val="single" w:sz="16" w:space="0" w:color="D3D3D3"/>
              <w:bottom w:val="single" w:sz="16" w:space="0" w:color="D3D3D3"/>
            </w:tcBorders>
          </w:tcPr>
          <w:p w14:paraId="2E5468C4" w14:textId="77777777" w:rsidR="00524773" w:rsidRDefault="00524773" w:rsidP="00C670FC">
            <w:pPr>
              <w:keepNext/>
              <w:spacing w:after="60"/>
              <w:rPr>
                <w:ins w:id="5731" w:author="Wittman, Jacob (CDC/DDNID/NCCDPHP/DDT) (CTR)" w:date="2023-08-15T14:04:00Z"/>
              </w:rPr>
            </w:pPr>
            <w:ins w:id="5732" w:author="Wittman, Jacob (CDC/DDNID/NCCDPHP/DDT) (CTR)" w:date="2023-08-15T14:04:00Z">
              <w:r>
                <w:rPr>
                  <w:rFonts w:ascii="Calibri" w:hAnsi="Calibri"/>
                  <w:sz w:val="20"/>
                </w:rPr>
                <w:t>2014 (SE)</w:t>
              </w:r>
            </w:ins>
          </w:p>
        </w:tc>
        <w:tc>
          <w:tcPr>
            <w:tcW w:w="0" w:type="auto"/>
            <w:tcBorders>
              <w:top w:val="single" w:sz="16" w:space="0" w:color="D3D3D3"/>
              <w:bottom w:val="single" w:sz="16" w:space="0" w:color="D3D3D3"/>
            </w:tcBorders>
          </w:tcPr>
          <w:p w14:paraId="774400E4" w14:textId="77777777" w:rsidR="00524773" w:rsidRDefault="00524773" w:rsidP="00C670FC">
            <w:pPr>
              <w:keepNext/>
              <w:spacing w:after="60"/>
              <w:rPr>
                <w:ins w:id="5733" w:author="Wittman, Jacob (CDC/DDNID/NCCDPHP/DDT) (CTR)" w:date="2023-08-15T14:04:00Z"/>
              </w:rPr>
            </w:pPr>
            <w:ins w:id="5734" w:author="Wittman, Jacob (CDC/DDNID/NCCDPHP/DDT) (CTR)" w:date="2023-08-15T14:04:00Z">
              <w:r>
                <w:rPr>
                  <w:rFonts w:ascii="Calibri" w:hAnsi="Calibri"/>
                  <w:sz w:val="20"/>
                </w:rPr>
                <w:t>2015 (SE)</w:t>
              </w:r>
            </w:ins>
          </w:p>
        </w:tc>
        <w:tc>
          <w:tcPr>
            <w:tcW w:w="0" w:type="auto"/>
            <w:tcBorders>
              <w:top w:val="single" w:sz="16" w:space="0" w:color="D3D3D3"/>
              <w:bottom w:val="single" w:sz="16" w:space="0" w:color="D3D3D3"/>
            </w:tcBorders>
          </w:tcPr>
          <w:p w14:paraId="06E314EE" w14:textId="77777777" w:rsidR="00524773" w:rsidRDefault="00524773" w:rsidP="00C670FC">
            <w:pPr>
              <w:keepNext/>
              <w:spacing w:after="60"/>
              <w:rPr>
                <w:ins w:id="5735" w:author="Wittman, Jacob (CDC/DDNID/NCCDPHP/DDT) (CTR)" w:date="2023-08-15T14:04:00Z"/>
              </w:rPr>
            </w:pPr>
            <w:ins w:id="5736" w:author="Wittman, Jacob (CDC/DDNID/NCCDPHP/DDT) (CTR)" w:date="2023-08-15T14:04:00Z">
              <w:r>
                <w:rPr>
                  <w:rFonts w:ascii="Calibri" w:hAnsi="Calibri"/>
                  <w:sz w:val="20"/>
                </w:rPr>
                <w:t>2016 (SE)</w:t>
              </w:r>
            </w:ins>
          </w:p>
        </w:tc>
        <w:tc>
          <w:tcPr>
            <w:tcW w:w="0" w:type="auto"/>
            <w:tcBorders>
              <w:top w:val="single" w:sz="16" w:space="0" w:color="D3D3D3"/>
              <w:bottom w:val="single" w:sz="16" w:space="0" w:color="D3D3D3"/>
            </w:tcBorders>
          </w:tcPr>
          <w:p w14:paraId="50A6A9BB" w14:textId="77777777" w:rsidR="00524773" w:rsidRDefault="00524773" w:rsidP="00C670FC">
            <w:pPr>
              <w:keepNext/>
              <w:spacing w:after="60"/>
              <w:rPr>
                <w:ins w:id="5737" w:author="Wittman, Jacob (CDC/DDNID/NCCDPHP/DDT) (CTR)" w:date="2023-08-15T14:04:00Z"/>
              </w:rPr>
            </w:pPr>
            <w:ins w:id="5738" w:author="Wittman, Jacob (CDC/DDNID/NCCDPHP/DDT) (CTR)" w:date="2023-08-15T14:04:00Z">
              <w:r>
                <w:rPr>
                  <w:rFonts w:ascii="Calibri" w:hAnsi="Calibri"/>
                  <w:sz w:val="20"/>
                </w:rPr>
                <w:t>2017 (SE)</w:t>
              </w:r>
            </w:ins>
          </w:p>
        </w:tc>
        <w:tc>
          <w:tcPr>
            <w:tcW w:w="0" w:type="auto"/>
            <w:tcBorders>
              <w:top w:val="single" w:sz="16" w:space="0" w:color="D3D3D3"/>
              <w:bottom w:val="single" w:sz="16" w:space="0" w:color="D3D3D3"/>
            </w:tcBorders>
          </w:tcPr>
          <w:p w14:paraId="24CA3869" w14:textId="77777777" w:rsidR="00524773" w:rsidRDefault="00524773" w:rsidP="00C670FC">
            <w:pPr>
              <w:keepNext/>
              <w:spacing w:after="60"/>
              <w:rPr>
                <w:ins w:id="5739" w:author="Wittman, Jacob (CDC/DDNID/NCCDPHP/DDT) (CTR)" w:date="2023-08-15T14:04:00Z"/>
              </w:rPr>
            </w:pPr>
            <w:ins w:id="5740" w:author="Wittman, Jacob (CDC/DDNID/NCCDPHP/DDT) (CTR)" w:date="2023-08-15T14:04:00Z">
              <w:r>
                <w:rPr>
                  <w:rFonts w:ascii="Calibri" w:hAnsi="Calibri"/>
                  <w:sz w:val="20"/>
                </w:rPr>
                <w:t>2018 (SE)</w:t>
              </w:r>
            </w:ins>
          </w:p>
        </w:tc>
        <w:tc>
          <w:tcPr>
            <w:tcW w:w="0" w:type="auto"/>
            <w:tcBorders>
              <w:top w:val="single" w:sz="16" w:space="0" w:color="D3D3D3"/>
              <w:bottom w:val="single" w:sz="16" w:space="0" w:color="D3D3D3"/>
            </w:tcBorders>
          </w:tcPr>
          <w:p w14:paraId="7CE2E6F0" w14:textId="77777777" w:rsidR="00524773" w:rsidRDefault="00524773" w:rsidP="00C670FC">
            <w:pPr>
              <w:keepNext/>
              <w:spacing w:after="60"/>
              <w:rPr>
                <w:ins w:id="5741" w:author="Wittman, Jacob (CDC/DDNID/NCCDPHP/DDT) (CTR)" w:date="2023-08-15T14:04:00Z"/>
              </w:rPr>
            </w:pPr>
            <w:ins w:id="5742" w:author="Wittman, Jacob (CDC/DDNID/NCCDPHP/DDT) (CTR)" w:date="2023-08-15T14:04:00Z">
              <w:r>
                <w:rPr>
                  <w:rFonts w:ascii="Calibri" w:hAnsi="Calibri"/>
                  <w:sz w:val="20"/>
                </w:rPr>
                <w:t>2019 (SE)</w:t>
              </w:r>
            </w:ins>
          </w:p>
        </w:tc>
        <w:tc>
          <w:tcPr>
            <w:tcW w:w="0" w:type="auto"/>
            <w:tcBorders>
              <w:top w:val="single" w:sz="16" w:space="0" w:color="D3D3D3"/>
              <w:bottom w:val="single" w:sz="16" w:space="0" w:color="D3D3D3"/>
            </w:tcBorders>
          </w:tcPr>
          <w:p w14:paraId="27C27A61" w14:textId="77777777" w:rsidR="00524773" w:rsidRDefault="00524773" w:rsidP="00C670FC">
            <w:pPr>
              <w:keepNext/>
              <w:spacing w:after="60"/>
              <w:rPr>
                <w:ins w:id="5743" w:author="Wittman, Jacob (CDC/DDNID/NCCDPHP/DDT) (CTR)" w:date="2023-08-15T14:04:00Z"/>
              </w:rPr>
            </w:pPr>
            <w:ins w:id="5744" w:author="Wittman, Jacob (CDC/DDNID/NCCDPHP/DDT) (CTR)" w:date="2023-08-15T14:04:00Z">
              <w:r>
                <w:rPr>
                  <w:rFonts w:ascii="Calibri" w:hAnsi="Calibri"/>
                  <w:sz w:val="20"/>
                </w:rPr>
                <w:t>2020 (SE)</w:t>
              </w:r>
            </w:ins>
          </w:p>
        </w:tc>
        <w:tc>
          <w:tcPr>
            <w:tcW w:w="0" w:type="auto"/>
            <w:tcBorders>
              <w:top w:val="single" w:sz="16" w:space="0" w:color="D3D3D3"/>
              <w:bottom w:val="single" w:sz="16" w:space="0" w:color="D3D3D3"/>
            </w:tcBorders>
          </w:tcPr>
          <w:p w14:paraId="6ADD9202" w14:textId="77777777" w:rsidR="00524773" w:rsidRDefault="00524773" w:rsidP="00C670FC">
            <w:pPr>
              <w:keepNext/>
              <w:spacing w:after="60"/>
              <w:rPr>
                <w:ins w:id="5745" w:author="Wittman, Jacob (CDC/DDNID/NCCDPHP/DDT) (CTR)" w:date="2023-08-15T14:04:00Z"/>
              </w:rPr>
            </w:pPr>
            <w:ins w:id="5746" w:author="Wittman, Jacob (CDC/DDNID/NCCDPHP/DDT) (CTR)" w:date="2023-08-15T14:04:00Z">
              <w:r>
                <w:rPr>
                  <w:rFonts w:ascii="Calibri" w:hAnsi="Calibri"/>
                  <w:sz w:val="20"/>
                </w:rPr>
                <w:t>Percent Change (95% CI)</w:t>
              </w:r>
              <w:r>
                <w:rPr>
                  <w:rFonts w:ascii="Calibri" w:hAnsi="Calibri"/>
                  <w:i/>
                  <w:sz w:val="20"/>
                  <w:vertAlign w:val="superscript"/>
                </w:rPr>
                <w:t>*,†</w:t>
              </w:r>
            </w:ins>
          </w:p>
        </w:tc>
        <w:tc>
          <w:tcPr>
            <w:tcW w:w="0" w:type="auto"/>
            <w:tcBorders>
              <w:top w:val="single" w:sz="16" w:space="0" w:color="D3D3D3"/>
              <w:bottom w:val="single" w:sz="16" w:space="0" w:color="D3D3D3"/>
            </w:tcBorders>
          </w:tcPr>
          <w:p w14:paraId="51374E76" w14:textId="77777777" w:rsidR="00524773" w:rsidRDefault="00524773" w:rsidP="00C670FC">
            <w:pPr>
              <w:keepNext/>
              <w:spacing w:after="60"/>
              <w:rPr>
                <w:ins w:id="5747" w:author="Wittman, Jacob (CDC/DDNID/NCCDPHP/DDT) (CTR)" w:date="2023-08-15T14:04:00Z"/>
              </w:rPr>
            </w:pPr>
            <w:ins w:id="5748" w:author="Wittman, Jacob (CDC/DDNID/NCCDPHP/DDT) (CTR)" w:date="2023-08-15T14:04:00Z">
              <w:r>
                <w:rPr>
                  <w:rFonts w:ascii="Calibri" w:hAnsi="Calibri"/>
                  <w:sz w:val="20"/>
                </w:rPr>
                <w:t>Joinpoint Year</w:t>
              </w:r>
              <w:r>
                <w:rPr>
                  <w:rFonts w:ascii="Calibri" w:hAnsi="Calibri"/>
                  <w:i/>
                  <w:sz w:val="20"/>
                  <w:vertAlign w:val="superscript"/>
                </w:rPr>
                <w:t>‡</w:t>
              </w:r>
            </w:ins>
          </w:p>
        </w:tc>
        <w:tc>
          <w:tcPr>
            <w:tcW w:w="0" w:type="auto"/>
            <w:tcBorders>
              <w:top w:val="single" w:sz="16" w:space="0" w:color="D3D3D3"/>
              <w:bottom w:val="single" w:sz="16" w:space="0" w:color="D3D3D3"/>
            </w:tcBorders>
          </w:tcPr>
          <w:p w14:paraId="51C9E8E5" w14:textId="77777777" w:rsidR="00524773" w:rsidRDefault="00524773" w:rsidP="00C670FC">
            <w:pPr>
              <w:keepNext/>
              <w:spacing w:after="60"/>
              <w:rPr>
                <w:ins w:id="5749" w:author="Wittman, Jacob (CDC/DDNID/NCCDPHP/DDT) (CTR)" w:date="2023-08-15T14:04:00Z"/>
              </w:rPr>
            </w:pPr>
            <w:ins w:id="5750" w:author="Wittman, Jacob (CDC/DDNID/NCCDPHP/DDT) (CTR)" w:date="2023-08-15T14:04:00Z">
              <w:r>
                <w:rPr>
                  <w:rFonts w:ascii="Calibri" w:hAnsi="Calibri"/>
                  <w:sz w:val="20"/>
                </w:rPr>
                <w:t>APC Period 1 (95% CI)</w:t>
              </w:r>
              <w:r>
                <w:rPr>
                  <w:rFonts w:ascii="Calibri" w:hAnsi="Calibri"/>
                  <w:i/>
                  <w:sz w:val="20"/>
                  <w:vertAlign w:val="superscript"/>
                </w:rPr>
                <w:t>*,§</w:t>
              </w:r>
            </w:ins>
          </w:p>
        </w:tc>
        <w:tc>
          <w:tcPr>
            <w:tcW w:w="0" w:type="auto"/>
            <w:tcBorders>
              <w:top w:val="single" w:sz="16" w:space="0" w:color="D3D3D3"/>
              <w:bottom w:val="single" w:sz="16" w:space="0" w:color="D3D3D3"/>
            </w:tcBorders>
          </w:tcPr>
          <w:p w14:paraId="49F885D6" w14:textId="77777777" w:rsidR="00524773" w:rsidRDefault="00524773" w:rsidP="00C670FC">
            <w:pPr>
              <w:keepNext/>
              <w:spacing w:after="60"/>
              <w:rPr>
                <w:ins w:id="5751" w:author="Wittman, Jacob (CDC/DDNID/NCCDPHP/DDT) (CTR)" w:date="2023-08-15T14:04:00Z"/>
              </w:rPr>
            </w:pPr>
            <w:ins w:id="5752" w:author="Wittman, Jacob (CDC/DDNID/NCCDPHP/DDT) (CTR)" w:date="2023-08-15T14:04:00Z">
              <w:r>
                <w:rPr>
                  <w:rFonts w:ascii="Calibri" w:hAnsi="Calibri"/>
                  <w:sz w:val="20"/>
                </w:rPr>
                <w:t>APC Period 2 (95% CI)</w:t>
              </w:r>
              <w:r>
                <w:rPr>
                  <w:rFonts w:ascii="Calibri" w:hAnsi="Calibri"/>
                  <w:i/>
                  <w:sz w:val="20"/>
                  <w:vertAlign w:val="superscript"/>
                </w:rPr>
                <w:t>*,§</w:t>
              </w:r>
            </w:ins>
          </w:p>
        </w:tc>
        <w:tc>
          <w:tcPr>
            <w:tcW w:w="0" w:type="auto"/>
            <w:tcBorders>
              <w:top w:val="single" w:sz="16" w:space="0" w:color="D3D3D3"/>
              <w:bottom w:val="single" w:sz="16" w:space="0" w:color="D3D3D3"/>
              <w:right w:val="single" w:sz="0" w:space="0" w:color="D3D3D3"/>
            </w:tcBorders>
          </w:tcPr>
          <w:p w14:paraId="5E334B1E" w14:textId="77777777" w:rsidR="00524773" w:rsidRDefault="00524773" w:rsidP="00C670FC">
            <w:pPr>
              <w:keepNext/>
              <w:spacing w:after="60"/>
              <w:rPr>
                <w:ins w:id="5753" w:author="Wittman, Jacob (CDC/DDNID/NCCDPHP/DDT) (CTR)" w:date="2023-08-15T14:04:00Z"/>
              </w:rPr>
            </w:pPr>
            <w:ins w:id="5754" w:author="Wittman, Jacob (CDC/DDNID/NCCDPHP/DDT) (CTR)" w:date="2023-08-15T14:04:00Z">
              <w:r>
                <w:rPr>
                  <w:rFonts w:ascii="Calibri" w:hAnsi="Calibri"/>
                  <w:sz w:val="20"/>
                </w:rPr>
                <w:t>AAPC (95% CI)</w:t>
              </w:r>
              <w:r>
                <w:rPr>
                  <w:rFonts w:ascii="Calibri" w:hAnsi="Calibri"/>
                  <w:i/>
                  <w:sz w:val="20"/>
                  <w:vertAlign w:val="superscript"/>
                </w:rPr>
                <w:t>*,||</w:t>
              </w:r>
            </w:ins>
          </w:p>
        </w:tc>
      </w:tr>
      <w:tr w:rsidR="00524773" w14:paraId="1F2599ED" w14:textId="77777777" w:rsidTr="00C670FC">
        <w:trPr>
          <w:cantSplit/>
          <w:jc w:val="center"/>
          <w:ins w:id="5755"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4D505DA6" w14:textId="77777777" w:rsidR="00524773" w:rsidRDefault="00524773" w:rsidP="00C670FC">
            <w:pPr>
              <w:keepNext/>
              <w:spacing w:after="60"/>
              <w:rPr>
                <w:ins w:id="5756" w:author="Wittman, Jacob (CDC/DDNID/NCCDPHP/DDT) (CTR)" w:date="2023-08-15T14:04:00Z"/>
              </w:rPr>
            </w:pPr>
            <w:ins w:id="5757" w:author="Wittman, Jacob (CDC/DDNID/NCCDPHP/DDT) (CTR)" w:date="2023-08-15T14:04:00Z">
              <w:r>
                <w:rPr>
                  <w:rFonts w:ascii="Calibri" w:hAnsi="Calibri"/>
                  <w:sz w:val="20"/>
                </w:rPr>
                <w:t>Overall</w:t>
              </w:r>
            </w:ins>
          </w:p>
        </w:tc>
      </w:tr>
      <w:tr w:rsidR="00524773" w14:paraId="0430E5F5" w14:textId="77777777" w:rsidTr="00C670FC">
        <w:trPr>
          <w:cantSplit/>
          <w:jc w:val="center"/>
          <w:ins w:id="57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8ECCCD" w14:textId="77777777" w:rsidR="00524773" w:rsidRDefault="00524773" w:rsidP="00C670FC">
            <w:pPr>
              <w:keepNext/>
              <w:spacing w:after="60"/>
              <w:rPr>
                <w:ins w:id="5759" w:author="Wittman, Jacob (CDC/DDNID/NCCDPHP/DDT) (CTR)" w:date="2023-08-15T14:04:00Z"/>
              </w:rPr>
            </w:pPr>
            <w:ins w:id="5760" w:author="Wittman, Jacob (CDC/DDNID/NCCDPHP/DDT) (CTR)" w:date="2023-08-15T14:04:00Z">
              <w:r>
                <w:rPr>
                  <w:rFonts w:ascii="Calibri" w:hAnsi="Calibri"/>
                  <w:sz w:val="20"/>
                </w:rPr>
                <w:t>-</w:t>
              </w:r>
            </w:ins>
          </w:p>
        </w:tc>
        <w:tc>
          <w:tcPr>
            <w:tcW w:w="0" w:type="auto"/>
            <w:tcBorders>
              <w:top w:val="single" w:sz="0" w:space="0" w:color="D3D3D3"/>
              <w:left w:val="single" w:sz="0" w:space="0" w:color="D3D3D3"/>
              <w:bottom w:val="single" w:sz="0" w:space="0" w:color="D3D3D3"/>
              <w:right w:val="single" w:sz="0" w:space="0" w:color="D3D3D3"/>
            </w:tcBorders>
          </w:tcPr>
          <w:p w14:paraId="015394B1" w14:textId="77777777" w:rsidR="00524773" w:rsidRDefault="00524773" w:rsidP="00C670FC">
            <w:pPr>
              <w:keepNext/>
              <w:spacing w:after="60"/>
              <w:rPr>
                <w:ins w:id="5761" w:author="Wittman, Jacob (CDC/DDNID/NCCDPHP/DDT) (CTR)" w:date="2023-08-15T14:04:00Z"/>
              </w:rPr>
            </w:pPr>
            <w:ins w:id="5762"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7E7BF0F6" w14:textId="77777777" w:rsidR="00524773" w:rsidRDefault="00524773" w:rsidP="00C670FC">
            <w:pPr>
              <w:keepNext/>
              <w:spacing w:after="60"/>
              <w:rPr>
                <w:ins w:id="5763" w:author="Wittman, Jacob (CDC/DDNID/NCCDPHP/DDT) (CTR)" w:date="2023-08-15T14:04:00Z"/>
              </w:rPr>
            </w:pPr>
            <w:ins w:id="5764" w:author="Wittman, Jacob (CDC/DDNID/NCCDPHP/DDT) (CTR)" w:date="2023-08-15T14:04:00Z">
              <w:r>
                <w:rPr>
                  <w:rFonts w:ascii="Calibri" w:hAnsi="Calibri"/>
                  <w:sz w:val="20"/>
                </w:rPr>
                <w:t>5.1 (1.2)</w:t>
              </w:r>
            </w:ins>
          </w:p>
        </w:tc>
        <w:tc>
          <w:tcPr>
            <w:tcW w:w="0" w:type="auto"/>
            <w:tcBorders>
              <w:top w:val="single" w:sz="0" w:space="0" w:color="D3D3D3"/>
              <w:left w:val="single" w:sz="0" w:space="0" w:color="D3D3D3"/>
              <w:bottom w:val="single" w:sz="0" w:space="0" w:color="D3D3D3"/>
              <w:right w:val="single" w:sz="0" w:space="0" w:color="D3D3D3"/>
            </w:tcBorders>
          </w:tcPr>
          <w:p w14:paraId="73D80E93" w14:textId="77777777" w:rsidR="00524773" w:rsidRDefault="00524773" w:rsidP="00C670FC">
            <w:pPr>
              <w:keepNext/>
              <w:spacing w:after="60"/>
              <w:rPr>
                <w:ins w:id="5765" w:author="Wittman, Jacob (CDC/DDNID/NCCDPHP/DDT) (CTR)" w:date="2023-08-15T14:04:00Z"/>
              </w:rPr>
            </w:pPr>
            <w:ins w:id="5766" w:author="Wittman, Jacob (CDC/DDNID/NCCDPHP/DDT) (CTR)" w:date="2023-08-15T14:04:00Z">
              <w:r>
                <w:rPr>
                  <w:rFonts w:ascii="Calibri" w:hAnsi="Calibri"/>
                  <w:sz w:val="20"/>
                </w:rPr>
                <w:t>5.4 (1.3)</w:t>
              </w:r>
            </w:ins>
          </w:p>
        </w:tc>
        <w:tc>
          <w:tcPr>
            <w:tcW w:w="0" w:type="auto"/>
            <w:tcBorders>
              <w:top w:val="single" w:sz="0" w:space="0" w:color="D3D3D3"/>
              <w:left w:val="single" w:sz="0" w:space="0" w:color="D3D3D3"/>
              <w:bottom w:val="single" w:sz="0" w:space="0" w:color="D3D3D3"/>
              <w:right w:val="single" w:sz="0" w:space="0" w:color="D3D3D3"/>
            </w:tcBorders>
          </w:tcPr>
          <w:p w14:paraId="42B42300" w14:textId="77777777" w:rsidR="00524773" w:rsidRDefault="00524773" w:rsidP="00C670FC">
            <w:pPr>
              <w:keepNext/>
              <w:spacing w:after="60"/>
              <w:rPr>
                <w:ins w:id="5767" w:author="Wittman, Jacob (CDC/DDNID/NCCDPHP/DDT) (CTR)" w:date="2023-08-15T14:04:00Z"/>
              </w:rPr>
            </w:pPr>
            <w:ins w:id="5768" w:author="Wittman, Jacob (CDC/DDNID/NCCDPHP/DDT) (CTR)" w:date="2023-08-15T14:04:00Z">
              <w:r>
                <w:rPr>
                  <w:rFonts w:ascii="Calibri" w:hAnsi="Calibri"/>
                  <w:sz w:val="20"/>
                </w:rPr>
                <w:t>3.0 (0.6)</w:t>
              </w:r>
            </w:ins>
          </w:p>
        </w:tc>
        <w:tc>
          <w:tcPr>
            <w:tcW w:w="0" w:type="auto"/>
            <w:tcBorders>
              <w:top w:val="single" w:sz="0" w:space="0" w:color="D3D3D3"/>
              <w:left w:val="single" w:sz="0" w:space="0" w:color="D3D3D3"/>
              <w:bottom w:val="single" w:sz="0" w:space="0" w:color="D3D3D3"/>
              <w:right w:val="single" w:sz="0" w:space="0" w:color="D3D3D3"/>
            </w:tcBorders>
          </w:tcPr>
          <w:p w14:paraId="13AF8BBF" w14:textId="77777777" w:rsidR="00524773" w:rsidRDefault="00524773" w:rsidP="00C670FC">
            <w:pPr>
              <w:keepNext/>
              <w:spacing w:after="60"/>
              <w:rPr>
                <w:ins w:id="5769" w:author="Wittman, Jacob (CDC/DDNID/NCCDPHP/DDT) (CTR)" w:date="2023-08-15T14:04:00Z"/>
              </w:rPr>
            </w:pPr>
            <w:ins w:id="5770" w:author="Wittman, Jacob (CDC/DDNID/NCCDPHP/DDT) (CTR)" w:date="2023-08-15T14:04:00Z">
              <w:r>
                <w:rPr>
                  <w:rFonts w:ascii="Calibri" w:hAnsi="Calibri"/>
                  <w:sz w:val="20"/>
                </w:rPr>
                <w:t>3.1 (0.8)</w:t>
              </w:r>
            </w:ins>
          </w:p>
        </w:tc>
        <w:tc>
          <w:tcPr>
            <w:tcW w:w="0" w:type="auto"/>
            <w:tcBorders>
              <w:top w:val="single" w:sz="0" w:space="0" w:color="D3D3D3"/>
              <w:left w:val="single" w:sz="0" w:space="0" w:color="D3D3D3"/>
              <w:bottom w:val="single" w:sz="0" w:space="0" w:color="D3D3D3"/>
              <w:right w:val="single" w:sz="0" w:space="0" w:color="D3D3D3"/>
            </w:tcBorders>
          </w:tcPr>
          <w:p w14:paraId="5090E292" w14:textId="77777777" w:rsidR="00524773" w:rsidRDefault="00524773" w:rsidP="00C670FC">
            <w:pPr>
              <w:keepNext/>
              <w:spacing w:after="60"/>
              <w:rPr>
                <w:ins w:id="5771" w:author="Wittman, Jacob (CDC/DDNID/NCCDPHP/DDT) (CTR)" w:date="2023-08-15T14:04:00Z"/>
              </w:rPr>
            </w:pPr>
            <w:ins w:id="5772" w:author="Wittman, Jacob (CDC/DDNID/NCCDPHP/DDT) (CTR)" w:date="2023-08-15T14:04:00Z">
              <w:r>
                <w:rPr>
                  <w:rFonts w:ascii="Calibri" w:hAnsi="Calibri"/>
                  <w:sz w:val="20"/>
                </w:rPr>
                <w:t>4.3 (0.8)</w:t>
              </w:r>
            </w:ins>
          </w:p>
        </w:tc>
        <w:tc>
          <w:tcPr>
            <w:tcW w:w="0" w:type="auto"/>
            <w:tcBorders>
              <w:top w:val="single" w:sz="0" w:space="0" w:color="D3D3D3"/>
              <w:left w:val="single" w:sz="0" w:space="0" w:color="D3D3D3"/>
              <w:bottom w:val="single" w:sz="0" w:space="0" w:color="D3D3D3"/>
              <w:right w:val="single" w:sz="0" w:space="0" w:color="D3D3D3"/>
            </w:tcBorders>
          </w:tcPr>
          <w:p w14:paraId="6150E01E" w14:textId="77777777" w:rsidR="00524773" w:rsidRDefault="00524773" w:rsidP="00C670FC">
            <w:pPr>
              <w:keepNext/>
              <w:spacing w:after="60"/>
              <w:rPr>
                <w:ins w:id="5773" w:author="Wittman, Jacob (CDC/DDNID/NCCDPHP/DDT) (CTR)" w:date="2023-08-15T14:04:00Z"/>
              </w:rPr>
            </w:pPr>
            <w:ins w:id="5774" w:author="Wittman, Jacob (CDC/DDNID/NCCDPHP/DDT) (CTR)" w:date="2023-08-15T14:04:00Z">
              <w:r>
                <w:rPr>
                  <w:rFonts w:ascii="Calibri" w:hAnsi="Calibri"/>
                  <w:sz w:val="20"/>
                </w:rPr>
                <w:t>2.9 (0.6)</w:t>
              </w:r>
            </w:ins>
          </w:p>
        </w:tc>
        <w:tc>
          <w:tcPr>
            <w:tcW w:w="0" w:type="auto"/>
            <w:tcBorders>
              <w:top w:val="single" w:sz="0" w:space="0" w:color="D3D3D3"/>
              <w:left w:val="single" w:sz="0" w:space="0" w:color="D3D3D3"/>
              <w:bottom w:val="single" w:sz="0" w:space="0" w:color="D3D3D3"/>
              <w:right w:val="single" w:sz="0" w:space="0" w:color="D3D3D3"/>
            </w:tcBorders>
          </w:tcPr>
          <w:p w14:paraId="76B2BA02" w14:textId="77777777" w:rsidR="00524773" w:rsidRDefault="00524773" w:rsidP="00C670FC">
            <w:pPr>
              <w:keepNext/>
              <w:spacing w:after="60"/>
              <w:rPr>
                <w:ins w:id="5775" w:author="Wittman, Jacob (CDC/DDNID/NCCDPHP/DDT) (CTR)" w:date="2023-08-15T14:04:00Z"/>
              </w:rPr>
            </w:pPr>
            <w:ins w:id="5776" w:author="Wittman, Jacob (CDC/DDNID/NCCDPHP/DDT) (CTR)" w:date="2023-08-15T14:04:00Z">
              <w:r>
                <w:rPr>
                  <w:rFonts w:ascii="Calibri" w:hAnsi="Calibri"/>
                  <w:sz w:val="20"/>
                </w:rPr>
                <w:t>3.5 (0.9)</w:t>
              </w:r>
            </w:ins>
          </w:p>
        </w:tc>
        <w:tc>
          <w:tcPr>
            <w:tcW w:w="0" w:type="auto"/>
            <w:tcBorders>
              <w:top w:val="single" w:sz="0" w:space="0" w:color="D3D3D3"/>
              <w:left w:val="single" w:sz="0" w:space="0" w:color="D3D3D3"/>
              <w:bottom w:val="single" w:sz="0" w:space="0" w:color="D3D3D3"/>
              <w:right w:val="single" w:sz="0" w:space="0" w:color="D3D3D3"/>
            </w:tcBorders>
          </w:tcPr>
          <w:p w14:paraId="4196DA22" w14:textId="77777777" w:rsidR="00524773" w:rsidRDefault="00524773" w:rsidP="00C670FC">
            <w:pPr>
              <w:keepNext/>
              <w:spacing w:after="60"/>
              <w:rPr>
                <w:ins w:id="5777" w:author="Wittman, Jacob (CDC/DDNID/NCCDPHP/DDT) (CTR)" w:date="2023-08-15T14:04:00Z"/>
              </w:rPr>
            </w:pPr>
            <w:ins w:id="5778" w:author="Wittman, Jacob (CDC/DDNID/NCCDPHP/DDT) (CTR)" w:date="2023-08-15T14:04:00Z">
              <w:r>
                <w:rPr>
                  <w:rFonts w:ascii="Calibri" w:hAnsi="Calibri"/>
                  <w:sz w:val="20"/>
                </w:rPr>
                <w:t>2.8 (0.8)</w:t>
              </w:r>
            </w:ins>
          </w:p>
        </w:tc>
        <w:tc>
          <w:tcPr>
            <w:tcW w:w="0" w:type="auto"/>
            <w:tcBorders>
              <w:top w:val="single" w:sz="0" w:space="0" w:color="D3D3D3"/>
              <w:left w:val="single" w:sz="0" w:space="0" w:color="D3D3D3"/>
              <w:bottom w:val="single" w:sz="0" w:space="0" w:color="D3D3D3"/>
              <w:right w:val="single" w:sz="0" w:space="0" w:color="D3D3D3"/>
            </w:tcBorders>
          </w:tcPr>
          <w:p w14:paraId="533B2A7C" w14:textId="77777777" w:rsidR="00524773" w:rsidRDefault="00524773" w:rsidP="00C670FC">
            <w:pPr>
              <w:keepNext/>
              <w:spacing w:after="60"/>
              <w:rPr>
                <w:ins w:id="5779" w:author="Wittman, Jacob (CDC/DDNID/NCCDPHP/DDT) (CTR)" w:date="2023-08-15T14:04:00Z"/>
              </w:rPr>
            </w:pPr>
            <w:ins w:id="5780" w:author="Wittman, Jacob (CDC/DDNID/NCCDPHP/DDT) (CTR)" w:date="2023-08-15T14:04:00Z">
              <w:r>
                <w:rPr>
                  <w:rFonts w:ascii="Calibri" w:hAnsi="Calibri"/>
                  <w:sz w:val="20"/>
                </w:rPr>
                <w:t>2.3 (0.5)</w:t>
              </w:r>
            </w:ins>
          </w:p>
        </w:tc>
        <w:tc>
          <w:tcPr>
            <w:tcW w:w="0" w:type="auto"/>
            <w:tcBorders>
              <w:top w:val="single" w:sz="0" w:space="0" w:color="D3D3D3"/>
              <w:left w:val="single" w:sz="0" w:space="0" w:color="D3D3D3"/>
              <w:bottom w:val="single" w:sz="0" w:space="0" w:color="D3D3D3"/>
              <w:right w:val="single" w:sz="0" w:space="0" w:color="D3D3D3"/>
            </w:tcBorders>
          </w:tcPr>
          <w:p w14:paraId="1FD9B29D" w14:textId="77777777" w:rsidR="00524773" w:rsidRDefault="00524773" w:rsidP="00C670FC">
            <w:pPr>
              <w:keepNext/>
              <w:spacing w:after="60"/>
              <w:rPr>
                <w:ins w:id="5781" w:author="Wittman, Jacob (CDC/DDNID/NCCDPHP/DDT) (CTR)" w:date="2023-08-15T14:04:00Z"/>
              </w:rPr>
            </w:pPr>
            <w:ins w:id="5782" w:author="Wittman, Jacob (CDC/DDNID/NCCDPHP/DDT) (CTR)" w:date="2023-08-15T14:04:00Z">
              <w:r>
                <w:rPr>
                  <w:rFonts w:ascii="Calibri" w:hAnsi="Calibri"/>
                  <w:sz w:val="20"/>
                </w:rPr>
                <w:t>7.3 (1.2)</w:t>
              </w:r>
            </w:ins>
          </w:p>
        </w:tc>
        <w:tc>
          <w:tcPr>
            <w:tcW w:w="0" w:type="auto"/>
            <w:tcBorders>
              <w:top w:val="single" w:sz="0" w:space="0" w:color="D3D3D3"/>
              <w:left w:val="single" w:sz="0" w:space="0" w:color="D3D3D3"/>
              <w:bottom w:val="single" w:sz="0" w:space="0" w:color="D3D3D3"/>
              <w:right w:val="single" w:sz="0" w:space="0" w:color="D3D3D3"/>
            </w:tcBorders>
          </w:tcPr>
          <w:p w14:paraId="7DA5E329" w14:textId="77777777" w:rsidR="00524773" w:rsidRDefault="00524773" w:rsidP="00C670FC">
            <w:pPr>
              <w:keepNext/>
              <w:spacing w:after="60"/>
              <w:rPr>
                <w:ins w:id="5783" w:author="Wittman, Jacob (CDC/DDNID/NCCDPHP/DDT) (CTR)" w:date="2023-08-15T14:04:00Z"/>
              </w:rPr>
            </w:pPr>
            <w:ins w:id="5784" w:author="Wittman, Jacob (CDC/DDNID/NCCDPHP/DDT) (CTR)" w:date="2023-08-15T14:04:00Z">
              <w:r>
                <w:rPr>
                  <w:rFonts w:ascii="Calibri" w:hAnsi="Calibri"/>
                  <w:sz w:val="20"/>
                </w:rPr>
                <w:t>7.7 (1.3)</w:t>
              </w:r>
            </w:ins>
          </w:p>
        </w:tc>
        <w:tc>
          <w:tcPr>
            <w:tcW w:w="0" w:type="auto"/>
            <w:tcBorders>
              <w:top w:val="single" w:sz="0" w:space="0" w:color="D3D3D3"/>
              <w:left w:val="single" w:sz="0" w:space="0" w:color="D3D3D3"/>
              <w:bottom w:val="single" w:sz="0" w:space="0" w:color="D3D3D3"/>
              <w:right w:val="single" w:sz="0" w:space="0" w:color="D3D3D3"/>
            </w:tcBorders>
          </w:tcPr>
          <w:p w14:paraId="60088997" w14:textId="77777777" w:rsidR="00524773" w:rsidRDefault="00524773" w:rsidP="00C670FC">
            <w:pPr>
              <w:keepNext/>
              <w:spacing w:after="60"/>
              <w:rPr>
                <w:ins w:id="5785" w:author="Wittman, Jacob (CDC/DDNID/NCCDPHP/DDT) (CTR)" w:date="2023-08-15T14:04:00Z"/>
              </w:rPr>
            </w:pPr>
            <w:ins w:id="5786" w:author="Wittman, Jacob (CDC/DDNID/NCCDPHP/DDT) (CTR)" w:date="2023-08-15T14:04:00Z">
              <w:r>
                <w:rPr>
                  <w:rFonts w:ascii="Calibri" w:hAnsi="Calibri"/>
                  <w:sz w:val="20"/>
                </w:rPr>
                <w:t>6.1 (1.2)</w:t>
              </w:r>
            </w:ins>
          </w:p>
        </w:tc>
        <w:tc>
          <w:tcPr>
            <w:tcW w:w="0" w:type="auto"/>
            <w:tcBorders>
              <w:top w:val="single" w:sz="0" w:space="0" w:color="D3D3D3"/>
              <w:left w:val="single" w:sz="0" w:space="0" w:color="D3D3D3"/>
              <w:bottom w:val="single" w:sz="0" w:space="0" w:color="D3D3D3"/>
              <w:right w:val="single" w:sz="0" w:space="0" w:color="D3D3D3"/>
            </w:tcBorders>
          </w:tcPr>
          <w:p w14:paraId="42933CB3" w14:textId="77777777" w:rsidR="00524773" w:rsidRDefault="00524773" w:rsidP="00C670FC">
            <w:pPr>
              <w:keepNext/>
              <w:spacing w:after="60"/>
              <w:rPr>
                <w:ins w:id="5787" w:author="Wittman, Jacob (CDC/DDNID/NCCDPHP/DDT) (CTR)" w:date="2023-08-15T14:04:00Z"/>
              </w:rPr>
            </w:pPr>
            <w:ins w:id="5788" w:author="Wittman, Jacob (CDC/DDNID/NCCDPHP/DDT) (CTR)" w:date="2023-08-15T14:04:00Z">
              <w:r>
                <w:rPr>
                  <w:rFonts w:ascii="Calibri" w:hAnsi="Calibri"/>
                  <w:sz w:val="20"/>
                </w:rPr>
                <w:t>8.2 (1.9)</w:t>
              </w:r>
            </w:ins>
          </w:p>
        </w:tc>
        <w:tc>
          <w:tcPr>
            <w:tcW w:w="0" w:type="auto"/>
            <w:tcBorders>
              <w:top w:val="single" w:sz="0" w:space="0" w:color="D3D3D3"/>
              <w:left w:val="single" w:sz="0" w:space="0" w:color="D3D3D3"/>
              <w:bottom w:val="single" w:sz="0" w:space="0" w:color="D3D3D3"/>
              <w:right w:val="single" w:sz="0" w:space="0" w:color="D3D3D3"/>
            </w:tcBorders>
          </w:tcPr>
          <w:p w14:paraId="258C6683" w14:textId="77777777" w:rsidR="00524773" w:rsidRDefault="00524773" w:rsidP="00C670FC">
            <w:pPr>
              <w:keepNext/>
              <w:spacing w:after="60"/>
              <w:rPr>
                <w:ins w:id="5789" w:author="Wittman, Jacob (CDC/DDNID/NCCDPHP/DDT) (CTR)" w:date="2023-08-15T14:04:00Z"/>
              </w:rPr>
            </w:pPr>
            <w:ins w:id="5790" w:author="Wittman, Jacob (CDC/DDNID/NCCDPHP/DDT) (CTR)" w:date="2023-08-15T14:04:00Z">
              <w:r>
                <w:rPr>
                  <w:rFonts w:ascii="Calibri" w:hAnsi="Calibri"/>
                  <w:sz w:val="20"/>
                </w:rPr>
                <w:t>18.5 (-51.5, 88.4)</w:t>
              </w:r>
            </w:ins>
          </w:p>
        </w:tc>
        <w:tc>
          <w:tcPr>
            <w:tcW w:w="0" w:type="auto"/>
            <w:tcBorders>
              <w:top w:val="single" w:sz="0" w:space="0" w:color="D3D3D3"/>
              <w:left w:val="single" w:sz="0" w:space="0" w:color="D3D3D3"/>
              <w:bottom w:val="single" w:sz="0" w:space="0" w:color="D3D3D3"/>
              <w:right w:val="single" w:sz="0" w:space="0" w:color="D3D3D3"/>
            </w:tcBorders>
          </w:tcPr>
          <w:p w14:paraId="16456E02" w14:textId="77777777" w:rsidR="00524773" w:rsidRDefault="00524773" w:rsidP="00C670FC">
            <w:pPr>
              <w:keepNext/>
              <w:spacing w:after="60"/>
              <w:rPr>
                <w:ins w:id="57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09A01F8" w14:textId="77777777" w:rsidR="00524773" w:rsidRDefault="00524773" w:rsidP="00C670FC">
            <w:pPr>
              <w:keepNext/>
              <w:spacing w:after="60"/>
              <w:rPr>
                <w:ins w:id="5792" w:author="Wittman, Jacob (CDC/DDNID/NCCDPHP/DDT) (CTR)" w:date="2023-08-15T14:04:00Z"/>
              </w:rPr>
            </w:pPr>
            <w:ins w:id="5793" w:author="Wittman, Jacob (CDC/DDNID/NCCDPHP/DDT) (CTR)" w:date="2023-08-15T14:04:00Z">
              <w:r>
                <w:rPr>
                  <w:rFonts w:ascii="Calibri" w:hAnsi="Calibri"/>
                  <w:sz w:val="20"/>
                </w:rPr>
                <w:t>3.1 (-4.5, 11.3)</w:t>
              </w:r>
            </w:ins>
          </w:p>
        </w:tc>
        <w:tc>
          <w:tcPr>
            <w:tcW w:w="0" w:type="auto"/>
            <w:tcBorders>
              <w:top w:val="single" w:sz="0" w:space="0" w:color="D3D3D3"/>
              <w:left w:val="single" w:sz="0" w:space="0" w:color="D3D3D3"/>
              <w:bottom w:val="single" w:sz="0" w:space="0" w:color="D3D3D3"/>
              <w:right w:val="single" w:sz="0" w:space="0" w:color="D3D3D3"/>
            </w:tcBorders>
          </w:tcPr>
          <w:p w14:paraId="2F4A4642" w14:textId="77777777" w:rsidR="00524773" w:rsidRDefault="00524773" w:rsidP="00C670FC">
            <w:pPr>
              <w:keepNext/>
              <w:spacing w:after="60"/>
              <w:rPr>
                <w:ins w:id="57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F763089" w14:textId="77777777" w:rsidR="00524773" w:rsidRDefault="00524773" w:rsidP="00C670FC">
            <w:pPr>
              <w:keepNext/>
              <w:spacing w:after="60"/>
              <w:rPr>
                <w:ins w:id="5795" w:author="Wittman, Jacob (CDC/DDNID/NCCDPHP/DDT) (CTR)" w:date="2023-08-15T14:04:00Z"/>
              </w:rPr>
            </w:pPr>
            <w:ins w:id="5796" w:author="Wittman, Jacob (CDC/DDNID/NCCDPHP/DDT) (CTR)" w:date="2023-08-15T14:04:00Z">
              <w:r>
                <w:rPr>
                  <w:rFonts w:ascii="Calibri" w:hAnsi="Calibri"/>
                  <w:sz w:val="20"/>
                </w:rPr>
                <w:t>3.1 (-4.5, 11.3)</w:t>
              </w:r>
            </w:ins>
          </w:p>
        </w:tc>
      </w:tr>
      <w:tr w:rsidR="00524773" w14:paraId="7E1F116E" w14:textId="77777777" w:rsidTr="00C670FC">
        <w:trPr>
          <w:cantSplit/>
          <w:jc w:val="center"/>
          <w:ins w:id="57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2F28C44" w14:textId="77777777" w:rsidR="00524773" w:rsidRDefault="00524773" w:rsidP="00C670FC">
            <w:pPr>
              <w:keepNext/>
              <w:spacing w:after="60"/>
              <w:rPr>
                <w:ins w:id="5798" w:author="Wittman, Jacob (CDC/DDNID/NCCDPHP/DDT) (CTR)" w:date="2023-08-15T14:04:00Z"/>
              </w:rPr>
            </w:pPr>
            <w:ins w:id="5799" w:author="Wittman, Jacob (CDC/DDNID/NCCDPHP/DDT) (CTR)" w:date="2023-08-15T14:04:00Z">
              <w:r>
                <w:rPr>
                  <w:rFonts w:ascii="Calibri" w:hAnsi="Calibri"/>
                  <w:sz w:val="20"/>
                </w:rPr>
                <w:t>-</w:t>
              </w:r>
            </w:ins>
          </w:p>
        </w:tc>
        <w:tc>
          <w:tcPr>
            <w:tcW w:w="0" w:type="auto"/>
            <w:tcBorders>
              <w:top w:val="single" w:sz="0" w:space="0" w:color="D3D3D3"/>
              <w:left w:val="single" w:sz="0" w:space="0" w:color="D3D3D3"/>
              <w:bottom w:val="single" w:sz="0" w:space="0" w:color="D3D3D3"/>
              <w:right w:val="single" w:sz="0" w:space="0" w:color="D3D3D3"/>
            </w:tcBorders>
          </w:tcPr>
          <w:p w14:paraId="0DFC099D" w14:textId="77777777" w:rsidR="00524773" w:rsidRDefault="00524773" w:rsidP="00C670FC">
            <w:pPr>
              <w:keepNext/>
              <w:spacing w:after="60"/>
              <w:rPr>
                <w:ins w:id="5800" w:author="Wittman, Jacob (CDC/DDNID/NCCDPHP/DDT) (CTR)" w:date="2023-08-15T14:04:00Z"/>
              </w:rPr>
            </w:pPr>
            <w:ins w:id="580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90977A5" w14:textId="77777777" w:rsidR="00524773" w:rsidRDefault="00524773" w:rsidP="00C670FC">
            <w:pPr>
              <w:keepNext/>
              <w:spacing w:after="60"/>
              <w:rPr>
                <w:ins w:id="5802" w:author="Wittman, Jacob (CDC/DDNID/NCCDPHP/DDT) (CTR)" w:date="2023-08-15T14:04:00Z"/>
              </w:rPr>
            </w:pPr>
            <w:ins w:id="5803" w:author="Wittman, Jacob (CDC/DDNID/NCCDPHP/DDT) (CTR)" w:date="2023-08-15T14:04:00Z">
              <w:r>
                <w:rPr>
                  <w:rFonts w:ascii="Calibri" w:hAnsi="Calibri"/>
                  <w:sz w:val="20"/>
                </w:rPr>
                <w:t>7.1 (1.3)</w:t>
              </w:r>
            </w:ins>
          </w:p>
        </w:tc>
        <w:tc>
          <w:tcPr>
            <w:tcW w:w="0" w:type="auto"/>
            <w:tcBorders>
              <w:top w:val="single" w:sz="0" w:space="0" w:color="D3D3D3"/>
              <w:left w:val="single" w:sz="0" w:space="0" w:color="D3D3D3"/>
              <w:bottom w:val="single" w:sz="0" w:space="0" w:color="D3D3D3"/>
              <w:right w:val="single" w:sz="0" w:space="0" w:color="D3D3D3"/>
            </w:tcBorders>
          </w:tcPr>
          <w:p w14:paraId="1B3FC3D8" w14:textId="77777777" w:rsidR="00524773" w:rsidRDefault="00524773" w:rsidP="00C670FC">
            <w:pPr>
              <w:keepNext/>
              <w:spacing w:after="60"/>
              <w:rPr>
                <w:ins w:id="5804" w:author="Wittman, Jacob (CDC/DDNID/NCCDPHP/DDT) (CTR)" w:date="2023-08-15T14:04:00Z"/>
              </w:rPr>
            </w:pPr>
            <w:ins w:id="5805" w:author="Wittman, Jacob (CDC/DDNID/NCCDPHP/DDT) (CTR)" w:date="2023-08-15T14:04:00Z">
              <w:r>
                <w:rPr>
                  <w:rFonts w:ascii="Calibri" w:hAnsi="Calibri"/>
                  <w:sz w:val="20"/>
                </w:rPr>
                <w:t>7.2 (1.1)</w:t>
              </w:r>
            </w:ins>
          </w:p>
        </w:tc>
        <w:tc>
          <w:tcPr>
            <w:tcW w:w="0" w:type="auto"/>
            <w:tcBorders>
              <w:top w:val="single" w:sz="0" w:space="0" w:color="D3D3D3"/>
              <w:left w:val="single" w:sz="0" w:space="0" w:color="D3D3D3"/>
              <w:bottom w:val="single" w:sz="0" w:space="0" w:color="D3D3D3"/>
              <w:right w:val="single" w:sz="0" w:space="0" w:color="D3D3D3"/>
            </w:tcBorders>
          </w:tcPr>
          <w:p w14:paraId="7848F335" w14:textId="77777777" w:rsidR="00524773" w:rsidRDefault="00524773" w:rsidP="00C670FC">
            <w:pPr>
              <w:keepNext/>
              <w:spacing w:after="60"/>
              <w:rPr>
                <w:ins w:id="5806" w:author="Wittman, Jacob (CDC/DDNID/NCCDPHP/DDT) (CTR)" w:date="2023-08-15T14:04:00Z"/>
              </w:rPr>
            </w:pPr>
            <w:ins w:id="5807" w:author="Wittman, Jacob (CDC/DDNID/NCCDPHP/DDT) (CTR)" w:date="2023-08-15T14:04:00Z">
              <w:r>
                <w:rPr>
                  <w:rFonts w:ascii="Calibri" w:hAnsi="Calibri"/>
                  <w:sz w:val="20"/>
                </w:rPr>
                <w:t>7.6 (1.0)</w:t>
              </w:r>
            </w:ins>
          </w:p>
        </w:tc>
        <w:tc>
          <w:tcPr>
            <w:tcW w:w="0" w:type="auto"/>
            <w:tcBorders>
              <w:top w:val="single" w:sz="0" w:space="0" w:color="D3D3D3"/>
              <w:left w:val="single" w:sz="0" w:space="0" w:color="D3D3D3"/>
              <w:bottom w:val="single" w:sz="0" w:space="0" w:color="D3D3D3"/>
              <w:right w:val="single" w:sz="0" w:space="0" w:color="D3D3D3"/>
            </w:tcBorders>
          </w:tcPr>
          <w:p w14:paraId="21A72BDF" w14:textId="77777777" w:rsidR="00524773" w:rsidRDefault="00524773" w:rsidP="00C670FC">
            <w:pPr>
              <w:keepNext/>
              <w:spacing w:after="60"/>
              <w:rPr>
                <w:ins w:id="5808" w:author="Wittman, Jacob (CDC/DDNID/NCCDPHP/DDT) (CTR)" w:date="2023-08-15T14:04:00Z"/>
              </w:rPr>
            </w:pPr>
            <w:ins w:id="5809" w:author="Wittman, Jacob (CDC/DDNID/NCCDPHP/DDT) (CTR)" w:date="2023-08-15T14:04:00Z">
              <w:r>
                <w:rPr>
                  <w:rFonts w:ascii="Calibri" w:hAnsi="Calibri"/>
                  <w:sz w:val="20"/>
                </w:rPr>
                <w:t>8.7 (1.3)</w:t>
              </w:r>
            </w:ins>
          </w:p>
        </w:tc>
        <w:tc>
          <w:tcPr>
            <w:tcW w:w="0" w:type="auto"/>
            <w:tcBorders>
              <w:top w:val="single" w:sz="0" w:space="0" w:color="D3D3D3"/>
              <w:left w:val="single" w:sz="0" w:space="0" w:color="D3D3D3"/>
              <w:bottom w:val="single" w:sz="0" w:space="0" w:color="D3D3D3"/>
              <w:right w:val="single" w:sz="0" w:space="0" w:color="D3D3D3"/>
            </w:tcBorders>
          </w:tcPr>
          <w:p w14:paraId="254AC7FB" w14:textId="77777777" w:rsidR="00524773" w:rsidRDefault="00524773" w:rsidP="00C670FC">
            <w:pPr>
              <w:keepNext/>
              <w:spacing w:after="60"/>
              <w:rPr>
                <w:ins w:id="5810" w:author="Wittman, Jacob (CDC/DDNID/NCCDPHP/DDT) (CTR)" w:date="2023-08-15T14:04:00Z"/>
              </w:rPr>
            </w:pPr>
            <w:ins w:id="5811" w:author="Wittman, Jacob (CDC/DDNID/NCCDPHP/DDT) (CTR)" w:date="2023-08-15T14:04:00Z">
              <w:r>
                <w:rPr>
                  <w:rFonts w:ascii="Calibri" w:hAnsi="Calibri"/>
                  <w:sz w:val="20"/>
                </w:rPr>
                <w:t>7.8 (1.0)</w:t>
              </w:r>
            </w:ins>
          </w:p>
        </w:tc>
        <w:tc>
          <w:tcPr>
            <w:tcW w:w="0" w:type="auto"/>
            <w:tcBorders>
              <w:top w:val="single" w:sz="0" w:space="0" w:color="D3D3D3"/>
              <w:left w:val="single" w:sz="0" w:space="0" w:color="D3D3D3"/>
              <w:bottom w:val="single" w:sz="0" w:space="0" w:color="D3D3D3"/>
              <w:right w:val="single" w:sz="0" w:space="0" w:color="D3D3D3"/>
            </w:tcBorders>
          </w:tcPr>
          <w:p w14:paraId="40E6A3FA" w14:textId="77777777" w:rsidR="00524773" w:rsidRDefault="00524773" w:rsidP="00C670FC">
            <w:pPr>
              <w:keepNext/>
              <w:spacing w:after="60"/>
              <w:rPr>
                <w:ins w:id="5812" w:author="Wittman, Jacob (CDC/DDNID/NCCDPHP/DDT) (CTR)" w:date="2023-08-15T14:04:00Z"/>
              </w:rPr>
            </w:pPr>
            <w:ins w:id="5813" w:author="Wittman, Jacob (CDC/DDNID/NCCDPHP/DDT) (CTR)" w:date="2023-08-15T14:04:00Z">
              <w:r>
                <w:rPr>
                  <w:rFonts w:ascii="Calibri" w:hAnsi="Calibri"/>
                  <w:sz w:val="20"/>
                </w:rPr>
                <w:t>8.1 (0.9)</w:t>
              </w:r>
            </w:ins>
          </w:p>
        </w:tc>
        <w:tc>
          <w:tcPr>
            <w:tcW w:w="0" w:type="auto"/>
            <w:tcBorders>
              <w:top w:val="single" w:sz="0" w:space="0" w:color="D3D3D3"/>
              <w:left w:val="single" w:sz="0" w:space="0" w:color="D3D3D3"/>
              <w:bottom w:val="single" w:sz="0" w:space="0" w:color="D3D3D3"/>
              <w:right w:val="single" w:sz="0" w:space="0" w:color="D3D3D3"/>
            </w:tcBorders>
          </w:tcPr>
          <w:p w14:paraId="6B2D85B5" w14:textId="77777777" w:rsidR="00524773" w:rsidRDefault="00524773" w:rsidP="00C670FC">
            <w:pPr>
              <w:keepNext/>
              <w:spacing w:after="60"/>
              <w:rPr>
                <w:ins w:id="5814" w:author="Wittman, Jacob (CDC/DDNID/NCCDPHP/DDT) (CTR)" w:date="2023-08-15T14:04:00Z"/>
              </w:rPr>
            </w:pPr>
            <w:ins w:id="5815" w:author="Wittman, Jacob (CDC/DDNID/NCCDPHP/DDT) (CTR)" w:date="2023-08-15T14:04:00Z">
              <w:r>
                <w:rPr>
                  <w:rFonts w:ascii="Calibri" w:hAnsi="Calibri"/>
                  <w:sz w:val="20"/>
                </w:rPr>
                <w:t>7.5 (1.0)</w:t>
              </w:r>
            </w:ins>
          </w:p>
        </w:tc>
        <w:tc>
          <w:tcPr>
            <w:tcW w:w="0" w:type="auto"/>
            <w:tcBorders>
              <w:top w:val="single" w:sz="0" w:space="0" w:color="D3D3D3"/>
              <w:left w:val="single" w:sz="0" w:space="0" w:color="D3D3D3"/>
              <w:bottom w:val="single" w:sz="0" w:space="0" w:color="D3D3D3"/>
              <w:right w:val="single" w:sz="0" w:space="0" w:color="D3D3D3"/>
            </w:tcBorders>
          </w:tcPr>
          <w:p w14:paraId="4C6F736E" w14:textId="77777777" w:rsidR="00524773" w:rsidRDefault="00524773" w:rsidP="00C670FC">
            <w:pPr>
              <w:keepNext/>
              <w:spacing w:after="60"/>
              <w:rPr>
                <w:ins w:id="5816" w:author="Wittman, Jacob (CDC/DDNID/NCCDPHP/DDT) (CTR)" w:date="2023-08-15T14:04:00Z"/>
              </w:rPr>
            </w:pPr>
            <w:ins w:id="5817" w:author="Wittman, Jacob (CDC/DDNID/NCCDPHP/DDT) (CTR)" w:date="2023-08-15T14:04:00Z">
              <w:r>
                <w:rPr>
                  <w:rFonts w:ascii="Calibri" w:hAnsi="Calibri"/>
                  <w:sz w:val="20"/>
                </w:rPr>
                <w:t>6.5 (0.6)</w:t>
              </w:r>
            </w:ins>
          </w:p>
        </w:tc>
        <w:tc>
          <w:tcPr>
            <w:tcW w:w="0" w:type="auto"/>
            <w:tcBorders>
              <w:top w:val="single" w:sz="0" w:space="0" w:color="D3D3D3"/>
              <w:left w:val="single" w:sz="0" w:space="0" w:color="D3D3D3"/>
              <w:bottom w:val="single" w:sz="0" w:space="0" w:color="D3D3D3"/>
              <w:right w:val="single" w:sz="0" w:space="0" w:color="D3D3D3"/>
            </w:tcBorders>
          </w:tcPr>
          <w:p w14:paraId="6AAC1468" w14:textId="77777777" w:rsidR="00524773" w:rsidRDefault="00524773" w:rsidP="00C670FC">
            <w:pPr>
              <w:keepNext/>
              <w:spacing w:after="60"/>
              <w:rPr>
                <w:ins w:id="5818" w:author="Wittman, Jacob (CDC/DDNID/NCCDPHP/DDT) (CTR)" w:date="2023-08-15T14:04:00Z"/>
              </w:rPr>
            </w:pPr>
            <w:ins w:id="5819" w:author="Wittman, Jacob (CDC/DDNID/NCCDPHP/DDT) (CTR)" w:date="2023-08-15T14:04:00Z">
              <w:r>
                <w:rPr>
                  <w:rFonts w:ascii="Calibri" w:hAnsi="Calibri"/>
                  <w:sz w:val="20"/>
                </w:rPr>
                <w:t>7.9 (1.6)</w:t>
              </w:r>
            </w:ins>
          </w:p>
        </w:tc>
        <w:tc>
          <w:tcPr>
            <w:tcW w:w="0" w:type="auto"/>
            <w:tcBorders>
              <w:top w:val="single" w:sz="0" w:space="0" w:color="D3D3D3"/>
              <w:left w:val="single" w:sz="0" w:space="0" w:color="D3D3D3"/>
              <w:bottom w:val="single" w:sz="0" w:space="0" w:color="D3D3D3"/>
              <w:right w:val="single" w:sz="0" w:space="0" w:color="D3D3D3"/>
            </w:tcBorders>
          </w:tcPr>
          <w:p w14:paraId="6697C4A1" w14:textId="77777777" w:rsidR="00524773" w:rsidRDefault="00524773" w:rsidP="00C670FC">
            <w:pPr>
              <w:keepNext/>
              <w:spacing w:after="60"/>
              <w:rPr>
                <w:ins w:id="5820" w:author="Wittman, Jacob (CDC/DDNID/NCCDPHP/DDT) (CTR)" w:date="2023-08-15T14:04:00Z"/>
              </w:rPr>
            </w:pPr>
            <w:ins w:id="5821" w:author="Wittman, Jacob (CDC/DDNID/NCCDPHP/DDT) (CTR)" w:date="2023-08-15T14:04:00Z">
              <w:r>
                <w:rPr>
                  <w:rFonts w:ascii="Calibri" w:hAnsi="Calibri"/>
                  <w:sz w:val="20"/>
                </w:rPr>
                <w:t>8.0 (1.3)</w:t>
              </w:r>
            </w:ins>
          </w:p>
        </w:tc>
        <w:tc>
          <w:tcPr>
            <w:tcW w:w="0" w:type="auto"/>
            <w:tcBorders>
              <w:top w:val="single" w:sz="0" w:space="0" w:color="D3D3D3"/>
              <w:left w:val="single" w:sz="0" w:space="0" w:color="D3D3D3"/>
              <w:bottom w:val="single" w:sz="0" w:space="0" w:color="D3D3D3"/>
              <w:right w:val="single" w:sz="0" w:space="0" w:color="D3D3D3"/>
            </w:tcBorders>
          </w:tcPr>
          <w:p w14:paraId="675F2F13" w14:textId="77777777" w:rsidR="00524773" w:rsidRDefault="00524773" w:rsidP="00C670FC">
            <w:pPr>
              <w:keepNext/>
              <w:spacing w:after="60"/>
              <w:rPr>
                <w:ins w:id="5822" w:author="Wittman, Jacob (CDC/DDNID/NCCDPHP/DDT) (CTR)" w:date="2023-08-15T14:04:00Z"/>
              </w:rPr>
            </w:pPr>
            <w:ins w:id="5823" w:author="Wittman, Jacob (CDC/DDNID/NCCDPHP/DDT) (CTR)" w:date="2023-08-15T14:04:00Z">
              <w:r>
                <w:rPr>
                  <w:rFonts w:ascii="Calibri" w:hAnsi="Calibri"/>
                  <w:sz w:val="20"/>
                </w:rPr>
                <w:t>7.3 (0.8)</w:t>
              </w:r>
            </w:ins>
          </w:p>
        </w:tc>
        <w:tc>
          <w:tcPr>
            <w:tcW w:w="0" w:type="auto"/>
            <w:tcBorders>
              <w:top w:val="single" w:sz="0" w:space="0" w:color="D3D3D3"/>
              <w:left w:val="single" w:sz="0" w:space="0" w:color="D3D3D3"/>
              <w:bottom w:val="single" w:sz="0" w:space="0" w:color="D3D3D3"/>
              <w:right w:val="single" w:sz="0" w:space="0" w:color="D3D3D3"/>
            </w:tcBorders>
          </w:tcPr>
          <w:p w14:paraId="499DDCE5" w14:textId="77777777" w:rsidR="00524773" w:rsidRDefault="00524773" w:rsidP="00C670FC">
            <w:pPr>
              <w:keepNext/>
              <w:spacing w:after="60"/>
              <w:rPr>
                <w:ins w:id="5824" w:author="Wittman, Jacob (CDC/DDNID/NCCDPHP/DDT) (CTR)" w:date="2023-08-15T14:04:00Z"/>
              </w:rPr>
            </w:pPr>
            <w:ins w:id="5825" w:author="Wittman, Jacob (CDC/DDNID/NCCDPHP/DDT) (CTR)" w:date="2023-08-15T14:04:00Z">
              <w:r>
                <w:rPr>
                  <w:rFonts w:ascii="Calibri" w:hAnsi="Calibri"/>
                  <w:sz w:val="20"/>
                </w:rPr>
                <w:t>10.8 (1.7)</w:t>
              </w:r>
            </w:ins>
          </w:p>
        </w:tc>
        <w:tc>
          <w:tcPr>
            <w:tcW w:w="0" w:type="auto"/>
            <w:tcBorders>
              <w:top w:val="single" w:sz="0" w:space="0" w:color="D3D3D3"/>
              <w:left w:val="single" w:sz="0" w:space="0" w:color="D3D3D3"/>
              <w:bottom w:val="single" w:sz="0" w:space="0" w:color="D3D3D3"/>
              <w:right w:val="single" w:sz="0" w:space="0" w:color="D3D3D3"/>
            </w:tcBorders>
          </w:tcPr>
          <w:p w14:paraId="483013BC" w14:textId="77777777" w:rsidR="00524773" w:rsidRDefault="00524773" w:rsidP="00C670FC">
            <w:pPr>
              <w:keepNext/>
              <w:spacing w:after="60"/>
              <w:rPr>
                <w:ins w:id="5826" w:author="Wittman, Jacob (CDC/DDNID/NCCDPHP/DDT) (CTR)" w:date="2023-08-15T14:04:00Z"/>
              </w:rPr>
            </w:pPr>
            <w:ins w:id="5827" w:author="Wittman, Jacob (CDC/DDNID/NCCDPHP/DDT) (CTR)" w:date="2023-08-15T14:04:00Z">
              <w:r>
                <w:rPr>
                  <w:rFonts w:ascii="Calibri" w:hAnsi="Calibri"/>
                  <w:sz w:val="20"/>
                </w:rPr>
                <w:t>7.9 (1.3)</w:t>
              </w:r>
            </w:ins>
          </w:p>
        </w:tc>
        <w:tc>
          <w:tcPr>
            <w:tcW w:w="0" w:type="auto"/>
            <w:tcBorders>
              <w:top w:val="single" w:sz="0" w:space="0" w:color="D3D3D3"/>
              <w:left w:val="single" w:sz="0" w:space="0" w:color="D3D3D3"/>
              <w:bottom w:val="single" w:sz="0" w:space="0" w:color="D3D3D3"/>
              <w:right w:val="single" w:sz="0" w:space="0" w:color="D3D3D3"/>
            </w:tcBorders>
          </w:tcPr>
          <w:p w14:paraId="7771E544" w14:textId="77777777" w:rsidR="00524773" w:rsidRDefault="00524773" w:rsidP="00C670FC">
            <w:pPr>
              <w:keepNext/>
              <w:spacing w:after="60"/>
              <w:rPr>
                <w:ins w:id="5828" w:author="Wittman, Jacob (CDC/DDNID/NCCDPHP/DDT) (CTR)" w:date="2023-08-15T14:04:00Z"/>
              </w:rPr>
            </w:pPr>
            <w:ins w:id="5829" w:author="Wittman, Jacob (CDC/DDNID/NCCDPHP/DDT) (CTR)" w:date="2023-08-15T14:04:00Z">
              <w:r>
                <w:rPr>
                  <w:rFonts w:ascii="Calibri" w:hAnsi="Calibri"/>
                  <w:sz w:val="20"/>
                </w:rPr>
                <w:t>51.6 (-19.9, 123.1)</w:t>
              </w:r>
            </w:ins>
          </w:p>
        </w:tc>
        <w:tc>
          <w:tcPr>
            <w:tcW w:w="0" w:type="auto"/>
            <w:tcBorders>
              <w:top w:val="single" w:sz="0" w:space="0" w:color="D3D3D3"/>
              <w:left w:val="single" w:sz="0" w:space="0" w:color="D3D3D3"/>
              <w:bottom w:val="single" w:sz="0" w:space="0" w:color="D3D3D3"/>
              <w:right w:val="single" w:sz="0" w:space="0" w:color="D3D3D3"/>
            </w:tcBorders>
          </w:tcPr>
          <w:p w14:paraId="677556F7" w14:textId="77777777" w:rsidR="00524773" w:rsidRDefault="00524773" w:rsidP="00C670FC">
            <w:pPr>
              <w:keepNext/>
              <w:spacing w:after="60"/>
              <w:rPr>
                <w:ins w:id="58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9625EA" w14:textId="77777777" w:rsidR="00524773" w:rsidRDefault="00524773" w:rsidP="00C670FC">
            <w:pPr>
              <w:keepNext/>
              <w:spacing w:after="60"/>
              <w:rPr>
                <w:ins w:id="5831" w:author="Wittman, Jacob (CDC/DDNID/NCCDPHP/DDT) (CTR)" w:date="2023-08-15T14:04:00Z"/>
              </w:rPr>
            </w:pPr>
            <w:ins w:id="5832" w:author="Wittman, Jacob (CDC/DDNID/NCCDPHP/DDT) (CTR)" w:date="2023-08-15T14:04:00Z">
              <w:r>
                <w:rPr>
                  <w:rFonts w:ascii="Calibri" w:hAnsi="Calibri"/>
                  <w:sz w:val="20"/>
                </w:rPr>
                <w:t>1.4 (-0.9, 3.7)</w:t>
              </w:r>
            </w:ins>
          </w:p>
        </w:tc>
        <w:tc>
          <w:tcPr>
            <w:tcW w:w="0" w:type="auto"/>
            <w:tcBorders>
              <w:top w:val="single" w:sz="0" w:space="0" w:color="D3D3D3"/>
              <w:left w:val="single" w:sz="0" w:space="0" w:color="D3D3D3"/>
              <w:bottom w:val="single" w:sz="0" w:space="0" w:color="D3D3D3"/>
              <w:right w:val="single" w:sz="0" w:space="0" w:color="D3D3D3"/>
            </w:tcBorders>
          </w:tcPr>
          <w:p w14:paraId="6A392FDD" w14:textId="77777777" w:rsidR="00524773" w:rsidRDefault="00524773" w:rsidP="00C670FC">
            <w:pPr>
              <w:keepNext/>
              <w:spacing w:after="60"/>
              <w:rPr>
                <w:ins w:id="58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EE116B" w14:textId="77777777" w:rsidR="00524773" w:rsidRDefault="00524773" w:rsidP="00C670FC">
            <w:pPr>
              <w:keepNext/>
              <w:spacing w:after="60"/>
              <w:rPr>
                <w:ins w:id="5834" w:author="Wittman, Jacob (CDC/DDNID/NCCDPHP/DDT) (CTR)" w:date="2023-08-15T14:04:00Z"/>
              </w:rPr>
            </w:pPr>
            <w:ins w:id="5835" w:author="Wittman, Jacob (CDC/DDNID/NCCDPHP/DDT) (CTR)" w:date="2023-08-15T14:04:00Z">
              <w:r>
                <w:rPr>
                  <w:rFonts w:ascii="Calibri" w:hAnsi="Calibri"/>
                  <w:sz w:val="20"/>
                </w:rPr>
                <w:t>1.4 (-0.9, 3.7)</w:t>
              </w:r>
            </w:ins>
          </w:p>
        </w:tc>
      </w:tr>
      <w:tr w:rsidR="00524773" w14:paraId="79EEC454" w14:textId="77777777" w:rsidTr="00C670FC">
        <w:trPr>
          <w:cantSplit/>
          <w:jc w:val="center"/>
          <w:ins w:id="5836"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08ECA7D1" w14:textId="77777777" w:rsidR="00524773" w:rsidRDefault="00524773" w:rsidP="00C670FC">
            <w:pPr>
              <w:keepNext/>
              <w:spacing w:after="60"/>
              <w:rPr>
                <w:ins w:id="5837" w:author="Wittman, Jacob (CDC/DDNID/NCCDPHP/DDT) (CTR)" w:date="2023-08-15T14:04:00Z"/>
              </w:rPr>
            </w:pPr>
            <w:ins w:id="5838" w:author="Wittman, Jacob (CDC/DDNID/NCCDPHP/DDT) (CTR)" w:date="2023-08-15T14:04:00Z">
              <w:r>
                <w:rPr>
                  <w:rFonts w:ascii="Calibri" w:hAnsi="Calibri"/>
                  <w:sz w:val="20"/>
                </w:rPr>
                <w:t>Age</w:t>
              </w:r>
            </w:ins>
          </w:p>
        </w:tc>
      </w:tr>
      <w:tr w:rsidR="00524773" w14:paraId="01A82730" w14:textId="77777777" w:rsidTr="00C670FC">
        <w:trPr>
          <w:cantSplit/>
          <w:jc w:val="center"/>
          <w:ins w:id="58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EECEB0" w14:textId="77777777" w:rsidR="00524773" w:rsidRDefault="00524773" w:rsidP="00C670FC">
            <w:pPr>
              <w:keepNext/>
              <w:spacing w:after="60"/>
              <w:rPr>
                <w:ins w:id="5840" w:author="Wittman, Jacob (CDC/DDNID/NCCDPHP/DDT) (CTR)" w:date="2023-08-15T14:04:00Z"/>
              </w:rPr>
            </w:pPr>
            <w:ins w:id="5841" w:author="Wittman, Jacob (CDC/DDNID/NCCDPHP/DDT) (CTR)" w:date="2023-08-15T14:04:00Z">
              <w:r>
                <w:rPr>
                  <w:rFonts w:ascii="Calibri" w:hAnsi="Calibri"/>
                  <w:sz w:val="20"/>
                </w:rPr>
                <w:t>18 to 44</w:t>
              </w:r>
            </w:ins>
          </w:p>
        </w:tc>
        <w:tc>
          <w:tcPr>
            <w:tcW w:w="0" w:type="auto"/>
            <w:tcBorders>
              <w:top w:val="single" w:sz="0" w:space="0" w:color="D3D3D3"/>
              <w:left w:val="single" w:sz="0" w:space="0" w:color="D3D3D3"/>
              <w:bottom w:val="single" w:sz="0" w:space="0" w:color="D3D3D3"/>
              <w:right w:val="single" w:sz="0" w:space="0" w:color="D3D3D3"/>
            </w:tcBorders>
          </w:tcPr>
          <w:p w14:paraId="7F7C1FA8" w14:textId="77777777" w:rsidR="00524773" w:rsidRDefault="00524773" w:rsidP="00C670FC">
            <w:pPr>
              <w:keepNext/>
              <w:spacing w:after="60"/>
              <w:rPr>
                <w:ins w:id="5842" w:author="Wittman, Jacob (CDC/DDNID/NCCDPHP/DDT) (CTR)" w:date="2023-08-15T14:04:00Z"/>
              </w:rPr>
            </w:pPr>
            <w:ins w:id="584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7D77B8C" w14:textId="77777777" w:rsidR="00524773" w:rsidRDefault="00524773" w:rsidP="00C670FC">
            <w:pPr>
              <w:keepNext/>
              <w:spacing w:after="60"/>
              <w:rPr>
                <w:ins w:id="5844" w:author="Wittman, Jacob (CDC/DDNID/NCCDPHP/DDT) (CTR)" w:date="2023-08-15T14:04:00Z"/>
              </w:rPr>
            </w:pPr>
            <w:ins w:id="5845" w:author="Wittman, Jacob (CDC/DDNID/NCCDPHP/DDT) (CTR)" w:date="2023-08-15T14:04:00Z">
              <w:r>
                <w:rPr>
                  <w:rFonts w:ascii="Calibri" w:hAnsi="Calibri"/>
                  <w:sz w:val="20"/>
                </w:rPr>
                <w:t>7.9 (2.2)</w:t>
              </w:r>
            </w:ins>
          </w:p>
        </w:tc>
        <w:tc>
          <w:tcPr>
            <w:tcW w:w="0" w:type="auto"/>
            <w:tcBorders>
              <w:top w:val="single" w:sz="0" w:space="0" w:color="D3D3D3"/>
              <w:left w:val="single" w:sz="0" w:space="0" w:color="D3D3D3"/>
              <w:bottom w:val="single" w:sz="0" w:space="0" w:color="D3D3D3"/>
              <w:right w:val="single" w:sz="0" w:space="0" w:color="D3D3D3"/>
            </w:tcBorders>
          </w:tcPr>
          <w:p w14:paraId="00AB8C18" w14:textId="77777777" w:rsidR="00524773" w:rsidRDefault="00524773" w:rsidP="00C670FC">
            <w:pPr>
              <w:keepNext/>
              <w:spacing w:after="60"/>
              <w:rPr>
                <w:ins w:id="5846" w:author="Wittman, Jacob (CDC/DDNID/NCCDPHP/DDT) (CTR)" w:date="2023-08-15T14:04:00Z"/>
              </w:rPr>
            </w:pPr>
            <w:ins w:id="5847" w:author="Wittman, Jacob (CDC/DDNID/NCCDPHP/DDT) (CTR)" w:date="2023-08-15T14:04:00Z">
              <w:r>
                <w:rPr>
                  <w:rFonts w:ascii="Calibri" w:hAnsi="Calibri"/>
                  <w:sz w:val="20"/>
                </w:rPr>
                <w:t>8.0 (2.3)</w:t>
              </w:r>
            </w:ins>
          </w:p>
        </w:tc>
        <w:tc>
          <w:tcPr>
            <w:tcW w:w="0" w:type="auto"/>
            <w:tcBorders>
              <w:top w:val="single" w:sz="0" w:space="0" w:color="D3D3D3"/>
              <w:left w:val="single" w:sz="0" w:space="0" w:color="D3D3D3"/>
              <w:bottom w:val="single" w:sz="0" w:space="0" w:color="D3D3D3"/>
              <w:right w:val="single" w:sz="0" w:space="0" w:color="D3D3D3"/>
            </w:tcBorders>
          </w:tcPr>
          <w:p w14:paraId="502A2D37" w14:textId="77777777" w:rsidR="00524773" w:rsidRDefault="00524773" w:rsidP="00C670FC">
            <w:pPr>
              <w:keepNext/>
              <w:spacing w:after="60"/>
              <w:rPr>
                <w:ins w:id="5848" w:author="Wittman, Jacob (CDC/DDNID/NCCDPHP/DDT) (CTR)" w:date="2023-08-15T14:04:00Z"/>
              </w:rPr>
            </w:pPr>
            <w:ins w:id="5849" w:author="Wittman, Jacob (CDC/DDNID/NCCDPHP/DDT) (CTR)" w:date="2023-08-15T14:04:00Z">
              <w:r>
                <w:rPr>
                  <w:rFonts w:ascii="Calibri" w:hAnsi="Calibri"/>
                  <w:sz w:val="20"/>
                </w:rPr>
                <w:t>4.0 (1.2)</w:t>
              </w:r>
            </w:ins>
          </w:p>
        </w:tc>
        <w:tc>
          <w:tcPr>
            <w:tcW w:w="0" w:type="auto"/>
            <w:tcBorders>
              <w:top w:val="single" w:sz="0" w:space="0" w:color="D3D3D3"/>
              <w:left w:val="single" w:sz="0" w:space="0" w:color="D3D3D3"/>
              <w:bottom w:val="single" w:sz="0" w:space="0" w:color="D3D3D3"/>
              <w:right w:val="single" w:sz="0" w:space="0" w:color="D3D3D3"/>
            </w:tcBorders>
          </w:tcPr>
          <w:p w14:paraId="7D156F2B" w14:textId="77777777" w:rsidR="00524773" w:rsidRDefault="00524773" w:rsidP="00C670FC">
            <w:pPr>
              <w:keepNext/>
              <w:spacing w:after="60"/>
              <w:rPr>
                <w:ins w:id="5850" w:author="Wittman, Jacob (CDC/DDNID/NCCDPHP/DDT) (CTR)" w:date="2023-08-15T14:04:00Z"/>
              </w:rPr>
            </w:pPr>
            <w:ins w:id="5851" w:author="Wittman, Jacob (CDC/DDNID/NCCDPHP/DDT) (CTR)" w:date="2023-08-15T14:04:00Z">
              <w:r>
                <w:rPr>
                  <w:rFonts w:ascii="Calibri" w:hAnsi="Calibri"/>
                  <w:sz w:val="20"/>
                </w:rPr>
                <w:t>4.8 (1.5)</w:t>
              </w:r>
            </w:ins>
          </w:p>
        </w:tc>
        <w:tc>
          <w:tcPr>
            <w:tcW w:w="0" w:type="auto"/>
            <w:tcBorders>
              <w:top w:val="single" w:sz="0" w:space="0" w:color="D3D3D3"/>
              <w:left w:val="single" w:sz="0" w:space="0" w:color="D3D3D3"/>
              <w:bottom w:val="single" w:sz="0" w:space="0" w:color="D3D3D3"/>
              <w:right w:val="single" w:sz="0" w:space="0" w:color="D3D3D3"/>
            </w:tcBorders>
          </w:tcPr>
          <w:p w14:paraId="3A56C845" w14:textId="77777777" w:rsidR="00524773" w:rsidRDefault="00524773" w:rsidP="00C670FC">
            <w:pPr>
              <w:keepNext/>
              <w:spacing w:after="60"/>
              <w:rPr>
                <w:ins w:id="5852" w:author="Wittman, Jacob (CDC/DDNID/NCCDPHP/DDT) (CTR)" w:date="2023-08-15T14:04:00Z"/>
              </w:rPr>
            </w:pPr>
            <w:ins w:id="5853" w:author="Wittman, Jacob (CDC/DDNID/NCCDPHP/DDT) (CTR)" w:date="2023-08-15T14:04:00Z">
              <w:r>
                <w:rPr>
                  <w:rFonts w:ascii="Calibri" w:hAnsi="Calibri"/>
                  <w:sz w:val="20"/>
                </w:rPr>
                <w:t>6.2 (1.5)</w:t>
              </w:r>
            </w:ins>
          </w:p>
        </w:tc>
        <w:tc>
          <w:tcPr>
            <w:tcW w:w="0" w:type="auto"/>
            <w:tcBorders>
              <w:top w:val="single" w:sz="0" w:space="0" w:color="D3D3D3"/>
              <w:left w:val="single" w:sz="0" w:space="0" w:color="D3D3D3"/>
              <w:bottom w:val="single" w:sz="0" w:space="0" w:color="D3D3D3"/>
              <w:right w:val="single" w:sz="0" w:space="0" w:color="D3D3D3"/>
            </w:tcBorders>
          </w:tcPr>
          <w:p w14:paraId="2E4DDE74" w14:textId="77777777" w:rsidR="00524773" w:rsidRDefault="00524773" w:rsidP="00C670FC">
            <w:pPr>
              <w:keepNext/>
              <w:spacing w:after="60"/>
              <w:rPr>
                <w:ins w:id="5854" w:author="Wittman, Jacob (CDC/DDNID/NCCDPHP/DDT) (CTR)" w:date="2023-08-15T14:04:00Z"/>
              </w:rPr>
            </w:pPr>
            <w:ins w:id="5855" w:author="Wittman, Jacob (CDC/DDNID/NCCDPHP/DDT) (CTR)" w:date="2023-08-15T14:04:00Z">
              <w:r>
                <w:rPr>
                  <w:rFonts w:ascii="Calibri" w:hAnsi="Calibri"/>
                  <w:sz w:val="20"/>
                </w:rPr>
                <w:t>3.4 (1.1)</w:t>
              </w:r>
            </w:ins>
          </w:p>
        </w:tc>
        <w:tc>
          <w:tcPr>
            <w:tcW w:w="0" w:type="auto"/>
            <w:tcBorders>
              <w:top w:val="single" w:sz="0" w:space="0" w:color="D3D3D3"/>
              <w:left w:val="single" w:sz="0" w:space="0" w:color="D3D3D3"/>
              <w:bottom w:val="single" w:sz="0" w:space="0" w:color="D3D3D3"/>
              <w:right w:val="single" w:sz="0" w:space="0" w:color="D3D3D3"/>
            </w:tcBorders>
          </w:tcPr>
          <w:p w14:paraId="7C5BC461" w14:textId="77777777" w:rsidR="00524773" w:rsidRDefault="00524773" w:rsidP="00C670FC">
            <w:pPr>
              <w:keepNext/>
              <w:spacing w:after="60"/>
              <w:rPr>
                <w:ins w:id="5856" w:author="Wittman, Jacob (CDC/DDNID/NCCDPHP/DDT) (CTR)" w:date="2023-08-15T14:04:00Z"/>
              </w:rPr>
            </w:pPr>
            <w:ins w:id="5857" w:author="Wittman, Jacob (CDC/DDNID/NCCDPHP/DDT) (CTR)" w:date="2023-08-15T14:04:00Z">
              <w:r>
                <w:rPr>
                  <w:rFonts w:ascii="Calibri" w:hAnsi="Calibri"/>
                  <w:sz w:val="20"/>
                </w:rPr>
                <w:t>4.7 (1.7)</w:t>
              </w:r>
            </w:ins>
          </w:p>
        </w:tc>
        <w:tc>
          <w:tcPr>
            <w:tcW w:w="0" w:type="auto"/>
            <w:tcBorders>
              <w:top w:val="single" w:sz="0" w:space="0" w:color="D3D3D3"/>
              <w:left w:val="single" w:sz="0" w:space="0" w:color="D3D3D3"/>
              <w:bottom w:val="single" w:sz="0" w:space="0" w:color="D3D3D3"/>
              <w:right w:val="single" w:sz="0" w:space="0" w:color="D3D3D3"/>
            </w:tcBorders>
          </w:tcPr>
          <w:p w14:paraId="6789BEF0" w14:textId="77777777" w:rsidR="00524773" w:rsidRDefault="00524773" w:rsidP="00C670FC">
            <w:pPr>
              <w:keepNext/>
              <w:spacing w:after="60"/>
              <w:rPr>
                <w:ins w:id="5858" w:author="Wittman, Jacob (CDC/DDNID/NCCDPHP/DDT) (CTR)" w:date="2023-08-15T14:04:00Z"/>
              </w:rPr>
            </w:pPr>
            <w:ins w:id="5859" w:author="Wittman, Jacob (CDC/DDNID/NCCDPHP/DDT) (CTR)" w:date="2023-08-15T14:04:00Z">
              <w:r>
                <w:rPr>
                  <w:rFonts w:ascii="Calibri" w:hAnsi="Calibri"/>
                  <w:sz w:val="20"/>
                </w:rPr>
                <w:t>4.3 (1.5)</w:t>
              </w:r>
            </w:ins>
          </w:p>
        </w:tc>
        <w:tc>
          <w:tcPr>
            <w:tcW w:w="0" w:type="auto"/>
            <w:tcBorders>
              <w:top w:val="single" w:sz="0" w:space="0" w:color="D3D3D3"/>
              <w:left w:val="single" w:sz="0" w:space="0" w:color="D3D3D3"/>
              <w:bottom w:val="single" w:sz="0" w:space="0" w:color="D3D3D3"/>
              <w:right w:val="single" w:sz="0" w:space="0" w:color="D3D3D3"/>
            </w:tcBorders>
          </w:tcPr>
          <w:p w14:paraId="2A6EE736" w14:textId="77777777" w:rsidR="00524773" w:rsidRDefault="00524773" w:rsidP="00C670FC">
            <w:pPr>
              <w:keepNext/>
              <w:spacing w:after="60"/>
              <w:rPr>
                <w:ins w:id="5860" w:author="Wittman, Jacob (CDC/DDNID/NCCDPHP/DDT) (CTR)" w:date="2023-08-15T14:04:00Z"/>
              </w:rPr>
            </w:pPr>
            <w:ins w:id="5861" w:author="Wittman, Jacob (CDC/DDNID/NCCDPHP/DDT) (CTR)" w:date="2023-08-15T14:04:00Z">
              <w:r>
                <w:rPr>
                  <w:rFonts w:ascii="Calibri" w:hAnsi="Calibri"/>
                  <w:sz w:val="20"/>
                </w:rPr>
                <w:t>3.4 (1.0)</w:t>
              </w:r>
            </w:ins>
          </w:p>
        </w:tc>
        <w:tc>
          <w:tcPr>
            <w:tcW w:w="0" w:type="auto"/>
            <w:tcBorders>
              <w:top w:val="single" w:sz="0" w:space="0" w:color="D3D3D3"/>
              <w:left w:val="single" w:sz="0" w:space="0" w:color="D3D3D3"/>
              <w:bottom w:val="single" w:sz="0" w:space="0" w:color="D3D3D3"/>
              <w:right w:val="single" w:sz="0" w:space="0" w:color="D3D3D3"/>
            </w:tcBorders>
          </w:tcPr>
          <w:p w14:paraId="7BA8DD47" w14:textId="77777777" w:rsidR="00524773" w:rsidRDefault="00524773" w:rsidP="00C670FC">
            <w:pPr>
              <w:keepNext/>
              <w:spacing w:after="60"/>
              <w:rPr>
                <w:ins w:id="5862" w:author="Wittman, Jacob (CDC/DDNID/NCCDPHP/DDT) (CTR)" w:date="2023-08-15T14:04:00Z"/>
              </w:rPr>
            </w:pPr>
            <w:ins w:id="5863" w:author="Wittman, Jacob (CDC/DDNID/NCCDPHP/DDT) (CTR)" w:date="2023-08-15T14:04:00Z">
              <w:r>
                <w:rPr>
                  <w:rFonts w:ascii="Calibri" w:hAnsi="Calibri"/>
                  <w:sz w:val="20"/>
                </w:rPr>
                <w:t>10.5 (2.2)</w:t>
              </w:r>
            </w:ins>
          </w:p>
        </w:tc>
        <w:tc>
          <w:tcPr>
            <w:tcW w:w="0" w:type="auto"/>
            <w:tcBorders>
              <w:top w:val="single" w:sz="0" w:space="0" w:color="D3D3D3"/>
              <w:left w:val="single" w:sz="0" w:space="0" w:color="D3D3D3"/>
              <w:bottom w:val="single" w:sz="0" w:space="0" w:color="D3D3D3"/>
              <w:right w:val="single" w:sz="0" w:space="0" w:color="D3D3D3"/>
            </w:tcBorders>
          </w:tcPr>
          <w:p w14:paraId="183DE4C2" w14:textId="77777777" w:rsidR="00524773" w:rsidRDefault="00524773" w:rsidP="00C670FC">
            <w:pPr>
              <w:keepNext/>
              <w:spacing w:after="60"/>
              <w:rPr>
                <w:ins w:id="5864" w:author="Wittman, Jacob (CDC/DDNID/NCCDPHP/DDT) (CTR)" w:date="2023-08-15T14:04:00Z"/>
              </w:rPr>
            </w:pPr>
            <w:ins w:id="5865" w:author="Wittman, Jacob (CDC/DDNID/NCCDPHP/DDT) (CTR)" w:date="2023-08-15T14:04:00Z">
              <w:r>
                <w:rPr>
                  <w:rFonts w:ascii="Calibri" w:hAnsi="Calibri"/>
                  <w:sz w:val="20"/>
                </w:rPr>
                <w:t>11.2 (2.4)</w:t>
              </w:r>
            </w:ins>
          </w:p>
        </w:tc>
        <w:tc>
          <w:tcPr>
            <w:tcW w:w="0" w:type="auto"/>
            <w:tcBorders>
              <w:top w:val="single" w:sz="0" w:space="0" w:color="D3D3D3"/>
              <w:left w:val="single" w:sz="0" w:space="0" w:color="D3D3D3"/>
              <w:bottom w:val="single" w:sz="0" w:space="0" w:color="D3D3D3"/>
              <w:right w:val="single" w:sz="0" w:space="0" w:color="D3D3D3"/>
            </w:tcBorders>
          </w:tcPr>
          <w:p w14:paraId="197D929D" w14:textId="77777777" w:rsidR="00524773" w:rsidRDefault="00524773" w:rsidP="00C670FC">
            <w:pPr>
              <w:keepNext/>
              <w:spacing w:after="60"/>
              <w:rPr>
                <w:ins w:id="5866" w:author="Wittman, Jacob (CDC/DDNID/NCCDPHP/DDT) (CTR)" w:date="2023-08-15T14:04:00Z"/>
              </w:rPr>
            </w:pPr>
            <w:ins w:id="5867" w:author="Wittman, Jacob (CDC/DDNID/NCCDPHP/DDT) (CTR)" w:date="2023-08-15T14:04:00Z">
              <w:r>
                <w:rPr>
                  <w:rFonts w:ascii="Calibri" w:hAnsi="Calibri"/>
                  <w:sz w:val="20"/>
                </w:rPr>
                <w:t>8.5 (2.2)</w:t>
              </w:r>
            </w:ins>
          </w:p>
        </w:tc>
        <w:tc>
          <w:tcPr>
            <w:tcW w:w="0" w:type="auto"/>
            <w:tcBorders>
              <w:top w:val="single" w:sz="0" w:space="0" w:color="D3D3D3"/>
              <w:left w:val="single" w:sz="0" w:space="0" w:color="D3D3D3"/>
              <w:bottom w:val="single" w:sz="0" w:space="0" w:color="D3D3D3"/>
              <w:right w:val="single" w:sz="0" w:space="0" w:color="D3D3D3"/>
            </w:tcBorders>
          </w:tcPr>
          <w:p w14:paraId="016E43FE" w14:textId="77777777" w:rsidR="00524773" w:rsidRDefault="00524773" w:rsidP="00C670FC">
            <w:pPr>
              <w:keepNext/>
              <w:spacing w:after="60"/>
              <w:rPr>
                <w:ins w:id="5868" w:author="Wittman, Jacob (CDC/DDNID/NCCDPHP/DDT) (CTR)" w:date="2023-08-15T14:04:00Z"/>
              </w:rPr>
            </w:pPr>
            <w:ins w:id="5869" w:author="Wittman, Jacob (CDC/DDNID/NCCDPHP/DDT) (CTR)" w:date="2023-08-15T14:04:00Z">
              <w:r>
                <w:rPr>
                  <w:rFonts w:ascii="Calibri" w:hAnsi="Calibri"/>
                  <w:sz w:val="20"/>
                </w:rPr>
                <w:t>9.5 (3.3)</w:t>
              </w:r>
            </w:ins>
          </w:p>
        </w:tc>
        <w:tc>
          <w:tcPr>
            <w:tcW w:w="0" w:type="auto"/>
            <w:tcBorders>
              <w:top w:val="single" w:sz="0" w:space="0" w:color="D3D3D3"/>
              <w:left w:val="single" w:sz="0" w:space="0" w:color="D3D3D3"/>
              <w:bottom w:val="single" w:sz="0" w:space="0" w:color="D3D3D3"/>
              <w:right w:val="single" w:sz="0" w:space="0" w:color="D3D3D3"/>
            </w:tcBorders>
          </w:tcPr>
          <w:p w14:paraId="7E33082A" w14:textId="77777777" w:rsidR="00524773" w:rsidRDefault="00524773" w:rsidP="00C670FC">
            <w:pPr>
              <w:keepNext/>
              <w:spacing w:after="60"/>
              <w:rPr>
                <w:ins w:id="5870" w:author="Wittman, Jacob (CDC/DDNID/NCCDPHP/DDT) (CTR)" w:date="2023-08-15T14:04:00Z"/>
              </w:rPr>
            </w:pPr>
            <w:ins w:id="5871" w:author="Wittman, Jacob (CDC/DDNID/NCCDPHP/DDT) (CTR)" w:date="2023-08-15T14:04:00Z">
              <w:r>
                <w:rPr>
                  <w:rFonts w:ascii="Calibri" w:hAnsi="Calibri"/>
                  <w:sz w:val="20"/>
                </w:rPr>
                <w:t>6.7 (-72.1, 85.5)</w:t>
              </w:r>
            </w:ins>
          </w:p>
        </w:tc>
        <w:tc>
          <w:tcPr>
            <w:tcW w:w="0" w:type="auto"/>
            <w:tcBorders>
              <w:top w:val="single" w:sz="0" w:space="0" w:color="D3D3D3"/>
              <w:left w:val="single" w:sz="0" w:space="0" w:color="D3D3D3"/>
              <w:bottom w:val="single" w:sz="0" w:space="0" w:color="D3D3D3"/>
              <w:right w:val="single" w:sz="0" w:space="0" w:color="D3D3D3"/>
            </w:tcBorders>
          </w:tcPr>
          <w:p w14:paraId="06CD2980" w14:textId="77777777" w:rsidR="00524773" w:rsidRDefault="00524773" w:rsidP="00C670FC">
            <w:pPr>
              <w:keepNext/>
              <w:spacing w:after="60"/>
              <w:rPr>
                <w:ins w:id="58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7BDC448" w14:textId="77777777" w:rsidR="00524773" w:rsidRDefault="00524773" w:rsidP="00C670FC">
            <w:pPr>
              <w:keepNext/>
              <w:spacing w:after="60"/>
              <w:rPr>
                <w:ins w:id="5873" w:author="Wittman, Jacob (CDC/DDNID/NCCDPHP/DDT) (CTR)" w:date="2023-08-15T14:04:00Z"/>
              </w:rPr>
            </w:pPr>
            <w:ins w:id="5874" w:author="Wittman, Jacob (CDC/DDNID/NCCDPHP/DDT) (CTR)" w:date="2023-08-15T14:04:00Z">
              <w:r>
                <w:rPr>
                  <w:rFonts w:ascii="Calibri" w:hAnsi="Calibri"/>
                  <w:sz w:val="20"/>
                </w:rPr>
                <w:t>2.8 (-5.2, 11.6)</w:t>
              </w:r>
            </w:ins>
          </w:p>
        </w:tc>
        <w:tc>
          <w:tcPr>
            <w:tcW w:w="0" w:type="auto"/>
            <w:tcBorders>
              <w:top w:val="single" w:sz="0" w:space="0" w:color="D3D3D3"/>
              <w:left w:val="single" w:sz="0" w:space="0" w:color="D3D3D3"/>
              <w:bottom w:val="single" w:sz="0" w:space="0" w:color="D3D3D3"/>
              <w:right w:val="single" w:sz="0" w:space="0" w:color="D3D3D3"/>
            </w:tcBorders>
          </w:tcPr>
          <w:p w14:paraId="161FBB27" w14:textId="77777777" w:rsidR="00524773" w:rsidRDefault="00524773" w:rsidP="00C670FC">
            <w:pPr>
              <w:keepNext/>
              <w:spacing w:after="60"/>
              <w:rPr>
                <w:ins w:id="587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5B7519" w14:textId="77777777" w:rsidR="00524773" w:rsidRDefault="00524773" w:rsidP="00C670FC">
            <w:pPr>
              <w:keepNext/>
              <w:spacing w:after="60"/>
              <w:rPr>
                <w:ins w:id="5876" w:author="Wittman, Jacob (CDC/DDNID/NCCDPHP/DDT) (CTR)" w:date="2023-08-15T14:04:00Z"/>
              </w:rPr>
            </w:pPr>
            <w:ins w:id="5877" w:author="Wittman, Jacob (CDC/DDNID/NCCDPHP/DDT) (CTR)" w:date="2023-08-15T14:04:00Z">
              <w:r>
                <w:rPr>
                  <w:rFonts w:ascii="Calibri" w:hAnsi="Calibri"/>
                  <w:sz w:val="20"/>
                </w:rPr>
                <w:t>2.8 (-5.2, 11.6)</w:t>
              </w:r>
            </w:ins>
          </w:p>
        </w:tc>
      </w:tr>
      <w:tr w:rsidR="00524773" w14:paraId="678E42C7" w14:textId="77777777" w:rsidTr="00C670FC">
        <w:trPr>
          <w:cantSplit/>
          <w:jc w:val="center"/>
          <w:ins w:id="58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F40D84" w14:textId="77777777" w:rsidR="00524773" w:rsidRDefault="00524773" w:rsidP="00C670FC">
            <w:pPr>
              <w:keepNext/>
              <w:spacing w:after="60"/>
              <w:rPr>
                <w:ins w:id="5879" w:author="Wittman, Jacob (CDC/DDNID/NCCDPHP/DDT) (CTR)" w:date="2023-08-15T14:04:00Z"/>
              </w:rPr>
            </w:pPr>
            <w:ins w:id="5880" w:author="Wittman, Jacob (CDC/DDNID/NCCDPHP/DDT) (CTR)" w:date="2023-08-15T14:04:00Z">
              <w:r>
                <w:rPr>
                  <w:rFonts w:ascii="Calibri" w:hAnsi="Calibri"/>
                  <w:sz w:val="20"/>
                </w:rPr>
                <w:t>45 to 64</w:t>
              </w:r>
            </w:ins>
          </w:p>
        </w:tc>
        <w:tc>
          <w:tcPr>
            <w:tcW w:w="0" w:type="auto"/>
            <w:tcBorders>
              <w:top w:val="single" w:sz="0" w:space="0" w:color="D3D3D3"/>
              <w:left w:val="single" w:sz="0" w:space="0" w:color="D3D3D3"/>
              <w:bottom w:val="single" w:sz="0" w:space="0" w:color="D3D3D3"/>
              <w:right w:val="single" w:sz="0" w:space="0" w:color="D3D3D3"/>
            </w:tcBorders>
          </w:tcPr>
          <w:p w14:paraId="6FB759D1" w14:textId="77777777" w:rsidR="00524773" w:rsidRDefault="00524773" w:rsidP="00C670FC">
            <w:pPr>
              <w:keepNext/>
              <w:spacing w:after="60"/>
              <w:rPr>
                <w:ins w:id="5881" w:author="Wittman, Jacob (CDC/DDNID/NCCDPHP/DDT) (CTR)" w:date="2023-08-15T14:04:00Z"/>
              </w:rPr>
            </w:pPr>
            <w:ins w:id="5882"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7FD9C99" w14:textId="77777777" w:rsidR="00524773" w:rsidRDefault="00524773" w:rsidP="00C670FC">
            <w:pPr>
              <w:keepNext/>
              <w:spacing w:after="60"/>
              <w:rPr>
                <w:ins w:id="5883" w:author="Wittman, Jacob (CDC/DDNID/NCCDPHP/DDT) (CTR)" w:date="2023-08-15T14:04:00Z"/>
              </w:rPr>
            </w:pPr>
            <w:ins w:id="5884" w:author="Wittman, Jacob (CDC/DDNID/NCCDPHP/DDT) (CTR)" w:date="2023-08-15T14:04:00Z">
              <w:r>
                <w:rPr>
                  <w:rFonts w:ascii="Calibri" w:hAnsi="Calibri"/>
                  <w:sz w:val="20"/>
                </w:rPr>
                <w:t>2.8 (0.6)</w:t>
              </w:r>
            </w:ins>
          </w:p>
        </w:tc>
        <w:tc>
          <w:tcPr>
            <w:tcW w:w="0" w:type="auto"/>
            <w:tcBorders>
              <w:top w:val="single" w:sz="0" w:space="0" w:color="D3D3D3"/>
              <w:left w:val="single" w:sz="0" w:space="0" w:color="D3D3D3"/>
              <w:bottom w:val="single" w:sz="0" w:space="0" w:color="D3D3D3"/>
              <w:right w:val="single" w:sz="0" w:space="0" w:color="D3D3D3"/>
            </w:tcBorders>
          </w:tcPr>
          <w:p w14:paraId="076D90F2" w14:textId="77777777" w:rsidR="00524773" w:rsidRDefault="00524773" w:rsidP="00C670FC">
            <w:pPr>
              <w:keepNext/>
              <w:spacing w:after="60"/>
              <w:rPr>
                <w:ins w:id="5885" w:author="Wittman, Jacob (CDC/DDNID/NCCDPHP/DDT) (CTR)" w:date="2023-08-15T14:04:00Z"/>
              </w:rPr>
            </w:pPr>
            <w:ins w:id="5886" w:author="Wittman, Jacob (CDC/DDNID/NCCDPHP/DDT) (CTR)" w:date="2023-08-15T14:04:00Z">
              <w:r>
                <w:rPr>
                  <w:rFonts w:ascii="Calibri" w:hAnsi="Calibri"/>
                  <w:sz w:val="20"/>
                </w:rPr>
                <w:t>3.3 (0.7)</w:t>
              </w:r>
            </w:ins>
          </w:p>
        </w:tc>
        <w:tc>
          <w:tcPr>
            <w:tcW w:w="0" w:type="auto"/>
            <w:tcBorders>
              <w:top w:val="single" w:sz="0" w:space="0" w:color="D3D3D3"/>
              <w:left w:val="single" w:sz="0" w:space="0" w:color="D3D3D3"/>
              <w:bottom w:val="single" w:sz="0" w:space="0" w:color="D3D3D3"/>
              <w:right w:val="single" w:sz="0" w:space="0" w:color="D3D3D3"/>
            </w:tcBorders>
          </w:tcPr>
          <w:p w14:paraId="115E54F4" w14:textId="77777777" w:rsidR="00524773" w:rsidRDefault="00524773" w:rsidP="00C670FC">
            <w:pPr>
              <w:keepNext/>
              <w:spacing w:after="60"/>
              <w:rPr>
                <w:ins w:id="5887" w:author="Wittman, Jacob (CDC/DDNID/NCCDPHP/DDT) (CTR)" w:date="2023-08-15T14:04:00Z"/>
              </w:rPr>
            </w:pPr>
            <w:ins w:id="5888" w:author="Wittman, Jacob (CDC/DDNID/NCCDPHP/DDT) (CTR)" w:date="2023-08-15T14:04:00Z">
              <w:r>
                <w:rPr>
                  <w:rFonts w:ascii="Calibri" w:hAnsi="Calibri"/>
                  <w:sz w:val="20"/>
                </w:rPr>
                <w:t>2.3 (0.5)</w:t>
              </w:r>
            </w:ins>
          </w:p>
        </w:tc>
        <w:tc>
          <w:tcPr>
            <w:tcW w:w="0" w:type="auto"/>
            <w:tcBorders>
              <w:top w:val="single" w:sz="0" w:space="0" w:color="D3D3D3"/>
              <w:left w:val="single" w:sz="0" w:space="0" w:color="D3D3D3"/>
              <w:bottom w:val="single" w:sz="0" w:space="0" w:color="D3D3D3"/>
              <w:right w:val="single" w:sz="0" w:space="0" w:color="D3D3D3"/>
            </w:tcBorders>
          </w:tcPr>
          <w:p w14:paraId="6AEDE197" w14:textId="77777777" w:rsidR="00524773" w:rsidRDefault="00524773" w:rsidP="00C670FC">
            <w:pPr>
              <w:keepNext/>
              <w:spacing w:after="60"/>
              <w:rPr>
                <w:ins w:id="5889" w:author="Wittman, Jacob (CDC/DDNID/NCCDPHP/DDT) (CTR)" w:date="2023-08-15T14:04:00Z"/>
              </w:rPr>
            </w:pPr>
            <w:ins w:id="5890" w:author="Wittman, Jacob (CDC/DDNID/NCCDPHP/DDT) (CTR)" w:date="2023-08-15T14:04:00Z">
              <w:r>
                <w:rPr>
                  <w:rFonts w:ascii="Calibri" w:hAnsi="Calibri"/>
                  <w:sz w:val="20"/>
                </w:rPr>
                <w:t>1.7 (0.4)</w:t>
              </w:r>
            </w:ins>
          </w:p>
        </w:tc>
        <w:tc>
          <w:tcPr>
            <w:tcW w:w="0" w:type="auto"/>
            <w:tcBorders>
              <w:top w:val="single" w:sz="0" w:space="0" w:color="D3D3D3"/>
              <w:left w:val="single" w:sz="0" w:space="0" w:color="D3D3D3"/>
              <w:bottom w:val="single" w:sz="0" w:space="0" w:color="D3D3D3"/>
              <w:right w:val="single" w:sz="0" w:space="0" w:color="D3D3D3"/>
            </w:tcBorders>
          </w:tcPr>
          <w:p w14:paraId="42F44C9A" w14:textId="77777777" w:rsidR="00524773" w:rsidRDefault="00524773" w:rsidP="00C670FC">
            <w:pPr>
              <w:keepNext/>
              <w:spacing w:after="60"/>
              <w:rPr>
                <w:ins w:id="5891" w:author="Wittman, Jacob (CDC/DDNID/NCCDPHP/DDT) (CTR)" w:date="2023-08-15T14:04:00Z"/>
              </w:rPr>
            </w:pPr>
            <w:ins w:id="5892" w:author="Wittman, Jacob (CDC/DDNID/NCCDPHP/DDT) (CTR)" w:date="2023-08-15T14:04:00Z">
              <w:r>
                <w:rPr>
                  <w:rFonts w:ascii="Calibri" w:hAnsi="Calibri"/>
                  <w:sz w:val="20"/>
                </w:rPr>
                <w:t>3.1 (0.6)</w:t>
              </w:r>
            </w:ins>
          </w:p>
        </w:tc>
        <w:tc>
          <w:tcPr>
            <w:tcW w:w="0" w:type="auto"/>
            <w:tcBorders>
              <w:top w:val="single" w:sz="0" w:space="0" w:color="D3D3D3"/>
              <w:left w:val="single" w:sz="0" w:space="0" w:color="D3D3D3"/>
              <w:bottom w:val="single" w:sz="0" w:space="0" w:color="D3D3D3"/>
              <w:right w:val="single" w:sz="0" w:space="0" w:color="D3D3D3"/>
            </w:tcBorders>
          </w:tcPr>
          <w:p w14:paraId="312B7568" w14:textId="77777777" w:rsidR="00524773" w:rsidRDefault="00524773" w:rsidP="00C670FC">
            <w:pPr>
              <w:keepNext/>
              <w:spacing w:after="60"/>
              <w:rPr>
                <w:ins w:id="5893" w:author="Wittman, Jacob (CDC/DDNID/NCCDPHP/DDT) (CTR)" w:date="2023-08-15T14:04:00Z"/>
              </w:rPr>
            </w:pPr>
            <w:ins w:id="5894" w:author="Wittman, Jacob (CDC/DDNID/NCCDPHP/DDT) (CTR)" w:date="2023-08-15T14:04:00Z">
              <w:r>
                <w:rPr>
                  <w:rFonts w:ascii="Calibri" w:hAnsi="Calibri"/>
                  <w:sz w:val="20"/>
                </w:rPr>
                <w:t>3.0 (0.6)</w:t>
              </w:r>
            </w:ins>
          </w:p>
        </w:tc>
        <w:tc>
          <w:tcPr>
            <w:tcW w:w="0" w:type="auto"/>
            <w:tcBorders>
              <w:top w:val="single" w:sz="0" w:space="0" w:color="D3D3D3"/>
              <w:left w:val="single" w:sz="0" w:space="0" w:color="D3D3D3"/>
              <w:bottom w:val="single" w:sz="0" w:space="0" w:color="D3D3D3"/>
              <w:right w:val="single" w:sz="0" w:space="0" w:color="D3D3D3"/>
            </w:tcBorders>
          </w:tcPr>
          <w:p w14:paraId="6B43D8DE" w14:textId="77777777" w:rsidR="00524773" w:rsidRDefault="00524773" w:rsidP="00C670FC">
            <w:pPr>
              <w:keepNext/>
              <w:spacing w:after="60"/>
              <w:rPr>
                <w:ins w:id="5895" w:author="Wittman, Jacob (CDC/DDNID/NCCDPHP/DDT) (CTR)" w:date="2023-08-15T14:04:00Z"/>
              </w:rPr>
            </w:pPr>
            <w:ins w:id="5896" w:author="Wittman, Jacob (CDC/DDNID/NCCDPHP/DDT) (CTR)" w:date="2023-08-15T14:04:00Z">
              <w:r>
                <w:rPr>
                  <w:rFonts w:ascii="Calibri" w:hAnsi="Calibri"/>
                  <w:sz w:val="20"/>
                </w:rPr>
                <w:t>3.1 (0.7)</w:t>
              </w:r>
            </w:ins>
          </w:p>
        </w:tc>
        <w:tc>
          <w:tcPr>
            <w:tcW w:w="0" w:type="auto"/>
            <w:tcBorders>
              <w:top w:val="single" w:sz="0" w:space="0" w:color="D3D3D3"/>
              <w:left w:val="single" w:sz="0" w:space="0" w:color="D3D3D3"/>
              <w:bottom w:val="single" w:sz="0" w:space="0" w:color="D3D3D3"/>
              <w:right w:val="single" w:sz="0" w:space="0" w:color="D3D3D3"/>
            </w:tcBorders>
          </w:tcPr>
          <w:p w14:paraId="24E39E6F" w14:textId="77777777" w:rsidR="00524773" w:rsidRDefault="00524773" w:rsidP="00C670FC">
            <w:pPr>
              <w:keepNext/>
              <w:spacing w:after="60"/>
              <w:rPr>
                <w:ins w:id="5897" w:author="Wittman, Jacob (CDC/DDNID/NCCDPHP/DDT) (CTR)" w:date="2023-08-15T14:04:00Z"/>
              </w:rPr>
            </w:pPr>
            <w:ins w:id="5898" w:author="Wittman, Jacob (CDC/DDNID/NCCDPHP/DDT) (CTR)" w:date="2023-08-15T14:04:00Z">
              <w:r>
                <w:rPr>
                  <w:rFonts w:ascii="Calibri" w:hAnsi="Calibri"/>
                  <w:sz w:val="20"/>
                </w:rPr>
                <w:t>1.6 (0.4)</w:t>
              </w:r>
            </w:ins>
          </w:p>
        </w:tc>
        <w:tc>
          <w:tcPr>
            <w:tcW w:w="0" w:type="auto"/>
            <w:tcBorders>
              <w:top w:val="single" w:sz="0" w:space="0" w:color="D3D3D3"/>
              <w:left w:val="single" w:sz="0" w:space="0" w:color="D3D3D3"/>
              <w:bottom w:val="single" w:sz="0" w:space="0" w:color="D3D3D3"/>
              <w:right w:val="single" w:sz="0" w:space="0" w:color="D3D3D3"/>
            </w:tcBorders>
          </w:tcPr>
          <w:p w14:paraId="4B41BD73" w14:textId="77777777" w:rsidR="00524773" w:rsidRDefault="00524773" w:rsidP="00C670FC">
            <w:pPr>
              <w:keepNext/>
              <w:spacing w:after="60"/>
              <w:rPr>
                <w:ins w:id="5899" w:author="Wittman, Jacob (CDC/DDNID/NCCDPHP/DDT) (CTR)" w:date="2023-08-15T14:04:00Z"/>
              </w:rPr>
            </w:pPr>
            <w:ins w:id="5900" w:author="Wittman, Jacob (CDC/DDNID/NCCDPHP/DDT) (CTR)" w:date="2023-08-15T14:04:00Z">
              <w:r>
                <w:rPr>
                  <w:rFonts w:ascii="Calibri" w:hAnsi="Calibri"/>
                  <w:sz w:val="20"/>
                </w:rPr>
                <w:t>1.4 (0.3)</w:t>
              </w:r>
            </w:ins>
          </w:p>
        </w:tc>
        <w:tc>
          <w:tcPr>
            <w:tcW w:w="0" w:type="auto"/>
            <w:tcBorders>
              <w:top w:val="single" w:sz="0" w:space="0" w:color="D3D3D3"/>
              <w:left w:val="single" w:sz="0" w:space="0" w:color="D3D3D3"/>
              <w:bottom w:val="single" w:sz="0" w:space="0" w:color="D3D3D3"/>
              <w:right w:val="single" w:sz="0" w:space="0" w:color="D3D3D3"/>
            </w:tcBorders>
          </w:tcPr>
          <w:p w14:paraId="340DB64D" w14:textId="77777777" w:rsidR="00524773" w:rsidRDefault="00524773" w:rsidP="00C670FC">
            <w:pPr>
              <w:keepNext/>
              <w:spacing w:after="60"/>
              <w:rPr>
                <w:ins w:id="5901" w:author="Wittman, Jacob (CDC/DDNID/NCCDPHP/DDT) (CTR)" w:date="2023-08-15T14:04:00Z"/>
              </w:rPr>
            </w:pPr>
            <w:ins w:id="5902" w:author="Wittman, Jacob (CDC/DDNID/NCCDPHP/DDT) (CTR)" w:date="2023-08-15T14:04:00Z">
              <w:r>
                <w:rPr>
                  <w:rFonts w:ascii="Calibri" w:hAnsi="Calibri"/>
                  <w:sz w:val="20"/>
                </w:rPr>
                <w:t>4.2 (0.7)</w:t>
              </w:r>
            </w:ins>
          </w:p>
        </w:tc>
        <w:tc>
          <w:tcPr>
            <w:tcW w:w="0" w:type="auto"/>
            <w:tcBorders>
              <w:top w:val="single" w:sz="0" w:space="0" w:color="D3D3D3"/>
              <w:left w:val="single" w:sz="0" w:space="0" w:color="D3D3D3"/>
              <w:bottom w:val="single" w:sz="0" w:space="0" w:color="D3D3D3"/>
              <w:right w:val="single" w:sz="0" w:space="0" w:color="D3D3D3"/>
            </w:tcBorders>
          </w:tcPr>
          <w:p w14:paraId="0D17736E" w14:textId="77777777" w:rsidR="00524773" w:rsidRDefault="00524773" w:rsidP="00C670FC">
            <w:pPr>
              <w:keepNext/>
              <w:spacing w:after="60"/>
              <w:rPr>
                <w:ins w:id="5903" w:author="Wittman, Jacob (CDC/DDNID/NCCDPHP/DDT) (CTR)" w:date="2023-08-15T14:04:00Z"/>
              </w:rPr>
            </w:pPr>
            <w:ins w:id="5904" w:author="Wittman, Jacob (CDC/DDNID/NCCDPHP/DDT) (CTR)" w:date="2023-08-15T14:04:00Z">
              <w:r>
                <w:rPr>
                  <w:rFonts w:ascii="Calibri" w:hAnsi="Calibri"/>
                  <w:sz w:val="20"/>
                </w:rPr>
                <w:t>4.4 (0.8)</w:t>
              </w:r>
            </w:ins>
          </w:p>
        </w:tc>
        <w:tc>
          <w:tcPr>
            <w:tcW w:w="0" w:type="auto"/>
            <w:tcBorders>
              <w:top w:val="single" w:sz="0" w:space="0" w:color="D3D3D3"/>
              <w:left w:val="single" w:sz="0" w:space="0" w:color="D3D3D3"/>
              <w:bottom w:val="single" w:sz="0" w:space="0" w:color="D3D3D3"/>
              <w:right w:val="single" w:sz="0" w:space="0" w:color="D3D3D3"/>
            </w:tcBorders>
          </w:tcPr>
          <w:p w14:paraId="57B3F310" w14:textId="77777777" w:rsidR="00524773" w:rsidRDefault="00524773" w:rsidP="00C670FC">
            <w:pPr>
              <w:keepNext/>
              <w:spacing w:after="60"/>
              <w:rPr>
                <w:ins w:id="5905" w:author="Wittman, Jacob (CDC/DDNID/NCCDPHP/DDT) (CTR)" w:date="2023-08-15T14:04:00Z"/>
              </w:rPr>
            </w:pPr>
            <w:ins w:id="5906" w:author="Wittman, Jacob (CDC/DDNID/NCCDPHP/DDT) (CTR)" w:date="2023-08-15T14:04:00Z">
              <w:r>
                <w:rPr>
                  <w:rFonts w:ascii="Calibri" w:hAnsi="Calibri"/>
                  <w:sz w:val="20"/>
                </w:rPr>
                <w:t>4.3 (1.0)</w:t>
              </w:r>
            </w:ins>
          </w:p>
        </w:tc>
        <w:tc>
          <w:tcPr>
            <w:tcW w:w="0" w:type="auto"/>
            <w:tcBorders>
              <w:top w:val="single" w:sz="0" w:space="0" w:color="D3D3D3"/>
              <w:left w:val="single" w:sz="0" w:space="0" w:color="D3D3D3"/>
              <w:bottom w:val="single" w:sz="0" w:space="0" w:color="D3D3D3"/>
              <w:right w:val="single" w:sz="0" w:space="0" w:color="D3D3D3"/>
            </w:tcBorders>
          </w:tcPr>
          <w:p w14:paraId="2D809E2E" w14:textId="77777777" w:rsidR="00524773" w:rsidRDefault="00524773" w:rsidP="00C670FC">
            <w:pPr>
              <w:keepNext/>
              <w:spacing w:after="60"/>
              <w:rPr>
                <w:ins w:id="5907" w:author="Wittman, Jacob (CDC/DDNID/NCCDPHP/DDT) (CTR)" w:date="2023-08-15T14:04:00Z"/>
              </w:rPr>
            </w:pPr>
            <w:ins w:id="5908" w:author="Wittman, Jacob (CDC/DDNID/NCCDPHP/DDT) (CTR)" w:date="2023-08-15T14:04:00Z">
              <w:r>
                <w:rPr>
                  <w:rFonts w:ascii="Calibri" w:hAnsi="Calibri"/>
                  <w:sz w:val="20"/>
                </w:rPr>
                <w:t>8.0 (1.5)</w:t>
              </w:r>
            </w:ins>
          </w:p>
        </w:tc>
        <w:tc>
          <w:tcPr>
            <w:tcW w:w="0" w:type="auto"/>
            <w:tcBorders>
              <w:top w:val="single" w:sz="0" w:space="0" w:color="D3D3D3"/>
              <w:left w:val="single" w:sz="0" w:space="0" w:color="D3D3D3"/>
              <w:bottom w:val="single" w:sz="0" w:space="0" w:color="D3D3D3"/>
              <w:right w:val="single" w:sz="0" w:space="0" w:color="D3D3D3"/>
            </w:tcBorders>
          </w:tcPr>
          <w:p w14:paraId="3A411DBB" w14:textId="77777777" w:rsidR="00524773" w:rsidRDefault="00524773" w:rsidP="00C670FC">
            <w:pPr>
              <w:keepNext/>
              <w:spacing w:after="60"/>
              <w:rPr>
                <w:ins w:id="5909" w:author="Wittman, Jacob (CDC/DDNID/NCCDPHP/DDT) (CTR)" w:date="2023-08-15T14:04:00Z"/>
              </w:rPr>
            </w:pPr>
            <w:ins w:id="5910" w:author="Wittman, Jacob (CDC/DDNID/NCCDPHP/DDT) (CTR)" w:date="2023-08-15T14:04:00Z">
              <w:r>
                <w:rPr>
                  <w:rFonts w:ascii="Calibri" w:hAnsi="Calibri"/>
                  <w:sz w:val="20"/>
                </w:rPr>
                <w:t>57.0 (-38.8, 152.7)</w:t>
              </w:r>
            </w:ins>
          </w:p>
        </w:tc>
        <w:tc>
          <w:tcPr>
            <w:tcW w:w="0" w:type="auto"/>
            <w:tcBorders>
              <w:top w:val="single" w:sz="0" w:space="0" w:color="D3D3D3"/>
              <w:left w:val="single" w:sz="0" w:space="0" w:color="D3D3D3"/>
              <w:bottom w:val="single" w:sz="0" w:space="0" w:color="D3D3D3"/>
              <w:right w:val="single" w:sz="0" w:space="0" w:color="D3D3D3"/>
            </w:tcBorders>
          </w:tcPr>
          <w:p w14:paraId="6F1E72A9" w14:textId="77777777" w:rsidR="00524773" w:rsidRDefault="00524773" w:rsidP="00C670FC">
            <w:pPr>
              <w:keepNext/>
              <w:spacing w:after="60"/>
              <w:rPr>
                <w:ins w:id="59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21B487" w14:textId="77777777" w:rsidR="00524773" w:rsidRDefault="00524773" w:rsidP="00C670FC">
            <w:pPr>
              <w:keepNext/>
              <w:spacing w:after="60"/>
              <w:rPr>
                <w:ins w:id="5912" w:author="Wittman, Jacob (CDC/DDNID/NCCDPHP/DDT) (CTR)" w:date="2023-08-15T14:04:00Z"/>
              </w:rPr>
            </w:pPr>
            <w:ins w:id="5913" w:author="Wittman, Jacob (CDC/DDNID/NCCDPHP/DDT) (CTR)" w:date="2023-08-15T14:04:00Z">
              <w:r>
                <w:rPr>
                  <w:rFonts w:ascii="Calibri" w:hAnsi="Calibri"/>
                  <w:sz w:val="20"/>
                </w:rPr>
                <w:t>3.1 (-4.4, 11.1)</w:t>
              </w:r>
            </w:ins>
          </w:p>
        </w:tc>
        <w:tc>
          <w:tcPr>
            <w:tcW w:w="0" w:type="auto"/>
            <w:tcBorders>
              <w:top w:val="single" w:sz="0" w:space="0" w:color="D3D3D3"/>
              <w:left w:val="single" w:sz="0" w:space="0" w:color="D3D3D3"/>
              <w:bottom w:val="single" w:sz="0" w:space="0" w:color="D3D3D3"/>
              <w:right w:val="single" w:sz="0" w:space="0" w:color="D3D3D3"/>
            </w:tcBorders>
          </w:tcPr>
          <w:p w14:paraId="6E17980D" w14:textId="77777777" w:rsidR="00524773" w:rsidRDefault="00524773" w:rsidP="00C670FC">
            <w:pPr>
              <w:keepNext/>
              <w:spacing w:after="60"/>
              <w:rPr>
                <w:ins w:id="591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31120D" w14:textId="77777777" w:rsidR="00524773" w:rsidRDefault="00524773" w:rsidP="00C670FC">
            <w:pPr>
              <w:keepNext/>
              <w:spacing w:after="60"/>
              <w:rPr>
                <w:ins w:id="5915" w:author="Wittman, Jacob (CDC/DDNID/NCCDPHP/DDT) (CTR)" w:date="2023-08-15T14:04:00Z"/>
              </w:rPr>
            </w:pPr>
            <w:ins w:id="5916" w:author="Wittman, Jacob (CDC/DDNID/NCCDPHP/DDT) (CTR)" w:date="2023-08-15T14:04:00Z">
              <w:r>
                <w:rPr>
                  <w:rFonts w:ascii="Calibri" w:hAnsi="Calibri"/>
                  <w:sz w:val="20"/>
                </w:rPr>
                <w:t>3.1 (-4.4, 11.1)</w:t>
              </w:r>
            </w:ins>
          </w:p>
        </w:tc>
      </w:tr>
      <w:tr w:rsidR="00524773" w14:paraId="4465EF40" w14:textId="77777777" w:rsidTr="00C670FC">
        <w:trPr>
          <w:cantSplit/>
          <w:jc w:val="center"/>
          <w:ins w:id="59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A4C620" w14:textId="77777777" w:rsidR="00524773" w:rsidRDefault="00524773" w:rsidP="00C670FC">
            <w:pPr>
              <w:keepNext/>
              <w:spacing w:after="60"/>
              <w:rPr>
                <w:ins w:id="5918" w:author="Wittman, Jacob (CDC/DDNID/NCCDPHP/DDT) (CTR)" w:date="2023-08-15T14:04:00Z"/>
              </w:rPr>
            </w:pPr>
            <w:ins w:id="5919" w:author="Wittman, Jacob (CDC/DDNID/NCCDPHP/DDT) (CTR)" w:date="2023-08-15T14:04:00Z">
              <w:r>
                <w:rPr>
                  <w:rFonts w:ascii="Calibri" w:hAnsi="Calibri"/>
                  <w:sz w:val="20"/>
                </w:rPr>
                <w:t>65 to 74</w:t>
              </w:r>
            </w:ins>
          </w:p>
        </w:tc>
        <w:tc>
          <w:tcPr>
            <w:tcW w:w="0" w:type="auto"/>
            <w:tcBorders>
              <w:top w:val="single" w:sz="0" w:space="0" w:color="D3D3D3"/>
              <w:left w:val="single" w:sz="0" w:space="0" w:color="D3D3D3"/>
              <w:bottom w:val="single" w:sz="0" w:space="0" w:color="D3D3D3"/>
              <w:right w:val="single" w:sz="0" w:space="0" w:color="D3D3D3"/>
            </w:tcBorders>
          </w:tcPr>
          <w:p w14:paraId="6751A0CD" w14:textId="77777777" w:rsidR="00524773" w:rsidRDefault="00524773" w:rsidP="00C670FC">
            <w:pPr>
              <w:keepNext/>
              <w:spacing w:after="60"/>
              <w:rPr>
                <w:ins w:id="5920" w:author="Wittman, Jacob (CDC/DDNID/NCCDPHP/DDT) (CTR)" w:date="2023-08-15T14:04:00Z"/>
              </w:rPr>
            </w:pPr>
            <w:ins w:id="5921"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192B6E2" w14:textId="77777777" w:rsidR="00524773" w:rsidRDefault="00524773" w:rsidP="00C670FC">
            <w:pPr>
              <w:keepNext/>
              <w:spacing w:after="60"/>
              <w:rPr>
                <w:ins w:id="5922" w:author="Wittman, Jacob (CDC/DDNID/NCCDPHP/DDT) (CTR)" w:date="2023-08-15T14:04:00Z"/>
              </w:rPr>
            </w:pPr>
            <w:ins w:id="5923" w:author="Wittman, Jacob (CDC/DDNID/NCCDPHP/DDT) (CTR)" w:date="2023-08-15T14:04:00Z">
              <w:r>
                <w:rPr>
                  <w:rFonts w:ascii="Calibri" w:hAnsi="Calibri"/>
                  <w:sz w:val="20"/>
                </w:rPr>
                <w:t>0.2 (0.2)</w:t>
              </w:r>
            </w:ins>
          </w:p>
        </w:tc>
        <w:tc>
          <w:tcPr>
            <w:tcW w:w="0" w:type="auto"/>
            <w:tcBorders>
              <w:top w:val="single" w:sz="0" w:space="0" w:color="D3D3D3"/>
              <w:left w:val="single" w:sz="0" w:space="0" w:color="D3D3D3"/>
              <w:bottom w:val="single" w:sz="0" w:space="0" w:color="D3D3D3"/>
              <w:right w:val="single" w:sz="0" w:space="0" w:color="D3D3D3"/>
            </w:tcBorders>
          </w:tcPr>
          <w:p w14:paraId="347ED0D9" w14:textId="77777777" w:rsidR="00524773" w:rsidRDefault="00524773" w:rsidP="00C670FC">
            <w:pPr>
              <w:keepNext/>
              <w:spacing w:after="60"/>
              <w:rPr>
                <w:ins w:id="5924" w:author="Wittman, Jacob (CDC/DDNID/NCCDPHP/DDT) (CTR)" w:date="2023-08-15T14:04:00Z"/>
              </w:rPr>
            </w:pPr>
            <w:ins w:id="5925"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001ED905" w14:textId="77777777" w:rsidR="00524773" w:rsidRDefault="00524773" w:rsidP="00C670FC">
            <w:pPr>
              <w:keepNext/>
              <w:spacing w:after="60"/>
              <w:rPr>
                <w:ins w:id="5926" w:author="Wittman, Jacob (CDC/DDNID/NCCDPHP/DDT) (CTR)" w:date="2023-08-15T14:04:00Z"/>
              </w:rPr>
            </w:pPr>
            <w:ins w:id="5927" w:author="Wittman, Jacob (CDC/DDNID/NCCDPHP/DDT) (CTR)" w:date="2023-08-15T14:04:00Z">
              <w:r>
                <w:rPr>
                  <w:rFonts w:ascii="Calibri" w:hAnsi="Calibri"/>
                  <w:sz w:val="20"/>
                </w:rPr>
                <w:t>0.5 (0.4)</w:t>
              </w:r>
            </w:ins>
          </w:p>
        </w:tc>
        <w:tc>
          <w:tcPr>
            <w:tcW w:w="0" w:type="auto"/>
            <w:tcBorders>
              <w:top w:val="single" w:sz="0" w:space="0" w:color="D3D3D3"/>
              <w:left w:val="single" w:sz="0" w:space="0" w:color="D3D3D3"/>
              <w:bottom w:val="single" w:sz="0" w:space="0" w:color="D3D3D3"/>
              <w:right w:val="single" w:sz="0" w:space="0" w:color="D3D3D3"/>
            </w:tcBorders>
          </w:tcPr>
          <w:p w14:paraId="3A785388" w14:textId="77777777" w:rsidR="00524773" w:rsidRDefault="00524773" w:rsidP="00C670FC">
            <w:pPr>
              <w:keepNext/>
              <w:spacing w:after="60"/>
              <w:rPr>
                <w:ins w:id="5928" w:author="Wittman, Jacob (CDC/DDNID/NCCDPHP/DDT) (CTR)" w:date="2023-08-15T14:04:00Z"/>
              </w:rPr>
            </w:pPr>
            <w:ins w:id="5929"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35296386" w14:textId="77777777" w:rsidR="00524773" w:rsidRDefault="00524773" w:rsidP="00C670FC">
            <w:pPr>
              <w:keepNext/>
              <w:spacing w:after="60"/>
              <w:rPr>
                <w:ins w:id="5930" w:author="Wittman, Jacob (CDC/DDNID/NCCDPHP/DDT) (CTR)" w:date="2023-08-15T14:04:00Z"/>
              </w:rPr>
            </w:pPr>
            <w:ins w:id="5931"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0FDBC8C0" w14:textId="77777777" w:rsidR="00524773" w:rsidRDefault="00524773" w:rsidP="00C670FC">
            <w:pPr>
              <w:keepNext/>
              <w:spacing w:after="60"/>
              <w:rPr>
                <w:ins w:id="5932" w:author="Wittman, Jacob (CDC/DDNID/NCCDPHP/DDT) (CTR)" w:date="2023-08-15T14:04:00Z"/>
              </w:rPr>
            </w:pPr>
            <w:ins w:id="5933" w:author="Wittman, Jacob (CDC/DDNID/NCCDPHP/DDT) (CTR)" w:date="2023-08-15T14:04:00Z">
              <w:r>
                <w:rPr>
                  <w:rFonts w:ascii="Calibri" w:hAnsi="Calibri"/>
                  <w:sz w:val="20"/>
                </w:rPr>
                <w:t>1.0 (0.5)</w:t>
              </w:r>
            </w:ins>
          </w:p>
        </w:tc>
        <w:tc>
          <w:tcPr>
            <w:tcW w:w="0" w:type="auto"/>
            <w:tcBorders>
              <w:top w:val="single" w:sz="0" w:space="0" w:color="D3D3D3"/>
              <w:left w:val="single" w:sz="0" w:space="0" w:color="D3D3D3"/>
              <w:bottom w:val="single" w:sz="0" w:space="0" w:color="D3D3D3"/>
              <w:right w:val="single" w:sz="0" w:space="0" w:color="D3D3D3"/>
            </w:tcBorders>
          </w:tcPr>
          <w:p w14:paraId="7DB122A5" w14:textId="77777777" w:rsidR="00524773" w:rsidRDefault="00524773" w:rsidP="00C670FC">
            <w:pPr>
              <w:keepNext/>
              <w:spacing w:after="60"/>
              <w:rPr>
                <w:ins w:id="5934" w:author="Wittman, Jacob (CDC/DDNID/NCCDPHP/DDT) (CTR)" w:date="2023-08-15T14:04:00Z"/>
              </w:rPr>
            </w:pPr>
            <w:ins w:id="5935" w:author="Wittman, Jacob (CDC/DDNID/NCCDPHP/DDT) (CTR)" w:date="2023-08-15T14:04:00Z">
              <w:r>
                <w:rPr>
                  <w:rFonts w:ascii="Calibri" w:hAnsi="Calibri"/>
                  <w:sz w:val="20"/>
                </w:rPr>
                <w:t>0.9 (0.5)</w:t>
              </w:r>
            </w:ins>
          </w:p>
        </w:tc>
        <w:tc>
          <w:tcPr>
            <w:tcW w:w="0" w:type="auto"/>
            <w:tcBorders>
              <w:top w:val="single" w:sz="0" w:space="0" w:color="D3D3D3"/>
              <w:left w:val="single" w:sz="0" w:space="0" w:color="D3D3D3"/>
              <w:bottom w:val="single" w:sz="0" w:space="0" w:color="D3D3D3"/>
              <w:right w:val="single" w:sz="0" w:space="0" w:color="D3D3D3"/>
            </w:tcBorders>
          </w:tcPr>
          <w:p w14:paraId="0F8B1D4A" w14:textId="77777777" w:rsidR="00524773" w:rsidRDefault="00524773" w:rsidP="00C670FC">
            <w:pPr>
              <w:keepNext/>
              <w:spacing w:after="60"/>
              <w:rPr>
                <w:ins w:id="5936" w:author="Wittman, Jacob (CDC/DDNID/NCCDPHP/DDT) (CTR)" w:date="2023-08-15T14:04:00Z"/>
              </w:rPr>
            </w:pPr>
            <w:ins w:id="5937" w:author="Wittman, Jacob (CDC/DDNID/NCCDPHP/DDT) (CTR)" w:date="2023-08-15T14:04:00Z">
              <w:r>
                <w:rPr>
                  <w:rFonts w:ascii="Calibri" w:hAnsi="Calibri"/>
                  <w:sz w:val="20"/>
                </w:rPr>
                <w:t>0.5 (0.3)</w:t>
              </w:r>
            </w:ins>
          </w:p>
        </w:tc>
        <w:tc>
          <w:tcPr>
            <w:tcW w:w="0" w:type="auto"/>
            <w:tcBorders>
              <w:top w:val="single" w:sz="0" w:space="0" w:color="D3D3D3"/>
              <w:left w:val="single" w:sz="0" w:space="0" w:color="D3D3D3"/>
              <w:bottom w:val="single" w:sz="0" w:space="0" w:color="D3D3D3"/>
              <w:right w:val="single" w:sz="0" w:space="0" w:color="D3D3D3"/>
            </w:tcBorders>
          </w:tcPr>
          <w:p w14:paraId="66EF5169" w14:textId="77777777" w:rsidR="00524773" w:rsidRDefault="00524773" w:rsidP="00C670FC">
            <w:pPr>
              <w:keepNext/>
              <w:spacing w:after="60"/>
              <w:rPr>
                <w:ins w:id="5938" w:author="Wittman, Jacob (CDC/DDNID/NCCDPHP/DDT) (CTR)" w:date="2023-08-15T14:04:00Z"/>
              </w:rPr>
            </w:pPr>
            <w:ins w:id="5939" w:author="Wittman, Jacob (CDC/DDNID/NCCDPHP/DDT) (CTR)" w:date="2023-08-15T14:04:00Z">
              <w:r>
                <w:rPr>
                  <w:rFonts w:ascii="Calibri" w:hAnsi="Calibri"/>
                  <w:sz w:val="20"/>
                </w:rPr>
                <w:t>0.4 (0.2)</w:t>
              </w:r>
            </w:ins>
          </w:p>
        </w:tc>
        <w:tc>
          <w:tcPr>
            <w:tcW w:w="0" w:type="auto"/>
            <w:tcBorders>
              <w:top w:val="single" w:sz="0" w:space="0" w:color="D3D3D3"/>
              <w:left w:val="single" w:sz="0" w:space="0" w:color="D3D3D3"/>
              <w:bottom w:val="single" w:sz="0" w:space="0" w:color="D3D3D3"/>
              <w:right w:val="single" w:sz="0" w:space="0" w:color="D3D3D3"/>
            </w:tcBorders>
          </w:tcPr>
          <w:p w14:paraId="06130576" w14:textId="77777777" w:rsidR="00524773" w:rsidRDefault="00524773" w:rsidP="00C670FC">
            <w:pPr>
              <w:keepNext/>
              <w:spacing w:after="60"/>
              <w:rPr>
                <w:ins w:id="5940" w:author="Wittman, Jacob (CDC/DDNID/NCCDPHP/DDT) (CTR)" w:date="2023-08-15T14:04:00Z"/>
              </w:rPr>
            </w:pPr>
            <w:ins w:id="5941" w:author="Wittman, Jacob (CDC/DDNID/NCCDPHP/DDT) (CTR)" w:date="2023-08-15T14:04:00Z">
              <w:r>
                <w:rPr>
                  <w:rFonts w:ascii="Calibri" w:hAnsi="Calibri"/>
                  <w:sz w:val="20"/>
                </w:rPr>
                <w:t>3.7 (1.0)</w:t>
              </w:r>
            </w:ins>
          </w:p>
        </w:tc>
        <w:tc>
          <w:tcPr>
            <w:tcW w:w="0" w:type="auto"/>
            <w:tcBorders>
              <w:top w:val="single" w:sz="0" w:space="0" w:color="D3D3D3"/>
              <w:left w:val="single" w:sz="0" w:space="0" w:color="D3D3D3"/>
              <w:bottom w:val="single" w:sz="0" w:space="0" w:color="D3D3D3"/>
              <w:right w:val="single" w:sz="0" w:space="0" w:color="D3D3D3"/>
            </w:tcBorders>
          </w:tcPr>
          <w:p w14:paraId="22C52AF4" w14:textId="77777777" w:rsidR="00524773" w:rsidRDefault="00524773" w:rsidP="00C670FC">
            <w:pPr>
              <w:keepNext/>
              <w:spacing w:after="60"/>
              <w:rPr>
                <w:ins w:id="5942" w:author="Wittman, Jacob (CDC/DDNID/NCCDPHP/DDT) (CTR)" w:date="2023-08-15T14:04:00Z"/>
              </w:rPr>
            </w:pPr>
            <w:ins w:id="5943" w:author="Wittman, Jacob (CDC/DDNID/NCCDPHP/DDT) (CTR)" w:date="2023-08-15T14:04:00Z">
              <w:r>
                <w:rPr>
                  <w:rFonts w:ascii="Calibri" w:hAnsi="Calibri"/>
                  <w:sz w:val="20"/>
                </w:rPr>
                <w:t>2.3 (0.6)</w:t>
              </w:r>
            </w:ins>
          </w:p>
        </w:tc>
        <w:tc>
          <w:tcPr>
            <w:tcW w:w="0" w:type="auto"/>
            <w:tcBorders>
              <w:top w:val="single" w:sz="0" w:space="0" w:color="D3D3D3"/>
              <w:left w:val="single" w:sz="0" w:space="0" w:color="D3D3D3"/>
              <w:bottom w:val="single" w:sz="0" w:space="0" w:color="D3D3D3"/>
              <w:right w:val="single" w:sz="0" w:space="0" w:color="D3D3D3"/>
            </w:tcBorders>
          </w:tcPr>
          <w:p w14:paraId="010D9721" w14:textId="77777777" w:rsidR="00524773" w:rsidRDefault="00524773" w:rsidP="00C670FC">
            <w:pPr>
              <w:keepNext/>
              <w:spacing w:after="60"/>
              <w:rPr>
                <w:ins w:id="5944" w:author="Wittman, Jacob (CDC/DDNID/NCCDPHP/DDT) (CTR)" w:date="2023-08-15T14:04:00Z"/>
              </w:rPr>
            </w:pPr>
            <w:ins w:id="5945" w:author="Wittman, Jacob (CDC/DDNID/NCCDPHP/DDT) (CTR)" w:date="2023-08-15T14:04:00Z">
              <w:r>
                <w:rPr>
                  <w:rFonts w:ascii="Calibri" w:hAnsi="Calibri"/>
                  <w:sz w:val="20"/>
                </w:rPr>
                <w:t>1.2 (0.5)</w:t>
              </w:r>
            </w:ins>
          </w:p>
        </w:tc>
        <w:tc>
          <w:tcPr>
            <w:tcW w:w="0" w:type="auto"/>
            <w:tcBorders>
              <w:top w:val="single" w:sz="0" w:space="0" w:color="D3D3D3"/>
              <w:left w:val="single" w:sz="0" w:space="0" w:color="D3D3D3"/>
              <w:bottom w:val="single" w:sz="0" w:space="0" w:color="D3D3D3"/>
              <w:right w:val="single" w:sz="0" w:space="0" w:color="D3D3D3"/>
            </w:tcBorders>
          </w:tcPr>
          <w:p w14:paraId="016B8138" w14:textId="77777777" w:rsidR="00524773" w:rsidRDefault="00524773" w:rsidP="00C670FC">
            <w:pPr>
              <w:keepNext/>
              <w:spacing w:after="60"/>
              <w:rPr>
                <w:ins w:id="5946" w:author="Wittman, Jacob (CDC/DDNID/NCCDPHP/DDT) (CTR)" w:date="2023-08-15T14:04:00Z"/>
              </w:rPr>
            </w:pPr>
            <w:ins w:id="5947" w:author="Wittman, Jacob (CDC/DDNID/NCCDPHP/DDT) (CTR)" w:date="2023-08-15T14:04:00Z">
              <w:r>
                <w:rPr>
                  <w:rFonts w:ascii="Calibri" w:hAnsi="Calibri"/>
                  <w:sz w:val="20"/>
                </w:rPr>
                <w:t>1.8 (0.7)</w:t>
              </w:r>
            </w:ins>
          </w:p>
        </w:tc>
        <w:tc>
          <w:tcPr>
            <w:tcW w:w="0" w:type="auto"/>
            <w:tcBorders>
              <w:top w:val="single" w:sz="0" w:space="0" w:color="D3D3D3"/>
              <w:left w:val="single" w:sz="0" w:space="0" w:color="D3D3D3"/>
              <w:bottom w:val="single" w:sz="0" w:space="0" w:color="D3D3D3"/>
              <w:right w:val="single" w:sz="0" w:space="0" w:color="D3D3D3"/>
            </w:tcBorders>
          </w:tcPr>
          <w:p w14:paraId="1448E59D" w14:textId="77777777" w:rsidR="00524773" w:rsidRDefault="00524773" w:rsidP="00C670FC">
            <w:pPr>
              <w:keepNext/>
              <w:spacing w:after="60"/>
              <w:rPr>
                <w:ins w:id="5948" w:author="Wittman, Jacob (CDC/DDNID/NCCDPHP/DDT) (CTR)" w:date="2023-08-15T14:04:00Z"/>
              </w:rPr>
            </w:pPr>
            <w:ins w:id="5949" w:author="Wittman, Jacob (CDC/DDNID/NCCDPHP/DDT) (CTR)" w:date="2023-08-15T14:04:00Z">
              <w:r>
                <w:rPr>
                  <w:rFonts w:ascii="Calibri" w:hAnsi="Calibri"/>
                  <w:sz w:val="20"/>
                </w:rPr>
                <w:t>451.4 (-712.6, 1615.3)</w:t>
              </w:r>
            </w:ins>
          </w:p>
        </w:tc>
        <w:tc>
          <w:tcPr>
            <w:tcW w:w="0" w:type="auto"/>
            <w:tcBorders>
              <w:top w:val="single" w:sz="0" w:space="0" w:color="D3D3D3"/>
              <w:left w:val="single" w:sz="0" w:space="0" w:color="D3D3D3"/>
              <w:bottom w:val="single" w:sz="0" w:space="0" w:color="D3D3D3"/>
              <w:right w:val="single" w:sz="0" w:space="0" w:color="D3D3D3"/>
            </w:tcBorders>
          </w:tcPr>
          <w:p w14:paraId="4B9D73B6" w14:textId="77777777" w:rsidR="00524773" w:rsidRDefault="00524773" w:rsidP="00C670FC">
            <w:pPr>
              <w:keepNext/>
              <w:spacing w:after="60"/>
              <w:rPr>
                <w:ins w:id="59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6CFD18" w14:textId="77777777" w:rsidR="00524773" w:rsidRDefault="00524773" w:rsidP="00C670FC">
            <w:pPr>
              <w:keepNext/>
              <w:spacing w:after="60"/>
              <w:rPr>
                <w:ins w:id="5951" w:author="Wittman, Jacob (CDC/DDNID/NCCDPHP/DDT) (CTR)" w:date="2023-08-15T14:04:00Z"/>
              </w:rPr>
            </w:pPr>
            <w:ins w:id="5952" w:author="Wittman, Jacob (CDC/DDNID/NCCDPHP/DDT) (CTR)" w:date="2023-08-15T14:04:00Z">
              <w:r>
                <w:rPr>
                  <w:rFonts w:ascii="Calibri" w:hAnsi="Calibri"/>
                  <w:sz w:val="20"/>
                </w:rPr>
                <w:t>14.4 (1.8, 28.6)</w:t>
              </w:r>
            </w:ins>
          </w:p>
        </w:tc>
        <w:tc>
          <w:tcPr>
            <w:tcW w:w="0" w:type="auto"/>
            <w:tcBorders>
              <w:top w:val="single" w:sz="0" w:space="0" w:color="D3D3D3"/>
              <w:left w:val="single" w:sz="0" w:space="0" w:color="D3D3D3"/>
              <w:bottom w:val="single" w:sz="0" w:space="0" w:color="D3D3D3"/>
              <w:right w:val="single" w:sz="0" w:space="0" w:color="D3D3D3"/>
            </w:tcBorders>
          </w:tcPr>
          <w:p w14:paraId="5A36807F" w14:textId="77777777" w:rsidR="00524773" w:rsidRDefault="00524773" w:rsidP="00C670FC">
            <w:pPr>
              <w:keepNext/>
              <w:spacing w:after="60"/>
              <w:rPr>
                <w:ins w:id="595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EC6EDC" w14:textId="77777777" w:rsidR="00524773" w:rsidRDefault="00524773" w:rsidP="00C670FC">
            <w:pPr>
              <w:keepNext/>
              <w:spacing w:after="60"/>
              <w:rPr>
                <w:ins w:id="5954" w:author="Wittman, Jacob (CDC/DDNID/NCCDPHP/DDT) (CTR)" w:date="2023-08-15T14:04:00Z"/>
              </w:rPr>
            </w:pPr>
            <w:ins w:id="5955" w:author="Wittman, Jacob (CDC/DDNID/NCCDPHP/DDT) (CTR)" w:date="2023-08-15T14:04:00Z">
              <w:r>
                <w:rPr>
                  <w:rFonts w:ascii="Calibri" w:hAnsi="Calibri"/>
                  <w:sz w:val="20"/>
                </w:rPr>
                <w:t>14.4 (1.8, 28.6)</w:t>
              </w:r>
            </w:ins>
          </w:p>
        </w:tc>
      </w:tr>
      <w:tr w:rsidR="00524773" w14:paraId="1363E267" w14:textId="77777777" w:rsidTr="00C670FC">
        <w:trPr>
          <w:cantSplit/>
          <w:jc w:val="center"/>
          <w:ins w:id="595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983182" w14:textId="77777777" w:rsidR="00524773" w:rsidRDefault="00524773" w:rsidP="00C670FC">
            <w:pPr>
              <w:keepNext/>
              <w:spacing w:after="60"/>
              <w:rPr>
                <w:ins w:id="5957" w:author="Wittman, Jacob (CDC/DDNID/NCCDPHP/DDT) (CTR)" w:date="2023-08-15T14:04:00Z"/>
              </w:rPr>
            </w:pPr>
            <w:ins w:id="5958" w:author="Wittman, Jacob (CDC/DDNID/NCCDPHP/DDT) (CTR)" w:date="2023-08-15T14:04:00Z">
              <w:r>
                <w:rPr>
                  <w:rFonts w:ascii="Calibri" w:hAnsi="Calibri"/>
                  <w:sz w:val="20"/>
                </w:rPr>
                <w:t>75+</w:t>
              </w:r>
            </w:ins>
          </w:p>
        </w:tc>
        <w:tc>
          <w:tcPr>
            <w:tcW w:w="0" w:type="auto"/>
            <w:tcBorders>
              <w:top w:val="single" w:sz="0" w:space="0" w:color="D3D3D3"/>
              <w:left w:val="single" w:sz="0" w:space="0" w:color="D3D3D3"/>
              <w:bottom w:val="single" w:sz="0" w:space="0" w:color="D3D3D3"/>
              <w:right w:val="single" w:sz="0" w:space="0" w:color="D3D3D3"/>
            </w:tcBorders>
          </w:tcPr>
          <w:p w14:paraId="0AB0181B" w14:textId="77777777" w:rsidR="00524773" w:rsidRDefault="00524773" w:rsidP="00C670FC">
            <w:pPr>
              <w:keepNext/>
              <w:spacing w:after="60"/>
              <w:rPr>
                <w:ins w:id="5959" w:author="Wittman, Jacob (CDC/DDNID/NCCDPHP/DDT) (CTR)" w:date="2023-08-15T14:04:00Z"/>
              </w:rPr>
            </w:pPr>
            <w:ins w:id="5960"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099690D" w14:textId="77777777" w:rsidR="00524773" w:rsidRDefault="00524773" w:rsidP="00C670FC">
            <w:pPr>
              <w:keepNext/>
              <w:spacing w:after="60"/>
              <w:rPr>
                <w:ins w:id="5961" w:author="Wittman, Jacob (CDC/DDNID/NCCDPHP/DDT) (CTR)" w:date="2023-08-15T14:04:00Z"/>
              </w:rPr>
            </w:pPr>
            <w:ins w:id="5962"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385FD5C4" w14:textId="77777777" w:rsidR="00524773" w:rsidRDefault="00524773" w:rsidP="00C670FC">
            <w:pPr>
              <w:keepNext/>
              <w:spacing w:after="60"/>
              <w:rPr>
                <w:ins w:id="5963" w:author="Wittman, Jacob (CDC/DDNID/NCCDPHP/DDT) (CTR)" w:date="2023-08-15T14:04:00Z"/>
              </w:rPr>
            </w:pPr>
            <w:ins w:id="5964" w:author="Wittman, Jacob (CDC/DDNID/NCCDPHP/DDT) (CTR)" w:date="2023-08-15T14:04:00Z">
              <w:r>
                <w:rPr>
                  <w:rFonts w:ascii="Calibri" w:hAnsi="Calibri"/>
                  <w:sz w:val="20"/>
                </w:rPr>
                <w:t>1.0 (0.7)</w:t>
              </w:r>
            </w:ins>
          </w:p>
        </w:tc>
        <w:tc>
          <w:tcPr>
            <w:tcW w:w="0" w:type="auto"/>
            <w:tcBorders>
              <w:top w:val="single" w:sz="0" w:space="0" w:color="D3D3D3"/>
              <w:left w:val="single" w:sz="0" w:space="0" w:color="D3D3D3"/>
              <w:bottom w:val="single" w:sz="0" w:space="0" w:color="D3D3D3"/>
              <w:right w:val="single" w:sz="0" w:space="0" w:color="D3D3D3"/>
            </w:tcBorders>
          </w:tcPr>
          <w:p w14:paraId="4F9882F7" w14:textId="77777777" w:rsidR="00524773" w:rsidRDefault="00524773" w:rsidP="00C670FC">
            <w:pPr>
              <w:keepNext/>
              <w:spacing w:after="60"/>
              <w:rPr>
                <w:ins w:id="5965" w:author="Wittman, Jacob (CDC/DDNID/NCCDPHP/DDT) (CTR)" w:date="2023-08-15T14:04:00Z"/>
              </w:rPr>
            </w:pPr>
            <w:ins w:id="5966" w:author="Wittman, Jacob (CDC/DDNID/NCCDPHP/DDT) (CTR)" w:date="2023-08-15T14:04:00Z">
              <w:r>
                <w:rPr>
                  <w:rFonts w:ascii="Calibri" w:hAnsi="Calibri"/>
                  <w:sz w:val="20"/>
                </w:rPr>
                <w:t>1.5 (1.0)</w:t>
              </w:r>
            </w:ins>
          </w:p>
        </w:tc>
        <w:tc>
          <w:tcPr>
            <w:tcW w:w="0" w:type="auto"/>
            <w:tcBorders>
              <w:top w:val="single" w:sz="0" w:space="0" w:color="D3D3D3"/>
              <w:left w:val="single" w:sz="0" w:space="0" w:color="D3D3D3"/>
              <w:bottom w:val="single" w:sz="0" w:space="0" w:color="D3D3D3"/>
              <w:right w:val="single" w:sz="0" w:space="0" w:color="D3D3D3"/>
            </w:tcBorders>
          </w:tcPr>
          <w:p w14:paraId="28E51181" w14:textId="77777777" w:rsidR="00524773" w:rsidRDefault="00524773" w:rsidP="00C670FC">
            <w:pPr>
              <w:keepNext/>
              <w:spacing w:after="60"/>
              <w:rPr>
                <w:ins w:id="5967" w:author="Wittman, Jacob (CDC/DDNID/NCCDPHP/DDT) (CTR)" w:date="2023-08-15T14:04:00Z"/>
              </w:rPr>
            </w:pPr>
            <w:ins w:id="5968" w:author="Wittman, Jacob (CDC/DDNID/NCCDPHP/DDT) (CTR)" w:date="2023-08-15T14:04:00Z">
              <w:r>
                <w:rPr>
                  <w:rFonts w:ascii="Calibri" w:hAnsi="Calibri"/>
                  <w:sz w:val="20"/>
                </w:rPr>
                <w:t>0.6 (0.6)</w:t>
              </w:r>
            </w:ins>
          </w:p>
        </w:tc>
        <w:tc>
          <w:tcPr>
            <w:tcW w:w="0" w:type="auto"/>
            <w:tcBorders>
              <w:top w:val="single" w:sz="0" w:space="0" w:color="D3D3D3"/>
              <w:left w:val="single" w:sz="0" w:space="0" w:color="D3D3D3"/>
              <w:bottom w:val="single" w:sz="0" w:space="0" w:color="D3D3D3"/>
              <w:right w:val="single" w:sz="0" w:space="0" w:color="D3D3D3"/>
            </w:tcBorders>
          </w:tcPr>
          <w:p w14:paraId="76DD382F" w14:textId="77777777" w:rsidR="00524773" w:rsidRDefault="00524773" w:rsidP="00C670FC">
            <w:pPr>
              <w:keepNext/>
              <w:spacing w:after="60"/>
              <w:rPr>
                <w:ins w:id="5969" w:author="Wittman, Jacob (CDC/DDNID/NCCDPHP/DDT) (CTR)" w:date="2023-08-15T14:04:00Z"/>
              </w:rPr>
            </w:pPr>
            <w:ins w:id="5970"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1FC1575D" w14:textId="77777777" w:rsidR="00524773" w:rsidRDefault="00524773" w:rsidP="00C670FC">
            <w:pPr>
              <w:keepNext/>
              <w:spacing w:after="60"/>
              <w:rPr>
                <w:ins w:id="5971" w:author="Wittman, Jacob (CDC/DDNID/NCCDPHP/DDT) (CTR)" w:date="2023-08-15T14:04:00Z"/>
              </w:rPr>
            </w:pPr>
            <w:ins w:id="5972"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57416107" w14:textId="77777777" w:rsidR="00524773" w:rsidRDefault="00524773" w:rsidP="00C670FC">
            <w:pPr>
              <w:keepNext/>
              <w:spacing w:after="60"/>
              <w:rPr>
                <w:ins w:id="5973" w:author="Wittman, Jacob (CDC/DDNID/NCCDPHP/DDT) (CTR)" w:date="2023-08-15T14:04:00Z"/>
              </w:rPr>
            </w:pPr>
            <w:ins w:id="5974"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02342602" w14:textId="77777777" w:rsidR="00524773" w:rsidRDefault="00524773" w:rsidP="00C670FC">
            <w:pPr>
              <w:keepNext/>
              <w:spacing w:after="60"/>
              <w:rPr>
                <w:ins w:id="5975" w:author="Wittman, Jacob (CDC/DDNID/NCCDPHP/DDT) (CTR)" w:date="2023-08-15T14:04:00Z"/>
              </w:rPr>
            </w:pPr>
            <w:ins w:id="5976" w:author="Wittman, Jacob (CDC/DDNID/NCCDPHP/DDT) (CTR)" w:date="2023-08-15T14:04:00Z">
              <w:r>
                <w:rPr>
                  <w:rFonts w:ascii="Calibri" w:hAnsi="Calibri"/>
                  <w:sz w:val="20"/>
                </w:rPr>
                <w:t>0.1 (0.1)</w:t>
              </w:r>
            </w:ins>
          </w:p>
        </w:tc>
        <w:tc>
          <w:tcPr>
            <w:tcW w:w="0" w:type="auto"/>
            <w:tcBorders>
              <w:top w:val="single" w:sz="0" w:space="0" w:color="D3D3D3"/>
              <w:left w:val="single" w:sz="0" w:space="0" w:color="D3D3D3"/>
              <w:bottom w:val="single" w:sz="0" w:space="0" w:color="D3D3D3"/>
              <w:right w:val="single" w:sz="0" w:space="0" w:color="D3D3D3"/>
            </w:tcBorders>
          </w:tcPr>
          <w:p w14:paraId="25A2D3C0" w14:textId="77777777" w:rsidR="00524773" w:rsidRDefault="00524773" w:rsidP="00C670FC">
            <w:pPr>
              <w:keepNext/>
              <w:spacing w:after="60"/>
              <w:rPr>
                <w:ins w:id="5977" w:author="Wittman, Jacob (CDC/DDNID/NCCDPHP/DDT) (CTR)" w:date="2023-08-15T14:04:00Z"/>
              </w:rPr>
            </w:pPr>
            <w:ins w:id="5978" w:author="Wittman, Jacob (CDC/DDNID/NCCDPHP/DDT) (CTR)" w:date="2023-08-15T14:04:00Z">
              <w:r>
                <w:rPr>
                  <w:rFonts w:ascii="Calibri" w:hAnsi="Calibri"/>
                  <w:sz w:val="20"/>
                </w:rPr>
                <w:t>0.7 (0.4)</w:t>
              </w:r>
            </w:ins>
          </w:p>
        </w:tc>
        <w:tc>
          <w:tcPr>
            <w:tcW w:w="0" w:type="auto"/>
            <w:tcBorders>
              <w:top w:val="single" w:sz="0" w:space="0" w:color="D3D3D3"/>
              <w:left w:val="single" w:sz="0" w:space="0" w:color="D3D3D3"/>
              <w:bottom w:val="single" w:sz="0" w:space="0" w:color="D3D3D3"/>
              <w:right w:val="single" w:sz="0" w:space="0" w:color="D3D3D3"/>
            </w:tcBorders>
          </w:tcPr>
          <w:p w14:paraId="72A228FE" w14:textId="77777777" w:rsidR="00524773" w:rsidRDefault="00524773" w:rsidP="00C670FC">
            <w:pPr>
              <w:keepNext/>
              <w:spacing w:after="60"/>
              <w:rPr>
                <w:ins w:id="5979" w:author="Wittman, Jacob (CDC/DDNID/NCCDPHP/DDT) (CTR)" w:date="2023-08-15T14:04:00Z"/>
              </w:rPr>
            </w:pPr>
            <w:ins w:id="5980" w:author="Wittman, Jacob (CDC/DDNID/NCCDPHP/DDT) (CTR)" w:date="2023-08-15T14:04:00Z">
              <w:r>
                <w:rPr>
                  <w:rFonts w:ascii="Calibri" w:hAnsi="Calibri"/>
                  <w:sz w:val="20"/>
                </w:rPr>
                <w:t>2.3 (0.8)</w:t>
              </w:r>
            </w:ins>
          </w:p>
        </w:tc>
        <w:tc>
          <w:tcPr>
            <w:tcW w:w="0" w:type="auto"/>
            <w:tcBorders>
              <w:top w:val="single" w:sz="0" w:space="0" w:color="D3D3D3"/>
              <w:left w:val="single" w:sz="0" w:space="0" w:color="D3D3D3"/>
              <w:bottom w:val="single" w:sz="0" w:space="0" w:color="D3D3D3"/>
              <w:right w:val="single" w:sz="0" w:space="0" w:color="D3D3D3"/>
            </w:tcBorders>
          </w:tcPr>
          <w:p w14:paraId="520B8A9D" w14:textId="77777777" w:rsidR="00524773" w:rsidRDefault="00524773" w:rsidP="00C670FC">
            <w:pPr>
              <w:keepNext/>
              <w:spacing w:after="60"/>
              <w:rPr>
                <w:ins w:id="5981" w:author="Wittman, Jacob (CDC/DDNID/NCCDPHP/DDT) (CTR)" w:date="2023-08-15T14:04:00Z"/>
              </w:rPr>
            </w:pPr>
            <w:ins w:id="5982" w:author="Wittman, Jacob (CDC/DDNID/NCCDPHP/DDT) (CTR)" w:date="2023-08-15T14:04:00Z">
              <w:r>
                <w:rPr>
                  <w:rFonts w:ascii="Calibri" w:hAnsi="Calibri"/>
                  <w:sz w:val="20"/>
                </w:rPr>
                <w:t>3.1 (1.5)</w:t>
              </w:r>
            </w:ins>
          </w:p>
        </w:tc>
        <w:tc>
          <w:tcPr>
            <w:tcW w:w="0" w:type="auto"/>
            <w:tcBorders>
              <w:top w:val="single" w:sz="0" w:space="0" w:color="D3D3D3"/>
              <w:left w:val="single" w:sz="0" w:space="0" w:color="D3D3D3"/>
              <w:bottom w:val="single" w:sz="0" w:space="0" w:color="D3D3D3"/>
              <w:right w:val="single" w:sz="0" w:space="0" w:color="D3D3D3"/>
            </w:tcBorders>
          </w:tcPr>
          <w:p w14:paraId="1FD18A12" w14:textId="77777777" w:rsidR="00524773" w:rsidRDefault="00524773" w:rsidP="00C670FC">
            <w:pPr>
              <w:keepNext/>
              <w:spacing w:after="60"/>
              <w:rPr>
                <w:ins w:id="5983" w:author="Wittman, Jacob (CDC/DDNID/NCCDPHP/DDT) (CTR)" w:date="2023-08-15T14:04:00Z"/>
              </w:rPr>
            </w:pPr>
            <w:ins w:id="5984" w:author="Wittman, Jacob (CDC/DDNID/NCCDPHP/DDT) (CTR)" w:date="2023-08-15T14:04:00Z">
              <w:r>
                <w:rPr>
                  <w:rFonts w:ascii="Calibri" w:hAnsi="Calibri"/>
                  <w:sz w:val="20"/>
                </w:rPr>
                <w:t>2.1 (0.8)</w:t>
              </w:r>
            </w:ins>
          </w:p>
        </w:tc>
        <w:tc>
          <w:tcPr>
            <w:tcW w:w="0" w:type="auto"/>
            <w:tcBorders>
              <w:top w:val="single" w:sz="0" w:space="0" w:color="D3D3D3"/>
              <w:left w:val="single" w:sz="0" w:space="0" w:color="D3D3D3"/>
              <w:bottom w:val="single" w:sz="0" w:space="0" w:color="D3D3D3"/>
              <w:right w:val="single" w:sz="0" w:space="0" w:color="D3D3D3"/>
            </w:tcBorders>
          </w:tcPr>
          <w:p w14:paraId="44AA90A2" w14:textId="77777777" w:rsidR="00524773" w:rsidRDefault="00524773" w:rsidP="00C670FC">
            <w:pPr>
              <w:keepNext/>
              <w:spacing w:after="60"/>
              <w:rPr>
                <w:ins w:id="5985" w:author="Wittman, Jacob (CDC/DDNID/NCCDPHP/DDT) (CTR)" w:date="2023-08-15T14:04:00Z"/>
              </w:rPr>
            </w:pPr>
            <w:ins w:id="5986" w:author="Wittman, Jacob (CDC/DDNID/NCCDPHP/DDT) (CTR)" w:date="2023-08-15T14:04:00Z">
              <w:r>
                <w:rPr>
                  <w:rFonts w:ascii="Calibri" w:hAnsi="Calibri"/>
                  <w:sz w:val="20"/>
                </w:rPr>
                <w:t>6.7 (1.7)</w:t>
              </w:r>
            </w:ins>
          </w:p>
        </w:tc>
        <w:tc>
          <w:tcPr>
            <w:tcW w:w="0" w:type="auto"/>
            <w:tcBorders>
              <w:top w:val="single" w:sz="0" w:space="0" w:color="D3D3D3"/>
              <w:left w:val="single" w:sz="0" w:space="0" w:color="D3D3D3"/>
              <w:bottom w:val="single" w:sz="0" w:space="0" w:color="D3D3D3"/>
              <w:right w:val="single" w:sz="0" w:space="0" w:color="D3D3D3"/>
            </w:tcBorders>
          </w:tcPr>
          <w:p w14:paraId="5E7B6440" w14:textId="77777777" w:rsidR="00524773" w:rsidRDefault="00524773" w:rsidP="00C670FC">
            <w:pPr>
              <w:keepNext/>
              <w:spacing w:after="60"/>
              <w:rPr>
                <w:ins w:id="5987" w:author="Wittman, Jacob (CDC/DDNID/NCCDPHP/DDT) (CTR)" w:date="2023-08-15T14:04:00Z"/>
              </w:rPr>
            </w:pPr>
            <w:ins w:id="5988" w:author="Wittman, Jacob (CDC/DDNID/NCCDPHP/DDT) (CTR)" w:date="2023-08-15T14:04:00Z">
              <w:r>
                <w:rPr>
                  <w:rFonts w:ascii="Calibri" w:hAnsi="Calibri"/>
                  <w:sz w:val="20"/>
                </w:rPr>
                <w:t>168.2 (-194.9, 531.4)</w:t>
              </w:r>
            </w:ins>
          </w:p>
        </w:tc>
        <w:tc>
          <w:tcPr>
            <w:tcW w:w="0" w:type="auto"/>
            <w:tcBorders>
              <w:top w:val="single" w:sz="0" w:space="0" w:color="D3D3D3"/>
              <w:left w:val="single" w:sz="0" w:space="0" w:color="D3D3D3"/>
              <w:bottom w:val="single" w:sz="0" w:space="0" w:color="D3D3D3"/>
              <w:right w:val="single" w:sz="0" w:space="0" w:color="D3D3D3"/>
            </w:tcBorders>
          </w:tcPr>
          <w:p w14:paraId="3EC1DD71" w14:textId="77777777" w:rsidR="00524773" w:rsidRDefault="00524773" w:rsidP="00C670FC">
            <w:pPr>
              <w:keepNext/>
              <w:spacing w:after="60"/>
              <w:rPr>
                <w:ins w:id="598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590AFF" w14:textId="77777777" w:rsidR="00524773" w:rsidRDefault="00524773" w:rsidP="00C670FC">
            <w:pPr>
              <w:keepNext/>
              <w:spacing w:after="60"/>
              <w:rPr>
                <w:ins w:id="5990" w:author="Wittman, Jacob (CDC/DDNID/NCCDPHP/DDT) (CTR)" w:date="2023-08-15T14:04:00Z"/>
              </w:rPr>
            </w:pPr>
            <w:ins w:id="5991" w:author="Wittman, Jacob (CDC/DDNID/NCCDPHP/DDT) (CTR)" w:date="2023-08-15T14:04:00Z">
              <w:r>
                <w:rPr>
                  <w:rFonts w:ascii="Calibri" w:hAnsi="Calibri"/>
                  <w:sz w:val="20"/>
                </w:rPr>
                <w:t>7.6 (-10.3, 29.0)</w:t>
              </w:r>
            </w:ins>
          </w:p>
        </w:tc>
        <w:tc>
          <w:tcPr>
            <w:tcW w:w="0" w:type="auto"/>
            <w:tcBorders>
              <w:top w:val="single" w:sz="0" w:space="0" w:color="D3D3D3"/>
              <w:left w:val="single" w:sz="0" w:space="0" w:color="D3D3D3"/>
              <w:bottom w:val="single" w:sz="0" w:space="0" w:color="D3D3D3"/>
              <w:right w:val="single" w:sz="0" w:space="0" w:color="D3D3D3"/>
            </w:tcBorders>
          </w:tcPr>
          <w:p w14:paraId="2907B566" w14:textId="77777777" w:rsidR="00524773" w:rsidRDefault="00524773" w:rsidP="00C670FC">
            <w:pPr>
              <w:keepNext/>
              <w:spacing w:after="60"/>
              <w:rPr>
                <w:ins w:id="59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C6DEF3" w14:textId="77777777" w:rsidR="00524773" w:rsidRDefault="00524773" w:rsidP="00C670FC">
            <w:pPr>
              <w:keepNext/>
              <w:spacing w:after="60"/>
              <w:rPr>
                <w:ins w:id="5993" w:author="Wittman, Jacob (CDC/DDNID/NCCDPHP/DDT) (CTR)" w:date="2023-08-15T14:04:00Z"/>
              </w:rPr>
            </w:pPr>
            <w:ins w:id="5994" w:author="Wittman, Jacob (CDC/DDNID/NCCDPHP/DDT) (CTR)" w:date="2023-08-15T14:04:00Z">
              <w:r>
                <w:rPr>
                  <w:rFonts w:ascii="Calibri" w:hAnsi="Calibri"/>
                  <w:sz w:val="20"/>
                </w:rPr>
                <w:t>7.6 (-10.3, 29.0)</w:t>
              </w:r>
            </w:ins>
          </w:p>
        </w:tc>
      </w:tr>
      <w:tr w:rsidR="00524773" w14:paraId="514769EB" w14:textId="77777777" w:rsidTr="00C670FC">
        <w:trPr>
          <w:cantSplit/>
          <w:jc w:val="center"/>
          <w:ins w:id="599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F13FE3" w14:textId="77777777" w:rsidR="00524773" w:rsidRDefault="00524773" w:rsidP="00C670FC">
            <w:pPr>
              <w:keepNext/>
              <w:spacing w:after="60"/>
              <w:rPr>
                <w:ins w:id="5996" w:author="Wittman, Jacob (CDC/DDNID/NCCDPHP/DDT) (CTR)" w:date="2023-08-15T14:04:00Z"/>
              </w:rPr>
            </w:pPr>
            <w:ins w:id="5997" w:author="Wittman, Jacob (CDC/DDNID/NCCDPHP/DDT) (CTR)" w:date="2023-08-15T14:04:00Z">
              <w:r>
                <w:rPr>
                  <w:rFonts w:ascii="Calibri" w:hAnsi="Calibri"/>
                  <w:sz w:val="20"/>
                </w:rPr>
                <w:t>18 to 44</w:t>
              </w:r>
            </w:ins>
          </w:p>
        </w:tc>
        <w:tc>
          <w:tcPr>
            <w:tcW w:w="0" w:type="auto"/>
            <w:tcBorders>
              <w:top w:val="single" w:sz="0" w:space="0" w:color="D3D3D3"/>
              <w:left w:val="single" w:sz="0" w:space="0" w:color="D3D3D3"/>
              <w:bottom w:val="single" w:sz="0" w:space="0" w:color="D3D3D3"/>
              <w:right w:val="single" w:sz="0" w:space="0" w:color="D3D3D3"/>
            </w:tcBorders>
          </w:tcPr>
          <w:p w14:paraId="372CE9B1" w14:textId="77777777" w:rsidR="00524773" w:rsidRDefault="00524773" w:rsidP="00C670FC">
            <w:pPr>
              <w:keepNext/>
              <w:spacing w:after="60"/>
              <w:rPr>
                <w:ins w:id="5998" w:author="Wittman, Jacob (CDC/DDNID/NCCDPHP/DDT) (CTR)" w:date="2023-08-15T14:04:00Z"/>
              </w:rPr>
            </w:pPr>
            <w:ins w:id="5999"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10DF973" w14:textId="77777777" w:rsidR="00524773" w:rsidRDefault="00524773" w:rsidP="00C670FC">
            <w:pPr>
              <w:keepNext/>
              <w:spacing w:after="60"/>
              <w:rPr>
                <w:ins w:id="6000" w:author="Wittman, Jacob (CDC/DDNID/NCCDPHP/DDT) (CTR)" w:date="2023-08-15T14:04:00Z"/>
              </w:rPr>
            </w:pPr>
            <w:ins w:id="6001" w:author="Wittman, Jacob (CDC/DDNID/NCCDPHP/DDT) (CTR)" w:date="2023-08-15T14:04:00Z">
              <w:r>
                <w:rPr>
                  <w:rFonts w:ascii="Calibri" w:hAnsi="Calibri"/>
                  <w:sz w:val="20"/>
                </w:rPr>
                <w:t>5.2 (2.1)</w:t>
              </w:r>
            </w:ins>
          </w:p>
        </w:tc>
        <w:tc>
          <w:tcPr>
            <w:tcW w:w="0" w:type="auto"/>
            <w:tcBorders>
              <w:top w:val="single" w:sz="0" w:space="0" w:color="D3D3D3"/>
              <w:left w:val="single" w:sz="0" w:space="0" w:color="D3D3D3"/>
              <w:bottom w:val="single" w:sz="0" w:space="0" w:color="D3D3D3"/>
              <w:right w:val="single" w:sz="0" w:space="0" w:color="D3D3D3"/>
            </w:tcBorders>
          </w:tcPr>
          <w:p w14:paraId="20279BED" w14:textId="77777777" w:rsidR="00524773" w:rsidRDefault="00524773" w:rsidP="00C670FC">
            <w:pPr>
              <w:keepNext/>
              <w:spacing w:after="60"/>
              <w:rPr>
                <w:ins w:id="6002" w:author="Wittman, Jacob (CDC/DDNID/NCCDPHP/DDT) (CTR)" w:date="2023-08-15T14:04:00Z"/>
              </w:rPr>
            </w:pPr>
            <w:ins w:id="6003" w:author="Wittman, Jacob (CDC/DDNID/NCCDPHP/DDT) (CTR)" w:date="2023-08-15T14:04:00Z">
              <w:r>
                <w:rPr>
                  <w:rFonts w:ascii="Calibri" w:hAnsi="Calibri"/>
                  <w:sz w:val="20"/>
                </w:rPr>
                <w:t>3.8 (1.8)</w:t>
              </w:r>
            </w:ins>
          </w:p>
        </w:tc>
        <w:tc>
          <w:tcPr>
            <w:tcW w:w="0" w:type="auto"/>
            <w:tcBorders>
              <w:top w:val="single" w:sz="0" w:space="0" w:color="D3D3D3"/>
              <w:left w:val="single" w:sz="0" w:space="0" w:color="D3D3D3"/>
              <w:bottom w:val="single" w:sz="0" w:space="0" w:color="D3D3D3"/>
              <w:right w:val="single" w:sz="0" w:space="0" w:color="D3D3D3"/>
            </w:tcBorders>
          </w:tcPr>
          <w:p w14:paraId="2A95A333" w14:textId="77777777" w:rsidR="00524773" w:rsidRDefault="00524773" w:rsidP="00C670FC">
            <w:pPr>
              <w:keepNext/>
              <w:spacing w:after="60"/>
              <w:rPr>
                <w:ins w:id="6004" w:author="Wittman, Jacob (CDC/DDNID/NCCDPHP/DDT) (CTR)" w:date="2023-08-15T14:04:00Z"/>
              </w:rPr>
            </w:pPr>
            <w:ins w:id="6005" w:author="Wittman, Jacob (CDC/DDNID/NCCDPHP/DDT) (CTR)" w:date="2023-08-15T14:04:00Z">
              <w:r>
                <w:rPr>
                  <w:rFonts w:ascii="Calibri" w:hAnsi="Calibri"/>
                  <w:sz w:val="20"/>
                </w:rPr>
                <w:t>5.5 (1.7)</w:t>
              </w:r>
            </w:ins>
          </w:p>
        </w:tc>
        <w:tc>
          <w:tcPr>
            <w:tcW w:w="0" w:type="auto"/>
            <w:tcBorders>
              <w:top w:val="single" w:sz="0" w:space="0" w:color="D3D3D3"/>
              <w:left w:val="single" w:sz="0" w:space="0" w:color="D3D3D3"/>
              <w:bottom w:val="single" w:sz="0" w:space="0" w:color="D3D3D3"/>
              <w:right w:val="single" w:sz="0" w:space="0" w:color="D3D3D3"/>
            </w:tcBorders>
          </w:tcPr>
          <w:p w14:paraId="49A295AC" w14:textId="77777777" w:rsidR="00524773" w:rsidRDefault="00524773" w:rsidP="00C670FC">
            <w:pPr>
              <w:keepNext/>
              <w:spacing w:after="60"/>
              <w:rPr>
                <w:ins w:id="6006" w:author="Wittman, Jacob (CDC/DDNID/NCCDPHP/DDT) (CTR)" w:date="2023-08-15T14:04:00Z"/>
              </w:rPr>
            </w:pPr>
            <w:ins w:id="6007" w:author="Wittman, Jacob (CDC/DDNID/NCCDPHP/DDT) (CTR)" w:date="2023-08-15T14:04:00Z">
              <w:r>
                <w:rPr>
                  <w:rFonts w:ascii="Calibri" w:hAnsi="Calibri"/>
                  <w:sz w:val="20"/>
                </w:rPr>
                <w:t>7.8 (2.4)</w:t>
              </w:r>
            </w:ins>
          </w:p>
        </w:tc>
        <w:tc>
          <w:tcPr>
            <w:tcW w:w="0" w:type="auto"/>
            <w:tcBorders>
              <w:top w:val="single" w:sz="0" w:space="0" w:color="D3D3D3"/>
              <w:left w:val="single" w:sz="0" w:space="0" w:color="D3D3D3"/>
              <w:bottom w:val="single" w:sz="0" w:space="0" w:color="D3D3D3"/>
              <w:right w:val="single" w:sz="0" w:space="0" w:color="D3D3D3"/>
            </w:tcBorders>
          </w:tcPr>
          <w:p w14:paraId="7D54BF86" w14:textId="77777777" w:rsidR="00524773" w:rsidRDefault="00524773" w:rsidP="00C670FC">
            <w:pPr>
              <w:keepNext/>
              <w:spacing w:after="60"/>
              <w:rPr>
                <w:ins w:id="6008" w:author="Wittman, Jacob (CDC/DDNID/NCCDPHP/DDT) (CTR)" w:date="2023-08-15T14:04:00Z"/>
              </w:rPr>
            </w:pPr>
            <w:ins w:id="6009" w:author="Wittman, Jacob (CDC/DDNID/NCCDPHP/DDT) (CTR)" w:date="2023-08-15T14:04:00Z">
              <w:r>
                <w:rPr>
                  <w:rFonts w:ascii="Calibri" w:hAnsi="Calibri"/>
                  <w:sz w:val="20"/>
                </w:rPr>
                <w:t>6.0 (1.6)</w:t>
              </w:r>
            </w:ins>
          </w:p>
        </w:tc>
        <w:tc>
          <w:tcPr>
            <w:tcW w:w="0" w:type="auto"/>
            <w:tcBorders>
              <w:top w:val="single" w:sz="0" w:space="0" w:color="D3D3D3"/>
              <w:left w:val="single" w:sz="0" w:space="0" w:color="D3D3D3"/>
              <w:bottom w:val="single" w:sz="0" w:space="0" w:color="D3D3D3"/>
              <w:right w:val="single" w:sz="0" w:space="0" w:color="D3D3D3"/>
            </w:tcBorders>
          </w:tcPr>
          <w:p w14:paraId="374461EE" w14:textId="77777777" w:rsidR="00524773" w:rsidRDefault="00524773" w:rsidP="00C670FC">
            <w:pPr>
              <w:keepNext/>
              <w:spacing w:after="60"/>
              <w:rPr>
                <w:ins w:id="6010" w:author="Wittman, Jacob (CDC/DDNID/NCCDPHP/DDT) (CTR)" w:date="2023-08-15T14:04:00Z"/>
              </w:rPr>
            </w:pPr>
            <w:ins w:id="6011" w:author="Wittman, Jacob (CDC/DDNID/NCCDPHP/DDT) (CTR)" w:date="2023-08-15T14:04:00Z">
              <w:r>
                <w:rPr>
                  <w:rFonts w:ascii="Calibri" w:hAnsi="Calibri"/>
                  <w:sz w:val="20"/>
                </w:rPr>
                <w:t>6.7 (1.3)</w:t>
              </w:r>
            </w:ins>
          </w:p>
        </w:tc>
        <w:tc>
          <w:tcPr>
            <w:tcW w:w="0" w:type="auto"/>
            <w:tcBorders>
              <w:top w:val="single" w:sz="0" w:space="0" w:color="D3D3D3"/>
              <w:left w:val="single" w:sz="0" w:space="0" w:color="D3D3D3"/>
              <w:bottom w:val="single" w:sz="0" w:space="0" w:color="D3D3D3"/>
              <w:right w:val="single" w:sz="0" w:space="0" w:color="D3D3D3"/>
            </w:tcBorders>
          </w:tcPr>
          <w:p w14:paraId="556DB0D1" w14:textId="77777777" w:rsidR="00524773" w:rsidRDefault="00524773" w:rsidP="00C670FC">
            <w:pPr>
              <w:keepNext/>
              <w:spacing w:after="60"/>
              <w:rPr>
                <w:ins w:id="6012" w:author="Wittman, Jacob (CDC/DDNID/NCCDPHP/DDT) (CTR)" w:date="2023-08-15T14:04:00Z"/>
              </w:rPr>
            </w:pPr>
            <w:ins w:id="6013" w:author="Wittman, Jacob (CDC/DDNID/NCCDPHP/DDT) (CTR)" w:date="2023-08-15T14:04:00Z">
              <w:r>
                <w:rPr>
                  <w:rFonts w:ascii="Calibri" w:hAnsi="Calibri"/>
                  <w:sz w:val="20"/>
                </w:rPr>
                <w:t>4.7 (1.8)</w:t>
              </w:r>
            </w:ins>
          </w:p>
        </w:tc>
        <w:tc>
          <w:tcPr>
            <w:tcW w:w="0" w:type="auto"/>
            <w:tcBorders>
              <w:top w:val="single" w:sz="0" w:space="0" w:color="D3D3D3"/>
              <w:left w:val="single" w:sz="0" w:space="0" w:color="D3D3D3"/>
              <w:bottom w:val="single" w:sz="0" w:space="0" w:color="D3D3D3"/>
              <w:right w:val="single" w:sz="0" w:space="0" w:color="D3D3D3"/>
            </w:tcBorders>
          </w:tcPr>
          <w:p w14:paraId="6C251518" w14:textId="77777777" w:rsidR="00524773" w:rsidRDefault="00524773" w:rsidP="00C670FC">
            <w:pPr>
              <w:keepNext/>
              <w:spacing w:after="60"/>
              <w:rPr>
                <w:ins w:id="6014" w:author="Wittman, Jacob (CDC/DDNID/NCCDPHP/DDT) (CTR)" w:date="2023-08-15T14:04:00Z"/>
              </w:rPr>
            </w:pPr>
            <w:ins w:id="6015" w:author="Wittman, Jacob (CDC/DDNID/NCCDPHP/DDT) (CTR)" w:date="2023-08-15T14:04:00Z">
              <w:r>
                <w:rPr>
                  <w:rFonts w:ascii="Calibri" w:hAnsi="Calibri"/>
                  <w:sz w:val="20"/>
                </w:rPr>
                <w:t>1.7 (0.8)</w:t>
              </w:r>
            </w:ins>
          </w:p>
        </w:tc>
        <w:tc>
          <w:tcPr>
            <w:tcW w:w="0" w:type="auto"/>
            <w:tcBorders>
              <w:top w:val="single" w:sz="0" w:space="0" w:color="D3D3D3"/>
              <w:left w:val="single" w:sz="0" w:space="0" w:color="D3D3D3"/>
              <w:bottom w:val="single" w:sz="0" w:space="0" w:color="D3D3D3"/>
              <w:right w:val="single" w:sz="0" w:space="0" w:color="D3D3D3"/>
            </w:tcBorders>
          </w:tcPr>
          <w:p w14:paraId="65A72B62" w14:textId="77777777" w:rsidR="00524773" w:rsidRDefault="00524773" w:rsidP="00C670FC">
            <w:pPr>
              <w:keepNext/>
              <w:spacing w:after="60"/>
              <w:rPr>
                <w:ins w:id="6016" w:author="Wittman, Jacob (CDC/DDNID/NCCDPHP/DDT) (CTR)" w:date="2023-08-15T14:04:00Z"/>
              </w:rPr>
            </w:pPr>
            <w:ins w:id="6017" w:author="Wittman, Jacob (CDC/DDNID/NCCDPHP/DDT) (CTR)" w:date="2023-08-15T14:04:00Z">
              <w:r>
                <w:rPr>
                  <w:rFonts w:ascii="Calibri" w:hAnsi="Calibri"/>
                  <w:sz w:val="20"/>
                </w:rPr>
                <w:t>5.9 (2.8)</w:t>
              </w:r>
            </w:ins>
          </w:p>
        </w:tc>
        <w:tc>
          <w:tcPr>
            <w:tcW w:w="0" w:type="auto"/>
            <w:tcBorders>
              <w:top w:val="single" w:sz="0" w:space="0" w:color="D3D3D3"/>
              <w:left w:val="single" w:sz="0" w:space="0" w:color="D3D3D3"/>
              <w:bottom w:val="single" w:sz="0" w:space="0" w:color="D3D3D3"/>
              <w:right w:val="single" w:sz="0" w:space="0" w:color="D3D3D3"/>
            </w:tcBorders>
          </w:tcPr>
          <w:p w14:paraId="59383D92" w14:textId="77777777" w:rsidR="00524773" w:rsidRDefault="00524773" w:rsidP="00C670FC">
            <w:pPr>
              <w:keepNext/>
              <w:spacing w:after="60"/>
              <w:rPr>
                <w:ins w:id="6018" w:author="Wittman, Jacob (CDC/DDNID/NCCDPHP/DDT) (CTR)" w:date="2023-08-15T14:04:00Z"/>
              </w:rPr>
            </w:pPr>
            <w:ins w:id="6019" w:author="Wittman, Jacob (CDC/DDNID/NCCDPHP/DDT) (CTR)" w:date="2023-08-15T14:04:00Z">
              <w:r>
                <w:rPr>
                  <w:rFonts w:ascii="Calibri" w:hAnsi="Calibri"/>
                  <w:sz w:val="20"/>
                </w:rPr>
                <w:t>4.6 (2.2)</w:t>
              </w:r>
            </w:ins>
          </w:p>
        </w:tc>
        <w:tc>
          <w:tcPr>
            <w:tcW w:w="0" w:type="auto"/>
            <w:tcBorders>
              <w:top w:val="single" w:sz="0" w:space="0" w:color="D3D3D3"/>
              <w:left w:val="single" w:sz="0" w:space="0" w:color="D3D3D3"/>
              <w:bottom w:val="single" w:sz="0" w:space="0" w:color="D3D3D3"/>
              <w:right w:val="single" w:sz="0" w:space="0" w:color="D3D3D3"/>
            </w:tcBorders>
          </w:tcPr>
          <w:p w14:paraId="5D9EE440" w14:textId="77777777" w:rsidR="00524773" w:rsidRDefault="00524773" w:rsidP="00C670FC">
            <w:pPr>
              <w:keepNext/>
              <w:spacing w:after="60"/>
              <w:rPr>
                <w:ins w:id="6020" w:author="Wittman, Jacob (CDC/DDNID/NCCDPHP/DDT) (CTR)" w:date="2023-08-15T14:04:00Z"/>
              </w:rPr>
            </w:pPr>
            <w:ins w:id="6021" w:author="Wittman, Jacob (CDC/DDNID/NCCDPHP/DDT) (CTR)" w:date="2023-08-15T14:04:00Z">
              <w:r>
                <w:rPr>
                  <w:rFonts w:ascii="Calibri" w:hAnsi="Calibri"/>
                  <w:sz w:val="20"/>
                </w:rPr>
                <w:t>3.2 (1.4)</w:t>
              </w:r>
            </w:ins>
          </w:p>
        </w:tc>
        <w:tc>
          <w:tcPr>
            <w:tcW w:w="0" w:type="auto"/>
            <w:tcBorders>
              <w:top w:val="single" w:sz="0" w:space="0" w:color="D3D3D3"/>
              <w:left w:val="single" w:sz="0" w:space="0" w:color="D3D3D3"/>
              <w:bottom w:val="single" w:sz="0" w:space="0" w:color="D3D3D3"/>
              <w:right w:val="single" w:sz="0" w:space="0" w:color="D3D3D3"/>
            </w:tcBorders>
          </w:tcPr>
          <w:p w14:paraId="33A75FC4" w14:textId="77777777" w:rsidR="00524773" w:rsidRDefault="00524773" w:rsidP="00C670FC">
            <w:pPr>
              <w:keepNext/>
              <w:spacing w:after="60"/>
              <w:rPr>
                <w:ins w:id="6022" w:author="Wittman, Jacob (CDC/DDNID/NCCDPHP/DDT) (CTR)" w:date="2023-08-15T14:04:00Z"/>
              </w:rPr>
            </w:pPr>
            <w:ins w:id="6023" w:author="Wittman, Jacob (CDC/DDNID/NCCDPHP/DDT) (CTR)" w:date="2023-08-15T14:04:00Z">
              <w:r>
                <w:rPr>
                  <w:rFonts w:ascii="Calibri" w:hAnsi="Calibri"/>
                  <w:sz w:val="20"/>
                </w:rPr>
                <w:t>7.7 (3.0)</w:t>
              </w:r>
            </w:ins>
          </w:p>
        </w:tc>
        <w:tc>
          <w:tcPr>
            <w:tcW w:w="0" w:type="auto"/>
            <w:tcBorders>
              <w:top w:val="single" w:sz="0" w:space="0" w:color="D3D3D3"/>
              <w:left w:val="single" w:sz="0" w:space="0" w:color="D3D3D3"/>
              <w:bottom w:val="single" w:sz="0" w:space="0" w:color="D3D3D3"/>
              <w:right w:val="single" w:sz="0" w:space="0" w:color="D3D3D3"/>
            </w:tcBorders>
          </w:tcPr>
          <w:p w14:paraId="3711A6FD" w14:textId="77777777" w:rsidR="00524773" w:rsidRDefault="00524773" w:rsidP="00C670FC">
            <w:pPr>
              <w:keepNext/>
              <w:spacing w:after="60"/>
              <w:rPr>
                <w:ins w:id="6024" w:author="Wittman, Jacob (CDC/DDNID/NCCDPHP/DDT) (CTR)" w:date="2023-08-15T14:04:00Z"/>
              </w:rPr>
            </w:pPr>
            <w:ins w:id="6025" w:author="Wittman, Jacob (CDC/DDNID/NCCDPHP/DDT) (CTR)" w:date="2023-08-15T14:04:00Z">
              <w:r>
                <w:rPr>
                  <w:rFonts w:ascii="Calibri" w:hAnsi="Calibri"/>
                  <w:sz w:val="20"/>
                </w:rPr>
                <w:t>3.7 (2.2)</w:t>
              </w:r>
            </w:ins>
          </w:p>
        </w:tc>
        <w:tc>
          <w:tcPr>
            <w:tcW w:w="0" w:type="auto"/>
            <w:tcBorders>
              <w:top w:val="single" w:sz="0" w:space="0" w:color="D3D3D3"/>
              <w:left w:val="single" w:sz="0" w:space="0" w:color="D3D3D3"/>
              <w:bottom w:val="single" w:sz="0" w:space="0" w:color="D3D3D3"/>
              <w:right w:val="single" w:sz="0" w:space="0" w:color="D3D3D3"/>
            </w:tcBorders>
          </w:tcPr>
          <w:p w14:paraId="3B400802" w14:textId="77777777" w:rsidR="00524773" w:rsidRDefault="00524773" w:rsidP="00C670FC">
            <w:pPr>
              <w:keepNext/>
              <w:spacing w:after="60"/>
              <w:rPr>
                <w:ins w:id="6026" w:author="Wittman, Jacob (CDC/DDNID/NCCDPHP/DDT) (CTR)" w:date="2023-08-15T14:04:00Z"/>
              </w:rPr>
            </w:pPr>
            <w:ins w:id="6027" w:author="Wittman, Jacob (CDC/DDNID/NCCDPHP/DDT) (CTR)" w:date="2023-08-15T14:04:00Z">
              <w:r>
                <w:rPr>
                  <w:rFonts w:ascii="Calibri" w:hAnsi="Calibri"/>
                  <w:sz w:val="20"/>
                </w:rPr>
                <w:t>46.7 (-115.1, 208.4)</w:t>
              </w:r>
            </w:ins>
          </w:p>
        </w:tc>
        <w:tc>
          <w:tcPr>
            <w:tcW w:w="0" w:type="auto"/>
            <w:tcBorders>
              <w:top w:val="single" w:sz="0" w:space="0" w:color="D3D3D3"/>
              <w:left w:val="single" w:sz="0" w:space="0" w:color="D3D3D3"/>
              <w:bottom w:val="single" w:sz="0" w:space="0" w:color="D3D3D3"/>
              <w:right w:val="single" w:sz="0" w:space="0" w:color="D3D3D3"/>
            </w:tcBorders>
          </w:tcPr>
          <w:p w14:paraId="2280153C" w14:textId="77777777" w:rsidR="00524773" w:rsidRDefault="00524773" w:rsidP="00C670FC">
            <w:pPr>
              <w:keepNext/>
              <w:spacing w:after="60"/>
              <w:rPr>
                <w:ins w:id="602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BB76D7" w14:textId="77777777" w:rsidR="00524773" w:rsidRDefault="00524773" w:rsidP="00C670FC">
            <w:pPr>
              <w:keepNext/>
              <w:spacing w:after="60"/>
              <w:rPr>
                <w:ins w:id="6029" w:author="Wittman, Jacob (CDC/DDNID/NCCDPHP/DDT) (CTR)" w:date="2023-08-15T14:04:00Z"/>
              </w:rPr>
            </w:pPr>
            <w:ins w:id="6030" w:author="Wittman, Jacob (CDC/DDNID/NCCDPHP/DDT) (CTR)" w:date="2023-08-15T14:04:00Z">
              <w:r>
                <w:rPr>
                  <w:rFonts w:ascii="Calibri" w:hAnsi="Calibri"/>
                  <w:sz w:val="20"/>
                </w:rPr>
                <w:t>-1.5 (-9.3, 7.0)</w:t>
              </w:r>
            </w:ins>
          </w:p>
        </w:tc>
        <w:tc>
          <w:tcPr>
            <w:tcW w:w="0" w:type="auto"/>
            <w:tcBorders>
              <w:top w:val="single" w:sz="0" w:space="0" w:color="D3D3D3"/>
              <w:left w:val="single" w:sz="0" w:space="0" w:color="D3D3D3"/>
              <w:bottom w:val="single" w:sz="0" w:space="0" w:color="D3D3D3"/>
              <w:right w:val="single" w:sz="0" w:space="0" w:color="D3D3D3"/>
            </w:tcBorders>
          </w:tcPr>
          <w:p w14:paraId="00CAD9FF" w14:textId="77777777" w:rsidR="00524773" w:rsidRDefault="00524773" w:rsidP="00C670FC">
            <w:pPr>
              <w:keepNext/>
              <w:spacing w:after="60"/>
              <w:rPr>
                <w:ins w:id="60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19AE7C" w14:textId="77777777" w:rsidR="00524773" w:rsidRDefault="00524773" w:rsidP="00C670FC">
            <w:pPr>
              <w:keepNext/>
              <w:spacing w:after="60"/>
              <w:rPr>
                <w:ins w:id="6032" w:author="Wittman, Jacob (CDC/DDNID/NCCDPHP/DDT) (CTR)" w:date="2023-08-15T14:04:00Z"/>
              </w:rPr>
            </w:pPr>
            <w:ins w:id="6033" w:author="Wittman, Jacob (CDC/DDNID/NCCDPHP/DDT) (CTR)" w:date="2023-08-15T14:04:00Z">
              <w:r>
                <w:rPr>
                  <w:rFonts w:ascii="Calibri" w:hAnsi="Calibri"/>
                  <w:sz w:val="20"/>
                </w:rPr>
                <w:t>-1.5 (-9.3, 7.0)</w:t>
              </w:r>
            </w:ins>
          </w:p>
        </w:tc>
      </w:tr>
      <w:tr w:rsidR="00524773" w14:paraId="2A7B565C" w14:textId="77777777" w:rsidTr="00C670FC">
        <w:trPr>
          <w:cantSplit/>
          <w:jc w:val="center"/>
          <w:ins w:id="60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BB73B6A" w14:textId="77777777" w:rsidR="00524773" w:rsidRDefault="00524773" w:rsidP="00C670FC">
            <w:pPr>
              <w:keepNext/>
              <w:spacing w:after="60"/>
              <w:rPr>
                <w:ins w:id="6035" w:author="Wittman, Jacob (CDC/DDNID/NCCDPHP/DDT) (CTR)" w:date="2023-08-15T14:04:00Z"/>
              </w:rPr>
            </w:pPr>
            <w:ins w:id="6036" w:author="Wittman, Jacob (CDC/DDNID/NCCDPHP/DDT) (CTR)" w:date="2023-08-15T14:04:00Z">
              <w:r>
                <w:rPr>
                  <w:rFonts w:ascii="Calibri" w:hAnsi="Calibri"/>
                  <w:sz w:val="20"/>
                </w:rPr>
                <w:t>45 to 64</w:t>
              </w:r>
            </w:ins>
          </w:p>
        </w:tc>
        <w:tc>
          <w:tcPr>
            <w:tcW w:w="0" w:type="auto"/>
            <w:tcBorders>
              <w:top w:val="single" w:sz="0" w:space="0" w:color="D3D3D3"/>
              <w:left w:val="single" w:sz="0" w:space="0" w:color="D3D3D3"/>
              <w:bottom w:val="single" w:sz="0" w:space="0" w:color="D3D3D3"/>
              <w:right w:val="single" w:sz="0" w:space="0" w:color="D3D3D3"/>
            </w:tcBorders>
          </w:tcPr>
          <w:p w14:paraId="7F6F3755" w14:textId="77777777" w:rsidR="00524773" w:rsidRDefault="00524773" w:rsidP="00C670FC">
            <w:pPr>
              <w:keepNext/>
              <w:spacing w:after="60"/>
              <w:rPr>
                <w:ins w:id="6037" w:author="Wittman, Jacob (CDC/DDNID/NCCDPHP/DDT) (CTR)" w:date="2023-08-15T14:04:00Z"/>
              </w:rPr>
            </w:pPr>
            <w:ins w:id="6038"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8AAB24F" w14:textId="77777777" w:rsidR="00524773" w:rsidRDefault="00524773" w:rsidP="00C670FC">
            <w:pPr>
              <w:keepNext/>
              <w:spacing w:after="60"/>
              <w:rPr>
                <w:ins w:id="6039" w:author="Wittman, Jacob (CDC/DDNID/NCCDPHP/DDT) (CTR)" w:date="2023-08-15T14:04:00Z"/>
              </w:rPr>
            </w:pPr>
            <w:ins w:id="6040" w:author="Wittman, Jacob (CDC/DDNID/NCCDPHP/DDT) (CTR)" w:date="2023-08-15T14:04:00Z">
              <w:r>
                <w:rPr>
                  <w:rFonts w:ascii="Calibri" w:hAnsi="Calibri"/>
                  <w:sz w:val="20"/>
                </w:rPr>
                <w:t>9.1 (1.2)</w:t>
              </w:r>
            </w:ins>
          </w:p>
        </w:tc>
        <w:tc>
          <w:tcPr>
            <w:tcW w:w="0" w:type="auto"/>
            <w:tcBorders>
              <w:top w:val="single" w:sz="0" w:space="0" w:color="D3D3D3"/>
              <w:left w:val="single" w:sz="0" w:space="0" w:color="D3D3D3"/>
              <w:bottom w:val="single" w:sz="0" w:space="0" w:color="D3D3D3"/>
              <w:right w:val="single" w:sz="0" w:space="0" w:color="D3D3D3"/>
            </w:tcBorders>
          </w:tcPr>
          <w:p w14:paraId="77877968" w14:textId="77777777" w:rsidR="00524773" w:rsidRDefault="00524773" w:rsidP="00C670FC">
            <w:pPr>
              <w:keepNext/>
              <w:spacing w:after="60"/>
              <w:rPr>
                <w:ins w:id="6041" w:author="Wittman, Jacob (CDC/DDNID/NCCDPHP/DDT) (CTR)" w:date="2023-08-15T14:04:00Z"/>
              </w:rPr>
            </w:pPr>
            <w:ins w:id="6042" w:author="Wittman, Jacob (CDC/DDNID/NCCDPHP/DDT) (CTR)" w:date="2023-08-15T14:04:00Z">
              <w:r>
                <w:rPr>
                  <w:rFonts w:ascii="Calibri" w:hAnsi="Calibri"/>
                  <w:sz w:val="20"/>
                </w:rPr>
                <w:t>11.1 (1.4)</w:t>
              </w:r>
            </w:ins>
          </w:p>
        </w:tc>
        <w:tc>
          <w:tcPr>
            <w:tcW w:w="0" w:type="auto"/>
            <w:tcBorders>
              <w:top w:val="single" w:sz="0" w:space="0" w:color="D3D3D3"/>
              <w:left w:val="single" w:sz="0" w:space="0" w:color="D3D3D3"/>
              <w:bottom w:val="single" w:sz="0" w:space="0" w:color="D3D3D3"/>
              <w:right w:val="single" w:sz="0" w:space="0" w:color="D3D3D3"/>
            </w:tcBorders>
          </w:tcPr>
          <w:p w14:paraId="23497C86" w14:textId="77777777" w:rsidR="00524773" w:rsidRDefault="00524773" w:rsidP="00C670FC">
            <w:pPr>
              <w:keepNext/>
              <w:spacing w:after="60"/>
              <w:rPr>
                <w:ins w:id="6043" w:author="Wittman, Jacob (CDC/DDNID/NCCDPHP/DDT) (CTR)" w:date="2023-08-15T14:04:00Z"/>
              </w:rPr>
            </w:pPr>
            <w:ins w:id="6044" w:author="Wittman, Jacob (CDC/DDNID/NCCDPHP/DDT) (CTR)" w:date="2023-08-15T14:04:00Z">
              <w:r>
                <w:rPr>
                  <w:rFonts w:ascii="Calibri" w:hAnsi="Calibri"/>
                  <w:sz w:val="20"/>
                </w:rPr>
                <w:t>9.4 (1.4)</w:t>
              </w:r>
            </w:ins>
          </w:p>
        </w:tc>
        <w:tc>
          <w:tcPr>
            <w:tcW w:w="0" w:type="auto"/>
            <w:tcBorders>
              <w:top w:val="single" w:sz="0" w:space="0" w:color="D3D3D3"/>
              <w:left w:val="single" w:sz="0" w:space="0" w:color="D3D3D3"/>
              <w:bottom w:val="single" w:sz="0" w:space="0" w:color="D3D3D3"/>
              <w:right w:val="single" w:sz="0" w:space="0" w:color="D3D3D3"/>
            </w:tcBorders>
          </w:tcPr>
          <w:p w14:paraId="553AF054" w14:textId="77777777" w:rsidR="00524773" w:rsidRDefault="00524773" w:rsidP="00C670FC">
            <w:pPr>
              <w:keepNext/>
              <w:spacing w:after="60"/>
              <w:rPr>
                <w:ins w:id="6045" w:author="Wittman, Jacob (CDC/DDNID/NCCDPHP/DDT) (CTR)" w:date="2023-08-15T14:04:00Z"/>
              </w:rPr>
            </w:pPr>
            <w:ins w:id="6046" w:author="Wittman, Jacob (CDC/DDNID/NCCDPHP/DDT) (CTR)" w:date="2023-08-15T14:04:00Z">
              <w:r>
                <w:rPr>
                  <w:rFonts w:ascii="Calibri" w:hAnsi="Calibri"/>
                  <w:sz w:val="20"/>
                </w:rPr>
                <w:t>9.1 (1.3)</w:t>
              </w:r>
            </w:ins>
          </w:p>
        </w:tc>
        <w:tc>
          <w:tcPr>
            <w:tcW w:w="0" w:type="auto"/>
            <w:tcBorders>
              <w:top w:val="single" w:sz="0" w:space="0" w:color="D3D3D3"/>
              <w:left w:val="single" w:sz="0" w:space="0" w:color="D3D3D3"/>
              <w:bottom w:val="single" w:sz="0" w:space="0" w:color="D3D3D3"/>
              <w:right w:val="single" w:sz="0" w:space="0" w:color="D3D3D3"/>
            </w:tcBorders>
          </w:tcPr>
          <w:p w14:paraId="5122A393" w14:textId="77777777" w:rsidR="00524773" w:rsidRDefault="00524773" w:rsidP="00C670FC">
            <w:pPr>
              <w:keepNext/>
              <w:spacing w:after="60"/>
              <w:rPr>
                <w:ins w:id="6047" w:author="Wittman, Jacob (CDC/DDNID/NCCDPHP/DDT) (CTR)" w:date="2023-08-15T14:04:00Z"/>
              </w:rPr>
            </w:pPr>
            <w:ins w:id="6048" w:author="Wittman, Jacob (CDC/DDNID/NCCDPHP/DDT) (CTR)" w:date="2023-08-15T14:04:00Z">
              <w:r>
                <w:rPr>
                  <w:rFonts w:ascii="Calibri" w:hAnsi="Calibri"/>
                  <w:sz w:val="20"/>
                </w:rPr>
                <w:t>8.7 (1.4)</w:t>
              </w:r>
            </w:ins>
          </w:p>
        </w:tc>
        <w:tc>
          <w:tcPr>
            <w:tcW w:w="0" w:type="auto"/>
            <w:tcBorders>
              <w:top w:val="single" w:sz="0" w:space="0" w:color="D3D3D3"/>
              <w:left w:val="single" w:sz="0" w:space="0" w:color="D3D3D3"/>
              <w:bottom w:val="single" w:sz="0" w:space="0" w:color="D3D3D3"/>
              <w:right w:val="single" w:sz="0" w:space="0" w:color="D3D3D3"/>
            </w:tcBorders>
          </w:tcPr>
          <w:p w14:paraId="38EA2F2C" w14:textId="77777777" w:rsidR="00524773" w:rsidRDefault="00524773" w:rsidP="00C670FC">
            <w:pPr>
              <w:keepNext/>
              <w:spacing w:after="60"/>
              <w:rPr>
                <w:ins w:id="6049" w:author="Wittman, Jacob (CDC/DDNID/NCCDPHP/DDT) (CTR)" w:date="2023-08-15T14:04:00Z"/>
              </w:rPr>
            </w:pPr>
            <w:ins w:id="6050" w:author="Wittman, Jacob (CDC/DDNID/NCCDPHP/DDT) (CTR)" w:date="2023-08-15T14:04:00Z">
              <w:r>
                <w:rPr>
                  <w:rFonts w:ascii="Calibri" w:hAnsi="Calibri"/>
                  <w:sz w:val="20"/>
                </w:rPr>
                <w:t>8.8 (1.4)</w:t>
              </w:r>
            </w:ins>
          </w:p>
        </w:tc>
        <w:tc>
          <w:tcPr>
            <w:tcW w:w="0" w:type="auto"/>
            <w:tcBorders>
              <w:top w:val="single" w:sz="0" w:space="0" w:color="D3D3D3"/>
              <w:left w:val="single" w:sz="0" w:space="0" w:color="D3D3D3"/>
              <w:bottom w:val="single" w:sz="0" w:space="0" w:color="D3D3D3"/>
              <w:right w:val="single" w:sz="0" w:space="0" w:color="D3D3D3"/>
            </w:tcBorders>
          </w:tcPr>
          <w:p w14:paraId="0B206CA0" w14:textId="77777777" w:rsidR="00524773" w:rsidRDefault="00524773" w:rsidP="00C670FC">
            <w:pPr>
              <w:keepNext/>
              <w:spacing w:after="60"/>
              <w:rPr>
                <w:ins w:id="6051" w:author="Wittman, Jacob (CDC/DDNID/NCCDPHP/DDT) (CTR)" w:date="2023-08-15T14:04:00Z"/>
              </w:rPr>
            </w:pPr>
            <w:ins w:id="6052" w:author="Wittman, Jacob (CDC/DDNID/NCCDPHP/DDT) (CTR)" w:date="2023-08-15T14:04:00Z">
              <w:r>
                <w:rPr>
                  <w:rFonts w:ascii="Calibri" w:hAnsi="Calibri"/>
                  <w:sz w:val="20"/>
                </w:rPr>
                <w:t>8.9 (1.3)</w:t>
              </w:r>
            </w:ins>
          </w:p>
        </w:tc>
        <w:tc>
          <w:tcPr>
            <w:tcW w:w="0" w:type="auto"/>
            <w:tcBorders>
              <w:top w:val="single" w:sz="0" w:space="0" w:color="D3D3D3"/>
              <w:left w:val="single" w:sz="0" w:space="0" w:color="D3D3D3"/>
              <w:bottom w:val="single" w:sz="0" w:space="0" w:color="D3D3D3"/>
              <w:right w:val="single" w:sz="0" w:space="0" w:color="D3D3D3"/>
            </w:tcBorders>
          </w:tcPr>
          <w:p w14:paraId="75F3EE18" w14:textId="77777777" w:rsidR="00524773" w:rsidRDefault="00524773" w:rsidP="00C670FC">
            <w:pPr>
              <w:keepNext/>
              <w:spacing w:after="60"/>
              <w:rPr>
                <w:ins w:id="6053" w:author="Wittman, Jacob (CDC/DDNID/NCCDPHP/DDT) (CTR)" w:date="2023-08-15T14:04:00Z"/>
              </w:rPr>
            </w:pPr>
            <w:ins w:id="6054" w:author="Wittman, Jacob (CDC/DDNID/NCCDPHP/DDT) (CTR)" w:date="2023-08-15T14:04:00Z">
              <w:r>
                <w:rPr>
                  <w:rFonts w:ascii="Calibri" w:hAnsi="Calibri"/>
                  <w:sz w:val="20"/>
                </w:rPr>
                <w:t>10.5 (1.4)</w:t>
              </w:r>
            </w:ins>
          </w:p>
        </w:tc>
        <w:tc>
          <w:tcPr>
            <w:tcW w:w="0" w:type="auto"/>
            <w:tcBorders>
              <w:top w:val="single" w:sz="0" w:space="0" w:color="D3D3D3"/>
              <w:left w:val="single" w:sz="0" w:space="0" w:color="D3D3D3"/>
              <w:bottom w:val="single" w:sz="0" w:space="0" w:color="D3D3D3"/>
              <w:right w:val="single" w:sz="0" w:space="0" w:color="D3D3D3"/>
            </w:tcBorders>
          </w:tcPr>
          <w:p w14:paraId="2A0202DC" w14:textId="77777777" w:rsidR="00524773" w:rsidRDefault="00524773" w:rsidP="00C670FC">
            <w:pPr>
              <w:keepNext/>
              <w:spacing w:after="60"/>
              <w:rPr>
                <w:ins w:id="6055" w:author="Wittman, Jacob (CDC/DDNID/NCCDPHP/DDT) (CTR)" w:date="2023-08-15T14:04:00Z"/>
              </w:rPr>
            </w:pPr>
            <w:ins w:id="6056" w:author="Wittman, Jacob (CDC/DDNID/NCCDPHP/DDT) (CTR)" w:date="2023-08-15T14:04:00Z">
              <w:r>
                <w:rPr>
                  <w:rFonts w:ascii="Calibri" w:hAnsi="Calibri"/>
                  <w:sz w:val="20"/>
                </w:rPr>
                <w:t>8.5 (1.3)</w:t>
              </w:r>
            </w:ins>
          </w:p>
        </w:tc>
        <w:tc>
          <w:tcPr>
            <w:tcW w:w="0" w:type="auto"/>
            <w:tcBorders>
              <w:top w:val="single" w:sz="0" w:space="0" w:color="D3D3D3"/>
              <w:left w:val="single" w:sz="0" w:space="0" w:color="D3D3D3"/>
              <w:bottom w:val="single" w:sz="0" w:space="0" w:color="D3D3D3"/>
              <w:right w:val="single" w:sz="0" w:space="0" w:color="D3D3D3"/>
            </w:tcBorders>
          </w:tcPr>
          <w:p w14:paraId="2A347A61" w14:textId="77777777" w:rsidR="00524773" w:rsidRDefault="00524773" w:rsidP="00C670FC">
            <w:pPr>
              <w:keepNext/>
              <w:spacing w:after="60"/>
              <w:rPr>
                <w:ins w:id="6057" w:author="Wittman, Jacob (CDC/DDNID/NCCDPHP/DDT) (CTR)" w:date="2023-08-15T14:04:00Z"/>
              </w:rPr>
            </w:pPr>
            <w:ins w:id="6058" w:author="Wittman, Jacob (CDC/DDNID/NCCDPHP/DDT) (CTR)" w:date="2023-08-15T14:04:00Z">
              <w:r>
                <w:rPr>
                  <w:rFonts w:ascii="Calibri" w:hAnsi="Calibri"/>
                  <w:sz w:val="20"/>
                </w:rPr>
                <w:t>9.9 (1.3)</w:t>
              </w:r>
            </w:ins>
          </w:p>
        </w:tc>
        <w:tc>
          <w:tcPr>
            <w:tcW w:w="0" w:type="auto"/>
            <w:tcBorders>
              <w:top w:val="single" w:sz="0" w:space="0" w:color="D3D3D3"/>
              <w:left w:val="single" w:sz="0" w:space="0" w:color="D3D3D3"/>
              <w:bottom w:val="single" w:sz="0" w:space="0" w:color="D3D3D3"/>
              <w:right w:val="single" w:sz="0" w:space="0" w:color="D3D3D3"/>
            </w:tcBorders>
          </w:tcPr>
          <w:p w14:paraId="3A47A784" w14:textId="77777777" w:rsidR="00524773" w:rsidRDefault="00524773" w:rsidP="00C670FC">
            <w:pPr>
              <w:keepNext/>
              <w:spacing w:after="60"/>
              <w:rPr>
                <w:ins w:id="6059" w:author="Wittman, Jacob (CDC/DDNID/NCCDPHP/DDT) (CTR)" w:date="2023-08-15T14:04:00Z"/>
              </w:rPr>
            </w:pPr>
            <w:ins w:id="6060" w:author="Wittman, Jacob (CDC/DDNID/NCCDPHP/DDT) (CTR)" w:date="2023-08-15T14:04:00Z">
              <w:r>
                <w:rPr>
                  <w:rFonts w:ascii="Calibri" w:hAnsi="Calibri"/>
                  <w:sz w:val="20"/>
                </w:rPr>
                <w:t>10.4 (1.2)</w:t>
              </w:r>
            </w:ins>
          </w:p>
        </w:tc>
        <w:tc>
          <w:tcPr>
            <w:tcW w:w="0" w:type="auto"/>
            <w:tcBorders>
              <w:top w:val="single" w:sz="0" w:space="0" w:color="D3D3D3"/>
              <w:left w:val="single" w:sz="0" w:space="0" w:color="D3D3D3"/>
              <w:bottom w:val="single" w:sz="0" w:space="0" w:color="D3D3D3"/>
              <w:right w:val="single" w:sz="0" w:space="0" w:color="D3D3D3"/>
            </w:tcBorders>
          </w:tcPr>
          <w:p w14:paraId="69F24958" w14:textId="77777777" w:rsidR="00524773" w:rsidRDefault="00524773" w:rsidP="00C670FC">
            <w:pPr>
              <w:keepNext/>
              <w:spacing w:after="60"/>
              <w:rPr>
                <w:ins w:id="6061" w:author="Wittman, Jacob (CDC/DDNID/NCCDPHP/DDT) (CTR)" w:date="2023-08-15T14:04:00Z"/>
              </w:rPr>
            </w:pPr>
            <w:ins w:id="6062" w:author="Wittman, Jacob (CDC/DDNID/NCCDPHP/DDT) (CTR)" w:date="2023-08-15T14:04:00Z">
              <w:r>
                <w:rPr>
                  <w:rFonts w:ascii="Calibri" w:hAnsi="Calibri"/>
                  <w:sz w:val="20"/>
                </w:rPr>
                <w:t>11.5 (1.5)</w:t>
              </w:r>
            </w:ins>
          </w:p>
        </w:tc>
        <w:tc>
          <w:tcPr>
            <w:tcW w:w="0" w:type="auto"/>
            <w:tcBorders>
              <w:top w:val="single" w:sz="0" w:space="0" w:color="D3D3D3"/>
              <w:left w:val="single" w:sz="0" w:space="0" w:color="D3D3D3"/>
              <w:bottom w:val="single" w:sz="0" w:space="0" w:color="D3D3D3"/>
              <w:right w:val="single" w:sz="0" w:space="0" w:color="D3D3D3"/>
            </w:tcBorders>
          </w:tcPr>
          <w:p w14:paraId="0EF49F5F" w14:textId="77777777" w:rsidR="00524773" w:rsidRDefault="00524773" w:rsidP="00C670FC">
            <w:pPr>
              <w:keepNext/>
              <w:spacing w:after="60"/>
              <w:rPr>
                <w:ins w:id="6063" w:author="Wittman, Jacob (CDC/DDNID/NCCDPHP/DDT) (CTR)" w:date="2023-08-15T14:04:00Z"/>
              </w:rPr>
            </w:pPr>
            <w:ins w:id="6064" w:author="Wittman, Jacob (CDC/DDNID/NCCDPHP/DDT) (CTR)" w:date="2023-08-15T14:04:00Z">
              <w:r>
                <w:rPr>
                  <w:rFonts w:ascii="Calibri" w:hAnsi="Calibri"/>
                  <w:sz w:val="20"/>
                </w:rPr>
                <w:t>10.8 (1.7)</w:t>
              </w:r>
            </w:ins>
          </w:p>
        </w:tc>
        <w:tc>
          <w:tcPr>
            <w:tcW w:w="0" w:type="auto"/>
            <w:tcBorders>
              <w:top w:val="single" w:sz="0" w:space="0" w:color="D3D3D3"/>
              <w:left w:val="single" w:sz="0" w:space="0" w:color="D3D3D3"/>
              <w:bottom w:val="single" w:sz="0" w:space="0" w:color="D3D3D3"/>
              <w:right w:val="single" w:sz="0" w:space="0" w:color="D3D3D3"/>
            </w:tcBorders>
          </w:tcPr>
          <w:p w14:paraId="5992B04A" w14:textId="77777777" w:rsidR="00524773" w:rsidRDefault="00524773" w:rsidP="00C670FC">
            <w:pPr>
              <w:keepNext/>
              <w:spacing w:after="60"/>
              <w:rPr>
                <w:ins w:id="6065" w:author="Wittman, Jacob (CDC/DDNID/NCCDPHP/DDT) (CTR)" w:date="2023-08-15T14:04:00Z"/>
              </w:rPr>
            </w:pPr>
            <w:ins w:id="6066" w:author="Wittman, Jacob (CDC/DDNID/NCCDPHP/DDT) (CTR)" w:date="2023-08-15T14:04:00Z">
              <w:r>
                <w:rPr>
                  <w:rFonts w:ascii="Calibri" w:hAnsi="Calibri"/>
                  <w:sz w:val="20"/>
                </w:rPr>
                <w:t>26.7 (-20.3, 73.8)</w:t>
              </w:r>
            </w:ins>
          </w:p>
        </w:tc>
        <w:tc>
          <w:tcPr>
            <w:tcW w:w="0" w:type="auto"/>
            <w:tcBorders>
              <w:top w:val="single" w:sz="0" w:space="0" w:color="D3D3D3"/>
              <w:left w:val="single" w:sz="0" w:space="0" w:color="D3D3D3"/>
              <w:bottom w:val="single" w:sz="0" w:space="0" w:color="D3D3D3"/>
              <w:right w:val="single" w:sz="0" w:space="0" w:color="D3D3D3"/>
            </w:tcBorders>
          </w:tcPr>
          <w:p w14:paraId="6B81EA3C" w14:textId="77777777" w:rsidR="00524773" w:rsidRDefault="00524773" w:rsidP="00C670FC">
            <w:pPr>
              <w:keepNext/>
              <w:spacing w:after="60"/>
              <w:rPr>
                <w:ins w:id="60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03FA74" w14:textId="77777777" w:rsidR="00524773" w:rsidRDefault="00524773" w:rsidP="00C670FC">
            <w:pPr>
              <w:keepNext/>
              <w:spacing w:after="60"/>
              <w:rPr>
                <w:ins w:id="6068" w:author="Wittman, Jacob (CDC/DDNID/NCCDPHP/DDT) (CTR)" w:date="2023-08-15T14:04:00Z"/>
              </w:rPr>
            </w:pPr>
            <w:ins w:id="6069" w:author="Wittman, Jacob (CDC/DDNID/NCCDPHP/DDT) (CTR)" w:date="2023-08-15T14:04:00Z">
              <w:r>
                <w:rPr>
                  <w:rFonts w:ascii="Calibri" w:hAnsi="Calibri"/>
                  <w:sz w:val="20"/>
                </w:rPr>
                <w:t>1.0 (-0.9, 2.9)</w:t>
              </w:r>
            </w:ins>
          </w:p>
        </w:tc>
        <w:tc>
          <w:tcPr>
            <w:tcW w:w="0" w:type="auto"/>
            <w:tcBorders>
              <w:top w:val="single" w:sz="0" w:space="0" w:color="D3D3D3"/>
              <w:left w:val="single" w:sz="0" w:space="0" w:color="D3D3D3"/>
              <w:bottom w:val="single" w:sz="0" w:space="0" w:color="D3D3D3"/>
              <w:right w:val="single" w:sz="0" w:space="0" w:color="D3D3D3"/>
            </w:tcBorders>
          </w:tcPr>
          <w:p w14:paraId="1DAC1B52" w14:textId="77777777" w:rsidR="00524773" w:rsidRDefault="00524773" w:rsidP="00C670FC">
            <w:pPr>
              <w:keepNext/>
              <w:spacing w:after="60"/>
              <w:rPr>
                <w:ins w:id="607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A0D0E8" w14:textId="77777777" w:rsidR="00524773" w:rsidRDefault="00524773" w:rsidP="00C670FC">
            <w:pPr>
              <w:keepNext/>
              <w:spacing w:after="60"/>
              <w:rPr>
                <w:ins w:id="6071" w:author="Wittman, Jacob (CDC/DDNID/NCCDPHP/DDT) (CTR)" w:date="2023-08-15T14:04:00Z"/>
              </w:rPr>
            </w:pPr>
            <w:ins w:id="6072" w:author="Wittman, Jacob (CDC/DDNID/NCCDPHP/DDT) (CTR)" w:date="2023-08-15T14:04:00Z">
              <w:r>
                <w:rPr>
                  <w:rFonts w:ascii="Calibri" w:hAnsi="Calibri"/>
                  <w:sz w:val="20"/>
                </w:rPr>
                <w:t>1.0 (-0.9, 2.9)</w:t>
              </w:r>
            </w:ins>
          </w:p>
        </w:tc>
      </w:tr>
      <w:tr w:rsidR="00524773" w14:paraId="3B470ADB" w14:textId="77777777" w:rsidTr="00C670FC">
        <w:trPr>
          <w:cantSplit/>
          <w:jc w:val="center"/>
          <w:ins w:id="607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8ACC77C" w14:textId="77777777" w:rsidR="00524773" w:rsidRDefault="00524773" w:rsidP="00C670FC">
            <w:pPr>
              <w:keepNext/>
              <w:spacing w:after="60"/>
              <w:rPr>
                <w:ins w:id="6074" w:author="Wittman, Jacob (CDC/DDNID/NCCDPHP/DDT) (CTR)" w:date="2023-08-15T14:04:00Z"/>
              </w:rPr>
            </w:pPr>
            <w:ins w:id="6075" w:author="Wittman, Jacob (CDC/DDNID/NCCDPHP/DDT) (CTR)" w:date="2023-08-15T14:04:00Z">
              <w:r>
                <w:rPr>
                  <w:rFonts w:ascii="Calibri" w:hAnsi="Calibri"/>
                  <w:sz w:val="20"/>
                </w:rPr>
                <w:t>65 to 74</w:t>
              </w:r>
            </w:ins>
          </w:p>
        </w:tc>
        <w:tc>
          <w:tcPr>
            <w:tcW w:w="0" w:type="auto"/>
            <w:tcBorders>
              <w:top w:val="single" w:sz="0" w:space="0" w:color="D3D3D3"/>
              <w:left w:val="single" w:sz="0" w:space="0" w:color="D3D3D3"/>
              <w:bottom w:val="single" w:sz="0" w:space="0" w:color="D3D3D3"/>
              <w:right w:val="single" w:sz="0" w:space="0" w:color="D3D3D3"/>
            </w:tcBorders>
          </w:tcPr>
          <w:p w14:paraId="776DC57F" w14:textId="77777777" w:rsidR="00524773" w:rsidRDefault="00524773" w:rsidP="00C670FC">
            <w:pPr>
              <w:keepNext/>
              <w:spacing w:after="60"/>
              <w:rPr>
                <w:ins w:id="6076" w:author="Wittman, Jacob (CDC/DDNID/NCCDPHP/DDT) (CTR)" w:date="2023-08-15T14:04:00Z"/>
              </w:rPr>
            </w:pPr>
            <w:ins w:id="607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493E9717" w14:textId="77777777" w:rsidR="00524773" w:rsidRDefault="00524773" w:rsidP="00C670FC">
            <w:pPr>
              <w:keepNext/>
              <w:spacing w:after="60"/>
              <w:rPr>
                <w:ins w:id="6078" w:author="Wittman, Jacob (CDC/DDNID/NCCDPHP/DDT) (CTR)" w:date="2023-08-15T14:04:00Z"/>
              </w:rPr>
            </w:pPr>
            <w:ins w:id="6079" w:author="Wittman, Jacob (CDC/DDNID/NCCDPHP/DDT) (CTR)" w:date="2023-08-15T14:04:00Z">
              <w:r>
                <w:rPr>
                  <w:rFonts w:ascii="Calibri" w:hAnsi="Calibri"/>
                  <w:sz w:val="20"/>
                </w:rPr>
                <w:t>8.1 (1.9)</w:t>
              </w:r>
            </w:ins>
          </w:p>
        </w:tc>
        <w:tc>
          <w:tcPr>
            <w:tcW w:w="0" w:type="auto"/>
            <w:tcBorders>
              <w:top w:val="single" w:sz="0" w:space="0" w:color="D3D3D3"/>
              <w:left w:val="single" w:sz="0" w:space="0" w:color="D3D3D3"/>
              <w:bottom w:val="single" w:sz="0" w:space="0" w:color="D3D3D3"/>
              <w:right w:val="single" w:sz="0" w:space="0" w:color="D3D3D3"/>
            </w:tcBorders>
          </w:tcPr>
          <w:p w14:paraId="0137343C" w14:textId="77777777" w:rsidR="00524773" w:rsidRDefault="00524773" w:rsidP="00C670FC">
            <w:pPr>
              <w:keepNext/>
              <w:spacing w:after="60"/>
              <w:rPr>
                <w:ins w:id="6080" w:author="Wittman, Jacob (CDC/DDNID/NCCDPHP/DDT) (CTR)" w:date="2023-08-15T14:04:00Z"/>
              </w:rPr>
            </w:pPr>
            <w:ins w:id="6081" w:author="Wittman, Jacob (CDC/DDNID/NCCDPHP/DDT) (CTR)" w:date="2023-08-15T14:04:00Z">
              <w:r>
                <w:rPr>
                  <w:rFonts w:ascii="Calibri" w:hAnsi="Calibri"/>
                  <w:sz w:val="20"/>
                </w:rPr>
                <w:t>11.9 (1.9)</w:t>
              </w:r>
            </w:ins>
          </w:p>
        </w:tc>
        <w:tc>
          <w:tcPr>
            <w:tcW w:w="0" w:type="auto"/>
            <w:tcBorders>
              <w:top w:val="single" w:sz="0" w:space="0" w:color="D3D3D3"/>
              <w:left w:val="single" w:sz="0" w:space="0" w:color="D3D3D3"/>
              <w:bottom w:val="single" w:sz="0" w:space="0" w:color="D3D3D3"/>
              <w:right w:val="single" w:sz="0" w:space="0" w:color="D3D3D3"/>
            </w:tcBorders>
          </w:tcPr>
          <w:p w14:paraId="3DDBA455" w14:textId="77777777" w:rsidR="00524773" w:rsidRDefault="00524773" w:rsidP="00C670FC">
            <w:pPr>
              <w:keepNext/>
              <w:spacing w:after="60"/>
              <w:rPr>
                <w:ins w:id="6082" w:author="Wittman, Jacob (CDC/DDNID/NCCDPHP/DDT) (CTR)" w:date="2023-08-15T14:04:00Z"/>
              </w:rPr>
            </w:pPr>
            <w:ins w:id="6083" w:author="Wittman, Jacob (CDC/DDNID/NCCDPHP/DDT) (CTR)" w:date="2023-08-15T14:04:00Z">
              <w:r>
                <w:rPr>
                  <w:rFonts w:ascii="Calibri" w:hAnsi="Calibri"/>
                  <w:sz w:val="20"/>
                </w:rPr>
                <w:t>12.7 (2.3)</w:t>
              </w:r>
            </w:ins>
          </w:p>
        </w:tc>
        <w:tc>
          <w:tcPr>
            <w:tcW w:w="0" w:type="auto"/>
            <w:tcBorders>
              <w:top w:val="single" w:sz="0" w:space="0" w:color="D3D3D3"/>
              <w:left w:val="single" w:sz="0" w:space="0" w:color="D3D3D3"/>
              <w:bottom w:val="single" w:sz="0" w:space="0" w:color="D3D3D3"/>
              <w:right w:val="single" w:sz="0" w:space="0" w:color="D3D3D3"/>
            </w:tcBorders>
          </w:tcPr>
          <w:p w14:paraId="2E3C361C" w14:textId="77777777" w:rsidR="00524773" w:rsidRDefault="00524773" w:rsidP="00C670FC">
            <w:pPr>
              <w:keepNext/>
              <w:spacing w:after="60"/>
              <w:rPr>
                <w:ins w:id="6084" w:author="Wittman, Jacob (CDC/DDNID/NCCDPHP/DDT) (CTR)" w:date="2023-08-15T14:04:00Z"/>
              </w:rPr>
            </w:pPr>
            <w:ins w:id="6085" w:author="Wittman, Jacob (CDC/DDNID/NCCDPHP/DDT) (CTR)" w:date="2023-08-15T14:04:00Z">
              <w:r>
                <w:rPr>
                  <w:rFonts w:ascii="Calibri" w:hAnsi="Calibri"/>
                  <w:sz w:val="20"/>
                </w:rPr>
                <w:t>12.9 (1.9)</w:t>
              </w:r>
            </w:ins>
          </w:p>
        </w:tc>
        <w:tc>
          <w:tcPr>
            <w:tcW w:w="0" w:type="auto"/>
            <w:tcBorders>
              <w:top w:val="single" w:sz="0" w:space="0" w:color="D3D3D3"/>
              <w:left w:val="single" w:sz="0" w:space="0" w:color="D3D3D3"/>
              <w:bottom w:val="single" w:sz="0" w:space="0" w:color="D3D3D3"/>
              <w:right w:val="single" w:sz="0" w:space="0" w:color="D3D3D3"/>
            </w:tcBorders>
          </w:tcPr>
          <w:p w14:paraId="56F49E52" w14:textId="77777777" w:rsidR="00524773" w:rsidRDefault="00524773" w:rsidP="00C670FC">
            <w:pPr>
              <w:keepNext/>
              <w:spacing w:after="60"/>
              <w:rPr>
                <w:ins w:id="6086" w:author="Wittman, Jacob (CDC/DDNID/NCCDPHP/DDT) (CTR)" w:date="2023-08-15T14:04:00Z"/>
              </w:rPr>
            </w:pPr>
            <w:ins w:id="6087" w:author="Wittman, Jacob (CDC/DDNID/NCCDPHP/DDT) (CTR)" w:date="2023-08-15T14:04:00Z">
              <w:r>
                <w:rPr>
                  <w:rFonts w:ascii="Calibri" w:hAnsi="Calibri"/>
                  <w:sz w:val="20"/>
                </w:rPr>
                <w:t>11.4 (1.7)</w:t>
              </w:r>
            </w:ins>
          </w:p>
        </w:tc>
        <w:tc>
          <w:tcPr>
            <w:tcW w:w="0" w:type="auto"/>
            <w:tcBorders>
              <w:top w:val="single" w:sz="0" w:space="0" w:color="D3D3D3"/>
              <w:left w:val="single" w:sz="0" w:space="0" w:color="D3D3D3"/>
              <w:bottom w:val="single" w:sz="0" w:space="0" w:color="D3D3D3"/>
              <w:right w:val="single" w:sz="0" w:space="0" w:color="D3D3D3"/>
            </w:tcBorders>
          </w:tcPr>
          <w:p w14:paraId="016A9AF1" w14:textId="77777777" w:rsidR="00524773" w:rsidRDefault="00524773" w:rsidP="00C670FC">
            <w:pPr>
              <w:keepNext/>
              <w:spacing w:after="60"/>
              <w:rPr>
                <w:ins w:id="6088" w:author="Wittman, Jacob (CDC/DDNID/NCCDPHP/DDT) (CTR)" w:date="2023-08-15T14:04:00Z"/>
              </w:rPr>
            </w:pPr>
            <w:ins w:id="6089" w:author="Wittman, Jacob (CDC/DDNID/NCCDPHP/DDT) (CTR)" w:date="2023-08-15T14:04:00Z">
              <w:r>
                <w:rPr>
                  <w:rFonts w:ascii="Calibri" w:hAnsi="Calibri"/>
                  <w:sz w:val="20"/>
                </w:rPr>
                <w:t>12.0 (1.9)</w:t>
              </w:r>
            </w:ins>
          </w:p>
        </w:tc>
        <w:tc>
          <w:tcPr>
            <w:tcW w:w="0" w:type="auto"/>
            <w:tcBorders>
              <w:top w:val="single" w:sz="0" w:space="0" w:color="D3D3D3"/>
              <w:left w:val="single" w:sz="0" w:space="0" w:color="D3D3D3"/>
              <w:bottom w:val="single" w:sz="0" w:space="0" w:color="D3D3D3"/>
              <w:right w:val="single" w:sz="0" w:space="0" w:color="D3D3D3"/>
            </w:tcBorders>
          </w:tcPr>
          <w:p w14:paraId="71C6B948" w14:textId="77777777" w:rsidR="00524773" w:rsidRDefault="00524773" w:rsidP="00C670FC">
            <w:pPr>
              <w:keepNext/>
              <w:spacing w:after="60"/>
              <w:rPr>
                <w:ins w:id="6090" w:author="Wittman, Jacob (CDC/DDNID/NCCDPHP/DDT) (CTR)" w:date="2023-08-15T14:04:00Z"/>
              </w:rPr>
            </w:pPr>
            <w:ins w:id="6091" w:author="Wittman, Jacob (CDC/DDNID/NCCDPHP/DDT) (CTR)" w:date="2023-08-15T14:04:00Z">
              <w:r>
                <w:rPr>
                  <w:rFonts w:ascii="Calibri" w:hAnsi="Calibri"/>
                  <w:sz w:val="20"/>
                </w:rPr>
                <w:t>15.5 (2.2)</w:t>
              </w:r>
            </w:ins>
          </w:p>
        </w:tc>
        <w:tc>
          <w:tcPr>
            <w:tcW w:w="0" w:type="auto"/>
            <w:tcBorders>
              <w:top w:val="single" w:sz="0" w:space="0" w:color="D3D3D3"/>
              <w:left w:val="single" w:sz="0" w:space="0" w:color="D3D3D3"/>
              <w:bottom w:val="single" w:sz="0" w:space="0" w:color="D3D3D3"/>
              <w:right w:val="single" w:sz="0" w:space="0" w:color="D3D3D3"/>
            </w:tcBorders>
          </w:tcPr>
          <w:p w14:paraId="6FBF0607" w14:textId="77777777" w:rsidR="00524773" w:rsidRDefault="00524773" w:rsidP="00C670FC">
            <w:pPr>
              <w:keepNext/>
              <w:spacing w:after="60"/>
              <w:rPr>
                <w:ins w:id="6092" w:author="Wittman, Jacob (CDC/DDNID/NCCDPHP/DDT) (CTR)" w:date="2023-08-15T14:04:00Z"/>
              </w:rPr>
            </w:pPr>
            <w:ins w:id="6093" w:author="Wittman, Jacob (CDC/DDNID/NCCDPHP/DDT) (CTR)" w:date="2023-08-15T14:04:00Z">
              <w:r>
                <w:rPr>
                  <w:rFonts w:ascii="Calibri" w:hAnsi="Calibri"/>
                  <w:sz w:val="20"/>
                </w:rPr>
                <w:t>15.3 (2.3)</w:t>
              </w:r>
            </w:ins>
          </w:p>
        </w:tc>
        <w:tc>
          <w:tcPr>
            <w:tcW w:w="0" w:type="auto"/>
            <w:tcBorders>
              <w:top w:val="single" w:sz="0" w:space="0" w:color="D3D3D3"/>
              <w:left w:val="single" w:sz="0" w:space="0" w:color="D3D3D3"/>
              <w:bottom w:val="single" w:sz="0" w:space="0" w:color="D3D3D3"/>
              <w:right w:val="single" w:sz="0" w:space="0" w:color="D3D3D3"/>
            </w:tcBorders>
          </w:tcPr>
          <w:p w14:paraId="0E571E20" w14:textId="77777777" w:rsidR="00524773" w:rsidRDefault="00524773" w:rsidP="00C670FC">
            <w:pPr>
              <w:keepNext/>
              <w:spacing w:after="60"/>
              <w:rPr>
                <w:ins w:id="6094" w:author="Wittman, Jacob (CDC/DDNID/NCCDPHP/DDT) (CTR)" w:date="2023-08-15T14:04:00Z"/>
              </w:rPr>
            </w:pPr>
            <w:ins w:id="6095" w:author="Wittman, Jacob (CDC/DDNID/NCCDPHP/DDT) (CTR)" w:date="2023-08-15T14:04:00Z">
              <w:r>
                <w:rPr>
                  <w:rFonts w:ascii="Calibri" w:hAnsi="Calibri"/>
                  <w:sz w:val="20"/>
                </w:rPr>
                <w:t>17.2 (2.1)</w:t>
              </w:r>
            </w:ins>
          </w:p>
        </w:tc>
        <w:tc>
          <w:tcPr>
            <w:tcW w:w="0" w:type="auto"/>
            <w:tcBorders>
              <w:top w:val="single" w:sz="0" w:space="0" w:color="D3D3D3"/>
              <w:left w:val="single" w:sz="0" w:space="0" w:color="D3D3D3"/>
              <w:bottom w:val="single" w:sz="0" w:space="0" w:color="D3D3D3"/>
              <w:right w:val="single" w:sz="0" w:space="0" w:color="D3D3D3"/>
            </w:tcBorders>
          </w:tcPr>
          <w:p w14:paraId="3F2B7489" w14:textId="77777777" w:rsidR="00524773" w:rsidRDefault="00524773" w:rsidP="00C670FC">
            <w:pPr>
              <w:keepNext/>
              <w:spacing w:after="60"/>
              <w:rPr>
                <w:ins w:id="6096" w:author="Wittman, Jacob (CDC/DDNID/NCCDPHP/DDT) (CTR)" w:date="2023-08-15T14:04:00Z"/>
              </w:rPr>
            </w:pPr>
            <w:ins w:id="6097" w:author="Wittman, Jacob (CDC/DDNID/NCCDPHP/DDT) (CTR)" w:date="2023-08-15T14:04:00Z">
              <w:r>
                <w:rPr>
                  <w:rFonts w:ascii="Calibri" w:hAnsi="Calibri"/>
                  <w:sz w:val="20"/>
                </w:rPr>
                <w:t>16.1 (2.0)</w:t>
              </w:r>
            </w:ins>
          </w:p>
        </w:tc>
        <w:tc>
          <w:tcPr>
            <w:tcW w:w="0" w:type="auto"/>
            <w:tcBorders>
              <w:top w:val="single" w:sz="0" w:space="0" w:color="D3D3D3"/>
              <w:left w:val="single" w:sz="0" w:space="0" w:color="D3D3D3"/>
              <w:bottom w:val="single" w:sz="0" w:space="0" w:color="D3D3D3"/>
              <w:right w:val="single" w:sz="0" w:space="0" w:color="D3D3D3"/>
            </w:tcBorders>
          </w:tcPr>
          <w:p w14:paraId="01228D7B" w14:textId="77777777" w:rsidR="00524773" w:rsidRDefault="00524773" w:rsidP="00C670FC">
            <w:pPr>
              <w:keepNext/>
              <w:spacing w:after="60"/>
              <w:rPr>
                <w:ins w:id="6098" w:author="Wittman, Jacob (CDC/DDNID/NCCDPHP/DDT) (CTR)" w:date="2023-08-15T14:04:00Z"/>
              </w:rPr>
            </w:pPr>
            <w:ins w:id="6099" w:author="Wittman, Jacob (CDC/DDNID/NCCDPHP/DDT) (CTR)" w:date="2023-08-15T14:04:00Z">
              <w:r>
                <w:rPr>
                  <w:rFonts w:ascii="Calibri" w:hAnsi="Calibri"/>
                  <w:sz w:val="20"/>
                </w:rPr>
                <w:t>14.4 (1.7)</w:t>
              </w:r>
            </w:ins>
          </w:p>
        </w:tc>
        <w:tc>
          <w:tcPr>
            <w:tcW w:w="0" w:type="auto"/>
            <w:tcBorders>
              <w:top w:val="single" w:sz="0" w:space="0" w:color="D3D3D3"/>
              <w:left w:val="single" w:sz="0" w:space="0" w:color="D3D3D3"/>
              <w:bottom w:val="single" w:sz="0" w:space="0" w:color="D3D3D3"/>
              <w:right w:val="single" w:sz="0" w:space="0" w:color="D3D3D3"/>
            </w:tcBorders>
          </w:tcPr>
          <w:p w14:paraId="259A55C4" w14:textId="77777777" w:rsidR="00524773" w:rsidRDefault="00524773" w:rsidP="00C670FC">
            <w:pPr>
              <w:keepNext/>
              <w:spacing w:after="60"/>
              <w:rPr>
                <w:ins w:id="6100" w:author="Wittman, Jacob (CDC/DDNID/NCCDPHP/DDT) (CTR)" w:date="2023-08-15T14:04:00Z"/>
              </w:rPr>
            </w:pPr>
            <w:ins w:id="6101" w:author="Wittman, Jacob (CDC/DDNID/NCCDPHP/DDT) (CTR)" w:date="2023-08-15T14:04:00Z">
              <w:r>
                <w:rPr>
                  <w:rFonts w:ascii="Calibri" w:hAnsi="Calibri"/>
                  <w:sz w:val="20"/>
                </w:rPr>
                <w:t>20.4 (2.2)</w:t>
              </w:r>
            </w:ins>
          </w:p>
        </w:tc>
        <w:tc>
          <w:tcPr>
            <w:tcW w:w="0" w:type="auto"/>
            <w:tcBorders>
              <w:top w:val="single" w:sz="0" w:space="0" w:color="D3D3D3"/>
              <w:left w:val="single" w:sz="0" w:space="0" w:color="D3D3D3"/>
              <w:bottom w:val="single" w:sz="0" w:space="0" w:color="D3D3D3"/>
              <w:right w:val="single" w:sz="0" w:space="0" w:color="D3D3D3"/>
            </w:tcBorders>
          </w:tcPr>
          <w:p w14:paraId="2CD90EE1" w14:textId="77777777" w:rsidR="00524773" w:rsidRDefault="00524773" w:rsidP="00C670FC">
            <w:pPr>
              <w:keepNext/>
              <w:spacing w:after="60"/>
              <w:rPr>
                <w:ins w:id="6102" w:author="Wittman, Jacob (CDC/DDNID/NCCDPHP/DDT) (CTR)" w:date="2023-08-15T14:04:00Z"/>
              </w:rPr>
            </w:pPr>
            <w:ins w:id="6103" w:author="Wittman, Jacob (CDC/DDNID/NCCDPHP/DDT) (CTR)" w:date="2023-08-15T14:04:00Z">
              <w:r>
                <w:rPr>
                  <w:rFonts w:ascii="Calibri" w:hAnsi="Calibri"/>
                  <w:sz w:val="20"/>
                </w:rPr>
                <w:t>15.8 (2.0)</w:t>
              </w:r>
            </w:ins>
          </w:p>
        </w:tc>
        <w:tc>
          <w:tcPr>
            <w:tcW w:w="0" w:type="auto"/>
            <w:tcBorders>
              <w:top w:val="single" w:sz="0" w:space="0" w:color="D3D3D3"/>
              <w:left w:val="single" w:sz="0" w:space="0" w:color="D3D3D3"/>
              <w:bottom w:val="single" w:sz="0" w:space="0" w:color="D3D3D3"/>
              <w:right w:val="single" w:sz="0" w:space="0" w:color="D3D3D3"/>
            </w:tcBorders>
          </w:tcPr>
          <w:p w14:paraId="1E1CA871" w14:textId="77777777" w:rsidR="00524773" w:rsidRDefault="00524773" w:rsidP="00C670FC">
            <w:pPr>
              <w:keepNext/>
              <w:spacing w:after="60"/>
              <w:rPr>
                <w:ins w:id="6104" w:author="Wittman, Jacob (CDC/DDNID/NCCDPHP/DDT) (CTR)" w:date="2023-08-15T14:04:00Z"/>
              </w:rPr>
            </w:pPr>
            <w:ins w:id="6105" w:author="Wittman, Jacob (CDC/DDNID/NCCDPHP/DDT) (CTR)" w:date="2023-08-15T14:04:00Z">
              <w:r>
                <w:rPr>
                  <w:rFonts w:ascii="Calibri" w:hAnsi="Calibri"/>
                  <w:sz w:val="20"/>
                </w:rPr>
                <w:t>151.7 (26.7, 276.8)</w:t>
              </w:r>
            </w:ins>
          </w:p>
        </w:tc>
        <w:tc>
          <w:tcPr>
            <w:tcW w:w="0" w:type="auto"/>
            <w:tcBorders>
              <w:top w:val="single" w:sz="0" w:space="0" w:color="D3D3D3"/>
              <w:left w:val="single" w:sz="0" w:space="0" w:color="D3D3D3"/>
              <w:bottom w:val="single" w:sz="0" w:space="0" w:color="D3D3D3"/>
              <w:right w:val="single" w:sz="0" w:space="0" w:color="D3D3D3"/>
            </w:tcBorders>
          </w:tcPr>
          <w:p w14:paraId="4C76B8F3" w14:textId="77777777" w:rsidR="00524773" w:rsidRDefault="00524773" w:rsidP="00C670FC">
            <w:pPr>
              <w:keepNext/>
              <w:spacing w:after="60"/>
              <w:rPr>
                <w:ins w:id="610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A225D3" w14:textId="77777777" w:rsidR="00524773" w:rsidRDefault="00524773" w:rsidP="00C670FC">
            <w:pPr>
              <w:keepNext/>
              <w:spacing w:after="60"/>
              <w:rPr>
                <w:ins w:id="6107" w:author="Wittman, Jacob (CDC/DDNID/NCCDPHP/DDT) (CTR)" w:date="2023-08-15T14:04:00Z"/>
              </w:rPr>
            </w:pPr>
            <w:ins w:id="6108" w:author="Wittman, Jacob (CDC/DDNID/NCCDPHP/DDT) (CTR)" w:date="2023-08-15T14:04:00Z">
              <w:r>
                <w:rPr>
                  <w:rFonts w:ascii="Calibri" w:hAnsi="Calibri"/>
                  <w:sz w:val="20"/>
                </w:rPr>
                <w:t>5.8 (3.3, 8.4)</w:t>
              </w:r>
            </w:ins>
          </w:p>
        </w:tc>
        <w:tc>
          <w:tcPr>
            <w:tcW w:w="0" w:type="auto"/>
            <w:tcBorders>
              <w:top w:val="single" w:sz="0" w:space="0" w:color="D3D3D3"/>
              <w:left w:val="single" w:sz="0" w:space="0" w:color="D3D3D3"/>
              <w:bottom w:val="single" w:sz="0" w:space="0" w:color="D3D3D3"/>
              <w:right w:val="single" w:sz="0" w:space="0" w:color="D3D3D3"/>
            </w:tcBorders>
          </w:tcPr>
          <w:p w14:paraId="4491BBDC" w14:textId="77777777" w:rsidR="00524773" w:rsidRDefault="00524773" w:rsidP="00C670FC">
            <w:pPr>
              <w:keepNext/>
              <w:spacing w:after="60"/>
              <w:rPr>
                <w:ins w:id="61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5E0C735" w14:textId="77777777" w:rsidR="00524773" w:rsidRDefault="00524773" w:rsidP="00C670FC">
            <w:pPr>
              <w:keepNext/>
              <w:spacing w:after="60"/>
              <w:rPr>
                <w:ins w:id="6110" w:author="Wittman, Jacob (CDC/DDNID/NCCDPHP/DDT) (CTR)" w:date="2023-08-15T14:04:00Z"/>
              </w:rPr>
            </w:pPr>
            <w:ins w:id="6111" w:author="Wittman, Jacob (CDC/DDNID/NCCDPHP/DDT) (CTR)" w:date="2023-08-15T14:04:00Z">
              <w:r>
                <w:rPr>
                  <w:rFonts w:ascii="Calibri" w:hAnsi="Calibri"/>
                  <w:sz w:val="20"/>
                </w:rPr>
                <w:t>5.8 (3.3, 8.4)</w:t>
              </w:r>
            </w:ins>
          </w:p>
        </w:tc>
      </w:tr>
      <w:tr w:rsidR="00524773" w14:paraId="2209444A" w14:textId="77777777" w:rsidTr="00C670FC">
        <w:trPr>
          <w:cantSplit/>
          <w:jc w:val="center"/>
          <w:ins w:id="61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783BCA" w14:textId="77777777" w:rsidR="00524773" w:rsidRDefault="00524773" w:rsidP="00C670FC">
            <w:pPr>
              <w:keepNext/>
              <w:spacing w:after="60"/>
              <w:rPr>
                <w:ins w:id="6113" w:author="Wittman, Jacob (CDC/DDNID/NCCDPHP/DDT) (CTR)" w:date="2023-08-15T14:04:00Z"/>
              </w:rPr>
            </w:pPr>
            <w:ins w:id="6114" w:author="Wittman, Jacob (CDC/DDNID/NCCDPHP/DDT) (CTR)" w:date="2023-08-15T14:04:00Z">
              <w:r>
                <w:rPr>
                  <w:rFonts w:ascii="Calibri" w:hAnsi="Calibri"/>
                  <w:sz w:val="20"/>
                </w:rPr>
                <w:lastRenderedPageBreak/>
                <w:t>75+</w:t>
              </w:r>
            </w:ins>
          </w:p>
        </w:tc>
        <w:tc>
          <w:tcPr>
            <w:tcW w:w="0" w:type="auto"/>
            <w:tcBorders>
              <w:top w:val="single" w:sz="0" w:space="0" w:color="D3D3D3"/>
              <w:left w:val="single" w:sz="0" w:space="0" w:color="D3D3D3"/>
              <w:bottom w:val="single" w:sz="0" w:space="0" w:color="D3D3D3"/>
              <w:right w:val="single" w:sz="0" w:space="0" w:color="D3D3D3"/>
            </w:tcBorders>
          </w:tcPr>
          <w:p w14:paraId="329A921F" w14:textId="77777777" w:rsidR="00524773" w:rsidRDefault="00524773" w:rsidP="00C670FC">
            <w:pPr>
              <w:keepNext/>
              <w:spacing w:after="60"/>
              <w:rPr>
                <w:ins w:id="6115" w:author="Wittman, Jacob (CDC/DDNID/NCCDPHP/DDT) (CTR)" w:date="2023-08-15T14:04:00Z"/>
              </w:rPr>
            </w:pPr>
            <w:ins w:id="611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EE46BA7" w14:textId="77777777" w:rsidR="00524773" w:rsidRDefault="00524773" w:rsidP="00C670FC">
            <w:pPr>
              <w:keepNext/>
              <w:spacing w:after="60"/>
              <w:rPr>
                <w:ins w:id="6117" w:author="Wittman, Jacob (CDC/DDNID/NCCDPHP/DDT) (CTR)" w:date="2023-08-15T14:04:00Z"/>
              </w:rPr>
            </w:pPr>
            <w:ins w:id="6118" w:author="Wittman, Jacob (CDC/DDNID/NCCDPHP/DDT) (CTR)" w:date="2023-08-15T14:04:00Z">
              <w:r>
                <w:rPr>
                  <w:rFonts w:ascii="Calibri" w:hAnsi="Calibri"/>
                  <w:sz w:val="20"/>
                </w:rPr>
                <w:t>11.0 (2.2)</w:t>
              </w:r>
            </w:ins>
          </w:p>
        </w:tc>
        <w:tc>
          <w:tcPr>
            <w:tcW w:w="0" w:type="auto"/>
            <w:tcBorders>
              <w:top w:val="single" w:sz="0" w:space="0" w:color="D3D3D3"/>
              <w:left w:val="single" w:sz="0" w:space="0" w:color="D3D3D3"/>
              <w:bottom w:val="single" w:sz="0" w:space="0" w:color="D3D3D3"/>
              <w:right w:val="single" w:sz="0" w:space="0" w:color="D3D3D3"/>
            </w:tcBorders>
          </w:tcPr>
          <w:p w14:paraId="4C02CEF1" w14:textId="77777777" w:rsidR="00524773" w:rsidRDefault="00524773" w:rsidP="00C670FC">
            <w:pPr>
              <w:keepNext/>
              <w:spacing w:after="60"/>
              <w:rPr>
                <w:ins w:id="6119" w:author="Wittman, Jacob (CDC/DDNID/NCCDPHP/DDT) (CTR)" w:date="2023-08-15T14:04:00Z"/>
              </w:rPr>
            </w:pPr>
            <w:ins w:id="6120" w:author="Wittman, Jacob (CDC/DDNID/NCCDPHP/DDT) (CTR)" w:date="2023-08-15T14:04:00Z">
              <w:r>
                <w:rPr>
                  <w:rFonts w:ascii="Calibri" w:hAnsi="Calibri"/>
                  <w:sz w:val="20"/>
                </w:rPr>
                <w:t>9.8 (2.1)</w:t>
              </w:r>
            </w:ins>
          </w:p>
        </w:tc>
        <w:tc>
          <w:tcPr>
            <w:tcW w:w="0" w:type="auto"/>
            <w:tcBorders>
              <w:top w:val="single" w:sz="0" w:space="0" w:color="D3D3D3"/>
              <w:left w:val="single" w:sz="0" w:space="0" w:color="D3D3D3"/>
              <w:bottom w:val="single" w:sz="0" w:space="0" w:color="D3D3D3"/>
              <w:right w:val="single" w:sz="0" w:space="0" w:color="D3D3D3"/>
            </w:tcBorders>
          </w:tcPr>
          <w:p w14:paraId="22C9D556" w14:textId="77777777" w:rsidR="00524773" w:rsidRDefault="00524773" w:rsidP="00C670FC">
            <w:pPr>
              <w:keepNext/>
              <w:spacing w:after="60"/>
              <w:rPr>
                <w:ins w:id="6121" w:author="Wittman, Jacob (CDC/DDNID/NCCDPHP/DDT) (CTR)" w:date="2023-08-15T14:04:00Z"/>
              </w:rPr>
            </w:pPr>
            <w:ins w:id="6122" w:author="Wittman, Jacob (CDC/DDNID/NCCDPHP/DDT) (CTR)" w:date="2023-08-15T14:04:00Z">
              <w:r>
                <w:rPr>
                  <w:rFonts w:ascii="Calibri" w:hAnsi="Calibri"/>
                  <w:sz w:val="20"/>
                </w:rPr>
                <w:t>9.0 (1.9)</w:t>
              </w:r>
            </w:ins>
          </w:p>
        </w:tc>
        <w:tc>
          <w:tcPr>
            <w:tcW w:w="0" w:type="auto"/>
            <w:tcBorders>
              <w:top w:val="single" w:sz="0" w:space="0" w:color="D3D3D3"/>
              <w:left w:val="single" w:sz="0" w:space="0" w:color="D3D3D3"/>
              <w:bottom w:val="single" w:sz="0" w:space="0" w:color="D3D3D3"/>
              <w:right w:val="single" w:sz="0" w:space="0" w:color="D3D3D3"/>
            </w:tcBorders>
          </w:tcPr>
          <w:p w14:paraId="3409F94B" w14:textId="77777777" w:rsidR="00524773" w:rsidRDefault="00524773" w:rsidP="00C670FC">
            <w:pPr>
              <w:keepNext/>
              <w:spacing w:after="60"/>
              <w:rPr>
                <w:ins w:id="6123" w:author="Wittman, Jacob (CDC/DDNID/NCCDPHP/DDT) (CTR)" w:date="2023-08-15T14:04:00Z"/>
              </w:rPr>
            </w:pPr>
            <w:ins w:id="6124" w:author="Wittman, Jacob (CDC/DDNID/NCCDPHP/DDT) (CTR)" w:date="2023-08-15T14:04:00Z">
              <w:r>
                <w:rPr>
                  <w:rFonts w:ascii="Calibri" w:hAnsi="Calibri"/>
                  <w:sz w:val="20"/>
                </w:rPr>
                <w:t>8.5 (2.0)</w:t>
              </w:r>
            </w:ins>
          </w:p>
        </w:tc>
        <w:tc>
          <w:tcPr>
            <w:tcW w:w="0" w:type="auto"/>
            <w:tcBorders>
              <w:top w:val="single" w:sz="0" w:space="0" w:color="D3D3D3"/>
              <w:left w:val="single" w:sz="0" w:space="0" w:color="D3D3D3"/>
              <w:bottom w:val="single" w:sz="0" w:space="0" w:color="D3D3D3"/>
              <w:right w:val="single" w:sz="0" w:space="0" w:color="D3D3D3"/>
            </w:tcBorders>
          </w:tcPr>
          <w:p w14:paraId="7DAD7CCC" w14:textId="77777777" w:rsidR="00524773" w:rsidRDefault="00524773" w:rsidP="00C670FC">
            <w:pPr>
              <w:keepNext/>
              <w:spacing w:after="60"/>
              <w:rPr>
                <w:ins w:id="6125" w:author="Wittman, Jacob (CDC/DDNID/NCCDPHP/DDT) (CTR)" w:date="2023-08-15T14:04:00Z"/>
              </w:rPr>
            </w:pPr>
            <w:ins w:id="6126" w:author="Wittman, Jacob (CDC/DDNID/NCCDPHP/DDT) (CTR)" w:date="2023-08-15T14:04:00Z">
              <w:r>
                <w:rPr>
                  <w:rFonts w:ascii="Calibri" w:hAnsi="Calibri"/>
                  <w:sz w:val="20"/>
                </w:rPr>
                <w:t>12.0 (2.4)</w:t>
              </w:r>
            </w:ins>
          </w:p>
        </w:tc>
        <w:tc>
          <w:tcPr>
            <w:tcW w:w="0" w:type="auto"/>
            <w:tcBorders>
              <w:top w:val="single" w:sz="0" w:space="0" w:color="D3D3D3"/>
              <w:left w:val="single" w:sz="0" w:space="0" w:color="D3D3D3"/>
              <w:bottom w:val="single" w:sz="0" w:space="0" w:color="D3D3D3"/>
              <w:right w:val="single" w:sz="0" w:space="0" w:color="D3D3D3"/>
            </w:tcBorders>
          </w:tcPr>
          <w:p w14:paraId="0399940D" w14:textId="77777777" w:rsidR="00524773" w:rsidRDefault="00524773" w:rsidP="00C670FC">
            <w:pPr>
              <w:keepNext/>
              <w:spacing w:after="60"/>
              <w:rPr>
                <w:ins w:id="6127" w:author="Wittman, Jacob (CDC/DDNID/NCCDPHP/DDT) (CTR)" w:date="2023-08-15T14:04:00Z"/>
              </w:rPr>
            </w:pPr>
            <w:ins w:id="6128" w:author="Wittman, Jacob (CDC/DDNID/NCCDPHP/DDT) (CTR)" w:date="2023-08-15T14:04:00Z">
              <w:r>
                <w:rPr>
                  <w:rFonts w:ascii="Calibri" w:hAnsi="Calibri"/>
                  <w:sz w:val="20"/>
                </w:rPr>
                <w:t>10.8 (2.0)</w:t>
              </w:r>
            </w:ins>
          </w:p>
        </w:tc>
        <w:tc>
          <w:tcPr>
            <w:tcW w:w="0" w:type="auto"/>
            <w:tcBorders>
              <w:top w:val="single" w:sz="0" w:space="0" w:color="D3D3D3"/>
              <w:left w:val="single" w:sz="0" w:space="0" w:color="D3D3D3"/>
              <w:bottom w:val="single" w:sz="0" w:space="0" w:color="D3D3D3"/>
              <w:right w:val="single" w:sz="0" w:space="0" w:color="D3D3D3"/>
            </w:tcBorders>
          </w:tcPr>
          <w:p w14:paraId="35D1669A" w14:textId="77777777" w:rsidR="00524773" w:rsidRDefault="00524773" w:rsidP="00C670FC">
            <w:pPr>
              <w:keepNext/>
              <w:spacing w:after="60"/>
              <w:rPr>
                <w:ins w:id="6129" w:author="Wittman, Jacob (CDC/DDNID/NCCDPHP/DDT) (CTR)" w:date="2023-08-15T14:04:00Z"/>
              </w:rPr>
            </w:pPr>
            <w:ins w:id="6130" w:author="Wittman, Jacob (CDC/DDNID/NCCDPHP/DDT) (CTR)" w:date="2023-08-15T14:04:00Z">
              <w:r>
                <w:rPr>
                  <w:rFonts w:ascii="Calibri" w:hAnsi="Calibri"/>
                  <w:sz w:val="20"/>
                </w:rPr>
                <w:t>11.7 (2.3)</w:t>
              </w:r>
            </w:ins>
          </w:p>
        </w:tc>
        <w:tc>
          <w:tcPr>
            <w:tcW w:w="0" w:type="auto"/>
            <w:tcBorders>
              <w:top w:val="single" w:sz="0" w:space="0" w:color="D3D3D3"/>
              <w:left w:val="single" w:sz="0" w:space="0" w:color="D3D3D3"/>
              <w:bottom w:val="single" w:sz="0" w:space="0" w:color="D3D3D3"/>
              <w:right w:val="single" w:sz="0" w:space="0" w:color="D3D3D3"/>
            </w:tcBorders>
          </w:tcPr>
          <w:p w14:paraId="3D59FE68" w14:textId="77777777" w:rsidR="00524773" w:rsidRDefault="00524773" w:rsidP="00C670FC">
            <w:pPr>
              <w:keepNext/>
              <w:spacing w:after="60"/>
              <w:rPr>
                <w:ins w:id="6131" w:author="Wittman, Jacob (CDC/DDNID/NCCDPHP/DDT) (CTR)" w:date="2023-08-15T14:04:00Z"/>
              </w:rPr>
            </w:pPr>
            <w:ins w:id="6132" w:author="Wittman, Jacob (CDC/DDNID/NCCDPHP/DDT) (CTR)" w:date="2023-08-15T14:04:00Z">
              <w:r>
                <w:rPr>
                  <w:rFonts w:ascii="Calibri" w:hAnsi="Calibri"/>
                  <w:sz w:val="20"/>
                </w:rPr>
                <w:t>13.4 (2.1)</w:t>
              </w:r>
            </w:ins>
          </w:p>
        </w:tc>
        <w:tc>
          <w:tcPr>
            <w:tcW w:w="0" w:type="auto"/>
            <w:tcBorders>
              <w:top w:val="single" w:sz="0" w:space="0" w:color="D3D3D3"/>
              <w:left w:val="single" w:sz="0" w:space="0" w:color="D3D3D3"/>
              <w:bottom w:val="single" w:sz="0" w:space="0" w:color="D3D3D3"/>
              <w:right w:val="single" w:sz="0" w:space="0" w:color="D3D3D3"/>
            </w:tcBorders>
          </w:tcPr>
          <w:p w14:paraId="4081BB2A" w14:textId="77777777" w:rsidR="00524773" w:rsidRDefault="00524773" w:rsidP="00C670FC">
            <w:pPr>
              <w:keepNext/>
              <w:spacing w:after="60"/>
              <w:rPr>
                <w:ins w:id="6133" w:author="Wittman, Jacob (CDC/DDNID/NCCDPHP/DDT) (CTR)" w:date="2023-08-15T14:04:00Z"/>
              </w:rPr>
            </w:pPr>
            <w:ins w:id="6134" w:author="Wittman, Jacob (CDC/DDNID/NCCDPHP/DDT) (CTR)" w:date="2023-08-15T14:04:00Z">
              <w:r>
                <w:rPr>
                  <w:rFonts w:ascii="Calibri" w:hAnsi="Calibri"/>
                  <w:sz w:val="20"/>
                </w:rPr>
                <w:t>9.2 (2.0)</w:t>
              </w:r>
            </w:ins>
          </w:p>
        </w:tc>
        <w:tc>
          <w:tcPr>
            <w:tcW w:w="0" w:type="auto"/>
            <w:tcBorders>
              <w:top w:val="single" w:sz="0" w:space="0" w:color="D3D3D3"/>
              <w:left w:val="single" w:sz="0" w:space="0" w:color="D3D3D3"/>
              <w:bottom w:val="single" w:sz="0" w:space="0" w:color="D3D3D3"/>
              <w:right w:val="single" w:sz="0" w:space="0" w:color="D3D3D3"/>
            </w:tcBorders>
          </w:tcPr>
          <w:p w14:paraId="4BF61CDD" w14:textId="77777777" w:rsidR="00524773" w:rsidRDefault="00524773" w:rsidP="00C670FC">
            <w:pPr>
              <w:keepNext/>
              <w:spacing w:after="60"/>
              <w:rPr>
                <w:ins w:id="6135" w:author="Wittman, Jacob (CDC/DDNID/NCCDPHP/DDT) (CTR)" w:date="2023-08-15T14:04:00Z"/>
              </w:rPr>
            </w:pPr>
            <w:ins w:id="6136" w:author="Wittman, Jacob (CDC/DDNID/NCCDPHP/DDT) (CTR)" w:date="2023-08-15T14:04:00Z">
              <w:r>
                <w:rPr>
                  <w:rFonts w:ascii="Calibri" w:hAnsi="Calibri"/>
                  <w:sz w:val="20"/>
                </w:rPr>
                <w:t>13.6 (2.2)</w:t>
              </w:r>
            </w:ins>
          </w:p>
        </w:tc>
        <w:tc>
          <w:tcPr>
            <w:tcW w:w="0" w:type="auto"/>
            <w:tcBorders>
              <w:top w:val="single" w:sz="0" w:space="0" w:color="D3D3D3"/>
              <w:left w:val="single" w:sz="0" w:space="0" w:color="D3D3D3"/>
              <w:bottom w:val="single" w:sz="0" w:space="0" w:color="D3D3D3"/>
              <w:right w:val="single" w:sz="0" w:space="0" w:color="D3D3D3"/>
            </w:tcBorders>
          </w:tcPr>
          <w:p w14:paraId="3BBE25A0" w14:textId="77777777" w:rsidR="00524773" w:rsidRDefault="00524773" w:rsidP="00C670FC">
            <w:pPr>
              <w:keepNext/>
              <w:spacing w:after="60"/>
              <w:rPr>
                <w:ins w:id="6137" w:author="Wittman, Jacob (CDC/DDNID/NCCDPHP/DDT) (CTR)" w:date="2023-08-15T14:04:00Z"/>
              </w:rPr>
            </w:pPr>
            <w:ins w:id="6138" w:author="Wittman, Jacob (CDC/DDNID/NCCDPHP/DDT) (CTR)" w:date="2023-08-15T14:04:00Z">
              <w:r>
                <w:rPr>
                  <w:rFonts w:ascii="Calibri" w:hAnsi="Calibri"/>
                  <w:sz w:val="20"/>
                </w:rPr>
                <w:t>14.4 (2.1)</w:t>
              </w:r>
            </w:ins>
          </w:p>
        </w:tc>
        <w:tc>
          <w:tcPr>
            <w:tcW w:w="0" w:type="auto"/>
            <w:tcBorders>
              <w:top w:val="single" w:sz="0" w:space="0" w:color="D3D3D3"/>
              <w:left w:val="single" w:sz="0" w:space="0" w:color="D3D3D3"/>
              <w:bottom w:val="single" w:sz="0" w:space="0" w:color="D3D3D3"/>
              <w:right w:val="single" w:sz="0" w:space="0" w:color="D3D3D3"/>
            </w:tcBorders>
          </w:tcPr>
          <w:p w14:paraId="08B62EB7" w14:textId="77777777" w:rsidR="00524773" w:rsidRDefault="00524773" w:rsidP="00C670FC">
            <w:pPr>
              <w:keepNext/>
              <w:spacing w:after="60"/>
              <w:rPr>
                <w:ins w:id="6139" w:author="Wittman, Jacob (CDC/DDNID/NCCDPHP/DDT) (CTR)" w:date="2023-08-15T14:04:00Z"/>
              </w:rPr>
            </w:pPr>
            <w:ins w:id="6140" w:author="Wittman, Jacob (CDC/DDNID/NCCDPHP/DDT) (CTR)" w:date="2023-08-15T14:04:00Z">
              <w:r>
                <w:rPr>
                  <w:rFonts w:ascii="Calibri" w:hAnsi="Calibri"/>
                  <w:sz w:val="20"/>
                </w:rPr>
                <w:t>17.8 (2.2)</w:t>
              </w:r>
            </w:ins>
          </w:p>
        </w:tc>
        <w:tc>
          <w:tcPr>
            <w:tcW w:w="0" w:type="auto"/>
            <w:tcBorders>
              <w:top w:val="single" w:sz="0" w:space="0" w:color="D3D3D3"/>
              <w:left w:val="single" w:sz="0" w:space="0" w:color="D3D3D3"/>
              <w:bottom w:val="single" w:sz="0" w:space="0" w:color="D3D3D3"/>
              <w:right w:val="single" w:sz="0" w:space="0" w:color="D3D3D3"/>
            </w:tcBorders>
          </w:tcPr>
          <w:p w14:paraId="502ACFD0" w14:textId="77777777" w:rsidR="00524773" w:rsidRDefault="00524773" w:rsidP="00C670FC">
            <w:pPr>
              <w:keepNext/>
              <w:spacing w:after="60"/>
              <w:rPr>
                <w:ins w:id="6141" w:author="Wittman, Jacob (CDC/DDNID/NCCDPHP/DDT) (CTR)" w:date="2023-08-15T14:04:00Z"/>
              </w:rPr>
            </w:pPr>
            <w:ins w:id="6142" w:author="Wittman, Jacob (CDC/DDNID/NCCDPHP/DDT) (CTR)" w:date="2023-08-15T14:04:00Z">
              <w:r>
                <w:rPr>
                  <w:rFonts w:ascii="Calibri" w:hAnsi="Calibri"/>
                  <w:sz w:val="20"/>
                </w:rPr>
                <w:t>16.3 (2.6)</w:t>
              </w:r>
            </w:ins>
          </w:p>
        </w:tc>
        <w:tc>
          <w:tcPr>
            <w:tcW w:w="0" w:type="auto"/>
            <w:tcBorders>
              <w:top w:val="single" w:sz="0" w:space="0" w:color="D3D3D3"/>
              <w:left w:val="single" w:sz="0" w:space="0" w:color="D3D3D3"/>
              <w:bottom w:val="single" w:sz="0" w:space="0" w:color="D3D3D3"/>
              <w:right w:val="single" w:sz="0" w:space="0" w:color="D3D3D3"/>
            </w:tcBorders>
          </w:tcPr>
          <w:p w14:paraId="15733449" w14:textId="77777777" w:rsidR="00524773" w:rsidRDefault="00524773" w:rsidP="00C670FC">
            <w:pPr>
              <w:keepNext/>
              <w:spacing w:after="60"/>
              <w:rPr>
                <w:ins w:id="6143" w:author="Wittman, Jacob (CDC/DDNID/NCCDPHP/DDT) (CTR)" w:date="2023-08-15T14:04:00Z"/>
              </w:rPr>
            </w:pPr>
            <w:ins w:id="6144" w:author="Wittman, Jacob (CDC/DDNID/NCCDPHP/DDT) (CTR)" w:date="2023-08-15T14:04:00Z">
              <w:r>
                <w:rPr>
                  <w:rFonts w:ascii="Calibri" w:hAnsi="Calibri"/>
                  <w:sz w:val="20"/>
                </w:rPr>
                <w:t>62.0 (-12.3, 136.3)</w:t>
              </w:r>
            </w:ins>
          </w:p>
        </w:tc>
        <w:tc>
          <w:tcPr>
            <w:tcW w:w="0" w:type="auto"/>
            <w:tcBorders>
              <w:top w:val="single" w:sz="0" w:space="0" w:color="D3D3D3"/>
              <w:left w:val="single" w:sz="0" w:space="0" w:color="D3D3D3"/>
              <w:bottom w:val="single" w:sz="0" w:space="0" w:color="D3D3D3"/>
              <w:right w:val="single" w:sz="0" w:space="0" w:color="D3D3D3"/>
            </w:tcBorders>
          </w:tcPr>
          <w:p w14:paraId="7FA98033" w14:textId="77777777" w:rsidR="00524773" w:rsidRDefault="00524773" w:rsidP="00C670FC">
            <w:pPr>
              <w:keepNext/>
              <w:spacing w:after="60"/>
              <w:rPr>
                <w:ins w:id="61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4A820C3" w14:textId="77777777" w:rsidR="00524773" w:rsidRDefault="00524773" w:rsidP="00C670FC">
            <w:pPr>
              <w:keepNext/>
              <w:spacing w:after="60"/>
              <w:rPr>
                <w:ins w:id="6146" w:author="Wittman, Jacob (CDC/DDNID/NCCDPHP/DDT) (CTR)" w:date="2023-08-15T14:04:00Z"/>
              </w:rPr>
            </w:pPr>
            <w:ins w:id="6147" w:author="Wittman, Jacob (CDC/DDNID/NCCDPHP/DDT) (CTR)" w:date="2023-08-15T14:04:00Z">
              <w:r>
                <w:rPr>
                  <w:rFonts w:ascii="Calibri" w:hAnsi="Calibri"/>
                  <w:sz w:val="20"/>
                </w:rPr>
                <w:t>4.5 (1.4, 7.7)</w:t>
              </w:r>
            </w:ins>
          </w:p>
        </w:tc>
        <w:tc>
          <w:tcPr>
            <w:tcW w:w="0" w:type="auto"/>
            <w:tcBorders>
              <w:top w:val="single" w:sz="0" w:space="0" w:color="D3D3D3"/>
              <w:left w:val="single" w:sz="0" w:space="0" w:color="D3D3D3"/>
              <w:bottom w:val="single" w:sz="0" w:space="0" w:color="D3D3D3"/>
              <w:right w:val="single" w:sz="0" w:space="0" w:color="D3D3D3"/>
            </w:tcBorders>
          </w:tcPr>
          <w:p w14:paraId="60FD929C" w14:textId="77777777" w:rsidR="00524773" w:rsidRDefault="00524773" w:rsidP="00C670FC">
            <w:pPr>
              <w:keepNext/>
              <w:spacing w:after="60"/>
              <w:rPr>
                <w:ins w:id="61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EE463B" w14:textId="77777777" w:rsidR="00524773" w:rsidRDefault="00524773" w:rsidP="00C670FC">
            <w:pPr>
              <w:keepNext/>
              <w:spacing w:after="60"/>
              <w:rPr>
                <w:ins w:id="6149" w:author="Wittman, Jacob (CDC/DDNID/NCCDPHP/DDT) (CTR)" w:date="2023-08-15T14:04:00Z"/>
              </w:rPr>
            </w:pPr>
            <w:ins w:id="6150" w:author="Wittman, Jacob (CDC/DDNID/NCCDPHP/DDT) (CTR)" w:date="2023-08-15T14:04:00Z">
              <w:r>
                <w:rPr>
                  <w:rFonts w:ascii="Calibri" w:hAnsi="Calibri"/>
                  <w:sz w:val="20"/>
                </w:rPr>
                <w:t>4.5 (1.4, 7.7)</w:t>
              </w:r>
            </w:ins>
          </w:p>
        </w:tc>
      </w:tr>
      <w:tr w:rsidR="00524773" w14:paraId="4A31FEB1" w14:textId="77777777" w:rsidTr="00C670FC">
        <w:trPr>
          <w:cantSplit/>
          <w:jc w:val="center"/>
          <w:ins w:id="6151"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588D924A" w14:textId="77777777" w:rsidR="00524773" w:rsidRDefault="00524773" w:rsidP="00C670FC">
            <w:pPr>
              <w:keepNext/>
              <w:spacing w:after="60"/>
              <w:rPr>
                <w:ins w:id="6152" w:author="Wittman, Jacob (CDC/DDNID/NCCDPHP/DDT) (CTR)" w:date="2023-08-15T14:04:00Z"/>
              </w:rPr>
            </w:pPr>
            <w:ins w:id="6153" w:author="Wittman, Jacob (CDC/DDNID/NCCDPHP/DDT) (CTR)" w:date="2023-08-15T14:04:00Z">
              <w:r>
                <w:rPr>
                  <w:rFonts w:ascii="Calibri" w:hAnsi="Calibri"/>
                  <w:sz w:val="20"/>
                </w:rPr>
                <w:t>Highest degree earned</w:t>
              </w:r>
            </w:ins>
          </w:p>
        </w:tc>
      </w:tr>
      <w:tr w:rsidR="00524773" w14:paraId="622CE3A0" w14:textId="77777777" w:rsidTr="00C670FC">
        <w:trPr>
          <w:cantSplit/>
          <w:jc w:val="center"/>
          <w:ins w:id="61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B04B605" w14:textId="77777777" w:rsidR="00524773" w:rsidRDefault="00524773" w:rsidP="00C670FC">
            <w:pPr>
              <w:keepNext/>
              <w:spacing w:after="60"/>
              <w:rPr>
                <w:ins w:id="6155" w:author="Wittman, Jacob (CDC/DDNID/NCCDPHP/DDT) (CTR)" w:date="2023-08-15T14:04:00Z"/>
              </w:rPr>
            </w:pPr>
            <w:ins w:id="6156" w:author="Wittman, Jacob (CDC/DDNID/NCCDPHP/DDT) (CTR)" w:date="2023-08-15T14:04:00Z">
              <w:r>
                <w:rPr>
                  <w:rFonts w:ascii="Calibri" w:hAnsi="Calibri"/>
                  <w:sz w:val="20"/>
                </w:rPr>
                <w:t>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7EC7E954" w14:textId="77777777" w:rsidR="00524773" w:rsidRDefault="00524773" w:rsidP="00C670FC">
            <w:pPr>
              <w:keepNext/>
              <w:spacing w:after="60"/>
              <w:rPr>
                <w:ins w:id="6157" w:author="Wittman, Jacob (CDC/DDNID/NCCDPHP/DDT) (CTR)" w:date="2023-08-15T14:04:00Z"/>
              </w:rPr>
            </w:pPr>
            <w:ins w:id="615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64F441C" w14:textId="77777777" w:rsidR="00524773" w:rsidRDefault="00524773" w:rsidP="00C670FC">
            <w:pPr>
              <w:keepNext/>
              <w:spacing w:after="60"/>
              <w:rPr>
                <w:ins w:id="6159" w:author="Wittman, Jacob (CDC/DDNID/NCCDPHP/DDT) (CTR)" w:date="2023-08-15T14:04:00Z"/>
              </w:rPr>
            </w:pPr>
            <w:ins w:id="6160" w:author="Wittman, Jacob (CDC/DDNID/NCCDPHP/DDT) (CTR)" w:date="2023-08-15T14:04:00Z">
              <w:r>
                <w:rPr>
                  <w:rFonts w:ascii="Calibri" w:hAnsi="Calibri"/>
                  <w:sz w:val="20"/>
                </w:rPr>
                <w:t>10.8 (4.1)</w:t>
              </w:r>
            </w:ins>
          </w:p>
        </w:tc>
        <w:tc>
          <w:tcPr>
            <w:tcW w:w="0" w:type="auto"/>
            <w:tcBorders>
              <w:top w:val="single" w:sz="0" w:space="0" w:color="D3D3D3"/>
              <w:left w:val="single" w:sz="0" w:space="0" w:color="D3D3D3"/>
              <w:bottom w:val="single" w:sz="0" w:space="0" w:color="D3D3D3"/>
              <w:right w:val="single" w:sz="0" w:space="0" w:color="D3D3D3"/>
            </w:tcBorders>
          </w:tcPr>
          <w:p w14:paraId="39F4C51B" w14:textId="77777777" w:rsidR="00524773" w:rsidRDefault="00524773" w:rsidP="00C670FC">
            <w:pPr>
              <w:keepNext/>
              <w:spacing w:after="60"/>
              <w:rPr>
                <w:ins w:id="6161" w:author="Wittman, Jacob (CDC/DDNID/NCCDPHP/DDT) (CTR)" w:date="2023-08-15T14:04:00Z"/>
              </w:rPr>
            </w:pPr>
            <w:ins w:id="6162" w:author="Wittman, Jacob (CDC/DDNID/NCCDPHP/DDT) (CTR)" w:date="2023-08-15T14:04:00Z">
              <w:r>
                <w:rPr>
                  <w:rFonts w:ascii="Calibri" w:hAnsi="Calibri"/>
                  <w:sz w:val="20"/>
                </w:rPr>
                <w:t>12.1 (3.8)</w:t>
              </w:r>
            </w:ins>
          </w:p>
        </w:tc>
        <w:tc>
          <w:tcPr>
            <w:tcW w:w="0" w:type="auto"/>
            <w:tcBorders>
              <w:top w:val="single" w:sz="0" w:space="0" w:color="D3D3D3"/>
              <w:left w:val="single" w:sz="0" w:space="0" w:color="D3D3D3"/>
              <w:bottom w:val="single" w:sz="0" w:space="0" w:color="D3D3D3"/>
              <w:right w:val="single" w:sz="0" w:space="0" w:color="D3D3D3"/>
            </w:tcBorders>
          </w:tcPr>
          <w:p w14:paraId="7E3A7BF7" w14:textId="77777777" w:rsidR="00524773" w:rsidRDefault="00524773" w:rsidP="00C670FC">
            <w:pPr>
              <w:keepNext/>
              <w:spacing w:after="60"/>
              <w:rPr>
                <w:ins w:id="6163" w:author="Wittman, Jacob (CDC/DDNID/NCCDPHP/DDT) (CTR)" w:date="2023-08-15T14:04:00Z"/>
              </w:rPr>
            </w:pPr>
            <w:ins w:id="6164" w:author="Wittman, Jacob (CDC/DDNID/NCCDPHP/DDT) (CTR)" w:date="2023-08-15T14:04:00Z">
              <w:r>
                <w:rPr>
                  <w:rFonts w:ascii="Calibri" w:hAnsi="Calibri"/>
                  <w:sz w:val="20"/>
                </w:rPr>
                <w:t>5.7 (1.7)</w:t>
              </w:r>
            </w:ins>
          </w:p>
        </w:tc>
        <w:tc>
          <w:tcPr>
            <w:tcW w:w="0" w:type="auto"/>
            <w:tcBorders>
              <w:top w:val="single" w:sz="0" w:space="0" w:color="D3D3D3"/>
              <w:left w:val="single" w:sz="0" w:space="0" w:color="D3D3D3"/>
              <w:bottom w:val="single" w:sz="0" w:space="0" w:color="D3D3D3"/>
              <w:right w:val="single" w:sz="0" w:space="0" w:color="D3D3D3"/>
            </w:tcBorders>
          </w:tcPr>
          <w:p w14:paraId="24B2A6CC" w14:textId="77777777" w:rsidR="00524773" w:rsidRDefault="00524773" w:rsidP="00C670FC">
            <w:pPr>
              <w:keepNext/>
              <w:spacing w:after="60"/>
              <w:rPr>
                <w:ins w:id="6165" w:author="Wittman, Jacob (CDC/DDNID/NCCDPHP/DDT) (CTR)" w:date="2023-08-15T14:04:00Z"/>
              </w:rPr>
            </w:pPr>
            <w:ins w:id="6166" w:author="Wittman, Jacob (CDC/DDNID/NCCDPHP/DDT) (CTR)" w:date="2023-08-15T14:04:00Z">
              <w:r>
                <w:rPr>
                  <w:rFonts w:ascii="Calibri" w:hAnsi="Calibri"/>
                  <w:sz w:val="20"/>
                </w:rPr>
                <w:t>4.1 (1.0)</w:t>
              </w:r>
            </w:ins>
          </w:p>
        </w:tc>
        <w:tc>
          <w:tcPr>
            <w:tcW w:w="0" w:type="auto"/>
            <w:tcBorders>
              <w:top w:val="single" w:sz="0" w:space="0" w:color="D3D3D3"/>
              <w:left w:val="single" w:sz="0" w:space="0" w:color="D3D3D3"/>
              <w:bottom w:val="single" w:sz="0" w:space="0" w:color="D3D3D3"/>
              <w:right w:val="single" w:sz="0" w:space="0" w:color="D3D3D3"/>
            </w:tcBorders>
          </w:tcPr>
          <w:p w14:paraId="74B5A185" w14:textId="77777777" w:rsidR="00524773" w:rsidRDefault="00524773" w:rsidP="00C670FC">
            <w:pPr>
              <w:keepNext/>
              <w:spacing w:after="60"/>
              <w:rPr>
                <w:ins w:id="6167" w:author="Wittman, Jacob (CDC/DDNID/NCCDPHP/DDT) (CTR)" w:date="2023-08-15T14:04:00Z"/>
              </w:rPr>
            </w:pPr>
            <w:ins w:id="6168" w:author="Wittman, Jacob (CDC/DDNID/NCCDPHP/DDT) (CTR)" w:date="2023-08-15T14:04:00Z">
              <w:r>
                <w:rPr>
                  <w:rFonts w:ascii="Calibri" w:hAnsi="Calibri"/>
                  <w:sz w:val="20"/>
                </w:rPr>
                <w:t>9.8 (3.9)</w:t>
              </w:r>
            </w:ins>
          </w:p>
        </w:tc>
        <w:tc>
          <w:tcPr>
            <w:tcW w:w="0" w:type="auto"/>
            <w:tcBorders>
              <w:top w:val="single" w:sz="0" w:space="0" w:color="D3D3D3"/>
              <w:left w:val="single" w:sz="0" w:space="0" w:color="D3D3D3"/>
              <w:bottom w:val="single" w:sz="0" w:space="0" w:color="D3D3D3"/>
              <w:right w:val="single" w:sz="0" w:space="0" w:color="D3D3D3"/>
            </w:tcBorders>
          </w:tcPr>
          <w:p w14:paraId="77025B1B" w14:textId="77777777" w:rsidR="00524773" w:rsidRDefault="00524773" w:rsidP="00C670FC">
            <w:pPr>
              <w:keepNext/>
              <w:spacing w:after="60"/>
              <w:rPr>
                <w:ins w:id="6169" w:author="Wittman, Jacob (CDC/DDNID/NCCDPHP/DDT) (CTR)" w:date="2023-08-15T14:04:00Z"/>
              </w:rPr>
            </w:pPr>
            <w:ins w:id="6170" w:author="Wittman, Jacob (CDC/DDNID/NCCDPHP/DDT) (CTR)" w:date="2023-08-15T14:04:00Z">
              <w:r>
                <w:rPr>
                  <w:rFonts w:ascii="Calibri" w:hAnsi="Calibri"/>
                  <w:sz w:val="20"/>
                </w:rPr>
                <w:t>3.5 (1.0)</w:t>
              </w:r>
            </w:ins>
          </w:p>
        </w:tc>
        <w:tc>
          <w:tcPr>
            <w:tcW w:w="0" w:type="auto"/>
            <w:tcBorders>
              <w:top w:val="single" w:sz="0" w:space="0" w:color="D3D3D3"/>
              <w:left w:val="single" w:sz="0" w:space="0" w:color="D3D3D3"/>
              <w:bottom w:val="single" w:sz="0" w:space="0" w:color="D3D3D3"/>
              <w:right w:val="single" w:sz="0" w:space="0" w:color="D3D3D3"/>
            </w:tcBorders>
          </w:tcPr>
          <w:p w14:paraId="306E1B50" w14:textId="77777777" w:rsidR="00524773" w:rsidRDefault="00524773" w:rsidP="00C670FC">
            <w:pPr>
              <w:keepNext/>
              <w:spacing w:after="60"/>
              <w:rPr>
                <w:ins w:id="6171" w:author="Wittman, Jacob (CDC/DDNID/NCCDPHP/DDT) (CTR)" w:date="2023-08-15T14:04:00Z"/>
              </w:rPr>
            </w:pPr>
            <w:ins w:id="6172" w:author="Wittman, Jacob (CDC/DDNID/NCCDPHP/DDT) (CTR)" w:date="2023-08-15T14:04:00Z">
              <w:r>
                <w:rPr>
                  <w:rFonts w:ascii="Calibri" w:hAnsi="Calibri"/>
                  <w:sz w:val="20"/>
                </w:rPr>
                <w:t>4.2 (1.3)</w:t>
              </w:r>
            </w:ins>
          </w:p>
        </w:tc>
        <w:tc>
          <w:tcPr>
            <w:tcW w:w="0" w:type="auto"/>
            <w:tcBorders>
              <w:top w:val="single" w:sz="0" w:space="0" w:color="D3D3D3"/>
              <w:left w:val="single" w:sz="0" w:space="0" w:color="D3D3D3"/>
              <w:bottom w:val="single" w:sz="0" w:space="0" w:color="D3D3D3"/>
              <w:right w:val="single" w:sz="0" w:space="0" w:color="D3D3D3"/>
            </w:tcBorders>
          </w:tcPr>
          <w:p w14:paraId="0B1A9353" w14:textId="77777777" w:rsidR="00524773" w:rsidRDefault="00524773" w:rsidP="00C670FC">
            <w:pPr>
              <w:keepNext/>
              <w:spacing w:after="60"/>
              <w:rPr>
                <w:ins w:id="6173" w:author="Wittman, Jacob (CDC/DDNID/NCCDPHP/DDT) (CTR)" w:date="2023-08-15T14:04:00Z"/>
              </w:rPr>
            </w:pPr>
            <w:ins w:id="6174" w:author="Wittman, Jacob (CDC/DDNID/NCCDPHP/DDT) (CTR)" w:date="2023-08-15T14:04:00Z">
              <w:r>
                <w:rPr>
                  <w:rFonts w:ascii="Calibri" w:hAnsi="Calibri"/>
                  <w:sz w:val="20"/>
                </w:rPr>
                <w:t>3.5 (1.9)</w:t>
              </w:r>
            </w:ins>
          </w:p>
        </w:tc>
        <w:tc>
          <w:tcPr>
            <w:tcW w:w="0" w:type="auto"/>
            <w:tcBorders>
              <w:top w:val="single" w:sz="0" w:space="0" w:color="D3D3D3"/>
              <w:left w:val="single" w:sz="0" w:space="0" w:color="D3D3D3"/>
              <w:bottom w:val="single" w:sz="0" w:space="0" w:color="D3D3D3"/>
              <w:right w:val="single" w:sz="0" w:space="0" w:color="D3D3D3"/>
            </w:tcBorders>
          </w:tcPr>
          <w:p w14:paraId="159280AA" w14:textId="77777777" w:rsidR="00524773" w:rsidRDefault="00524773" w:rsidP="00C670FC">
            <w:pPr>
              <w:keepNext/>
              <w:spacing w:after="60"/>
              <w:rPr>
                <w:ins w:id="6175" w:author="Wittman, Jacob (CDC/DDNID/NCCDPHP/DDT) (CTR)" w:date="2023-08-15T14:04:00Z"/>
              </w:rPr>
            </w:pPr>
            <w:ins w:id="6176" w:author="Wittman, Jacob (CDC/DDNID/NCCDPHP/DDT) (CTR)" w:date="2023-08-15T14:04:00Z">
              <w:r>
                <w:rPr>
                  <w:rFonts w:ascii="Calibri" w:hAnsi="Calibri"/>
                  <w:sz w:val="20"/>
                </w:rPr>
                <w:t>5.5 (2.1)</w:t>
              </w:r>
            </w:ins>
          </w:p>
        </w:tc>
        <w:tc>
          <w:tcPr>
            <w:tcW w:w="0" w:type="auto"/>
            <w:tcBorders>
              <w:top w:val="single" w:sz="0" w:space="0" w:color="D3D3D3"/>
              <w:left w:val="single" w:sz="0" w:space="0" w:color="D3D3D3"/>
              <w:bottom w:val="single" w:sz="0" w:space="0" w:color="D3D3D3"/>
              <w:right w:val="single" w:sz="0" w:space="0" w:color="D3D3D3"/>
            </w:tcBorders>
          </w:tcPr>
          <w:p w14:paraId="305EC55D" w14:textId="77777777" w:rsidR="00524773" w:rsidRDefault="00524773" w:rsidP="00C670FC">
            <w:pPr>
              <w:keepNext/>
              <w:spacing w:after="60"/>
              <w:rPr>
                <w:ins w:id="6177" w:author="Wittman, Jacob (CDC/DDNID/NCCDPHP/DDT) (CTR)" w:date="2023-08-15T14:04:00Z"/>
              </w:rPr>
            </w:pPr>
            <w:ins w:id="6178" w:author="Wittman, Jacob (CDC/DDNID/NCCDPHP/DDT) (CTR)" w:date="2023-08-15T14:04:00Z">
              <w:r>
                <w:rPr>
                  <w:rFonts w:ascii="Calibri" w:hAnsi="Calibri"/>
                  <w:sz w:val="20"/>
                </w:rPr>
                <w:t>8.3 (1.8)</w:t>
              </w:r>
            </w:ins>
          </w:p>
        </w:tc>
        <w:tc>
          <w:tcPr>
            <w:tcW w:w="0" w:type="auto"/>
            <w:tcBorders>
              <w:top w:val="single" w:sz="0" w:space="0" w:color="D3D3D3"/>
              <w:left w:val="single" w:sz="0" w:space="0" w:color="D3D3D3"/>
              <w:bottom w:val="single" w:sz="0" w:space="0" w:color="D3D3D3"/>
              <w:right w:val="single" w:sz="0" w:space="0" w:color="D3D3D3"/>
            </w:tcBorders>
          </w:tcPr>
          <w:p w14:paraId="3EC63ED4" w14:textId="77777777" w:rsidR="00524773" w:rsidRDefault="00524773" w:rsidP="00C670FC">
            <w:pPr>
              <w:keepNext/>
              <w:spacing w:after="60"/>
              <w:rPr>
                <w:ins w:id="6179" w:author="Wittman, Jacob (CDC/DDNID/NCCDPHP/DDT) (CTR)" w:date="2023-08-15T14:04:00Z"/>
              </w:rPr>
            </w:pPr>
            <w:ins w:id="6180" w:author="Wittman, Jacob (CDC/DDNID/NCCDPHP/DDT) (CTR)" w:date="2023-08-15T14:04:00Z">
              <w:r>
                <w:rPr>
                  <w:rFonts w:ascii="Calibri" w:hAnsi="Calibri"/>
                  <w:sz w:val="20"/>
                </w:rPr>
                <w:t>14.9 (3.8)</w:t>
              </w:r>
            </w:ins>
          </w:p>
        </w:tc>
        <w:tc>
          <w:tcPr>
            <w:tcW w:w="0" w:type="auto"/>
            <w:tcBorders>
              <w:top w:val="single" w:sz="0" w:space="0" w:color="D3D3D3"/>
              <w:left w:val="single" w:sz="0" w:space="0" w:color="D3D3D3"/>
              <w:bottom w:val="single" w:sz="0" w:space="0" w:color="D3D3D3"/>
              <w:right w:val="single" w:sz="0" w:space="0" w:color="D3D3D3"/>
            </w:tcBorders>
          </w:tcPr>
          <w:p w14:paraId="56650DC7" w14:textId="77777777" w:rsidR="00524773" w:rsidRDefault="00524773" w:rsidP="00C670FC">
            <w:pPr>
              <w:keepNext/>
              <w:spacing w:after="60"/>
              <w:rPr>
                <w:ins w:id="6181" w:author="Wittman, Jacob (CDC/DDNID/NCCDPHP/DDT) (CTR)" w:date="2023-08-15T14:04:00Z"/>
              </w:rPr>
            </w:pPr>
            <w:ins w:id="6182" w:author="Wittman, Jacob (CDC/DDNID/NCCDPHP/DDT) (CTR)" w:date="2023-08-15T14:04:00Z">
              <w:r>
                <w:rPr>
                  <w:rFonts w:ascii="Calibri" w:hAnsi="Calibri"/>
                  <w:sz w:val="20"/>
                </w:rPr>
                <w:t>13.4 (3.6)</w:t>
              </w:r>
            </w:ins>
          </w:p>
        </w:tc>
        <w:tc>
          <w:tcPr>
            <w:tcW w:w="0" w:type="auto"/>
            <w:tcBorders>
              <w:top w:val="single" w:sz="0" w:space="0" w:color="D3D3D3"/>
              <w:left w:val="single" w:sz="0" w:space="0" w:color="D3D3D3"/>
              <w:bottom w:val="single" w:sz="0" w:space="0" w:color="D3D3D3"/>
              <w:right w:val="single" w:sz="0" w:space="0" w:color="D3D3D3"/>
            </w:tcBorders>
          </w:tcPr>
          <w:p w14:paraId="7DCE5F0F" w14:textId="77777777" w:rsidR="00524773" w:rsidRDefault="00524773" w:rsidP="00C670FC">
            <w:pPr>
              <w:keepNext/>
              <w:spacing w:after="60"/>
              <w:rPr>
                <w:ins w:id="6183" w:author="Wittman, Jacob (CDC/DDNID/NCCDPHP/DDT) (CTR)" w:date="2023-08-15T14:04:00Z"/>
              </w:rPr>
            </w:pPr>
            <w:ins w:id="6184" w:author="Wittman, Jacob (CDC/DDNID/NCCDPHP/DDT) (CTR)" w:date="2023-08-15T14:04:00Z">
              <w:r>
                <w:rPr>
                  <w:rFonts w:ascii="Calibri" w:hAnsi="Calibri"/>
                  <w:sz w:val="20"/>
                </w:rPr>
                <w:t>21.4 (6.6)</w:t>
              </w:r>
            </w:ins>
          </w:p>
        </w:tc>
        <w:tc>
          <w:tcPr>
            <w:tcW w:w="0" w:type="auto"/>
            <w:tcBorders>
              <w:top w:val="single" w:sz="0" w:space="0" w:color="D3D3D3"/>
              <w:left w:val="single" w:sz="0" w:space="0" w:color="D3D3D3"/>
              <w:bottom w:val="single" w:sz="0" w:space="0" w:color="D3D3D3"/>
              <w:right w:val="single" w:sz="0" w:space="0" w:color="D3D3D3"/>
            </w:tcBorders>
          </w:tcPr>
          <w:p w14:paraId="7121C57F" w14:textId="77777777" w:rsidR="00524773" w:rsidRDefault="00524773" w:rsidP="00C670FC">
            <w:pPr>
              <w:keepNext/>
              <w:spacing w:after="60"/>
              <w:rPr>
                <w:ins w:id="6185" w:author="Wittman, Jacob (CDC/DDNID/NCCDPHP/DDT) (CTR)" w:date="2023-08-15T14:04:00Z"/>
              </w:rPr>
            </w:pPr>
            <w:ins w:id="6186" w:author="Wittman, Jacob (CDC/DDNID/NCCDPHP/DDT) (CTR)" w:date="2023-08-15T14:04:00Z">
              <w:r>
                <w:rPr>
                  <w:rFonts w:ascii="Calibri" w:hAnsi="Calibri"/>
                  <w:sz w:val="20"/>
                </w:rPr>
                <w:t>23.4 (-88.9, 135.6)</w:t>
              </w:r>
            </w:ins>
          </w:p>
        </w:tc>
        <w:tc>
          <w:tcPr>
            <w:tcW w:w="0" w:type="auto"/>
            <w:tcBorders>
              <w:top w:val="single" w:sz="0" w:space="0" w:color="D3D3D3"/>
              <w:left w:val="single" w:sz="0" w:space="0" w:color="D3D3D3"/>
              <w:bottom w:val="single" w:sz="0" w:space="0" w:color="D3D3D3"/>
              <w:right w:val="single" w:sz="0" w:space="0" w:color="D3D3D3"/>
            </w:tcBorders>
          </w:tcPr>
          <w:p w14:paraId="37A28D80" w14:textId="77777777" w:rsidR="00524773" w:rsidRDefault="00524773" w:rsidP="00C670FC">
            <w:pPr>
              <w:keepNext/>
              <w:spacing w:after="60"/>
              <w:rPr>
                <w:ins w:id="6187" w:author="Wittman, Jacob (CDC/DDNID/NCCDPHP/DDT) (CTR)" w:date="2023-08-15T14:04:00Z"/>
              </w:rPr>
            </w:pPr>
            <w:ins w:id="6188" w:author="Wittman, Jacob (CDC/DDNID/NCCDPHP/DDT) (CTR)" w:date="2023-08-15T14:04:00Z">
              <w:r>
                <w:rPr>
                  <w:rFonts w:ascii="Calibri" w:hAnsi="Calibri"/>
                  <w:sz w:val="20"/>
                </w:rPr>
                <w:t>2015</w:t>
              </w:r>
            </w:ins>
          </w:p>
        </w:tc>
        <w:tc>
          <w:tcPr>
            <w:tcW w:w="0" w:type="auto"/>
            <w:tcBorders>
              <w:top w:val="single" w:sz="0" w:space="0" w:color="D3D3D3"/>
              <w:left w:val="single" w:sz="0" w:space="0" w:color="D3D3D3"/>
              <w:bottom w:val="single" w:sz="0" w:space="0" w:color="D3D3D3"/>
              <w:right w:val="single" w:sz="0" w:space="0" w:color="D3D3D3"/>
            </w:tcBorders>
          </w:tcPr>
          <w:p w14:paraId="721B44C8" w14:textId="77777777" w:rsidR="00524773" w:rsidRDefault="00524773" w:rsidP="00C670FC">
            <w:pPr>
              <w:keepNext/>
              <w:spacing w:after="60"/>
              <w:rPr>
                <w:ins w:id="6189" w:author="Wittman, Jacob (CDC/DDNID/NCCDPHP/DDT) (CTR)" w:date="2023-08-15T14:04:00Z"/>
              </w:rPr>
            </w:pPr>
            <w:ins w:id="6190" w:author="Wittman, Jacob (CDC/DDNID/NCCDPHP/DDT) (CTR)" w:date="2023-08-15T14:04:00Z">
              <w:r>
                <w:rPr>
                  <w:rFonts w:ascii="Calibri" w:hAnsi="Calibri"/>
                  <w:sz w:val="20"/>
                </w:rPr>
                <w:t>-14.2 (-26.9, 0.7)</w:t>
              </w:r>
            </w:ins>
          </w:p>
        </w:tc>
        <w:tc>
          <w:tcPr>
            <w:tcW w:w="0" w:type="auto"/>
            <w:tcBorders>
              <w:top w:val="single" w:sz="0" w:space="0" w:color="D3D3D3"/>
              <w:left w:val="single" w:sz="0" w:space="0" w:color="D3D3D3"/>
              <w:bottom w:val="single" w:sz="0" w:space="0" w:color="D3D3D3"/>
              <w:right w:val="single" w:sz="0" w:space="0" w:color="D3D3D3"/>
            </w:tcBorders>
          </w:tcPr>
          <w:p w14:paraId="1B2AB255" w14:textId="77777777" w:rsidR="00524773" w:rsidRDefault="00524773" w:rsidP="00C670FC">
            <w:pPr>
              <w:keepNext/>
              <w:spacing w:after="60"/>
              <w:rPr>
                <w:ins w:id="6191" w:author="Wittman, Jacob (CDC/DDNID/NCCDPHP/DDT) (CTR)" w:date="2023-08-15T14:04:00Z"/>
              </w:rPr>
            </w:pPr>
            <w:ins w:id="6192" w:author="Wittman, Jacob (CDC/DDNID/NCCDPHP/DDT) (CTR)" w:date="2023-08-15T14:04:00Z">
              <w:r>
                <w:rPr>
                  <w:rFonts w:ascii="Calibri" w:hAnsi="Calibri"/>
                  <w:sz w:val="20"/>
                </w:rPr>
                <w:t>48.2 (1.3, 116.7)</w:t>
              </w:r>
            </w:ins>
          </w:p>
        </w:tc>
        <w:tc>
          <w:tcPr>
            <w:tcW w:w="0" w:type="auto"/>
            <w:tcBorders>
              <w:top w:val="single" w:sz="0" w:space="0" w:color="D3D3D3"/>
              <w:left w:val="single" w:sz="0" w:space="0" w:color="D3D3D3"/>
              <w:bottom w:val="single" w:sz="0" w:space="0" w:color="D3D3D3"/>
              <w:right w:val="single" w:sz="0" w:space="0" w:color="D3D3D3"/>
            </w:tcBorders>
          </w:tcPr>
          <w:p w14:paraId="50081C27" w14:textId="77777777" w:rsidR="00524773" w:rsidRDefault="00524773" w:rsidP="00C670FC">
            <w:pPr>
              <w:keepNext/>
              <w:spacing w:after="60"/>
              <w:rPr>
                <w:ins w:id="6193" w:author="Wittman, Jacob (CDC/DDNID/NCCDPHP/DDT) (CTR)" w:date="2023-08-15T14:04:00Z"/>
              </w:rPr>
            </w:pPr>
            <w:ins w:id="6194" w:author="Wittman, Jacob (CDC/DDNID/NCCDPHP/DDT) (CTR)" w:date="2023-08-15T14:04:00Z">
              <w:r>
                <w:rPr>
                  <w:rFonts w:ascii="Calibri" w:hAnsi="Calibri"/>
                  <w:sz w:val="20"/>
                </w:rPr>
                <w:t>4.7 (-9.2, 20.7)</w:t>
              </w:r>
            </w:ins>
          </w:p>
        </w:tc>
      </w:tr>
      <w:tr w:rsidR="00524773" w14:paraId="1113FAFE" w14:textId="77777777" w:rsidTr="00C670FC">
        <w:trPr>
          <w:cantSplit/>
          <w:jc w:val="center"/>
          <w:ins w:id="619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F255AB2" w14:textId="77777777" w:rsidR="00524773" w:rsidRDefault="00524773" w:rsidP="00C670FC">
            <w:pPr>
              <w:keepNext/>
              <w:spacing w:after="60"/>
              <w:rPr>
                <w:ins w:id="6196" w:author="Wittman, Jacob (CDC/DDNID/NCCDPHP/DDT) (CTR)" w:date="2023-08-15T14:04:00Z"/>
              </w:rPr>
            </w:pPr>
            <w:ins w:id="6197" w:author="Wittman, Jacob (CDC/DDNID/NCCDPHP/DDT) (CTR)" w:date="2023-08-15T14:04:00Z">
              <w:r>
                <w:rPr>
                  <w:rFonts w:ascii="Calibri" w:hAnsi="Calibri"/>
                  <w:sz w:val="20"/>
                </w:rPr>
                <w:t>High school</w:t>
              </w:r>
            </w:ins>
          </w:p>
        </w:tc>
        <w:tc>
          <w:tcPr>
            <w:tcW w:w="0" w:type="auto"/>
            <w:tcBorders>
              <w:top w:val="single" w:sz="0" w:space="0" w:color="D3D3D3"/>
              <w:left w:val="single" w:sz="0" w:space="0" w:color="D3D3D3"/>
              <w:bottom w:val="single" w:sz="0" w:space="0" w:color="D3D3D3"/>
              <w:right w:val="single" w:sz="0" w:space="0" w:color="D3D3D3"/>
            </w:tcBorders>
          </w:tcPr>
          <w:p w14:paraId="07155C3F" w14:textId="77777777" w:rsidR="00524773" w:rsidRDefault="00524773" w:rsidP="00C670FC">
            <w:pPr>
              <w:keepNext/>
              <w:spacing w:after="60"/>
              <w:rPr>
                <w:ins w:id="6198" w:author="Wittman, Jacob (CDC/DDNID/NCCDPHP/DDT) (CTR)" w:date="2023-08-15T14:04:00Z"/>
              </w:rPr>
            </w:pPr>
            <w:ins w:id="6199"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980A0D8" w14:textId="77777777" w:rsidR="00524773" w:rsidRDefault="00524773" w:rsidP="00C670FC">
            <w:pPr>
              <w:keepNext/>
              <w:spacing w:after="60"/>
              <w:rPr>
                <w:ins w:id="6200" w:author="Wittman, Jacob (CDC/DDNID/NCCDPHP/DDT) (CTR)" w:date="2023-08-15T14:04:00Z"/>
              </w:rPr>
            </w:pPr>
            <w:ins w:id="6201" w:author="Wittman, Jacob (CDC/DDNID/NCCDPHP/DDT) (CTR)" w:date="2023-08-15T14:04:00Z">
              <w:r>
                <w:rPr>
                  <w:rFonts w:ascii="Calibri" w:hAnsi="Calibri"/>
                  <w:sz w:val="20"/>
                </w:rPr>
                <w:t>4.0 (1.1)</w:t>
              </w:r>
            </w:ins>
          </w:p>
        </w:tc>
        <w:tc>
          <w:tcPr>
            <w:tcW w:w="0" w:type="auto"/>
            <w:tcBorders>
              <w:top w:val="single" w:sz="0" w:space="0" w:color="D3D3D3"/>
              <w:left w:val="single" w:sz="0" w:space="0" w:color="D3D3D3"/>
              <w:bottom w:val="single" w:sz="0" w:space="0" w:color="D3D3D3"/>
              <w:right w:val="single" w:sz="0" w:space="0" w:color="D3D3D3"/>
            </w:tcBorders>
          </w:tcPr>
          <w:p w14:paraId="36A77502" w14:textId="77777777" w:rsidR="00524773" w:rsidRDefault="00524773" w:rsidP="00C670FC">
            <w:pPr>
              <w:keepNext/>
              <w:spacing w:after="60"/>
              <w:rPr>
                <w:ins w:id="6202" w:author="Wittman, Jacob (CDC/DDNID/NCCDPHP/DDT) (CTR)" w:date="2023-08-15T14:04:00Z"/>
              </w:rPr>
            </w:pPr>
            <w:ins w:id="6203" w:author="Wittman, Jacob (CDC/DDNID/NCCDPHP/DDT) (CTR)" w:date="2023-08-15T14:04:00Z">
              <w:r>
                <w:rPr>
                  <w:rFonts w:ascii="Calibri" w:hAnsi="Calibri"/>
                  <w:sz w:val="20"/>
                </w:rPr>
                <w:t>4.5 (1.6)</w:t>
              </w:r>
            </w:ins>
          </w:p>
        </w:tc>
        <w:tc>
          <w:tcPr>
            <w:tcW w:w="0" w:type="auto"/>
            <w:tcBorders>
              <w:top w:val="single" w:sz="0" w:space="0" w:color="D3D3D3"/>
              <w:left w:val="single" w:sz="0" w:space="0" w:color="D3D3D3"/>
              <w:bottom w:val="single" w:sz="0" w:space="0" w:color="D3D3D3"/>
              <w:right w:val="single" w:sz="0" w:space="0" w:color="D3D3D3"/>
            </w:tcBorders>
          </w:tcPr>
          <w:p w14:paraId="51408ED7" w14:textId="77777777" w:rsidR="00524773" w:rsidRDefault="00524773" w:rsidP="00C670FC">
            <w:pPr>
              <w:keepNext/>
              <w:spacing w:after="60"/>
              <w:rPr>
                <w:ins w:id="6204" w:author="Wittman, Jacob (CDC/DDNID/NCCDPHP/DDT) (CTR)" w:date="2023-08-15T14:04:00Z"/>
              </w:rPr>
            </w:pPr>
            <w:ins w:id="6205" w:author="Wittman, Jacob (CDC/DDNID/NCCDPHP/DDT) (CTR)" w:date="2023-08-15T14:04:00Z">
              <w:r>
                <w:rPr>
                  <w:rFonts w:ascii="Calibri" w:hAnsi="Calibri"/>
                  <w:sz w:val="20"/>
                </w:rPr>
                <w:t>1.6 (0.6)</w:t>
              </w:r>
            </w:ins>
          </w:p>
        </w:tc>
        <w:tc>
          <w:tcPr>
            <w:tcW w:w="0" w:type="auto"/>
            <w:tcBorders>
              <w:top w:val="single" w:sz="0" w:space="0" w:color="D3D3D3"/>
              <w:left w:val="single" w:sz="0" w:space="0" w:color="D3D3D3"/>
              <w:bottom w:val="single" w:sz="0" w:space="0" w:color="D3D3D3"/>
              <w:right w:val="single" w:sz="0" w:space="0" w:color="D3D3D3"/>
            </w:tcBorders>
          </w:tcPr>
          <w:p w14:paraId="34B4A207" w14:textId="77777777" w:rsidR="00524773" w:rsidRDefault="00524773" w:rsidP="00C670FC">
            <w:pPr>
              <w:keepNext/>
              <w:spacing w:after="60"/>
              <w:rPr>
                <w:ins w:id="6206" w:author="Wittman, Jacob (CDC/DDNID/NCCDPHP/DDT) (CTR)" w:date="2023-08-15T14:04:00Z"/>
              </w:rPr>
            </w:pPr>
            <w:ins w:id="6207" w:author="Wittman, Jacob (CDC/DDNID/NCCDPHP/DDT) (CTR)" w:date="2023-08-15T14:04:00Z">
              <w:r>
                <w:rPr>
                  <w:rFonts w:ascii="Calibri" w:hAnsi="Calibri"/>
                  <w:sz w:val="20"/>
                </w:rPr>
                <w:t>2.6 (0.9)</w:t>
              </w:r>
            </w:ins>
          </w:p>
        </w:tc>
        <w:tc>
          <w:tcPr>
            <w:tcW w:w="0" w:type="auto"/>
            <w:tcBorders>
              <w:top w:val="single" w:sz="0" w:space="0" w:color="D3D3D3"/>
              <w:left w:val="single" w:sz="0" w:space="0" w:color="D3D3D3"/>
              <w:bottom w:val="single" w:sz="0" w:space="0" w:color="D3D3D3"/>
              <w:right w:val="single" w:sz="0" w:space="0" w:color="D3D3D3"/>
            </w:tcBorders>
          </w:tcPr>
          <w:p w14:paraId="10B8AACE" w14:textId="77777777" w:rsidR="00524773" w:rsidRDefault="00524773" w:rsidP="00C670FC">
            <w:pPr>
              <w:keepNext/>
              <w:spacing w:after="60"/>
              <w:rPr>
                <w:ins w:id="6208" w:author="Wittman, Jacob (CDC/DDNID/NCCDPHP/DDT) (CTR)" w:date="2023-08-15T14:04:00Z"/>
              </w:rPr>
            </w:pPr>
            <w:ins w:id="6209" w:author="Wittman, Jacob (CDC/DDNID/NCCDPHP/DDT) (CTR)" w:date="2023-08-15T14:04:00Z">
              <w:r>
                <w:rPr>
                  <w:rFonts w:ascii="Calibri" w:hAnsi="Calibri"/>
                  <w:sz w:val="20"/>
                </w:rPr>
                <w:t>3.7 (1.5)</w:t>
              </w:r>
            </w:ins>
          </w:p>
        </w:tc>
        <w:tc>
          <w:tcPr>
            <w:tcW w:w="0" w:type="auto"/>
            <w:tcBorders>
              <w:top w:val="single" w:sz="0" w:space="0" w:color="D3D3D3"/>
              <w:left w:val="single" w:sz="0" w:space="0" w:color="D3D3D3"/>
              <w:bottom w:val="single" w:sz="0" w:space="0" w:color="D3D3D3"/>
              <w:right w:val="single" w:sz="0" w:space="0" w:color="D3D3D3"/>
            </w:tcBorders>
          </w:tcPr>
          <w:p w14:paraId="177D6686" w14:textId="77777777" w:rsidR="00524773" w:rsidRDefault="00524773" w:rsidP="00C670FC">
            <w:pPr>
              <w:keepNext/>
              <w:spacing w:after="60"/>
              <w:rPr>
                <w:ins w:id="6210" w:author="Wittman, Jacob (CDC/DDNID/NCCDPHP/DDT) (CTR)" w:date="2023-08-15T14:04:00Z"/>
              </w:rPr>
            </w:pPr>
            <w:ins w:id="6211" w:author="Wittman, Jacob (CDC/DDNID/NCCDPHP/DDT) (CTR)" w:date="2023-08-15T14:04:00Z">
              <w:r>
                <w:rPr>
                  <w:rFonts w:ascii="Calibri" w:hAnsi="Calibri"/>
                  <w:sz w:val="20"/>
                </w:rPr>
                <w:t>2.5 (0.8)</w:t>
              </w:r>
            </w:ins>
          </w:p>
        </w:tc>
        <w:tc>
          <w:tcPr>
            <w:tcW w:w="0" w:type="auto"/>
            <w:tcBorders>
              <w:top w:val="single" w:sz="0" w:space="0" w:color="D3D3D3"/>
              <w:left w:val="single" w:sz="0" w:space="0" w:color="D3D3D3"/>
              <w:bottom w:val="single" w:sz="0" w:space="0" w:color="D3D3D3"/>
              <w:right w:val="single" w:sz="0" w:space="0" w:color="D3D3D3"/>
            </w:tcBorders>
          </w:tcPr>
          <w:p w14:paraId="40D2D34F" w14:textId="77777777" w:rsidR="00524773" w:rsidRDefault="00524773" w:rsidP="00C670FC">
            <w:pPr>
              <w:keepNext/>
              <w:spacing w:after="60"/>
              <w:rPr>
                <w:ins w:id="6212" w:author="Wittman, Jacob (CDC/DDNID/NCCDPHP/DDT) (CTR)" w:date="2023-08-15T14:04:00Z"/>
              </w:rPr>
            </w:pPr>
            <w:ins w:id="6213" w:author="Wittman, Jacob (CDC/DDNID/NCCDPHP/DDT) (CTR)" w:date="2023-08-15T14:04:00Z">
              <w:r>
                <w:rPr>
                  <w:rFonts w:ascii="Calibri" w:hAnsi="Calibri"/>
                  <w:sz w:val="20"/>
                </w:rPr>
                <w:t>2.8 (1.0)</w:t>
              </w:r>
            </w:ins>
          </w:p>
        </w:tc>
        <w:tc>
          <w:tcPr>
            <w:tcW w:w="0" w:type="auto"/>
            <w:tcBorders>
              <w:top w:val="single" w:sz="0" w:space="0" w:color="D3D3D3"/>
              <w:left w:val="single" w:sz="0" w:space="0" w:color="D3D3D3"/>
              <w:bottom w:val="single" w:sz="0" w:space="0" w:color="D3D3D3"/>
              <w:right w:val="single" w:sz="0" w:space="0" w:color="D3D3D3"/>
            </w:tcBorders>
          </w:tcPr>
          <w:p w14:paraId="7301531D" w14:textId="77777777" w:rsidR="00524773" w:rsidRDefault="00524773" w:rsidP="00C670FC">
            <w:pPr>
              <w:keepNext/>
              <w:spacing w:after="60"/>
              <w:rPr>
                <w:ins w:id="6214" w:author="Wittman, Jacob (CDC/DDNID/NCCDPHP/DDT) (CTR)" w:date="2023-08-15T14:04:00Z"/>
              </w:rPr>
            </w:pPr>
            <w:ins w:id="6215" w:author="Wittman, Jacob (CDC/DDNID/NCCDPHP/DDT) (CTR)" w:date="2023-08-15T14:04:00Z">
              <w:r>
                <w:rPr>
                  <w:rFonts w:ascii="Calibri" w:hAnsi="Calibri"/>
                  <w:sz w:val="20"/>
                </w:rPr>
                <w:t>5.3 (3.0)</w:t>
              </w:r>
            </w:ins>
          </w:p>
        </w:tc>
        <w:tc>
          <w:tcPr>
            <w:tcW w:w="0" w:type="auto"/>
            <w:tcBorders>
              <w:top w:val="single" w:sz="0" w:space="0" w:color="D3D3D3"/>
              <w:left w:val="single" w:sz="0" w:space="0" w:color="D3D3D3"/>
              <w:bottom w:val="single" w:sz="0" w:space="0" w:color="D3D3D3"/>
              <w:right w:val="single" w:sz="0" w:space="0" w:color="D3D3D3"/>
            </w:tcBorders>
          </w:tcPr>
          <w:p w14:paraId="14DE8270" w14:textId="77777777" w:rsidR="00524773" w:rsidRDefault="00524773" w:rsidP="00C670FC">
            <w:pPr>
              <w:keepNext/>
              <w:spacing w:after="60"/>
              <w:rPr>
                <w:ins w:id="6216" w:author="Wittman, Jacob (CDC/DDNID/NCCDPHP/DDT) (CTR)" w:date="2023-08-15T14:04:00Z"/>
              </w:rPr>
            </w:pPr>
            <w:ins w:id="6217" w:author="Wittman, Jacob (CDC/DDNID/NCCDPHP/DDT) (CTR)" w:date="2023-08-15T14:04:00Z">
              <w:r>
                <w:rPr>
                  <w:rFonts w:ascii="Calibri" w:hAnsi="Calibri"/>
                  <w:sz w:val="20"/>
                </w:rPr>
                <w:t>1.5 (0.6)</w:t>
              </w:r>
            </w:ins>
          </w:p>
        </w:tc>
        <w:tc>
          <w:tcPr>
            <w:tcW w:w="0" w:type="auto"/>
            <w:tcBorders>
              <w:top w:val="single" w:sz="0" w:space="0" w:color="D3D3D3"/>
              <w:left w:val="single" w:sz="0" w:space="0" w:color="D3D3D3"/>
              <w:bottom w:val="single" w:sz="0" w:space="0" w:color="D3D3D3"/>
              <w:right w:val="single" w:sz="0" w:space="0" w:color="D3D3D3"/>
            </w:tcBorders>
          </w:tcPr>
          <w:p w14:paraId="373EC2C1" w14:textId="77777777" w:rsidR="00524773" w:rsidRDefault="00524773" w:rsidP="00C670FC">
            <w:pPr>
              <w:keepNext/>
              <w:spacing w:after="60"/>
              <w:rPr>
                <w:ins w:id="6218" w:author="Wittman, Jacob (CDC/DDNID/NCCDPHP/DDT) (CTR)" w:date="2023-08-15T14:04:00Z"/>
              </w:rPr>
            </w:pPr>
            <w:ins w:id="6219" w:author="Wittman, Jacob (CDC/DDNID/NCCDPHP/DDT) (CTR)" w:date="2023-08-15T14:04:00Z">
              <w:r>
                <w:rPr>
                  <w:rFonts w:ascii="Calibri" w:hAnsi="Calibri"/>
                  <w:sz w:val="20"/>
                </w:rPr>
                <w:t>9.6 (2.2)</w:t>
              </w:r>
            </w:ins>
          </w:p>
        </w:tc>
        <w:tc>
          <w:tcPr>
            <w:tcW w:w="0" w:type="auto"/>
            <w:tcBorders>
              <w:top w:val="single" w:sz="0" w:space="0" w:color="D3D3D3"/>
              <w:left w:val="single" w:sz="0" w:space="0" w:color="D3D3D3"/>
              <w:bottom w:val="single" w:sz="0" w:space="0" w:color="D3D3D3"/>
              <w:right w:val="single" w:sz="0" w:space="0" w:color="D3D3D3"/>
            </w:tcBorders>
          </w:tcPr>
          <w:p w14:paraId="7DC22533" w14:textId="77777777" w:rsidR="00524773" w:rsidRDefault="00524773" w:rsidP="00C670FC">
            <w:pPr>
              <w:keepNext/>
              <w:spacing w:after="60"/>
              <w:rPr>
                <w:ins w:id="6220" w:author="Wittman, Jacob (CDC/DDNID/NCCDPHP/DDT) (CTR)" w:date="2023-08-15T14:04:00Z"/>
              </w:rPr>
            </w:pPr>
            <w:ins w:id="6221" w:author="Wittman, Jacob (CDC/DDNID/NCCDPHP/DDT) (CTR)" w:date="2023-08-15T14:04:00Z">
              <w:r>
                <w:rPr>
                  <w:rFonts w:ascii="Calibri" w:hAnsi="Calibri"/>
                  <w:sz w:val="20"/>
                </w:rPr>
                <w:t>7.6 (2.2)</w:t>
              </w:r>
            </w:ins>
          </w:p>
        </w:tc>
        <w:tc>
          <w:tcPr>
            <w:tcW w:w="0" w:type="auto"/>
            <w:tcBorders>
              <w:top w:val="single" w:sz="0" w:space="0" w:color="D3D3D3"/>
              <w:left w:val="single" w:sz="0" w:space="0" w:color="D3D3D3"/>
              <w:bottom w:val="single" w:sz="0" w:space="0" w:color="D3D3D3"/>
              <w:right w:val="single" w:sz="0" w:space="0" w:color="D3D3D3"/>
            </w:tcBorders>
          </w:tcPr>
          <w:p w14:paraId="1C1A137C" w14:textId="77777777" w:rsidR="00524773" w:rsidRDefault="00524773" w:rsidP="00C670FC">
            <w:pPr>
              <w:keepNext/>
              <w:spacing w:after="60"/>
              <w:rPr>
                <w:ins w:id="6222" w:author="Wittman, Jacob (CDC/DDNID/NCCDPHP/DDT) (CTR)" w:date="2023-08-15T14:04:00Z"/>
              </w:rPr>
            </w:pPr>
            <w:ins w:id="6223" w:author="Wittman, Jacob (CDC/DDNID/NCCDPHP/DDT) (CTR)" w:date="2023-08-15T14:04:00Z">
              <w:r>
                <w:rPr>
                  <w:rFonts w:ascii="Calibri" w:hAnsi="Calibri"/>
                  <w:sz w:val="20"/>
                </w:rPr>
                <w:t>3.4 (1.2)</w:t>
              </w:r>
            </w:ins>
          </w:p>
        </w:tc>
        <w:tc>
          <w:tcPr>
            <w:tcW w:w="0" w:type="auto"/>
            <w:tcBorders>
              <w:top w:val="single" w:sz="0" w:space="0" w:color="D3D3D3"/>
              <w:left w:val="single" w:sz="0" w:space="0" w:color="D3D3D3"/>
              <w:bottom w:val="single" w:sz="0" w:space="0" w:color="D3D3D3"/>
              <w:right w:val="single" w:sz="0" w:space="0" w:color="D3D3D3"/>
            </w:tcBorders>
          </w:tcPr>
          <w:p w14:paraId="2F6A3C90" w14:textId="77777777" w:rsidR="00524773" w:rsidRDefault="00524773" w:rsidP="00C670FC">
            <w:pPr>
              <w:keepNext/>
              <w:spacing w:after="60"/>
              <w:rPr>
                <w:ins w:id="6224" w:author="Wittman, Jacob (CDC/DDNID/NCCDPHP/DDT) (CTR)" w:date="2023-08-15T14:04:00Z"/>
              </w:rPr>
            </w:pPr>
            <w:ins w:id="6225" w:author="Wittman, Jacob (CDC/DDNID/NCCDPHP/DDT) (CTR)" w:date="2023-08-15T14:04:00Z">
              <w:r>
                <w:rPr>
                  <w:rFonts w:ascii="Calibri" w:hAnsi="Calibri"/>
                  <w:sz w:val="20"/>
                </w:rPr>
                <w:t>7.4 (2.6)</w:t>
              </w:r>
            </w:ins>
          </w:p>
        </w:tc>
        <w:tc>
          <w:tcPr>
            <w:tcW w:w="0" w:type="auto"/>
            <w:tcBorders>
              <w:top w:val="single" w:sz="0" w:space="0" w:color="D3D3D3"/>
              <w:left w:val="single" w:sz="0" w:space="0" w:color="D3D3D3"/>
              <w:bottom w:val="single" w:sz="0" w:space="0" w:color="D3D3D3"/>
              <w:right w:val="single" w:sz="0" w:space="0" w:color="D3D3D3"/>
            </w:tcBorders>
          </w:tcPr>
          <w:p w14:paraId="19A222DA" w14:textId="77777777" w:rsidR="00524773" w:rsidRDefault="00524773" w:rsidP="00C670FC">
            <w:pPr>
              <w:keepNext/>
              <w:spacing w:after="60"/>
              <w:rPr>
                <w:ins w:id="6226" w:author="Wittman, Jacob (CDC/DDNID/NCCDPHP/DDT) (CTR)" w:date="2023-08-15T14:04:00Z"/>
              </w:rPr>
            </w:pPr>
            <w:ins w:id="6227" w:author="Wittman, Jacob (CDC/DDNID/NCCDPHP/DDT) (CTR)" w:date="2023-08-15T14:04:00Z">
              <w:r>
                <w:rPr>
                  <w:rFonts w:ascii="Calibri" w:hAnsi="Calibri"/>
                  <w:sz w:val="20"/>
                </w:rPr>
                <w:t>-14.3 (-88.8, 60.2)</w:t>
              </w:r>
            </w:ins>
          </w:p>
        </w:tc>
        <w:tc>
          <w:tcPr>
            <w:tcW w:w="0" w:type="auto"/>
            <w:tcBorders>
              <w:top w:val="single" w:sz="0" w:space="0" w:color="D3D3D3"/>
              <w:left w:val="single" w:sz="0" w:space="0" w:color="D3D3D3"/>
              <w:bottom w:val="single" w:sz="0" w:space="0" w:color="D3D3D3"/>
              <w:right w:val="single" w:sz="0" w:space="0" w:color="D3D3D3"/>
            </w:tcBorders>
          </w:tcPr>
          <w:p w14:paraId="7C1FC40F" w14:textId="77777777" w:rsidR="00524773" w:rsidRDefault="00524773" w:rsidP="00C670FC">
            <w:pPr>
              <w:keepNext/>
              <w:spacing w:after="60"/>
              <w:rPr>
                <w:ins w:id="622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9B15C7F" w14:textId="77777777" w:rsidR="00524773" w:rsidRDefault="00524773" w:rsidP="00C670FC">
            <w:pPr>
              <w:keepNext/>
              <w:spacing w:after="60"/>
              <w:rPr>
                <w:ins w:id="6229" w:author="Wittman, Jacob (CDC/DDNID/NCCDPHP/DDT) (CTR)" w:date="2023-08-15T14:04:00Z"/>
              </w:rPr>
            </w:pPr>
            <w:ins w:id="6230" w:author="Wittman, Jacob (CDC/DDNID/NCCDPHP/DDT) (CTR)" w:date="2023-08-15T14:04:00Z">
              <w:r>
                <w:rPr>
                  <w:rFonts w:ascii="Calibri" w:hAnsi="Calibri"/>
                  <w:sz w:val="20"/>
                </w:rPr>
                <w:t>5.1 (-5.3, 16.7)</w:t>
              </w:r>
            </w:ins>
          </w:p>
        </w:tc>
        <w:tc>
          <w:tcPr>
            <w:tcW w:w="0" w:type="auto"/>
            <w:tcBorders>
              <w:top w:val="single" w:sz="0" w:space="0" w:color="D3D3D3"/>
              <w:left w:val="single" w:sz="0" w:space="0" w:color="D3D3D3"/>
              <w:bottom w:val="single" w:sz="0" w:space="0" w:color="D3D3D3"/>
              <w:right w:val="single" w:sz="0" w:space="0" w:color="D3D3D3"/>
            </w:tcBorders>
          </w:tcPr>
          <w:p w14:paraId="54366773" w14:textId="77777777" w:rsidR="00524773" w:rsidRDefault="00524773" w:rsidP="00C670FC">
            <w:pPr>
              <w:keepNext/>
              <w:spacing w:after="60"/>
              <w:rPr>
                <w:ins w:id="62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2B9585" w14:textId="77777777" w:rsidR="00524773" w:rsidRDefault="00524773" w:rsidP="00C670FC">
            <w:pPr>
              <w:keepNext/>
              <w:spacing w:after="60"/>
              <w:rPr>
                <w:ins w:id="6232" w:author="Wittman, Jacob (CDC/DDNID/NCCDPHP/DDT) (CTR)" w:date="2023-08-15T14:04:00Z"/>
              </w:rPr>
            </w:pPr>
            <w:ins w:id="6233" w:author="Wittman, Jacob (CDC/DDNID/NCCDPHP/DDT) (CTR)" w:date="2023-08-15T14:04:00Z">
              <w:r>
                <w:rPr>
                  <w:rFonts w:ascii="Calibri" w:hAnsi="Calibri"/>
                  <w:sz w:val="20"/>
                </w:rPr>
                <w:t>5.1 (-5.3, 16.7)</w:t>
              </w:r>
            </w:ins>
          </w:p>
        </w:tc>
      </w:tr>
      <w:tr w:rsidR="00524773" w14:paraId="4E51C404" w14:textId="77777777" w:rsidTr="00C670FC">
        <w:trPr>
          <w:cantSplit/>
          <w:jc w:val="center"/>
          <w:ins w:id="62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690966C" w14:textId="77777777" w:rsidR="00524773" w:rsidRDefault="00524773" w:rsidP="00C670FC">
            <w:pPr>
              <w:keepNext/>
              <w:spacing w:after="60"/>
              <w:rPr>
                <w:ins w:id="6235" w:author="Wittman, Jacob (CDC/DDNID/NCCDPHP/DDT) (CTR)" w:date="2023-08-15T14:04:00Z"/>
              </w:rPr>
            </w:pPr>
            <w:ins w:id="6236" w:author="Wittman, Jacob (CDC/DDNID/NCCDPHP/DDT) (CTR)" w:date="2023-08-15T14:04:00Z">
              <w:r>
                <w:rPr>
                  <w:rFonts w:ascii="Calibri" w:hAnsi="Calibri"/>
                  <w:sz w:val="20"/>
                </w:rPr>
                <w:t>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33E79742" w14:textId="77777777" w:rsidR="00524773" w:rsidRDefault="00524773" w:rsidP="00C670FC">
            <w:pPr>
              <w:keepNext/>
              <w:spacing w:after="60"/>
              <w:rPr>
                <w:ins w:id="6237" w:author="Wittman, Jacob (CDC/DDNID/NCCDPHP/DDT) (CTR)" w:date="2023-08-15T14:04:00Z"/>
              </w:rPr>
            </w:pPr>
            <w:ins w:id="623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6A299A4" w14:textId="77777777" w:rsidR="00524773" w:rsidRDefault="00524773" w:rsidP="00C670FC">
            <w:pPr>
              <w:keepNext/>
              <w:spacing w:after="60"/>
              <w:rPr>
                <w:ins w:id="6239" w:author="Wittman, Jacob (CDC/DDNID/NCCDPHP/DDT) (CTR)" w:date="2023-08-15T14:04:00Z"/>
              </w:rPr>
            </w:pPr>
            <w:ins w:id="6240" w:author="Wittman, Jacob (CDC/DDNID/NCCDPHP/DDT) (CTR)" w:date="2023-08-15T14:04:00Z">
              <w:r>
                <w:rPr>
                  <w:rFonts w:ascii="Calibri" w:hAnsi="Calibri"/>
                  <w:sz w:val="20"/>
                </w:rPr>
                <w:t>2.3 (1.0)</w:t>
              </w:r>
            </w:ins>
          </w:p>
        </w:tc>
        <w:tc>
          <w:tcPr>
            <w:tcW w:w="0" w:type="auto"/>
            <w:tcBorders>
              <w:top w:val="single" w:sz="0" w:space="0" w:color="D3D3D3"/>
              <w:left w:val="single" w:sz="0" w:space="0" w:color="D3D3D3"/>
              <w:bottom w:val="single" w:sz="0" w:space="0" w:color="D3D3D3"/>
              <w:right w:val="single" w:sz="0" w:space="0" w:color="D3D3D3"/>
            </w:tcBorders>
          </w:tcPr>
          <w:p w14:paraId="36ECFA2D" w14:textId="77777777" w:rsidR="00524773" w:rsidRDefault="00524773" w:rsidP="00C670FC">
            <w:pPr>
              <w:keepNext/>
              <w:spacing w:after="60"/>
              <w:rPr>
                <w:ins w:id="6241" w:author="Wittman, Jacob (CDC/DDNID/NCCDPHP/DDT) (CTR)" w:date="2023-08-15T14:04:00Z"/>
              </w:rPr>
            </w:pPr>
            <w:ins w:id="6242"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3C4662C5" w14:textId="77777777" w:rsidR="00524773" w:rsidRDefault="00524773" w:rsidP="00C670FC">
            <w:pPr>
              <w:keepNext/>
              <w:spacing w:after="60"/>
              <w:rPr>
                <w:ins w:id="6243" w:author="Wittman, Jacob (CDC/DDNID/NCCDPHP/DDT) (CTR)" w:date="2023-08-15T14:04:00Z"/>
              </w:rPr>
            </w:pPr>
            <w:ins w:id="6244" w:author="Wittman, Jacob (CDC/DDNID/NCCDPHP/DDT) (CTR)" w:date="2023-08-15T14:04:00Z">
              <w:r>
                <w:rPr>
                  <w:rFonts w:ascii="Calibri" w:hAnsi="Calibri"/>
                  <w:sz w:val="20"/>
                </w:rPr>
                <w:t>3.1 (1.5)</w:t>
              </w:r>
            </w:ins>
          </w:p>
        </w:tc>
        <w:tc>
          <w:tcPr>
            <w:tcW w:w="0" w:type="auto"/>
            <w:tcBorders>
              <w:top w:val="single" w:sz="0" w:space="0" w:color="D3D3D3"/>
              <w:left w:val="single" w:sz="0" w:space="0" w:color="D3D3D3"/>
              <w:bottom w:val="single" w:sz="0" w:space="0" w:color="D3D3D3"/>
              <w:right w:val="single" w:sz="0" w:space="0" w:color="D3D3D3"/>
            </w:tcBorders>
          </w:tcPr>
          <w:p w14:paraId="7347F1E9" w14:textId="77777777" w:rsidR="00524773" w:rsidRDefault="00524773" w:rsidP="00C670FC">
            <w:pPr>
              <w:keepNext/>
              <w:spacing w:after="60"/>
              <w:rPr>
                <w:ins w:id="6245" w:author="Wittman, Jacob (CDC/DDNID/NCCDPHP/DDT) (CTR)" w:date="2023-08-15T14:04:00Z"/>
              </w:rPr>
            </w:pPr>
            <w:ins w:id="6246" w:author="Wittman, Jacob (CDC/DDNID/NCCDPHP/DDT) (CTR)" w:date="2023-08-15T14:04:00Z">
              <w:r>
                <w:rPr>
                  <w:rFonts w:ascii="Calibri" w:hAnsi="Calibri"/>
                  <w:sz w:val="20"/>
                </w:rPr>
                <w:t>3.3 (2.1)</w:t>
              </w:r>
            </w:ins>
          </w:p>
        </w:tc>
        <w:tc>
          <w:tcPr>
            <w:tcW w:w="0" w:type="auto"/>
            <w:tcBorders>
              <w:top w:val="single" w:sz="0" w:space="0" w:color="D3D3D3"/>
              <w:left w:val="single" w:sz="0" w:space="0" w:color="D3D3D3"/>
              <w:bottom w:val="single" w:sz="0" w:space="0" w:color="D3D3D3"/>
              <w:right w:val="single" w:sz="0" w:space="0" w:color="D3D3D3"/>
            </w:tcBorders>
          </w:tcPr>
          <w:p w14:paraId="2A186963" w14:textId="77777777" w:rsidR="00524773" w:rsidRDefault="00524773" w:rsidP="00C670FC">
            <w:pPr>
              <w:keepNext/>
              <w:spacing w:after="60"/>
              <w:rPr>
                <w:ins w:id="6247" w:author="Wittman, Jacob (CDC/DDNID/NCCDPHP/DDT) (CTR)" w:date="2023-08-15T14:04:00Z"/>
              </w:rPr>
            </w:pPr>
            <w:ins w:id="6248" w:author="Wittman, Jacob (CDC/DDNID/NCCDPHP/DDT) (CTR)" w:date="2023-08-15T14:04:00Z">
              <w:r>
                <w:rPr>
                  <w:rFonts w:ascii="Calibri" w:hAnsi="Calibri"/>
                  <w:sz w:val="20"/>
                </w:rPr>
                <w:t>4.3 (2.6)</w:t>
              </w:r>
            </w:ins>
          </w:p>
        </w:tc>
        <w:tc>
          <w:tcPr>
            <w:tcW w:w="0" w:type="auto"/>
            <w:tcBorders>
              <w:top w:val="single" w:sz="0" w:space="0" w:color="D3D3D3"/>
              <w:left w:val="single" w:sz="0" w:space="0" w:color="D3D3D3"/>
              <w:bottom w:val="single" w:sz="0" w:space="0" w:color="D3D3D3"/>
              <w:right w:val="single" w:sz="0" w:space="0" w:color="D3D3D3"/>
            </w:tcBorders>
          </w:tcPr>
          <w:p w14:paraId="058FCA9E" w14:textId="77777777" w:rsidR="00524773" w:rsidRDefault="00524773" w:rsidP="00C670FC">
            <w:pPr>
              <w:keepNext/>
              <w:spacing w:after="60"/>
              <w:rPr>
                <w:ins w:id="6249" w:author="Wittman, Jacob (CDC/DDNID/NCCDPHP/DDT) (CTR)" w:date="2023-08-15T14:04:00Z"/>
              </w:rPr>
            </w:pPr>
            <w:ins w:id="6250" w:author="Wittman, Jacob (CDC/DDNID/NCCDPHP/DDT) (CTR)" w:date="2023-08-15T14:04:00Z">
              <w:r>
                <w:rPr>
                  <w:rFonts w:ascii="Calibri" w:hAnsi="Calibri"/>
                  <w:sz w:val="20"/>
                </w:rPr>
                <w:t>2.8 (1.3)</w:t>
              </w:r>
            </w:ins>
          </w:p>
        </w:tc>
        <w:tc>
          <w:tcPr>
            <w:tcW w:w="0" w:type="auto"/>
            <w:tcBorders>
              <w:top w:val="single" w:sz="0" w:space="0" w:color="D3D3D3"/>
              <w:left w:val="single" w:sz="0" w:space="0" w:color="D3D3D3"/>
              <w:bottom w:val="single" w:sz="0" w:space="0" w:color="D3D3D3"/>
              <w:right w:val="single" w:sz="0" w:space="0" w:color="D3D3D3"/>
            </w:tcBorders>
          </w:tcPr>
          <w:p w14:paraId="785CC618" w14:textId="77777777" w:rsidR="00524773" w:rsidRDefault="00524773" w:rsidP="00C670FC">
            <w:pPr>
              <w:keepNext/>
              <w:spacing w:after="60"/>
              <w:rPr>
                <w:ins w:id="6251" w:author="Wittman, Jacob (CDC/DDNID/NCCDPHP/DDT) (CTR)" w:date="2023-08-15T14:04:00Z"/>
              </w:rPr>
            </w:pPr>
            <w:ins w:id="6252" w:author="Wittman, Jacob (CDC/DDNID/NCCDPHP/DDT) (CTR)" w:date="2023-08-15T14:04:00Z">
              <w:r>
                <w:rPr>
                  <w:rFonts w:ascii="Calibri" w:hAnsi="Calibri"/>
                  <w:sz w:val="20"/>
                </w:rPr>
                <w:t>4.0 (2.4)</w:t>
              </w:r>
            </w:ins>
          </w:p>
        </w:tc>
        <w:tc>
          <w:tcPr>
            <w:tcW w:w="0" w:type="auto"/>
            <w:tcBorders>
              <w:top w:val="single" w:sz="0" w:space="0" w:color="D3D3D3"/>
              <w:left w:val="single" w:sz="0" w:space="0" w:color="D3D3D3"/>
              <w:bottom w:val="single" w:sz="0" w:space="0" w:color="D3D3D3"/>
              <w:right w:val="single" w:sz="0" w:space="0" w:color="D3D3D3"/>
            </w:tcBorders>
          </w:tcPr>
          <w:p w14:paraId="1A28777D" w14:textId="77777777" w:rsidR="00524773" w:rsidRDefault="00524773" w:rsidP="00C670FC">
            <w:pPr>
              <w:keepNext/>
              <w:spacing w:after="60"/>
              <w:rPr>
                <w:ins w:id="6253" w:author="Wittman, Jacob (CDC/DDNID/NCCDPHP/DDT) (CTR)" w:date="2023-08-15T14:04:00Z"/>
              </w:rPr>
            </w:pPr>
            <w:ins w:id="6254" w:author="Wittman, Jacob (CDC/DDNID/NCCDPHP/DDT) (CTR)" w:date="2023-08-15T14:04:00Z">
              <w:r>
                <w:rPr>
                  <w:rFonts w:ascii="Calibri" w:hAnsi="Calibri"/>
                  <w:sz w:val="20"/>
                </w:rPr>
                <w:t>0.6 (0.4)</w:t>
              </w:r>
            </w:ins>
          </w:p>
        </w:tc>
        <w:tc>
          <w:tcPr>
            <w:tcW w:w="0" w:type="auto"/>
            <w:tcBorders>
              <w:top w:val="single" w:sz="0" w:space="0" w:color="D3D3D3"/>
              <w:left w:val="single" w:sz="0" w:space="0" w:color="D3D3D3"/>
              <w:bottom w:val="single" w:sz="0" w:space="0" w:color="D3D3D3"/>
              <w:right w:val="single" w:sz="0" w:space="0" w:color="D3D3D3"/>
            </w:tcBorders>
          </w:tcPr>
          <w:p w14:paraId="1D7CB820" w14:textId="77777777" w:rsidR="00524773" w:rsidRDefault="00524773" w:rsidP="00C670FC">
            <w:pPr>
              <w:keepNext/>
              <w:spacing w:after="60"/>
              <w:rPr>
                <w:ins w:id="6255" w:author="Wittman, Jacob (CDC/DDNID/NCCDPHP/DDT) (CTR)" w:date="2023-08-15T14:04:00Z"/>
              </w:rPr>
            </w:pPr>
            <w:ins w:id="6256" w:author="Wittman, Jacob (CDC/DDNID/NCCDPHP/DDT) (CTR)" w:date="2023-08-15T14:04:00Z">
              <w:r>
                <w:rPr>
                  <w:rFonts w:ascii="Calibri" w:hAnsi="Calibri"/>
                  <w:sz w:val="20"/>
                </w:rPr>
                <w:t>1.1 (0.8)</w:t>
              </w:r>
            </w:ins>
          </w:p>
        </w:tc>
        <w:tc>
          <w:tcPr>
            <w:tcW w:w="0" w:type="auto"/>
            <w:tcBorders>
              <w:top w:val="single" w:sz="0" w:space="0" w:color="D3D3D3"/>
              <w:left w:val="single" w:sz="0" w:space="0" w:color="D3D3D3"/>
              <w:bottom w:val="single" w:sz="0" w:space="0" w:color="D3D3D3"/>
              <w:right w:val="single" w:sz="0" w:space="0" w:color="D3D3D3"/>
            </w:tcBorders>
          </w:tcPr>
          <w:p w14:paraId="54B06290" w14:textId="77777777" w:rsidR="00524773" w:rsidRDefault="00524773" w:rsidP="00C670FC">
            <w:pPr>
              <w:keepNext/>
              <w:spacing w:after="60"/>
              <w:rPr>
                <w:ins w:id="6257" w:author="Wittman, Jacob (CDC/DDNID/NCCDPHP/DDT) (CTR)" w:date="2023-08-15T14:04:00Z"/>
              </w:rPr>
            </w:pPr>
            <w:ins w:id="6258" w:author="Wittman, Jacob (CDC/DDNID/NCCDPHP/DDT) (CTR)" w:date="2023-08-15T14:04:00Z">
              <w:r>
                <w:rPr>
                  <w:rFonts w:ascii="Calibri" w:hAnsi="Calibri"/>
                  <w:sz w:val="20"/>
                </w:rPr>
                <w:t>3.2 (1.3)</w:t>
              </w:r>
            </w:ins>
          </w:p>
        </w:tc>
        <w:tc>
          <w:tcPr>
            <w:tcW w:w="0" w:type="auto"/>
            <w:tcBorders>
              <w:top w:val="single" w:sz="0" w:space="0" w:color="D3D3D3"/>
              <w:left w:val="single" w:sz="0" w:space="0" w:color="D3D3D3"/>
              <w:bottom w:val="single" w:sz="0" w:space="0" w:color="D3D3D3"/>
              <w:right w:val="single" w:sz="0" w:space="0" w:color="D3D3D3"/>
            </w:tcBorders>
          </w:tcPr>
          <w:p w14:paraId="0DC21E55" w14:textId="77777777" w:rsidR="00524773" w:rsidRDefault="00524773" w:rsidP="00C670FC">
            <w:pPr>
              <w:keepNext/>
              <w:spacing w:after="60"/>
              <w:rPr>
                <w:ins w:id="6259" w:author="Wittman, Jacob (CDC/DDNID/NCCDPHP/DDT) (CTR)" w:date="2023-08-15T14:04:00Z"/>
              </w:rPr>
            </w:pPr>
            <w:ins w:id="6260" w:author="Wittman, Jacob (CDC/DDNID/NCCDPHP/DDT) (CTR)" w:date="2023-08-15T14:04:00Z">
              <w:r>
                <w:rPr>
                  <w:rFonts w:ascii="Calibri" w:hAnsi="Calibri"/>
                  <w:sz w:val="20"/>
                </w:rPr>
                <w:t>3.2 (1.4)</w:t>
              </w:r>
            </w:ins>
          </w:p>
        </w:tc>
        <w:tc>
          <w:tcPr>
            <w:tcW w:w="0" w:type="auto"/>
            <w:tcBorders>
              <w:top w:val="single" w:sz="0" w:space="0" w:color="D3D3D3"/>
              <w:left w:val="single" w:sz="0" w:space="0" w:color="D3D3D3"/>
              <w:bottom w:val="single" w:sz="0" w:space="0" w:color="D3D3D3"/>
              <w:right w:val="single" w:sz="0" w:space="0" w:color="D3D3D3"/>
            </w:tcBorders>
          </w:tcPr>
          <w:p w14:paraId="6B126B8F" w14:textId="77777777" w:rsidR="00524773" w:rsidRDefault="00524773" w:rsidP="00C670FC">
            <w:pPr>
              <w:keepNext/>
              <w:spacing w:after="60"/>
              <w:rPr>
                <w:ins w:id="6261" w:author="Wittman, Jacob (CDC/DDNID/NCCDPHP/DDT) (CTR)" w:date="2023-08-15T14:04:00Z"/>
              </w:rPr>
            </w:pPr>
            <w:ins w:id="6262" w:author="Wittman, Jacob (CDC/DDNID/NCCDPHP/DDT) (CTR)" w:date="2023-08-15T14:04:00Z">
              <w:r>
                <w:rPr>
                  <w:rFonts w:ascii="Calibri" w:hAnsi="Calibri"/>
                  <w:sz w:val="20"/>
                </w:rPr>
                <w:t>3.7 (1.7)</w:t>
              </w:r>
            </w:ins>
          </w:p>
        </w:tc>
        <w:tc>
          <w:tcPr>
            <w:tcW w:w="0" w:type="auto"/>
            <w:tcBorders>
              <w:top w:val="single" w:sz="0" w:space="0" w:color="D3D3D3"/>
              <w:left w:val="single" w:sz="0" w:space="0" w:color="D3D3D3"/>
              <w:bottom w:val="single" w:sz="0" w:space="0" w:color="D3D3D3"/>
              <w:right w:val="single" w:sz="0" w:space="0" w:color="D3D3D3"/>
            </w:tcBorders>
          </w:tcPr>
          <w:p w14:paraId="3CB52E22" w14:textId="77777777" w:rsidR="00524773" w:rsidRDefault="00524773" w:rsidP="00C670FC">
            <w:pPr>
              <w:keepNext/>
              <w:spacing w:after="60"/>
              <w:rPr>
                <w:ins w:id="6263" w:author="Wittman, Jacob (CDC/DDNID/NCCDPHP/DDT) (CTR)" w:date="2023-08-15T14:04:00Z"/>
              </w:rPr>
            </w:pPr>
            <w:ins w:id="6264" w:author="Wittman, Jacob (CDC/DDNID/NCCDPHP/DDT) (CTR)" w:date="2023-08-15T14:04:00Z">
              <w:r>
                <w:rPr>
                  <w:rFonts w:ascii="Calibri" w:hAnsi="Calibri"/>
                  <w:sz w:val="20"/>
                </w:rPr>
                <w:t>2.3 (0.7)</w:t>
              </w:r>
            </w:ins>
          </w:p>
        </w:tc>
        <w:tc>
          <w:tcPr>
            <w:tcW w:w="0" w:type="auto"/>
            <w:tcBorders>
              <w:top w:val="single" w:sz="0" w:space="0" w:color="D3D3D3"/>
              <w:left w:val="single" w:sz="0" w:space="0" w:color="D3D3D3"/>
              <w:bottom w:val="single" w:sz="0" w:space="0" w:color="D3D3D3"/>
              <w:right w:val="single" w:sz="0" w:space="0" w:color="D3D3D3"/>
            </w:tcBorders>
          </w:tcPr>
          <w:p w14:paraId="0DB79876" w14:textId="77777777" w:rsidR="00524773" w:rsidRDefault="00524773" w:rsidP="00C670FC">
            <w:pPr>
              <w:keepNext/>
              <w:spacing w:after="60"/>
              <w:rPr>
                <w:ins w:id="6265" w:author="Wittman, Jacob (CDC/DDNID/NCCDPHP/DDT) (CTR)" w:date="2023-08-15T14:04:00Z"/>
              </w:rPr>
            </w:pPr>
            <w:ins w:id="6266" w:author="Wittman, Jacob (CDC/DDNID/NCCDPHP/DDT) (CTR)" w:date="2023-08-15T14:04:00Z">
              <w:r>
                <w:rPr>
                  <w:rFonts w:ascii="Calibri" w:hAnsi="Calibri"/>
                  <w:sz w:val="20"/>
                </w:rPr>
                <w:t>57.9 (-136.9, 252.7)</w:t>
              </w:r>
            </w:ins>
          </w:p>
        </w:tc>
        <w:tc>
          <w:tcPr>
            <w:tcW w:w="0" w:type="auto"/>
            <w:tcBorders>
              <w:top w:val="single" w:sz="0" w:space="0" w:color="D3D3D3"/>
              <w:left w:val="single" w:sz="0" w:space="0" w:color="D3D3D3"/>
              <w:bottom w:val="single" w:sz="0" w:space="0" w:color="D3D3D3"/>
              <w:right w:val="single" w:sz="0" w:space="0" w:color="D3D3D3"/>
            </w:tcBorders>
          </w:tcPr>
          <w:p w14:paraId="57608CA1" w14:textId="77777777" w:rsidR="00524773" w:rsidRDefault="00524773" w:rsidP="00C670FC">
            <w:pPr>
              <w:keepNext/>
              <w:spacing w:after="60"/>
              <w:rPr>
                <w:ins w:id="62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DFFEB4F" w14:textId="77777777" w:rsidR="00524773" w:rsidRDefault="00524773" w:rsidP="00C670FC">
            <w:pPr>
              <w:keepNext/>
              <w:spacing w:after="60"/>
              <w:rPr>
                <w:ins w:id="6268" w:author="Wittman, Jacob (CDC/DDNID/NCCDPHP/DDT) (CTR)" w:date="2023-08-15T14:04:00Z"/>
              </w:rPr>
            </w:pPr>
            <w:ins w:id="6269" w:author="Wittman, Jacob (CDC/DDNID/NCCDPHP/DDT) (CTR)" w:date="2023-08-15T14:04:00Z">
              <w:r>
                <w:rPr>
                  <w:rFonts w:ascii="Calibri" w:hAnsi="Calibri"/>
                  <w:sz w:val="20"/>
                </w:rPr>
                <w:t>2.3 (-10.4, 16.7)</w:t>
              </w:r>
            </w:ins>
          </w:p>
        </w:tc>
        <w:tc>
          <w:tcPr>
            <w:tcW w:w="0" w:type="auto"/>
            <w:tcBorders>
              <w:top w:val="single" w:sz="0" w:space="0" w:color="D3D3D3"/>
              <w:left w:val="single" w:sz="0" w:space="0" w:color="D3D3D3"/>
              <w:bottom w:val="single" w:sz="0" w:space="0" w:color="D3D3D3"/>
              <w:right w:val="single" w:sz="0" w:space="0" w:color="D3D3D3"/>
            </w:tcBorders>
          </w:tcPr>
          <w:p w14:paraId="4DF301FA" w14:textId="77777777" w:rsidR="00524773" w:rsidRDefault="00524773" w:rsidP="00C670FC">
            <w:pPr>
              <w:keepNext/>
              <w:spacing w:after="60"/>
              <w:rPr>
                <w:ins w:id="627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9FAA36" w14:textId="77777777" w:rsidR="00524773" w:rsidRDefault="00524773" w:rsidP="00C670FC">
            <w:pPr>
              <w:keepNext/>
              <w:spacing w:after="60"/>
              <w:rPr>
                <w:ins w:id="6271" w:author="Wittman, Jacob (CDC/DDNID/NCCDPHP/DDT) (CTR)" w:date="2023-08-15T14:04:00Z"/>
              </w:rPr>
            </w:pPr>
            <w:ins w:id="6272" w:author="Wittman, Jacob (CDC/DDNID/NCCDPHP/DDT) (CTR)" w:date="2023-08-15T14:04:00Z">
              <w:r>
                <w:rPr>
                  <w:rFonts w:ascii="Calibri" w:hAnsi="Calibri"/>
                  <w:sz w:val="20"/>
                </w:rPr>
                <w:t>2.3 (-10.4, 16.7)</w:t>
              </w:r>
            </w:ins>
          </w:p>
        </w:tc>
      </w:tr>
      <w:tr w:rsidR="00524773" w14:paraId="36F2DA7A" w14:textId="77777777" w:rsidTr="00C670FC">
        <w:trPr>
          <w:cantSplit/>
          <w:jc w:val="center"/>
          <w:ins w:id="627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D9A499" w14:textId="77777777" w:rsidR="00524773" w:rsidRDefault="00524773" w:rsidP="00C670FC">
            <w:pPr>
              <w:keepNext/>
              <w:spacing w:after="60"/>
              <w:rPr>
                <w:ins w:id="6274" w:author="Wittman, Jacob (CDC/DDNID/NCCDPHP/DDT) (CTR)" w:date="2023-08-15T14:04:00Z"/>
              </w:rPr>
            </w:pPr>
            <w:ins w:id="6275" w:author="Wittman, Jacob (CDC/DDNID/NCCDPHP/DDT) (CTR)" w:date="2023-08-15T14:04:00Z">
              <w:r>
                <w:rPr>
                  <w:rFonts w:ascii="Calibri" w:hAnsi="Calibri"/>
                  <w:sz w:val="20"/>
                </w:rPr>
                <w:t>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058C3E94" w14:textId="77777777" w:rsidR="00524773" w:rsidRDefault="00524773" w:rsidP="00C670FC">
            <w:pPr>
              <w:keepNext/>
              <w:spacing w:after="60"/>
              <w:rPr>
                <w:ins w:id="6276" w:author="Wittman, Jacob (CDC/DDNID/NCCDPHP/DDT) (CTR)" w:date="2023-08-15T14:04:00Z"/>
              </w:rPr>
            </w:pPr>
            <w:ins w:id="627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04961B2" w14:textId="77777777" w:rsidR="00524773" w:rsidRDefault="00524773" w:rsidP="00C670FC">
            <w:pPr>
              <w:keepNext/>
              <w:spacing w:after="60"/>
              <w:rPr>
                <w:ins w:id="6278" w:author="Wittman, Jacob (CDC/DDNID/NCCDPHP/DDT) (CTR)" w:date="2023-08-15T14:04:00Z"/>
              </w:rPr>
            </w:pPr>
            <w:ins w:id="6279" w:author="Wittman, Jacob (CDC/DDNID/NCCDPHP/DDT) (CTR)" w:date="2023-08-15T14:04:00Z">
              <w:r>
                <w:rPr>
                  <w:rFonts w:ascii="Calibri" w:hAnsi="Calibri"/>
                  <w:sz w:val="20"/>
                </w:rPr>
                <w:t>2.4 (0.6)</w:t>
              </w:r>
            </w:ins>
          </w:p>
        </w:tc>
        <w:tc>
          <w:tcPr>
            <w:tcW w:w="0" w:type="auto"/>
            <w:tcBorders>
              <w:top w:val="single" w:sz="0" w:space="0" w:color="D3D3D3"/>
              <w:left w:val="single" w:sz="0" w:space="0" w:color="D3D3D3"/>
              <w:bottom w:val="single" w:sz="0" w:space="0" w:color="D3D3D3"/>
              <w:right w:val="single" w:sz="0" w:space="0" w:color="D3D3D3"/>
            </w:tcBorders>
          </w:tcPr>
          <w:p w14:paraId="4A35D0C4" w14:textId="77777777" w:rsidR="00524773" w:rsidRDefault="00524773" w:rsidP="00C670FC">
            <w:pPr>
              <w:keepNext/>
              <w:spacing w:after="60"/>
              <w:rPr>
                <w:ins w:id="6280" w:author="Wittman, Jacob (CDC/DDNID/NCCDPHP/DDT) (CTR)" w:date="2023-08-15T14:04:00Z"/>
              </w:rPr>
            </w:pPr>
            <w:ins w:id="6281" w:author="Wittman, Jacob (CDC/DDNID/NCCDPHP/DDT) (CTR)" w:date="2023-08-15T14:04:00Z">
              <w:r>
                <w:rPr>
                  <w:rFonts w:ascii="Calibri" w:hAnsi="Calibri"/>
                  <w:sz w:val="20"/>
                </w:rPr>
                <w:t>1.6 (0.5)</w:t>
              </w:r>
            </w:ins>
          </w:p>
        </w:tc>
        <w:tc>
          <w:tcPr>
            <w:tcW w:w="0" w:type="auto"/>
            <w:tcBorders>
              <w:top w:val="single" w:sz="0" w:space="0" w:color="D3D3D3"/>
              <w:left w:val="single" w:sz="0" w:space="0" w:color="D3D3D3"/>
              <w:bottom w:val="single" w:sz="0" w:space="0" w:color="D3D3D3"/>
              <w:right w:val="single" w:sz="0" w:space="0" w:color="D3D3D3"/>
            </w:tcBorders>
          </w:tcPr>
          <w:p w14:paraId="0D96C6A6" w14:textId="77777777" w:rsidR="00524773" w:rsidRDefault="00524773" w:rsidP="00C670FC">
            <w:pPr>
              <w:keepNext/>
              <w:spacing w:after="60"/>
              <w:rPr>
                <w:ins w:id="6282" w:author="Wittman, Jacob (CDC/DDNID/NCCDPHP/DDT) (CTR)" w:date="2023-08-15T14:04:00Z"/>
              </w:rPr>
            </w:pPr>
            <w:ins w:id="6283" w:author="Wittman, Jacob (CDC/DDNID/NCCDPHP/DDT) (CTR)" w:date="2023-08-15T14:04:00Z">
              <w:r>
                <w:rPr>
                  <w:rFonts w:ascii="Calibri" w:hAnsi="Calibri"/>
                  <w:sz w:val="20"/>
                </w:rPr>
                <w:t>1.7 (0.6)</w:t>
              </w:r>
            </w:ins>
          </w:p>
        </w:tc>
        <w:tc>
          <w:tcPr>
            <w:tcW w:w="0" w:type="auto"/>
            <w:tcBorders>
              <w:top w:val="single" w:sz="0" w:space="0" w:color="D3D3D3"/>
              <w:left w:val="single" w:sz="0" w:space="0" w:color="D3D3D3"/>
              <w:bottom w:val="single" w:sz="0" w:space="0" w:color="D3D3D3"/>
              <w:right w:val="single" w:sz="0" w:space="0" w:color="D3D3D3"/>
            </w:tcBorders>
          </w:tcPr>
          <w:p w14:paraId="6C4F80CE" w14:textId="77777777" w:rsidR="00524773" w:rsidRDefault="00524773" w:rsidP="00C670FC">
            <w:pPr>
              <w:keepNext/>
              <w:spacing w:after="60"/>
              <w:rPr>
                <w:ins w:id="6284" w:author="Wittman, Jacob (CDC/DDNID/NCCDPHP/DDT) (CTR)" w:date="2023-08-15T14:04:00Z"/>
              </w:rPr>
            </w:pPr>
            <w:ins w:id="6285" w:author="Wittman, Jacob (CDC/DDNID/NCCDPHP/DDT) (CTR)" w:date="2023-08-15T14:04:00Z">
              <w:r>
                <w:rPr>
                  <w:rFonts w:ascii="Calibri" w:hAnsi="Calibri"/>
                  <w:sz w:val="20"/>
                </w:rPr>
                <w:t>2.7 (1.3)</w:t>
              </w:r>
            </w:ins>
          </w:p>
        </w:tc>
        <w:tc>
          <w:tcPr>
            <w:tcW w:w="0" w:type="auto"/>
            <w:tcBorders>
              <w:top w:val="single" w:sz="0" w:space="0" w:color="D3D3D3"/>
              <w:left w:val="single" w:sz="0" w:space="0" w:color="D3D3D3"/>
              <w:bottom w:val="single" w:sz="0" w:space="0" w:color="D3D3D3"/>
              <w:right w:val="single" w:sz="0" w:space="0" w:color="D3D3D3"/>
            </w:tcBorders>
          </w:tcPr>
          <w:p w14:paraId="410D4902" w14:textId="77777777" w:rsidR="00524773" w:rsidRDefault="00524773" w:rsidP="00C670FC">
            <w:pPr>
              <w:keepNext/>
              <w:spacing w:after="60"/>
              <w:rPr>
                <w:ins w:id="6286" w:author="Wittman, Jacob (CDC/DDNID/NCCDPHP/DDT) (CTR)" w:date="2023-08-15T14:04:00Z"/>
              </w:rPr>
            </w:pPr>
            <w:ins w:id="6287" w:author="Wittman, Jacob (CDC/DDNID/NCCDPHP/DDT) (CTR)" w:date="2023-08-15T14:04:00Z">
              <w:r>
                <w:rPr>
                  <w:rFonts w:ascii="Calibri" w:hAnsi="Calibri"/>
                  <w:sz w:val="20"/>
                </w:rPr>
                <w:t>4.9 (1.5)</w:t>
              </w:r>
            </w:ins>
          </w:p>
        </w:tc>
        <w:tc>
          <w:tcPr>
            <w:tcW w:w="0" w:type="auto"/>
            <w:tcBorders>
              <w:top w:val="single" w:sz="0" w:space="0" w:color="D3D3D3"/>
              <w:left w:val="single" w:sz="0" w:space="0" w:color="D3D3D3"/>
              <w:bottom w:val="single" w:sz="0" w:space="0" w:color="D3D3D3"/>
              <w:right w:val="single" w:sz="0" w:space="0" w:color="D3D3D3"/>
            </w:tcBorders>
          </w:tcPr>
          <w:p w14:paraId="35B6BA67" w14:textId="77777777" w:rsidR="00524773" w:rsidRDefault="00524773" w:rsidP="00C670FC">
            <w:pPr>
              <w:keepNext/>
              <w:spacing w:after="60"/>
              <w:rPr>
                <w:ins w:id="6288" w:author="Wittman, Jacob (CDC/DDNID/NCCDPHP/DDT) (CTR)" w:date="2023-08-15T14:04:00Z"/>
              </w:rPr>
            </w:pPr>
            <w:ins w:id="6289" w:author="Wittman, Jacob (CDC/DDNID/NCCDPHP/DDT) (CTR)" w:date="2023-08-15T14:04:00Z">
              <w:r>
                <w:rPr>
                  <w:rFonts w:ascii="Calibri" w:hAnsi="Calibri"/>
                  <w:sz w:val="20"/>
                </w:rPr>
                <w:t>1.8 (0.6)</w:t>
              </w:r>
            </w:ins>
          </w:p>
        </w:tc>
        <w:tc>
          <w:tcPr>
            <w:tcW w:w="0" w:type="auto"/>
            <w:tcBorders>
              <w:top w:val="single" w:sz="0" w:space="0" w:color="D3D3D3"/>
              <w:left w:val="single" w:sz="0" w:space="0" w:color="D3D3D3"/>
              <w:bottom w:val="single" w:sz="0" w:space="0" w:color="D3D3D3"/>
              <w:right w:val="single" w:sz="0" w:space="0" w:color="D3D3D3"/>
            </w:tcBorders>
          </w:tcPr>
          <w:p w14:paraId="3E19D1BE" w14:textId="77777777" w:rsidR="00524773" w:rsidRDefault="00524773" w:rsidP="00C670FC">
            <w:pPr>
              <w:keepNext/>
              <w:spacing w:after="60"/>
              <w:rPr>
                <w:ins w:id="6290" w:author="Wittman, Jacob (CDC/DDNID/NCCDPHP/DDT) (CTR)" w:date="2023-08-15T14:04:00Z"/>
              </w:rPr>
            </w:pPr>
            <w:ins w:id="6291" w:author="Wittman, Jacob (CDC/DDNID/NCCDPHP/DDT) (CTR)" w:date="2023-08-15T14:04:00Z">
              <w:r>
                <w:rPr>
                  <w:rFonts w:ascii="Calibri" w:hAnsi="Calibri"/>
                  <w:sz w:val="20"/>
                </w:rPr>
                <w:t>3.0 (1.1)</w:t>
              </w:r>
            </w:ins>
          </w:p>
        </w:tc>
        <w:tc>
          <w:tcPr>
            <w:tcW w:w="0" w:type="auto"/>
            <w:tcBorders>
              <w:top w:val="single" w:sz="0" w:space="0" w:color="D3D3D3"/>
              <w:left w:val="single" w:sz="0" w:space="0" w:color="D3D3D3"/>
              <w:bottom w:val="single" w:sz="0" w:space="0" w:color="D3D3D3"/>
              <w:right w:val="single" w:sz="0" w:space="0" w:color="D3D3D3"/>
            </w:tcBorders>
          </w:tcPr>
          <w:p w14:paraId="7F903512" w14:textId="77777777" w:rsidR="00524773" w:rsidRDefault="00524773" w:rsidP="00C670FC">
            <w:pPr>
              <w:keepNext/>
              <w:spacing w:after="60"/>
              <w:rPr>
                <w:ins w:id="6292" w:author="Wittman, Jacob (CDC/DDNID/NCCDPHP/DDT) (CTR)" w:date="2023-08-15T14:04:00Z"/>
              </w:rPr>
            </w:pPr>
            <w:ins w:id="6293" w:author="Wittman, Jacob (CDC/DDNID/NCCDPHP/DDT) (CTR)" w:date="2023-08-15T14:04:00Z">
              <w:r>
                <w:rPr>
                  <w:rFonts w:ascii="Calibri" w:hAnsi="Calibri"/>
                  <w:sz w:val="20"/>
                </w:rPr>
                <w:t>1.5 (0.5)</w:t>
              </w:r>
            </w:ins>
          </w:p>
        </w:tc>
        <w:tc>
          <w:tcPr>
            <w:tcW w:w="0" w:type="auto"/>
            <w:tcBorders>
              <w:top w:val="single" w:sz="0" w:space="0" w:color="D3D3D3"/>
              <w:left w:val="single" w:sz="0" w:space="0" w:color="D3D3D3"/>
              <w:bottom w:val="single" w:sz="0" w:space="0" w:color="D3D3D3"/>
              <w:right w:val="single" w:sz="0" w:space="0" w:color="D3D3D3"/>
            </w:tcBorders>
          </w:tcPr>
          <w:p w14:paraId="5A50E594" w14:textId="77777777" w:rsidR="00524773" w:rsidRDefault="00524773" w:rsidP="00C670FC">
            <w:pPr>
              <w:keepNext/>
              <w:spacing w:after="60"/>
              <w:rPr>
                <w:ins w:id="6294" w:author="Wittman, Jacob (CDC/DDNID/NCCDPHP/DDT) (CTR)" w:date="2023-08-15T14:04:00Z"/>
              </w:rPr>
            </w:pPr>
            <w:ins w:id="6295" w:author="Wittman, Jacob (CDC/DDNID/NCCDPHP/DDT) (CTR)" w:date="2023-08-15T14:04:00Z">
              <w:r>
                <w:rPr>
                  <w:rFonts w:ascii="Calibri" w:hAnsi="Calibri"/>
                  <w:sz w:val="20"/>
                </w:rPr>
                <w:t>5.2 (2.6)</w:t>
              </w:r>
            </w:ins>
          </w:p>
        </w:tc>
        <w:tc>
          <w:tcPr>
            <w:tcW w:w="0" w:type="auto"/>
            <w:tcBorders>
              <w:top w:val="single" w:sz="0" w:space="0" w:color="D3D3D3"/>
              <w:left w:val="single" w:sz="0" w:space="0" w:color="D3D3D3"/>
              <w:bottom w:val="single" w:sz="0" w:space="0" w:color="D3D3D3"/>
              <w:right w:val="single" w:sz="0" w:space="0" w:color="D3D3D3"/>
            </w:tcBorders>
          </w:tcPr>
          <w:p w14:paraId="6C844A49" w14:textId="77777777" w:rsidR="00524773" w:rsidRDefault="00524773" w:rsidP="00C670FC">
            <w:pPr>
              <w:keepNext/>
              <w:spacing w:after="60"/>
              <w:rPr>
                <w:ins w:id="6296" w:author="Wittman, Jacob (CDC/DDNID/NCCDPHP/DDT) (CTR)" w:date="2023-08-15T14:04:00Z"/>
              </w:rPr>
            </w:pPr>
            <w:ins w:id="6297" w:author="Wittman, Jacob (CDC/DDNID/NCCDPHP/DDT) (CTR)" w:date="2023-08-15T14:04:00Z">
              <w:r>
                <w:rPr>
                  <w:rFonts w:ascii="Calibri" w:hAnsi="Calibri"/>
                  <w:sz w:val="20"/>
                </w:rPr>
                <w:t>1.7 (0.6)</w:t>
              </w:r>
            </w:ins>
          </w:p>
        </w:tc>
        <w:tc>
          <w:tcPr>
            <w:tcW w:w="0" w:type="auto"/>
            <w:tcBorders>
              <w:top w:val="single" w:sz="0" w:space="0" w:color="D3D3D3"/>
              <w:left w:val="single" w:sz="0" w:space="0" w:color="D3D3D3"/>
              <w:bottom w:val="single" w:sz="0" w:space="0" w:color="D3D3D3"/>
              <w:right w:val="single" w:sz="0" w:space="0" w:color="D3D3D3"/>
            </w:tcBorders>
          </w:tcPr>
          <w:p w14:paraId="2A22C576" w14:textId="77777777" w:rsidR="00524773" w:rsidRDefault="00524773" w:rsidP="00C670FC">
            <w:pPr>
              <w:keepNext/>
              <w:spacing w:after="60"/>
              <w:rPr>
                <w:ins w:id="6298" w:author="Wittman, Jacob (CDC/DDNID/NCCDPHP/DDT) (CTR)" w:date="2023-08-15T14:04:00Z"/>
              </w:rPr>
            </w:pPr>
            <w:ins w:id="6299" w:author="Wittman, Jacob (CDC/DDNID/NCCDPHP/DDT) (CTR)" w:date="2023-08-15T14:04:00Z">
              <w:r>
                <w:rPr>
                  <w:rFonts w:ascii="Calibri" w:hAnsi="Calibri"/>
                  <w:sz w:val="20"/>
                </w:rPr>
                <w:t>5.4 (2.4)</w:t>
              </w:r>
            </w:ins>
          </w:p>
        </w:tc>
        <w:tc>
          <w:tcPr>
            <w:tcW w:w="0" w:type="auto"/>
            <w:tcBorders>
              <w:top w:val="single" w:sz="0" w:space="0" w:color="D3D3D3"/>
              <w:left w:val="single" w:sz="0" w:space="0" w:color="D3D3D3"/>
              <w:bottom w:val="single" w:sz="0" w:space="0" w:color="D3D3D3"/>
              <w:right w:val="single" w:sz="0" w:space="0" w:color="D3D3D3"/>
            </w:tcBorders>
          </w:tcPr>
          <w:p w14:paraId="12FE0BEC" w14:textId="77777777" w:rsidR="00524773" w:rsidRDefault="00524773" w:rsidP="00C670FC">
            <w:pPr>
              <w:keepNext/>
              <w:spacing w:after="60"/>
              <w:rPr>
                <w:ins w:id="6300" w:author="Wittman, Jacob (CDC/DDNID/NCCDPHP/DDT) (CTR)" w:date="2023-08-15T14:04:00Z"/>
              </w:rPr>
            </w:pPr>
            <w:ins w:id="6301" w:author="Wittman, Jacob (CDC/DDNID/NCCDPHP/DDT) (CTR)" w:date="2023-08-15T14:04:00Z">
              <w:r>
                <w:rPr>
                  <w:rFonts w:ascii="Calibri" w:hAnsi="Calibri"/>
                  <w:sz w:val="20"/>
                </w:rPr>
                <w:t>2.8 (0.7)</w:t>
              </w:r>
            </w:ins>
          </w:p>
        </w:tc>
        <w:tc>
          <w:tcPr>
            <w:tcW w:w="0" w:type="auto"/>
            <w:tcBorders>
              <w:top w:val="single" w:sz="0" w:space="0" w:color="D3D3D3"/>
              <w:left w:val="single" w:sz="0" w:space="0" w:color="D3D3D3"/>
              <w:bottom w:val="single" w:sz="0" w:space="0" w:color="D3D3D3"/>
              <w:right w:val="single" w:sz="0" w:space="0" w:color="D3D3D3"/>
            </w:tcBorders>
          </w:tcPr>
          <w:p w14:paraId="371C1E39" w14:textId="77777777" w:rsidR="00524773" w:rsidRDefault="00524773" w:rsidP="00C670FC">
            <w:pPr>
              <w:keepNext/>
              <w:spacing w:after="60"/>
              <w:rPr>
                <w:ins w:id="6302" w:author="Wittman, Jacob (CDC/DDNID/NCCDPHP/DDT) (CTR)" w:date="2023-08-15T14:04:00Z"/>
              </w:rPr>
            </w:pPr>
            <w:ins w:id="6303" w:author="Wittman, Jacob (CDC/DDNID/NCCDPHP/DDT) (CTR)" w:date="2023-08-15T14:04:00Z">
              <w:r>
                <w:rPr>
                  <w:rFonts w:ascii="Calibri" w:hAnsi="Calibri"/>
                  <w:sz w:val="20"/>
                </w:rPr>
                <w:t>1.9 (0.6)</w:t>
              </w:r>
            </w:ins>
          </w:p>
        </w:tc>
        <w:tc>
          <w:tcPr>
            <w:tcW w:w="0" w:type="auto"/>
            <w:tcBorders>
              <w:top w:val="single" w:sz="0" w:space="0" w:color="D3D3D3"/>
              <w:left w:val="single" w:sz="0" w:space="0" w:color="D3D3D3"/>
              <w:bottom w:val="single" w:sz="0" w:space="0" w:color="D3D3D3"/>
              <w:right w:val="single" w:sz="0" w:space="0" w:color="D3D3D3"/>
            </w:tcBorders>
          </w:tcPr>
          <w:p w14:paraId="4CC0411B" w14:textId="77777777" w:rsidR="00524773" w:rsidRDefault="00524773" w:rsidP="00C670FC">
            <w:pPr>
              <w:keepNext/>
              <w:spacing w:after="60"/>
              <w:rPr>
                <w:ins w:id="6304" w:author="Wittman, Jacob (CDC/DDNID/NCCDPHP/DDT) (CTR)" w:date="2023-08-15T14:04:00Z"/>
              </w:rPr>
            </w:pPr>
            <w:ins w:id="6305" w:author="Wittman, Jacob (CDC/DDNID/NCCDPHP/DDT) (CTR)" w:date="2023-08-15T14:04:00Z">
              <w:r>
                <w:rPr>
                  <w:rFonts w:ascii="Calibri" w:hAnsi="Calibri"/>
                  <w:sz w:val="20"/>
                </w:rPr>
                <w:t>15.2 (-62.3, 92.7)</w:t>
              </w:r>
            </w:ins>
          </w:p>
        </w:tc>
        <w:tc>
          <w:tcPr>
            <w:tcW w:w="0" w:type="auto"/>
            <w:tcBorders>
              <w:top w:val="single" w:sz="0" w:space="0" w:color="D3D3D3"/>
              <w:left w:val="single" w:sz="0" w:space="0" w:color="D3D3D3"/>
              <w:bottom w:val="single" w:sz="0" w:space="0" w:color="D3D3D3"/>
              <w:right w:val="single" w:sz="0" w:space="0" w:color="D3D3D3"/>
            </w:tcBorders>
          </w:tcPr>
          <w:p w14:paraId="068E7ED5" w14:textId="77777777" w:rsidR="00524773" w:rsidRDefault="00524773" w:rsidP="00C670FC">
            <w:pPr>
              <w:keepNext/>
              <w:spacing w:after="60"/>
              <w:rPr>
                <w:ins w:id="630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3A45293" w14:textId="77777777" w:rsidR="00524773" w:rsidRDefault="00524773" w:rsidP="00C670FC">
            <w:pPr>
              <w:keepNext/>
              <w:spacing w:after="60"/>
              <w:rPr>
                <w:ins w:id="6307" w:author="Wittman, Jacob (CDC/DDNID/NCCDPHP/DDT) (CTR)" w:date="2023-08-15T14:04:00Z"/>
              </w:rPr>
            </w:pPr>
            <w:ins w:id="6308" w:author="Wittman, Jacob (CDC/DDNID/NCCDPHP/DDT) (CTR)" w:date="2023-08-15T14:04:00Z">
              <w:r>
                <w:rPr>
                  <w:rFonts w:ascii="Calibri" w:hAnsi="Calibri"/>
                  <w:sz w:val="20"/>
                </w:rPr>
                <w:t>4.6 (-4.2, 14.2)</w:t>
              </w:r>
            </w:ins>
          </w:p>
        </w:tc>
        <w:tc>
          <w:tcPr>
            <w:tcW w:w="0" w:type="auto"/>
            <w:tcBorders>
              <w:top w:val="single" w:sz="0" w:space="0" w:color="D3D3D3"/>
              <w:left w:val="single" w:sz="0" w:space="0" w:color="D3D3D3"/>
              <w:bottom w:val="single" w:sz="0" w:space="0" w:color="D3D3D3"/>
              <w:right w:val="single" w:sz="0" w:space="0" w:color="D3D3D3"/>
            </w:tcBorders>
          </w:tcPr>
          <w:p w14:paraId="720096C9" w14:textId="77777777" w:rsidR="00524773" w:rsidRDefault="00524773" w:rsidP="00C670FC">
            <w:pPr>
              <w:keepNext/>
              <w:spacing w:after="60"/>
              <w:rPr>
                <w:ins w:id="63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A57E81" w14:textId="77777777" w:rsidR="00524773" w:rsidRDefault="00524773" w:rsidP="00C670FC">
            <w:pPr>
              <w:keepNext/>
              <w:spacing w:after="60"/>
              <w:rPr>
                <w:ins w:id="6310" w:author="Wittman, Jacob (CDC/DDNID/NCCDPHP/DDT) (CTR)" w:date="2023-08-15T14:04:00Z"/>
              </w:rPr>
            </w:pPr>
            <w:ins w:id="6311" w:author="Wittman, Jacob (CDC/DDNID/NCCDPHP/DDT) (CTR)" w:date="2023-08-15T14:04:00Z">
              <w:r>
                <w:rPr>
                  <w:rFonts w:ascii="Calibri" w:hAnsi="Calibri"/>
                  <w:sz w:val="20"/>
                </w:rPr>
                <w:t>4.6 (-4.2, 14.2)</w:t>
              </w:r>
            </w:ins>
          </w:p>
        </w:tc>
      </w:tr>
      <w:tr w:rsidR="00524773" w14:paraId="5B0A048A" w14:textId="77777777" w:rsidTr="00C670FC">
        <w:trPr>
          <w:cantSplit/>
          <w:jc w:val="center"/>
          <w:ins w:id="63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DB45C54" w14:textId="77777777" w:rsidR="00524773" w:rsidRDefault="00524773" w:rsidP="00C670FC">
            <w:pPr>
              <w:keepNext/>
              <w:spacing w:after="60"/>
              <w:rPr>
                <w:ins w:id="6313" w:author="Wittman, Jacob (CDC/DDNID/NCCDPHP/DDT) (CTR)" w:date="2023-08-15T14:04:00Z"/>
              </w:rPr>
            </w:pPr>
            <w:ins w:id="6314" w:author="Wittman, Jacob (CDC/DDNID/NCCDPHP/DDT) (CTR)" w:date="2023-08-15T14:04:00Z">
              <w:r>
                <w:rPr>
                  <w:rFonts w:ascii="Calibri" w:hAnsi="Calibri"/>
                  <w:sz w:val="20"/>
                </w:rPr>
                <w:t>High school</w:t>
              </w:r>
            </w:ins>
          </w:p>
        </w:tc>
        <w:tc>
          <w:tcPr>
            <w:tcW w:w="0" w:type="auto"/>
            <w:tcBorders>
              <w:top w:val="single" w:sz="0" w:space="0" w:color="D3D3D3"/>
              <w:left w:val="single" w:sz="0" w:space="0" w:color="D3D3D3"/>
              <w:bottom w:val="single" w:sz="0" w:space="0" w:color="D3D3D3"/>
              <w:right w:val="single" w:sz="0" w:space="0" w:color="D3D3D3"/>
            </w:tcBorders>
          </w:tcPr>
          <w:p w14:paraId="2B46CC79" w14:textId="77777777" w:rsidR="00524773" w:rsidRDefault="00524773" w:rsidP="00C670FC">
            <w:pPr>
              <w:keepNext/>
              <w:spacing w:after="60"/>
              <w:rPr>
                <w:ins w:id="6315" w:author="Wittman, Jacob (CDC/DDNID/NCCDPHP/DDT) (CTR)" w:date="2023-08-15T14:04:00Z"/>
              </w:rPr>
            </w:pPr>
            <w:ins w:id="631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61EFC26" w14:textId="77777777" w:rsidR="00524773" w:rsidRDefault="00524773" w:rsidP="00C670FC">
            <w:pPr>
              <w:keepNext/>
              <w:spacing w:after="60"/>
              <w:rPr>
                <w:ins w:id="6317" w:author="Wittman, Jacob (CDC/DDNID/NCCDPHP/DDT) (CTR)" w:date="2023-08-15T14:04:00Z"/>
              </w:rPr>
            </w:pPr>
            <w:ins w:id="6318" w:author="Wittman, Jacob (CDC/DDNID/NCCDPHP/DDT) (CTR)" w:date="2023-08-15T14:04:00Z">
              <w:r>
                <w:rPr>
                  <w:rFonts w:ascii="Calibri" w:hAnsi="Calibri"/>
                  <w:sz w:val="20"/>
                </w:rPr>
                <w:t>7.0 (1.6)</w:t>
              </w:r>
            </w:ins>
          </w:p>
        </w:tc>
        <w:tc>
          <w:tcPr>
            <w:tcW w:w="0" w:type="auto"/>
            <w:tcBorders>
              <w:top w:val="single" w:sz="0" w:space="0" w:color="D3D3D3"/>
              <w:left w:val="single" w:sz="0" w:space="0" w:color="D3D3D3"/>
              <w:bottom w:val="single" w:sz="0" w:space="0" w:color="D3D3D3"/>
              <w:right w:val="single" w:sz="0" w:space="0" w:color="D3D3D3"/>
            </w:tcBorders>
          </w:tcPr>
          <w:p w14:paraId="7DBC0E80" w14:textId="77777777" w:rsidR="00524773" w:rsidRDefault="00524773" w:rsidP="00C670FC">
            <w:pPr>
              <w:keepNext/>
              <w:spacing w:after="60"/>
              <w:rPr>
                <w:ins w:id="6319" w:author="Wittman, Jacob (CDC/DDNID/NCCDPHP/DDT) (CTR)" w:date="2023-08-15T14:04:00Z"/>
              </w:rPr>
            </w:pPr>
            <w:ins w:id="6320" w:author="Wittman, Jacob (CDC/DDNID/NCCDPHP/DDT) (CTR)" w:date="2023-08-15T14:04:00Z">
              <w:r>
                <w:rPr>
                  <w:rFonts w:ascii="Calibri" w:hAnsi="Calibri"/>
                  <w:sz w:val="20"/>
                </w:rPr>
                <w:t>8.5 (1.9)</w:t>
              </w:r>
            </w:ins>
          </w:p>
        </w:tc>
        <w:tc>
          <w:tcPr>
            <w:tcW w:w="0" w:type="auto"/>
            <w:tcBorders>
              <w:top w:val="single" w:sz="0" w:space="0" w:color="D3D3D3"/>
              <w:left w:val="single" w:sz="0" w:space="0" w:color="D3D3D3"/>
              <w:bottom w:val="single" w:sz="0" w:space="0" w:color="D3D3D3"/>
              <w:right w:val="single" w:sz="0" w:space="0" w:color="D3D3D3"/>
            </w:tcBorders>
          </w:tcPr>
          <w:p w14:paraId="32853664" w14:textId="77777777" w:rsidR="00524773" w:rsidRDefault="00524773" w:rsidP="00C670FC">
            <w:pPr>
              <w:keepNext/>
              <w:spacing w:after="60"/>
              <w:rPr>
                <w:ins w:id="6321" w:author="Wittman, Jacob (CDC/DDNID/NCCDPHP/DDT) (CTR)" w:date="2023-08-15T14:04:00Z"/>
              </w:rPr>
            </w:pPr>
            <w:ins w:id="6322" w:author="Wittman, Jacob (CDC/DDNID/NCCDPHP/DDT) (CTR)" w:date="2023-08-15T14:04:00Z">
              <w:r>
                <w:rPr>
                  <w:rFonts w:ascii="Calibri" w:hAnsi="Calibri"/>
                  <w:sz w:val="20"/>
                </w:rPr>
                <w:t>6.2 (1.2)</w:t>
              </w:r>
            </w:ins>
          </w:p>
        </w:tc>
        <w:tc>
          <w:tcPr>
            <w:tcW w:w="0" w:type="auto"/>
            <w:tcBorders>
              <w:top w:val="single" w:sz="0" w:space="0" w:color="D3D3D3"/>
              <w:left w:val="single" w:sz="0" w:space="0" w:color="D3D3D3"/>
              <w:bottom w:val="single" w:sz="0" w:space="0" w:color="D3D3D3"/>
              <w:right w:val="single" w:sz="0" w:space="0" w:color="D3D3D3"/>
            </w:tcBorders>
          </w:tcPr>
          <w:p w14:paraId="3B8477C4" w14:textId="77777777" w:rsidR="00524773" w:rsidRDefault="00524773" w:rsidP="00C670FC">
            <w:pPr>
              <w:keepNext/>
              <w:spacing w:after="60"/>
              <w:rPr>
                <w:ins w:id="6323" w:author="Wittman, Jacob (CDC/DDNID/NCCDPHP/DDT) (CTR)" w:date="2023-08-15T14:04:00Z"/>
              </w:rPr>
            </w:pPr>
            <w:ins w:id="6324" w:author="Wittman, Jacob (CDC/DDNID/NCCDPHP/DDT) (CTR)" w:date="2023-08-15T14:04:00Z">
              <w:r>
                <w:rPr>
                  <w:rFonts w:ascii="Calibri" w:hAnsi="Calibri"/>
                  <w:sz w:val="20"/>
                </w:rPr>
                <w:t>6.3 (1.5)</w:t>
              </w:r>
            </w:ins>
          </w:p>
        </w:tc>
        <w:tc>
          <w:tcPr>
            <w:tcW w:w="0" w:type="auto"/>
            <w:tcBorders>
              <w:top w:val="single" w:sz="0" w:space="0" w:color="D3D3D3"/>
              <w:left w:val="single" w:sz="0" w:space="0" w:color="D3D3D3"/>
              <w:bottom w:val="single" w:sz="0" w:space="0" w:color="D3D3D3"/>
              <w:right w:val="single" w:sz="0" w:space="0" w:color="D3D3D3"/>
            </w:tcBorders>
          </w:tcPr>
          <w:p w14:paraId="63F36115" w14:textId="77777777" w:rsidR="00524773" w:rsidRDefault="00524773" w:rsidP="00C670FC">
            <w:pPr>
              <w:keepNext/>
              <w:spacing w:after="60"/>
              <w:rPr>
                <w:ins w:id="6325" w:author="Wittman, Jacob (CDC/DDNID/NCCDPHP/DDT) (CTR)" w:date="2023-08-15T14:04:00Z"/>
              </w:rPr>
            </w:pPr>
            <w:ins w:id="6326" w:author="Wittman, Jacob (CDC/DDNID/NCCDPHP/DDT) (CTR)" w:date="2023-08-15T14:04:00Z">
              <w:r>
                <w:rPr>
                  <w:rFonts w:ascii="Calibri" w:hAnsi="Calibri"/>
                  <w:sz w:val="20"/>
                </w:rPr>
                <w:t>7.2 (2.0)</w:t>
              </w:r>
            </w:ins>
          </w:p>
        </w:tc>
        <w:tc>
          <w:tcPr>
            <w:tcW w:w="0" w:type="auto"/>
            <w:tcBorders>
              <w:top w:val="single" w:sz="0" w:space="0" w:color="D3D3D3"/>
              <w:left w:val="single" w:sz="0" w:space="0" w:color="D3D3D3"/>
              <w:bottom w:val="single" w:sz="0" w:space="0" w:color="D3D3D3"/>
              <w:right w:val="single" w:sz="0" w:space="0" w:color="D3D3D3"/>
            </w:tcBorders>
          </w:tcPr>
          <w:p w14:paraId="0AE05C64" w14:textId="77777777" w:rsidR="00524773" w:rsidRDefault="00524773" w:rsidP="00C670FC">
            <w:pPr>
              <w:keepNext/>
              <w:spacing w:after="60"/>
              <w:rPr>
                <w:ins w:id="6327" w:author="Wittman, Jacob (CDC/DDNID/NCCDPHP/DDT) (CTR)" w:date="2023-08-15T14:04:00Z"/>
              </w:rPr>
            </w:pPr>
            <w:ins w:id="6328" w:author="Wittman, Jacob (CDC/DDNID/NCCDPHP/DDT) (CTR)" w:date="2023-08-15T14:04:00Z">
              <w:r>
                <w:rPr>
                  <w:rFonts w:ascii="Calibri" w:hAnsi="Calibri"/>
                  <w:sz w:val="20"/>
                </w:rPr>
                <w:t>7.8 (1.9)</w:t>
              </w:r>
            </w:ins>
          </w:p>
        </w:tc>
        <w:tc>
          <w:tcPr>
            <w:tcW w:w="0" w:type="auto"/>
            <w:tcBorders>
              <w:top w:val="single" w:sz="0" w:space="0" w:color="D3D3D3"/>
              <w:left w:val="single" w:sz="0" w:space="0" w:color="D3D3D3"/>
              <w:bottom w:val="single" w:sz="0" w:space="0" w:color="D3D3D3"/>
              <w:right w:val="single" w:sz="0" w:space="0" w:color="D3D3D3"/>
            </w:tcBorders>
          </w:tcPr>
          <w:p w14:paraId="5C45222C" w14:textId="77777777" w:rsidR="00524773" w:rsidRDefault="00524773" w:rsidP="00C670FC">
            <w:pPr>
              <w:keepNext/>
              <w:spacing w:after="60"/>
              <w:rPr>
                <w:ins w:id="6329" w:author="Wittman, Jacob (CDC/DDNID/NCCDPHP/DDT) (CTR)" w:date="2023-08-15T14:04:00Z"/>
              </w:rPr>
            </w:pPr>
            <w:ins w:id="6330" w:author="Wittman, Jacob (CDC/DDNID/NCCDPHP/DDT) (CTR)" w:date="2023-08-15T14:04:00Z">
              <w:r>
                <w:rPr>
                  <w:rFonts w:ascii="Calibri" w:hAnsi="Calibri"/>
                  <w:sz w:val="20"/>
                </w:rPr>
                <w:t>8.3 (1.9)</w:t>
              </w:r>
            </w:ins>
          </w:p>
        </w:tc>
        <w:tc>
          <w:tcPr>
            <w:tcW w:w="0" w:type="auto"/>
            <w:tcBorders>
              <w:top w:val="single" w:sz="0" w:space="0" w:color="D3D3D3"/>
              <w:left w:val="single" w:sz="0" w:space="0" w:color="D3D3D3"/>
              <w:bottom w:val="single" w:sz="0" w:space="0" w:color="D3D3D3"/>
              <w:right w:val="single" w:sz="0" w:space="0" w:color="D3D3D3"/>
            </w:tcBorders>
          </w:tcPr>
          <w:p w14:paraId="633CD483" w14:textId="77777777" w:rsidR="00524773" w:rsidRDefault="00524773" w:rsidP="00C670FC">
            <w:pPr>
              <w:keepNext/>
              <w:spacing w:after="60"/>
              <w:rPr>
                <w:ins w:id="6331" w:author="Wittman, Jacob (CDC/DDNID/NCCDPHP/DDT) (CTR)" w:date="2023-08-15T14:04:00Z"/>
              </w:rPr>
            </w:pPr>
            <w:ins w:id="6332" w:author="Wittman, Jacob (CDC/DDNID/NCCDPHP/DDT) (CTR)" w:date="2023-08-15T14:04:00Z">
              <w:r>
                <w:rPr>
                  <w:rFonts w:ascii="Calibri" w:hAnsi="Calibri"/>
                  <w:sz w:val="20"/>
                </w:rPr>
                <w:t>6.1 (1.4)</w:t>
              </w:r>
            </w:ins>
          </w:p>
        </w:tc>
        <w:tc>
          <w:tcPr>
            <w:tcW w:w="0" w:type="auto"/>
            <w:tcBorders>
              <w:top w:val="single" w:sz="0" w:space="0" w:color="D3D3D3"/>
              <w:left w:val="single" w:sz="0" w:space="0" w:color="D3D3D3"/>
              <w:bottom w:val="single" w:sz="0" w:space="0" w:color="D3D3D3"/>
              <w:right w:val="single" w:sz="0" w:space="0" w:color="D3D3D3"/>
            </w:tcBorders>
          </w:tcPr>
          <w:p w14:paraId="2FB1A053" w14:textId="77777777" w:rsidR="00524773" w:rsidRDefault="00524773" w:rsidP="00C670FC">
            <w:pPr>
              <w:keepNext/>
              <w:spacing w:after="60"/>
              <w:rPr>
                <w:ins w:id="6333" w:author="Wittman, Jacob (CDC/DDNID/NCCDPHP/DDT) (CTR)" w:date="2023-08-15T14:04:00Z"/>
              </w:rPr>
            </w:pPr>
            <w:ins w:id="6334" w:author="Wittman, Jacob (CDC/DDNID/NCCDPHP/DDT) (CTR)" w:date="2023-08-15T14:04:00Z">
              <w:r>
                <w:rPr>
                  <w:rFonts w:ascii="Calibri" w:hAnsi="Calibri"/>
                  <w:sz w:val="20"/>
                </w:rPr>
                <w:t>4.9 (0.8)</w:t>
              </w:r>
            </w:ins>
          </w:p>
        </w:tc>
        <w:tc>
          <w:tcPr>
            <w:tcW w:w="0" w:type="auto"/>
            <w:tcBorders>
              <w:top w:val="single" w:sz="0" w:space="0" w:color="D3D3D3"/>
              <w:left w:val="single" w:sz="0" w:space="0" w:color="D3D3D3"/>
              <w:bottom w:val="single" w:sz="0" w:space="0" w:color="D3D3D3"/>
              <w:right w:val="single" w:sz="0" w:space="0" w:color="D3D3D3"/>
            </w:tcBorders>
          </w:tcPr>
          <w:p w14:paraId="4C6057DC" w14:textId="77777777" w:rsidR="00524773" w:rsidRDefault="00524773" w:rsidP="00C670FC">
            <w:pPr>
              <w:keepNext/>
              <w:spacing w:after="60"/>
              <w:rPr>
                <w:ins w:id="6335" w:author="Wittman, Jacob (CDC/DDNID/NCCDPHP/DDT) (CTR)" w:date="2023-08-15T14:04:00Z"/>
              </w:rPr>
            </w:pPr>
            <w:ins w:id="6336" w:author="Wittman, Jacob (CDC/DDNID/NCCDPHP/DDT) (CTR)" w:date="2023-08-15T14:04:00Z">
              <w:r>
                <w:rPr>
                  <w:rFonts w:ascii="Calibri" w:hAnsi="Calibri"/>
                  <w:sz w:val="20"/>
                </w:rPr>
                <w:t>5.5 (0.8)</w:t>
              </w:r>
            </w:ins>
          </w:p>
        </w:tc>
        <w:tc>
          <w:tcPr>
            <w:tcW w:w="0" w:type="auto"/>
            <w:tcBorders>
              <w:top w:val="single" w:sz="0" w:space="0" w:color="D3D3D3"/>
              <w:left w:val="single" w:sz="0" w:space="0" w:color="D3D3D3"/>
              <w:bottom w:val="single" w:sz="0" w:space="0" w:color="D3D3D3"/>
              <w:right w:val="single" w:sz="0" w:space="0" w:color="D3D3D3"/>
            </w:tcBorders>
          </w:tcPr>
          <w:p w14:paraId="2717663E" w14:textId="77777777" w:rsidR="00524773" w:rsidRDefault="00524773" w:rsidP="00C670FC">
            <w:pPr>
              <w:keepNext/>
              <w:spacing w:after="60"/>
              <w:rPr>
                <w:ins w:id="6337" w:author="Wittman, Jacob (CDC/DDNID/NCCDPHP/DDT) (CTR)" w:date="2023-08-15T14:04:00Z"/>
              </w:rPr>
            </w:pPr>
            <w:ins w:id="6338" w:author="Wittman, Jacob (CDC/DDNID/NCCDPHP/DDT) (CTR)" w:date="2023-08-15T14:04:00Z">
              <w:r>
                <w:rPr>
                  <w:rFonts w:ascii="Calibri" w:hAnsi="Calibri"/>
                  <w:sz w:val="20"/>
                </w:rPr>
                <w:t>5.9 (0.8)</w:t>
              </w:r>
            </w:ins>
          </w:p>
        </w:tc>
        <w:tc>
          <w:tcPr>
            <w:tcW w:w="0" w:type="auto"/>
            <w:tcBorders>
              <w:top w:val="single" w:sz="0" w:space="0" w:color="D3D3D3"/>
              <w:left w:val="single" w:sz="0" w:space="0" w:color="D3D3D3"/>
              <w:bottom w:val="single" w:sz="0" w:space="0" w:color="D3D3D3"/>
              <w:right w:val="single" w:sz="0" w:space="0" w:color="D3D3D3"/>
            </w:tcBorders>
          </w:tcPr>
          <w:p w14:paraId="47BA31C3" w14:textId="77777777" w:rsidR="00524773" w:rsidRDefault="00524773" w:rsidP="00C670FC">
            <w:pPr>
              <w:keepNext/>
              <w:spacing w:after="60"/>
              <w:rPr>
                <w:ins w:id="6339" w:author="Wittman, Jacob (CDC/DDNID/NCCDPHP/DDT) (CTR)" w:date="2023-08-15T14:04:00Z"/>
              </w:rPr>
            </w:pPr>
            <w:ins w:id="6340" w:author="Wittman, Jacob (CDC/DDNID/NCCDPHP/DDT) (CTR)" w:date="2023-08-15T14:04:00Z">
              <w:r>
                <w:rPr>
                  <w:rFonts w:ascii="Calibri" w:hAnsi="Calibri"/>
                  <w:sz w:val="20"/>
                </w:rPr>
                <w:t>9.8 (2.1)</w:t>
              </w:r>
            </w:ins>
          </w:p>
        </w:tc>
        <w:tc>
          <w:tcPr>
            <w:tcW w:w="0" w:type="auto"/>
            <w:tcBorders>
              <w:top w:val="single" w:sz="0" w:space="0" w:color="D3D3D3"/>
              <w:left w:val="single" w:sz="0" w:space="0" w:color="D3D3D3"/>
              <w:bottom w:val="single" w:sz="0" w:space="0" w:color="D3D3D3"/>
              <w:right w:val="single" w:sz="0" w:space="0" w:color="D3D3D3"/>
            </w:tcBorders>
          </w:tcPr>
          <w:p w14:paraId="4D13EC7E" w14:textId="77777777" w:rsidR="00524773" w:rsidRDefault="00524773" w:rsidP="00C670FC">
            <w:pPr>
              <w:keepNext/>
              <w:spacing w:after="60"/>
              <w:rPr>
                <w:ins w:id="6341" w:author="Wittman, Jacob (CDC/DDNID/NCCDPHP/DDT) (CTR)" w:date="2023-08-15T14:04:00Z"/>
              </w:rPr>
            </w:pPr>
            <w:ins w:id="6342" w:author="Wittman, Jacob (CDC/DDNID/NCCDPHP/DDT) (CTR)" w:date="2023-08-15T14:04:00Z">
              <w:r>
                <w:rPr>
                  <w:rFonts w:ascii="Calibri" w:hAnsi="Calibri"/>
                  <w:sz w:val="20"/>
                </w:rPr>
                <w:t>7.6 (2.4)</w:t>
              </w:r>
            </w:ins>
          </w:p>
        </w:tc>
        <w:tc>
          <w:tcPr>
            <w:tcW w:w="0" w:type="auto"/>
            <w:tcBorders>
              <w:top w:val="single" w:sz="0" w:space="0" w:color="D3D3D3"/>
              <w:left w:val="single" w:sz="0" w:space="0" w:color="D3D3D3"/>
              <w:bottom w:val="single" w:sz="0" w:space="0" w:color="D3D3D3"/>
              <w:right w:val="single" w:sz="0" w:space="0" w:color="D3D3D3"/>
            </w:tcBorders>
          </w:tcPr>
          <w:p w14:paraId="106471C5" w14:textId="77777777" w:rsidR="00524773" w:rsidRDefault="00524773" w:rsidP="00C670FC">
            <w:pPr>
              <w:keepNext/>
              <w:spacing w:after="60"/>
              <w:rPr>
                <w:ins w:id="6343" w:author="Wittman, Jacob (CDC/DDNID/NCCDPHP/DDT) (CTR)" w:date="2023-08-15T14:04:00Z"/>
              </w:rPr>
            </w:pPr>
            <w:ins w:id="6344" w:author="Wittman, Jacob (CDC/DDNID/NCCDPHP/DDT) (CTR)" w:date="2023-08-15T14:04:00Z">
              <w:r>
                <w:rPr>
                  <w:rFonts w:ascii="Calibri" w:hAnsi="Calibri"/>
                  <w:sz w:val="20"/>
                </w:rPr>
                <w:t>39.4 (-46.3, 125.2)</w:t>
              </w:r>
            </w:ins>
          </w:p>
        </w:tc>
        <w:tc>
          <w:tcPr>
            <w:tcW w:w="0" w:type="auto"/>
            <w:tcBorders>
              <w:top w:val="single" w:sz="0" w:space="0" w:color="D3D3D3"/>
              <w:left w:val="single" w:sz="0" w:space="0" w:color="D3D3D3"/>
              <w:bottom w:val="single" w:sz="0" w:space="0" w:color="D3D3D3"/>
              <w:right w:val="single" w:sz="0" w:space="0" w:color="D3D3D3"/>
            </w:tcBorders>
          </w:tcPr>
          <w:p w14:paraId="786D5DCB" w14:textId="77777777" w:rsidR="00524773" w:rsidRDefault="00524773" w:rsidP="00C670FC">
            <w:pPr>
              <w:keepNext/>
              <w:spacing w:after="60"/>
              <w:rPr>
                <w:ins w:id="63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B41CAD" w14:textId="77777777" w:rsidR="00524773" w:rsidRDefault="00524773" w:rsidP="00C670FC">
            <w:pPr>
              <w:keepNext/>
              <w:spacing w:after="60"/>
              <w:rPr>
                <w:ins w:id="6346" w:author="Wittman, Jacob (CDC/DDNID/NCCDPHP/DDT) (CTR)" w:date="2023-08-15T14:04:00Z"/>
              </w:rPr>
            </w:pPr>
            <w:ins w:id="6347" w:author="Wittman, Jacob (CDC/DDNID/NCCDPHP/DDT) (CTR)" w:date="2023-08-15T14:04:00Z">
              <w:r>
                <w:rPr>
                  <w:rFonts w:ascii="Calibri" w:hAnsi="Calibri"/>
                  <w:sz w:val="20"/>
                </w:rPr>
                <w:t>-0.8 (-4.7, 3.2)</w:t>
              </w:r>
            </w:ins>
          </w:p>
        </w:tc>
        <w:tc>
          <w:tcPr>
            <w:tcW w:w="0" w:type="auto"/>
            <w:tcBorders>
              <w:top w:val="single" w:sz="0" w:space="0" w:color="D3D3D3"/>
              <w:left w:val="single" w:sz="0" w:space="0" w:color="D3D3D3"/>
              <w:bottom w:val="single" w:sz="0" w:space="0" w:color="D3D3D3"/>
              <w:right w:val="single" w:sz="0" w:space="0" w:color="D3D3D3"/>
            </w:tcBorders>
          </w:tcPr>
          <w:p w14:paraId="16BCC9EE" w14:textId="77777777" w:rsidR="00524773" w:rsidRDefault="00524773" w:rsidP="00C670FC">
            <w:pPr>
              <w:keepNext/>
              <w:spacing w:after="60"/>
              <w:rPr>
                <w:ins w:id="63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39B61F6" w14:textId="77777777" w:rsidR="00524773" w:rsidRDefault="00524773" w:rsidP="00C670FC">
            <w:pPr>
              <w:keepNext/>
              <w:spacing w:after="60"/>
              <w:rPr>
                <w:ins w:id="6349" w:author="Wittman, Jacob (CDC/DDNID/NCCDPHP/DDT) (CTR)" w:date="2023-08-15T14:04:00Z"/>
              </w:rPr>
            </w:pPr>
            <w:ins w:id="6350" w:author="Wittman, Jacob (CDC/DDNID/NCCDPHP/DDT) (CTR)" w:date="2023-08-15T14:04:00Z">
              <w:r>
                <w:rPr>
                  <w:rFonts w:ascii="Calibri" w:hAnsi="Calibri"/>
                  <w:sz w:val="20"/>
                </w:rPr>
                <w:t>-0.8 (-4.7, 3.2)</w:t>
              </w:r>
            </w:ins>
          </w:p>
        </w:tc>
      </w:tr>
      <w:tr w:rsidR="00524773" w14:paraId="3D43ACBE" w14:textId="77777777" w:rsidTr="00C670FC">
        <w:trPr>
          <w:cantSplit/>
          <w:jc w:val="center"/>
          <w:ins w:id="635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5D0ABC" w14:textId="77777777" w:rsidR="00524773" w:rsidRDefault="00524773" w:rsidP="00C670FC">
            <w:pPr>
              <w:keepNext/>
              <w:spacing w:after="60"/>
              <w:rPr>
                <w:ins w:id="6352" w:author="Wittman, Jacob (CDC/DDNID/NCCDPHP/DDT) (CTR)" w:date="2023-08-15T14:04:00Z"/>
              </w:rPr>
            </w:pPr>
            <w:ins w:id="6353" w:author="Wittman, Jacob (CDC/DDNID/NCCDPHP/DDT) (CTR)" w:date="2023-08-15T14:04:00Z">
              <w:r>
                <w:rPr>
                  <w:rFonts w:ascii="Calibri" w:hAnsi="Calibri"/>
                  <w:sz w:val="20"/>
                </w:rPr>
                <w:t>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4E7197A7" w14:textId="77777777" w:rsidR="00524773" w:rsidRDefault="00524773" w:rsidP="00C670FC">
            <w:pPr>
              <w:keepNext/>
              <w:spacing w:after="60"/>
              <w:rPr>
                <w:ins w:id="6354" w:author="Wittman, Jacob (CDC/DDNID/NCCDPHP/DDT) (CTR)" w:date="2023-08-15T14:04:00Z"/>
              </w:rPr>
            </w:pPr>
            <w:ins w:id="6355"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6D3B4D6" w14:textId="77777777" w:rsidR="00524773" w:rsidRDefault="00524773" w:rsidP="00C670FC">
            <w:pPr>
              <w:keepNext/>
              <w:spacing w:after="60"/>
              <w:rPr>
                <w:ins w:id="6356" w:author="Wittman, Jacob (CDC/DDNID/NCCDPHP/DDT) (CTR)" w:date="2023-08-15T14:04:00Z"/>
              </w:rPr>
            </w:pPr>
            <w:ins w:id="6357" w:author="Wittman, Jacob (CDC/DDNID/NCCDPHP/DDT) (CTR)" w:date="2023-08-15T14:04:00Z">
              <w:r>
                <w:rPr>
                  <w:rFonts w:ascii="Calibri" w:hAnsi="Calibri"/>
                  <w:sz w:val="20"/>
                </w:rPr>
                <w:t>11.4 (3.0)</w:t>
              </w:r>
            </w:ins>
          </w:p>
        </w:tc>
        <w:tc>
          <w:tcPr>
            <w:tcW w:w="0" w:type="auto"/>
            <w:tcBorders>
              <w:top w:val="single" w:sz="0" w:space="0" w:color="D3D3D3"/>
              <w:left w:val="single" w:sz="0" w:space="0" w:color="D3D3D3"/>
              <w:bottom w:val="single" w:sz="0" w:space="0" w:color="D3D3D3"/>
              <w:right w:val="single" w:sz="0" w:space="0" w:color="D3D3D3"/>
            </w:tcBorders>
          </w:tcPr>
          <w:p w14:paraId="32CD6769" w14:textId="77777777" w:rsidR="00524773" w:rsidRDefault="00524773" w:rsidP="00C670FC">
            <w:pPr>
              <w:keepNext/>
              <w:spacing w:after="60"/>
              <w:rPr>
                <w:ins w:id="6358" w:author="Wittman, Jacob (CDC/DDNID/NCCDPHP/DDT) (CTR)" w:date="2023-08-15T14:04:00Z"/>
              </w:rPr>
            </w:pPr>
            <w:ins w:id="6359" w:author="Wittman, Jacob (CDC/DDNID/NCCDPHP/DDT) (CTR)" w:date="2023-08-15T14:04:00Z">
              <w:r>
                <w:rPr>
                  <w:rFonts w:ascii="Calibri" w:hAnsi="Calibri"/>
                  <w:sz w:val="20"/>
                </w:rPr>
                <w:t>10.0 (1.6)</w:t>
              </w:r>
            </w:ins>
          </w:p>
        </w:tc>
        <w:tc>
          <w:tcPr>
            <w:tcW w:w="0" w:type="auto"/>
            <w:tcBorders>
              <w:top w:val="single" w:sz="0" w:space="0" w:color="D3D3D3"/>
              <w:left w:val="single" w:sz="0" w:space="0" w:color="D3D3D3"/>
              <w:bottom w:val="single" w:sz="0" w:space="0" w:color="D3D3D3"/>
              <w:right w:val="single" w:sz="0" w:space="0" w:color="D3D3D3"/>
            </w:tcBorders>
          </w:tcPr>
          <w:p w14:paraId="0D04EFC1" w14:textId="77777777" w:rsidR="00524773" w:rsidRDefault="00524773" w:rsidP="00C670FC">
            <w:pPr>
              <w:keepNext/>
              <w:spacing w:after="60"/>
              <w:rPr>
                <w:ins w:id="6360" w:author="Wittman, Jacob (CDC/DDNID/NCCDPHP/DDT) (CTR)" w:date="2023-08-15T14:04:00Z"/>
              </w:rPr>
            </w:pPr>
            <w:ins w:id="6361" w:author="Wittman, Jacob (CDC/DDNID/NCCDPHP/DDT) (CTR)" w:date="2023-08-15T14:04:00Z">
              <w:r>
                <w:rPr>
                  <w:rFonts w:ascii="Calibri" w:hAnsi="Calibri"/>
                  <w:sz w:val="20"/>
                </w:rPr>
                <w:t>14.3 (2.8)</w:t>
              </w:r>
            </w:ins>
          </w:p>
        </w:tc>
        <w:tc>
          <w:tcPr>
            <w:tcW w:w="0" w:type="auto"/>
            <w:tcBorders>
              <w:top w:val="single" w:sz="0" w:space="0" w:color="D3D3D3"/>
              <w:left w:val="single" w:sz="0" w:space="0" w:color="D3D3D3"/>
              <w:bottom w:val="single" w:sz="0" w:space="0" w:color="D3D3D3"/>
              <w:right w:val="single" w:sz="0" w:space="0" w:color="D3D3D3"/>
            </w:tcBorders>
          </w:tcPr>
          <w:p w14:paraId="116E72F8" w14:textId="77777777" w:rsidR="00524773" w:rsidRDefault="00524773" w:rsidP="00C670FC">
            <w:pPr>
              <w:keepNext/>
              <w:spacing w:after="60"/>
              <w:rPr>
                <w:ins w:id="6362" w:author="Wittman, Jacob (CDC/DDNID/NCCDPHP/DDT) (CTR)" w:date="2023-08-15T14:04:00Z"/>
              </w:rPr>
            </w:pPr>
            <w:ins w:id="6363" w:author="Wittman, Jacob (CDC/DDNID/NCCDPHP/DDT) (CTR)" w:date="2023-08-15T14:04:00Z">
              <w:r>
                <w:rPr>
                  <w:rFonts w:ascii="Calibri" w:hAnsi="Calibri"/>
                  <w:sz w:val="20"/>
                </w:rPr>
                <w:t>18.3 (3.9)</w:t>
              </w:r>
            </w:ins>
          </w:p>
        </w:tc>
        <w:tc>
          <w:tcPr>
            <w:tcW w:w="0" w:type="auto"/>
            <w:tcBorders>
              <w:top w:val="single" w:sz="0" w:space="0" w:color="D3D3D3"/>
              <w:left w:val="single" w:sz="0" w:space="0" w:color="D3D3D3"/>
              <w:bottom w:val="single" w:sz="0" w:space="0" w:color="D3D3D3"/>
              <w:right w:val="single" w:sz="0" w:space="0" w:color="D3D3D3"/>
            </w:tcBorders>
          </w:tcPr>
          <w:p w14:paraId="553D3BE1" w14:textId="77777777" w:rsidR="00524773" w:rsidRDefault="00524773" w:rsidP="00C670FC">
            <w:pPr>
              <w:keepNext/>
              <w:spacing w:after="60"/>
              <w:rPr>
                <w:ins w:id="6364" w:author="Wittman, Jacob (CDC/DDNID/NCCDPHP/DDT) (CTR)" w:date="2023-08-15T14:04:00Z"/>
              </w:rPr>
            </w:pPr>
            <w:ins w:id="6365" w:author="Wittman, Jacob (CDC/DDNID/NCCDPHP/DDT) (CTR)" w:date="2023-08-15T14:04:00Z">
              <w:r>
                <w:rPr>
                  <w:rFonts w:ascii="Calibri" w:hAnsi="Calibri"/>
                  <w:sz w:val="20"/>
                </w:rPr>
                <w:t>19.7 (5.4)</w:t>
              </w:r>
            </w:ins>
          </w:p>
        </w:tc>
        <w:tc>
          <w:tcPr>
            <w:tcW w:w="0" w:type="auto"/>
            <w:tcBorders>
              <w:top w:val="single" w:sz="0" w:space="0" w:color="D3D3D3"/>
              <w:left w:val="single" w:sz="0" w:space="0" w:color="D3D3D3"/>
              <w:bottom w:val="single" w:sz="0" w:space="0" w:color="D3D3D3"/>
              <w:right w:val="single" w:sz="0" w:space="0" w:color="D3D3D3"/>
            </w:tcBorders>
          </w:tcPr>
          <w:p w14:paraId="292F11E3" w14:textId="77777777" w:rsidR="00524773" w:rsidRDefault="00524773" w:rsidP="00C670FC">
            <w:pPr>
              <w:keepNext/>
              <w:spacing w:after="60"/>
              <w:rPr>
                <w:ins w:id="6366" w:author="Wittman, Jacob (CDC/DDNID/NCCDPHP/DDT) (CTR)" w:date="2023-08-15T14:04:00Z"/>
              </w:rPr>
            </w:pPr>
            <w:ins w:id="6367" w:author="Wittman, Jacob (CDC/DDNID/NCCDPHP/DDT) (CTR)" w:date="2023-08-15T14:04:00Z">
              <w:r>
                <w:rPr>
                  <w:rFonts w:ascii="Calibri" w:hAnsi="Calibri"/>
                  <w:sz w:val="20"/>
                </w:rPr>
                <w:t>14.2 (3.1)</w:t>
              </w:r>
            </w:ins>
          </w:p>
        </w:tc>
        <w:tc>
          <w:tcPr>
            <w:tcW w:w="0" w:type="auto"/>
            <w:tcBorders>
              <w:top w:val="single" w:sz="0" w:space="0" w:color="D3D3D3"/>
              <w:left w:val="single" w:sz="0" w:space="0" w:color="D3D3D3"/>
              <w:bottom w:val="single" w:sz="0" w:space="0" w:color="D3D3D3"/>
              <w:right w:val="single" w:sz="0" w:space="0" w:color="D3D3D3"/>
            </w:tcBorders>
          </w:tcPr>
          <w:p w14:paraId="0DCE0191" w14:textId="77777777" w:rsidR="00524773" w:rsidRDefault="00524773" w:rsidP="00C670FC">
            <w:pPr>
              <w:keepNext/>
              <w:spacing w:after="60"/>
              <w:rPr>
                <w:ins w:id="6368" w:author="Wittman, Jacob (CDC/DDNID/NCCDPHP/DDT) (CTR)" w:date="2023-08-15T14:04:00Z"/>
              </w:rPr>
            </w:pPr>
            <w:ins w:id="6369" w:author="Wittman, Jacob (CDC/DDNID/NCCDPHP/DDT) (CTR)" w:date="2023-08-15T14:04:00Z">
              <w:r>
                <w:rPr>
                  <w:rFonts w:ascii="Calibri" w:hAnsi="Calibri"/>
                  <w:sz w:val="20"/>
                </w:rPr>
                <w:t>9.5 (1.8)</w:t>
              </w:r>
            </w:ins>
          </w:p>
        </w:tc>
        <w:tc>
          <w:tcPr>
            <w:tcW w:w="0" w:type="auto"/>
            <w:tcBorders>
              <w:top w:val="single" w:sz="0" w:space="0" w:color="D3D3D3"/>
              <w:left w:val="single" w:sz="0" w:space="0" w:color="D3D3D3"/>
              <w:bottom w:val="single" w:sz="0" w:space="0" w:color="D3D3D3"/>
              <w:right w:val="single" w:sz="0" w:space="0" w:color="D3D3D3"/>
            </w:tcBorders>
          </w:tcPr>
          <w:p w14:paraId="331ED1D2" w14:textId="77777777" w:rsidR="00524773" w:rsidRDefault="00524773" w:rsidP="00C670FC">
            <w:pPr>
              <w:keepNext/>
              <w:spacing w:after="60"/>
              <w:rPr>
                <w:ins w:id="6370" w:author="Wittman, Jacob (CDC/DDNID/NCCDPHP/DDT) (CTR)" w:date="2023-08-15T14:04:00Z"/>
              </w:rPr>
            </w:pPr>
            <w:ins w:id="6371" w:author="Wittman, Jacob (CDC/DDNID/NCCDPHP/DDT) (CTR)" w:date="2023-08-15T14:04:00Z">
              <w:r>
                <w:rPr>
                  <w:rFonts w:ascii="Calibri" w:hAnsi="Calibri"/>
                  <w:sz w:val="20"/>
                </w:rPr>
                <w:t>12.1 (2.6)</w:t>
              </w:r>
            </w:ins>
          </w:p>
        </w:tc>
        <w:tc>
          <w:tcPr>
            <w:tcW w:w="0" w:type="auto"/>
            <w:tcBorders>
              <w:top w:val="single" w:sz="0" w:space="0" w:color="D3D3D3"/>
              <w:left w:val="single" w:sz="0" w:space="0" w:color="D3D3D3"/>
              <w:bottom w:val="single" w:sz="0" w:space="0" w:color="D3D3D3"/>
              <w:right w:val="single" w:sz="0" w:space="0" w:color="D3D3D3"/>
            </w:tcBorders>
          </w:tcPr>
          <w:p w14:paraId="40643D55" w14:textId="77777777" w:rsidR="00524773" w:rsidRDefault="00524773" w:rsidP="00C670FC">
            <w:pPr>
              <w:keepNext/>
              <w:spacing w:after="60"/>
              <w:rPr>
                <w:ins w:id="6372" w:author="Wittman, Jacob (CDC/DDNID/NCCDPHP/DDT) (CTR)" w:date="2023-08-15T14:04:00Z"/>
              </w:rPr>
            </w:pPr>
            <w:ins w:id="6373" w:author="Wittman, Jacob (CDC/DDNID/NCCDPHP/DDT) (CTR)" w:date="2023-08-15T14:04:00Z">
              <w:r>
                <w:rPr>
                  <w:rFonts w:ascii="Calibri" w:hAnsi="Calibri"/>
                  <w:sz w:val="20"/>
                </w:rPr>
                <w:t>15.3 (4.9)</w:t>
              </w:r>
            </w:ins>
          </w:p>
        </w:tc>
        <w:tc>
          <w:tcPr>
            <w:tcW w:w="0" w:type="auto"/>
            <w:tcBorders>
              <w:top w:val="single" w:sz="0" w:space="0" w:color="D3D3D3"/>
              <w:left w:val="single" w:sz="0" w:space="0" w:color="D3D3D3"/>
              <w:bottom w:val="single" w:sz="0" w:space="0" w:color="D3D3D3"/>
              <w:right w:val="single" w:sz="0" w:space="0" w:color="D3D3D3"/>
            </w:tcBorders>
          </w:tcPr>
          <w:p w14:paraId="6091A9C3" w14:textId="77777777" w:rsidR="00524773" w:rsidRDefault="00524773" w:rsidP="00C670FC">
            <w:pPr>
              <w:keepNext/>
              <w:spacing w:after="60"/>
              <w:rPr>
                <w:ins w:id="6374" w:author="Wittman, Jacob (CDC/DDNID/NCCDPHP/DDT) (CTR)" w:date="2023-08-15T14:04:00Z"/>
              </w:rPr>
            </w:pPr>
            <w:ins w:id="6375" w:author="Wittman, Jacob (CDC/DDNID/NCCDPHP/DDT) (CTR)" w:date="2023-08-15T14:04:00Z">
              <w:r>
                <w:rPr>
                  <w:rFonts w:ascii="Calibri" w:hAnsi="Calibri"/>
                  <w:sz w:val="20"/>
                </w:rPr>
                <w:t>16.7 (3.7)</w:t>
              </w:r>
            </w:ins>
          </w:p>
        </w:tc>
        <w:tc>
          <w:tcPr>
            <w:tcW w:w="0" w:type="auto"/>
            <w:tcBorders>
              <w:top w:val="single" w:sz="0" w:space="0" w:color="D3D3D3"/>
              <w:left w:val="single" w:sz="0" w:space="0" w:color="D3D3D3"/>
              <w:bottom w:val="single" w:sz="0" w:space="0" w:color="D3D3D3"/>
              <w:right w:val="single" w:sz="0" w:space="0" w:color="D3D3D3"/>
            </w:tcBorders>
          </w:tcPr>
          <w:p w14:paraId="4F2A8D68" w14:textId="77777777" w:rsidR="00524773" w:rsidRDefault="00524773" w:rsidP="00C670FC">
            <w:pPr>
              <w:keepNext/>
              <w:spacing w:after="60"/>
              <w:rPr>
                <w:ins w:id="6376" w:author="Wittman, Jacob (CDC/DDNID/NCCDPHP/DDT) (CTR)" w:date="2023-08-15T14:04:00Z"/>
              </w:rPr>
            </w:pPr>
            <w:ins w:id="6377" w:author="Wittman, Jacob (CDC/DDNID/NCCDPHP/DDT) (CTR)" w:date="2023-08-15T14:04:00Z">
              <w:r>
                <w:rPr>
                  <w:rFonts w:ascii="Calibri" w:hAnsi="Calibri"/>
                  <w:sz w:val="20"/>
                </w:rPr>
                <w:t>10.4 (1.8)</w:t>
              </w:r>
            </w:ins>
          </w:p>
        </w:tc>
        <w:tc>
          <w:tcPr>
            <w:tcW w:w="0" w:type="auto"/>
            <w:tcBorders>
              <w:top w:val="single" w:sz="0" w:space="0" w:color="D3D3D3"/>
              <w:left w:val="single" w:sz="0" w:space="0" w:color="D3D3D3"/>
              <w:bottom w:val="single" w:sz="0" w:space="0" w:color="D3D3D3"/>
              <w:right w:val="single" w:sz="0" w:space="0" w:color="D3D3D3"/>
            </w:tcBorders>
          </w:tcPr>
          <w:p w14:paraId="2E7FBA61" w14:textId="77777777" w:rsidR="00524773" w:rsidRDefault="00524773" w:rsidP="00C670FC">
            <w:pPr>
              <w:keepNext/>
              <w:spacing w:after="60"/>
              <w:rPr>
                <w:ins w:id="6378" w:author="Wittman, Jacob (CDC/DDNID/NCCDPHP/DDT) (CTR)" w:date="2023-08-15T14:04:00Z"/>
              </w:rPr>
            </w:pPr>
            <w:ins w:id="6379" w:author="Wittman, Jacob (CDC/DDNID/NCCDPHP/DDT) (CTR)" w:date="2023-08-15T14:04:00Z">
              <w:r>
                <w:rPr>
                  <w:rFonts w:ascii="Calibri" w:hAnsi="Calibri"/>
                  <w:sz w:val="20"/>
                </w:rPr>
                <w:t>18.0 (4.0)</w:t>
              </w:r>
            </w:ins>
          </w:p>
        </w:tc>
        <w:tc>
          <w:tcPr>
            <w:tcW w:w="0" w:type="auto"/>
            <w:tcBorders>
              <w:top w:val="single" w:sz="0" w:space="0" w:color="D3D3D3"/>
              <w:left w:val="single" w:sz="0" w:space="0" w:color="D3D3D3"/>
              <w:bottom w:val="single" w:sz="0" w:space="0" w:color="D3D3D3"/>
              <w:right w:val="single" w:sz="0" w:space="0" w:color="D3D3D3"/>
            </w:tcBorders>
          </w:tcPr>
          <w:p w14:paraId="751DEEC8" w14:textId="77777777" w:rsidR="00524773" w:rsidRDefault="00524773" w:rsidP="00C670FC">
            <w:pPr>
              <w:keepNext/>
              <w:spacing w:after="60"/>
              <w:rPr>
                <w:ins w:id="6380" w:author="Wittman, Jacob (CDC/DDNID/NCCDPHP/DDT) (CTR)" w:date="2023-08-15T14:04:00Z"/>
              </w:rPr>
            </w:pPr>
            <w:ins w:id="6381" w:author="Wittman, Jacob (CDC/DDNID/NCCDPHP/DDT) (CTR)" w:date="2023-08-15T14:04:00Z">
              <w:r>
                <w:rPr>
                  <w:rFonts w:ascii="Calibri" w:hAnsi="Calibri"/>
                  <w:sz w:val="20"/>
                </w:rPr>
                <w:t>11.7 (1.9)</w:t>
              </w:r>
            </w:ins>
          </w:p>
        </w:tc>
        <w:tc>
          <w:tcPr>
            <w:tcW w:w="0" w:type="auto"/>
            <w:tcBorders>
              <w:top w:val="single" w:sz="0" w:space="0" w:color="D3D3D3"/>
              <w:left w:val="single" w:sz="0" w:space="0" w:color="D3D3D3"/>
              <w:bottom w:val="single" w:sz="0" w:space="0" w:color="D3D3D3"/>
              <w:right w:val="single" w:sz="0" w:space="0" w:color="D3D3D3"/>
            </w:tcBorders>
          </w:tcPr>
          <w:p w14:paraId="185E5CCE" w14:textId="77777777" w:rsidR="00524773" w:rsidRDefault="00524773" w:rsidP="00C670FC">
            <w:pPr>
              <w:keepNext/>
              <w:spacing w:after="60"/>
              <w:rPr>
                <w:ins w:id="6382" w:author="Wittman, Jacob (CDC/DDNID/NCCDPHP/DDT) (CTR)" w:date="2023-08-15T14:04:00Z"/>
              </w:rPr>
            </w:pPr>
            <w:ins w:id="6383" w:author="Wittman, Jacob (CDC/DDNID/NCCDPHP/DDT) (CTR)" w:date="2023-08-15T14:04:00Z">
              <w:r>
                <w:rPr>
                  <w:rFonts w:ascii="Calibri" w:hAnsi="Calibri"/>
                  <w:sz w:val="20"/>
                </w:rPr>
                <w:t>57.4 (-47.8, 162.6)</w:t>
              </w:r>
            </w:ins>
          </w:p>
        </w:tc>
        <w:tc>
          <w:tcPr>
            <w:tcW w:w="0" w:type="auto"/>
            <w:tcBorders>
              <w:top w:val="single" w:sz="0" w:space="0" w:color="D3D3D3"/>
              <w:left w:val="single" w:sz="0" w:space="0" w:color="D3D3D3"/>
              <w:bottom w:val="single" w:sz="0" w:space="0" w:color="D3D3D3"/>
              <w:right w:val="single" w:sz="0" w:space="0" w:color="D3D3D3"/>
            </w:tcBorders>
          </w:tcPr>
          <w:p w14:paraId="771AFEE8" w14:textId="77777777" w:rsidR="00524773" w:rsidRDefault="00524773" w:rsidP="00C670FC">
            <w:pPr>
              <w:keepNext/>
              <w:spacing w:after="60"/>
              <w:rPr>
                <w:ins w:id="638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1B213B3" w14:textId="77777777" w:rsidR="00524773" w:rsidRDefault="00524773" w:rsidP="00C670FC">
            <w:pPr>
              <w:keepNext/>
              <w:spacing w:after="60"/>
              <w:rPr>
                <w:ins w:id="6385" w:author="Wittman, Jacob (CDC/DDNID/NCCDPHP/DDT) (CTR)" w:date="2023-08-15T14:04:00Z"/>
              </w:rPr>
            </w:pPr>
            <w:ins w:id="6386" w:author="Wittman, Jacob (CDC/DDNID/NCCDPHP/DDT) (CTR)" w:date="2023-08-15T14:04:00Z">
              <w:r>
                <w:rPr>
                  <w:rFonts w:ascii="Calibri" w:hAnsi="Calibri"/>
                  <w:sz w:val="20"/>
                </w:rPr>
                <w:t>1.3 (-3.5, 6.3)</w:t>
              </w:r>
            </w:ins>
          </w:p>
        </w:tc>
        <w:tc>
          <w:tcPr>
            <w:tcW w:w="0" w:type="auto"/>
            <w:tcBorders>
              <w:top w:val="single" w:sz="0" w:space="0" w:color="D3D3D3"/>
              <w:left w:val="single" w:sz="0" w:space="0" w:color="D3D3D3"/>
              <w:bottom w:val="single" w:sz="0" w:space="0" w:color="D3D3D3"/>
              <w:right w:val="single" w:sz="0" w:space="0" w:color="D3D3D3"/>
            </w:tcBorders>
          </w:tcPr>
          <w:p w14:paraId="07AA98F7" w14:textId="77777777" w:rsidR="00524773" w:rsidRDefault="00524773" w:rsidP="00C670FC">
            <w:pPr>
              <w:keepNext/>
              <w:spacing w:after="60"/>
              <w:rPr>
                <w:ins w:id="63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BAF487" w14:textId="77777777" w:rsidR="00524773" w:rsidRDefault="00524773" w:rsidP="00C670FC">
            <w:pPr>
              <w:keepNext/>
              <w:spacing w:after="60"/>
              <w:rPr>
                <w:ins w:id="6388" w:author="Wittman, Jacob (CDC/DDNID/NCCDPHP/DDT) (CTR)" w:date="2023-08-15T14:04:00Z"/>
              </w:rPr>
            </w:pPr>
            <w:ins w:id="6389" w:author="Wittman, Jacob (CDC/DDNID/NCCDPHP/DDT) (CTR)" w:date="2023-08-15T14:04:00Z">
              <w:r>
                <w:rPr>
                  <w:rFonts w:ascii="Calibri" w:hAnsi="Calibri"/>
                  <w:sz w:val="20"/>
                </w:rPr>
                <w:t>1.3 (-3.5, 6.3)</w:t>
              </w:r>
            </w:ins>
          </w:p>
        </w:tc>
      </w:tr>
      <w:tr w:rsidR="00524773" w14:paraId="018E8E09" w14:textId="77777777" w:rsidTr="00C670FC">
        <w:trPr>
          <w:cantSplit/>
          <w:jc w:val="center"/>
          <w:ins w:id="6390"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846DCB9" w14:textId="77777777" w:rsidR="00524773" w:rsidRDefault="00524773" w:rsidP="00C670FC">
            <w:pPr>
              <w:keepNext/>
              <w:spacing w:after="60"/>
              <w:rPr>
                <w:ins w:id="6391" w:author="Wittman, Jacob (CDC/DDNID/NCCDPHP/DDT) (CTR)" w:date="2023-08-15T14:04:00Z"/>
              </w:rPr>
            </w:pPr>
            <w:ins w:id="6392" w:author="Wittman, Jacob (CDC/DDNID/NCCDPHP/DDT) (CTR)" w:date="2023-08-15T14:04:00Z">
              <w:r>
                <w:rPr>
                  <w:rFonts w:ascii="Calibri" w:hAnsi="Calibri"/>
                  <w:sz w:val="20"/>
                </w:rPr>
                <w:t>Race/Ethnicity</w:t>
              </w:r>
            </w:ins>
          </w:p>
        </w:tc>
      </w:tr>
      <w:tr w:rsidR="00524773" w14:paraId="0CED0B12" w14:textId="77777777" w:rsidTr="00C670FC">
        <w:trPr>
          <w:cantSplit/>
          <w:jc w:val="center"/>
          <w:ins w:id="63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4EBA72A" w14:textId="77777777" w:rsidR="00524773" w:rsidRDefault="00524773" w:rsidP="00C670FC">
            <w:pPr>
              <w:keepNext/>
              <w:spacing w:after="60"/>
              <w:rPr>
                <w:ins w:id="6394" w:author="Wittman, Jacob (CDC/DDNID/NCCDPHP/DDT) (CTR)" w:date="2023-08-15T14:04:00Z"/>
              </w:rPr>
            </w:pPr>
            <w:ins w:id="6395" w:author="Wittman, Jacob (CDC/DDNID/NCCDPHP/DDT) (CTR)" w:date="2023-08-15T14:04:00Z">
              <w:r>
                <w:rPr>
                  <w:rFonts w:ascii="Calibri" w:hAnsi="Calibri"/>
                  <w:sz w:val="20"/>
                </w:rPr>
                <w:t>Hispanic</w:t>
              </w:r>
            </w:ins>
          </w:p>
        </w:tc>
        <w:tc>
          <w:tcPr>
            <w:tcW w:w="0" w:type="auto"/>
            <w:tcBorders>
              <w:top w:val="single" w:sz="0" w:space="0" w:color="D3D3D3"/>
              <w:left w:val="single" w:sz="0" w:space="0" w:color="D3D3D3"/>
              <w:bottom w:val="single" w:sz="0" w:space="0" w:color="D3D3D3"/>
              <w:right w:val="single" w:sz="0" w:space="0" w:color="D3D3D3"/>
            </w:tcBorders>
          </w:tcPr>
          <w:p w14:paraId="6F78E36D" w14:textId="77777777" w:rsidR="00524773" w:rsidRDefault="00524773" w:rsidP="00C670FC">
            <w:pPr>
              <w:keepNext/>
              <w:spacing w:after="60"/>
              <w:rPr>
                <w:ins w:id="6396" w:author="Wittman, Jacob (CDC/DDNID/NCCDPHP/DDT) (CTR)" w:date="2023-08-15T14:04:00Z"/>
              </w:rPr>
            </w:pPr>
            <w:ins w:id="6397"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0BB9CADB" w14:textId="77777777" w:rsidR="00524773" w:rsidRDefault="00524773" w:rsidP="00C670FC">
            <w:pPr>
              <w:keepNext/>
              <w:spacing w:after="60"/>
              <w:rPr>
                <w:ins w:id="6398" w:author="Wittman, Jacob (CDC/DDNID/NCCDPHP/DDT) (CTR)" w:date="2023-08-15T14:04:00Z"/>
              </w:rPr>
            </w:pPr>
            <w:ins w:id="6399" w:author="Wittman, Jacob (CDC/DDNID/NCCDPHP/DDT) (CTR)" w:date="2023-08-15T14:04:00Z">
              <w:r>
                <w:rPr>
                  <w:rFonts w:ascii="Calibri" w:hAnsi="Calibri"/>
                  <w:sz w:val="20"/>
                </w:rPr>
                <w:t>5.2 (3.8)</w:t>
              </w:r>
            </w:ins>
          </w:p>
        </w:tc>
        <w:tc>
          <w:tcPr>
            <w:tcW w:w="0" w:type="auto"/>
            <w:tcBorders>
              <w:top w:val="single" w:sz="0" w:space="0" w:color="D3D3D3"/>
              <w:left w:val="single" w:sz="0" w:space="0" w:color="D3D3D3"/>
              <w:bottom w:val="single" w:sz="0" w:space="0" w:color="D3D3D3"/>
              <w:right w:val="single" w:sz="0" w:space="0" w:color="D3D3D3"/>
            </w:tcBorders>
          </w:tcPr>
          <w:p w14:paraId="71A7E994" w14:textId="77777777" w:rsidR="00524773" w:rsidRDefault="00524773" w:rsidP="00C670FC">
            <w:pPr>
              <w:keepNext/>
              <w:spacing w:after="60"/>
              <w:rPr>
                <w:ins w:id="6400" w:author="Wittman, Jacob (CDC/DDNID/NCCDPHP/DDT) (CTR)" w:date="2023-08-15T14:04:00Z"/>
              </w:rPr>
            </w:pPr>
            <w:ins w:id="6401" w:author="Wittman, Jacob (CDC/DDNID/NCCDPHP/DDT) (CTR)" w:date="2023-08-15T14:04:00Z">
              <w:r>
                <w:rPr>
                  <w:rFonts w:ascii="Calibri" w:hAnsi="Calibri"/>
                  <w:sz w:val="20"/>
                </w:rPr>
                <w:t>18.0 (11.3)</w:t>
              </w:r>
            </w:ins>
          </w:p>
        </w:tc>
        <w:tc>
          <w:tcPr>
            <w:tcW w:w="0" w:type="auto"/>
            <w:tcBorders>
              <w:top w:val="single" w:sz="0" w:space="0" w:color="D3D3D3"/>
              <w:left w:val="single" w:sz="0" w:space="0" w:color="D3D3D3"/>
              <w:bottom w:val="single" w:sz="0" w:space="0" w:color="D3D3D3"/>
              <w:right w:val="single" w:sz="0" w:space="0" w:color="D3D3D3"/>
            </w:tcBorders>
          </w:tcPr>
          <w:p w14:paraId="51B8D18B" w14:textId="77777777" w:rsidR="00524773" w:rsidRDefault="00524773" w:rsidP="00C670FC">
            <w:pPr>
              <w:keepNext/>
              <w:spacing w:after="60"/>
              <w:rPr>
                <w:ins w:id="6402" w:author="Wittman, Jacob (CDC/DDNID/NCCDPHP/DDT) (CTR)" w:date="2023-08-15T14:04:00Z"/>
              </w:rPr>
            </w:pPr>
            <w:ins w:id="6403" w:author="Wittman, Jacob (CDC/DDNID/NCCDPHP/DDT) (CTR)" w:date="2023-08-15T14:04:00Z">
              <w:r>
                <w:rPr>
                  <w:rFonts w:ascii="Calibri" w:hAnsi="Calibri"/>
                  <w:sz w:val="20"/>
                </w:rPr>
                <w:t>2.0 (2.1)</w:t>
              </w:r>
            </w:ins>
          </w:p>
        </w:tc>
        <w:tc>
          <w:tcPr>
            <w:tcW w:w="0" w:type="auto"/>
            <w:tcBorders>
              <w:top w:val="single" w:sz="0" w:space="0" w:color="D3D3D3"/>
              <w:left w:val="single" w:sz="0" w:space="0" w:color="D3D3D3"/>
              <w:bottom w:val="single" w:sz="0" w:space="0" w:color="D3D3D3"/>
              <w:right w:val="single" w:sz="0" w:space="0" w:color="D3D3D3"/>
            </w:tcBorders>
          </w:tcPr>
          <w:p w14:paraId="3A4BA839" w14:textId="77777777" w:rsidR="00524773" w:rsidRDefault="00524773" w:rsidP="00C670FC">
            <w:pPr>
              <w:keepNext/>
              <w:spacing w:after="60"/>
              <w:rPr>
                <w:ins w:id="6404" w:author="Wittman, Jacob (CDC/DDNID/NCCDPHP/DDT) (CTR)" w:date="2023-08-15T14:04:00Z"/>
              </w:rPr>
            </w:pPr>
            <w:ins w:id="6405"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03816DAD" w14:textId="77777777" w:rsidR="00524773" w:rsidRDefault="00524773" w:rsidP="00C670FC">
            <w:pPr>
              <w:keepNext/>
              <w:spacing w:after="60"/>
              <w:rPr>
                <w:ins w:id="6406" w:author="Wittman, Jacob (CDC/DDNID/NCCDPHP/DDT) (CTR)" w:date="2023-08-15T14:04:00Z"/>
              </w:rPr>
            </w:pPr>
            <w:ins w:id="6407" w:author="Wittman, Jacob (CDC/DDNID/NCCDPHP/DDT) (CTR)" w:date="2023-08-15T14:04:00Z">
              <w:r>
                <w:rPr>
                  <w:rFonts w:ascii="Calibri" w:hAnsi="Calibri"/>
                  <w:sz w:val="20"/>
                </w:rPr>
                <w:t>7.4 (1.9)</w:t>
              </w:r>
            </w:ins>
          </w:p>
        </w:tc>
        <w:tc>
          <w:tcPr>
            <w:tcW w:w="0" w:type="auto"/>
            <w:tcBorders>
              <w:top w:val="single" w:sz="0" w:space="0" w:color="D3D3D3"/>
              <w:left w:val="single" w:sz="0" w:space="0" w:color="D3D3D3"/>
              <w:bottom w:val="single" w:sz="0" w:space="0" w:color="D3D3D3"/>
              <w:right w:val="single" w:sz="0" w:space="0" w:color="D3D3D3"/>
            </w:tcBorders>
          </w:tcPr>
          <w:p w14:paraId="17592698" w14:textId="77777777" w:rsidR="00524773" w:rsidRDefault="00524773" w:rsidP="00C670FC">
            <w:pPr>
              <w:keepNext/>
              <w:spacing w:after="60"/>
              <w:rPr>
                <w:ins w:id="6408" w:author="Wittman, Jacob (CDC/DDNID/NCCDPHP/DDT) (CTR)" w:date="2023-08-15T14:04:00Z"/>
              </w:rPr>
            </w:pPr>
            <w:ins w:id="6409" w:author="Wittman, Jacob (CDC/DDNID/NCCDPHP/DDT) (CTR)" w:date="2023-08-15T14:04:00Z">
              <w:r>
                <w:rPr>
                  <w:rFonts w:ascii="Calibri" w:hAnsi="Calibri"/>
                  <w:sz w:val="20"/>
                </w:rPr>
                <w:t>9.1 (2.5)</w:t>
              </w:r>
            </w:ins>
          </w:p>
        </w:tc>
        <w:tc>
          <w:tcPr>
            <w:tcW w:w="0" w:type="auto"/>
            <w:tcBorders>
              <w:top w:val="single" w:sz="0" w:space="0" w:color="D3D3D3"/>
              <w:left w:val="single" w:sz="0" w:space="0" w:color="D3D3D3"/>
              <w:bottom w:val="single" w:sz="0" w:space="0" w:color="D3D3D3"/>
              <w:right w:val="single" w:sz="0" w:space="0" w:color="D3D3D3"/>
            </w:tcBorders>
          </w:tcPr>
          <w:p w14:paraId="522A5728" w14:textId="77777777" w:rsidR="00524773" w:rsidRDefault="00524773" w:rsidP="00C670FC">
            <w:pPr>
              <w:keepNext/>
              <w:spacing w:after="60"/>
              <w:rPr>
                <w:ins w:id="6410" w:author="Wittman, Jacob (CDC/DDNID/NCCDPHP/DDT) (CTR)" w:date="2023-08-15T14:04:00Z"/>
              </w:rPr>
            </w:pPr>
            <w:ins w:id="6411" w:author="Wittman, Jacob (CDC/DDNID/NCCDPHP/DDT) (CTR)" w:date="2023-08-15T14:04:00Z">
              <w:r>
                <w:rPr>
                  <w:rFonts w:ascii="Calibri" w:hAnsi="Calibri"/>
                  <w:sz w:val="20"/>
                </w:rPr>
                <w:t>7.4 (1.9)</w:t>
              </w:r>
            </w:ins>
          </w:p>
        </w:tc>
        <w:tc>
          <w:tcPr>
            <w:tcW w:w="0" w:type="auto"/>
            <w:tcBorders>
              <w:top w:val="single" w:sz="0" w:space="0" w:color="D3D3D3"/>
              <w:left w:val="single" w:sz="0" w:space="0" w:color="D3D3D3"/>
              <w:bottom w:val="single" w:sz="0" w:space="0" w:color="D3D3D3"/>
              <w:right w:val="single" w:sz="0" w:space="0" w:color="D3D3D3"/>
            </w:tcBorders>
          </w:tcPr>
          <w:p w14:paraId="3D5E6D60" w14:textId="77777777" w:rsidR="00524773" w:rsidRDefault="00524773" w:rsidP="00C670FC">
            <w:pPr>
              <w:keepNext/>
              <w:spacing w:after="60"/>
              <w:rPr>
                <w:ins w:id="6412" w:author="Wittman, Jacob (CDC/DDNID/NCCDPHP/DDT) (CTR)" w:date="2023-08-15T14:04:00Z"/>
              </w:rPr>
            </w:pPr>
            <w:ins w:id="6413" w:author="Wittman, Jacob (CDC/DDNID/NCCDPHP/DDT) (CTR)" w:date="2023-08-15T14:04:00Z">
              <w:r>
                <w:rPr>
                  <w:rFonts w:ascii="Calibri" w:hAnsi="Calibri"/>
                  <w:sz w:val="20"/>
                </w:rPr>
                <w:t>4.5 (1.2)</w:t>
              </w:r>
            </w:ins>
          </w:p>
        </w:tc>
        <w:tc>
          <w:tcPr>
            <w:tcW w:w="0" w:type="auto"/>
            <w:tcBorders>
              <w:top w:val="single" w:sz="0" w:space="0" w:color="D3D3D3"/>
              <w:left w:val="single" w:sz="0" w:space="0" w:color="D3D3D3"/>
              <w:bottom w:val="single" w:sz="0" w:space="0" w:color="D3D3D3"/>
              <w:right w:val="single" w:sz="0" w:space="0" w:color="D3D3D3"/>
            </w:tcBorders>
          </w:tcPr>
          <w:p w14:paraId="6A96DF87" w14:textId="77777777" w:rsidR="00524773" w:rsidRDefault="00524773" w:rsidP="00C670FC">
            <w:pPr>
              <w:keepNext/>
              <w:spacing w:after="60"/>
              <w:rPr>
                <w:ins w:id="6414" w:author="Wittman, Jacob (CDC/DDNID/NCCDPHP/DDT) (CTR)" w:date="2023-08-15T14:04:00Z"/>
              </w:rPr>
            </w:pPr>
            <w:ins w:id="6415" w:author="Wittman, Jacob (CDC/DDNID/NCCDPHP/DDT) (CTR)" w:date="2023-08-15T14:04:00Z">
              <w:r>
                <w:rPr>
                  <w:rFonts w:ascii="Calibri" w:hAnsi="Calibri"/>
                  <w:sz w:val="20"/>
                </w:rPr>
                <w:t>5.6 (1.6)</w:t>
              </w:r>
            </w:ins>
          </w:p>
        </w:tc>
        <w:tc>
          <w:tcPr>
            <w:tcW w:w="0" w:type="auto"/>
            <w:tcBorders>
              <w:top w:val="single" w:sz="0" w:space="0" w:color="D3D3D3"/>
              <w:left w:val="single" w:sz="0" w:space="0" w:color="D3D3D3"/>
              <w:bottom w:val="single" w:sz="0" w:space="0" w:color="D3D3D3"/>
              <w:right w:val="single" w:sz="0" w:space="0" w:color="D3D3D3"/>
            </w:tcBorders>
          </w:tcPr>
          <w:p w14:paraId="390A2E36" w14:textId="77777777" w:rsidR="00524773" w:rsidRDefault="00524773" w:rsidP="00C670FC">
            <w:pPr>
              <w:keepNext/>
              <w:spacing w:after="60"/>
              <w:rPr>
                <w:ins w:id="6416" w:author="Wittman, Jacob (CDC/DDNID/NCCDPHP/DDT) (CTR)" w:date="2023-08-15T14:04:00Z"/>
              </w:rPr>
            </w:pPr>
            <w:ins w:id="6417" w:author="Wittman, Jacob (CDC/DDNID/NCCDPHP/DDT) (CTR)" w:date="2023-08-15T14:04:00Z">
              <w:r>
                <w:rPr>
                  <w:rFonts w:ascii="Calibri" w:hAnsi="Calibri"/>
                  <w:sz w:val="20"/>
                </w:rPr>
                <w:t>11.3 (2.9)</w:t>
              </w:r>
            </w:ins>
          </w:p>
        </w:tc>
        <w:tc>
          <w:tcPr>
            <w:tcW w:w="0" w:type="auto"/>
            <w:tcBorders>
              <w:top w:val="single" w:sz="0" w:space="0" w:color="D3D3D3"/>
              <w:left w:val="single" w:sz="0" w:space="0" w:color="D3D3D3"/>
              <w:bottom w:val="single" w:sz="0" w:space="0" w:color="D3D3D3"/>
              <w:right w:val="single" w:sz="0" w:space="0" w:color="D3D3D3"/>
            </w:tcBorders>
          </w:tcPr>
          <w:p w14:paraId="569BA43C" w14:textId="77777777" w:rsidR="00524773" w:rsidRDefault="00524773" w:rsidP="00C670FC">
            <w:pPr>
              <w:keepNext/>
              <w:spacing w:after="60"/>
              <w:rPr>
                <w:ins w:id="6418" w:author="Wittman, Jacob (CDC/DDNID/NCCDPHP/DDT) (CTR)" w:date="2023-08-15T14:04:00Z"/>
              </w:rPr>
            </w:pPr>
            <w:ins w:id="6419" w:author="Wittman, Jacob (CDC/DDNID/NCCDPHP/DDT) (CTR)" w:date="2023-08-15T14:04:00Z">
              <w:r>
                <w:rPr>
                  <w:rFonts w:ascii="Calibri" w:hAnsi="Calibri"/>
                  <w:sz w:val="20"/>
                </w:rPr>
                <w:t>13.4 (3.9)</w:t>
              </w:r>
            </w:ins>
          </w:p>
        </w:tc>
        <w:tc>
          <w:tcPr>
            <w:tcW w:w="0" w:type="auto"/>
            <w:tcBorders>
              <w:top w:val="single" w:sz="0" w:space="0" w:color="D3D3D3"/>
              <w:left w:val="single" w:sz="0" w:space="0" w:color="D3D3D3"/>
              <w:bottom w:val="single" w:sz="0" w:space="0" w:color="D3D3D3"/>
              <w:right w:val="single" w:sz="0" w:space="0" w:color="D3D3D3"/>
            </w:tcBorders>
          </w:tcPr>
          <w:p w14:paraId="2BF86ABD" w14:textId="77777777" w:rsidR="00524773" w:rsidRDefault="00524773" w:rsidP="00C670FC">
            <w:pPr>
              <w:keepNext/>
              <w:spacing w:after="60"/>
              <w:rPr>
                <w:ins w:id="6420" w:author="Wittman, Jacob (CDC/DDNID/NCCDPHP/DDT) (CTR)" w:date="2023-08-15T14:04:00Z"/>
              </w:rPr>
            </w:pPr>
            <w:ins w:id="6421" w:author="Wittman, Jacob (CDC/DDNID/NCCDPHP/DDT) (CTR)" w:date="2023-08-15T14:04:00Z">
              <w:r>
                <w:rPr>
                  <w:rFonts w:ascii="Calibri" w:hAnsi="Calibri"/>
                  <w:sz w:val="20"/>
                </w:rPr>
                <w:t>10.0 (3.5)</w:t>
              </w:r>
            </w:ins>
          </w:p>
        </w:tc>
        <w:tc>
          <w:tcPr>
            <w:tcW w:w="0" w:type="auto"/>
            <w:tcBorders>
              <w:top w:val="single" w:sz="0" w:space="0" w:color="D3D3D3"/>
              <w:left w:val="single" w:sz="0" w:space="0" w:color="D3D3D3"/>
              <w:bottom w:val="single" w:sz="0" w:space="0" w:color="D3D3D3"/>
              <w:right w:val="single" w:sz="0" w:space="0" w:color="D3D3D3"/>
            </w:tcBorders>
          </w:tcPr>
          <w:p w14:paraId="74239F70" w14:textId="77777777" w:rsidR="00524773" w:rsidRDefault="00524773" w:rsidP="00C670FC">
            <w:pPr>
              <w:keepNext/>
              <w:spacing w:after="60"/>
              <w:rPr>
                <w:ins w:id="6422" w:author="Wittman, Jacob (CDC/DDNID/NCCDPHP/DDT) (CTR)" w:date="2023-08-15T14:04:00Z"/>
              </w:rPr>
            </w:pPr>
            <w:ins w:id="6423" w:author="Wittman, Jacob (CDC/DDNID/NCCDPHP/DDT) (CTR)" w:date="2023-08-15T14:04:00Z">
              <w:r>
                <w:rPr>
                  <w:rFonts w:ascii="Calibri" w:hAnsi="Calibri"/>
                  <w:sz w:val="20"/>
                </w:rPr>
                <w:t>14.6 (5.2)</w:t>
              </w:r>
            </w:ins>
          </w:p>
        </w:tc>
        <w:tc>
          <w:tcPr>
            <w:tcW w:w="0" w:type="auto"/>
            <w:tcBorders>
              <w:top w:val="single" w:sz="0" w:space="0" w:color="D3D3D3"/>
              <w:left w:val="single" w:sz="0" w:space="0" w:color="D3D3D3"/>
              <w:bottom w:val="single" w:sz="0" w:space="0" w:color="D3D3D3"/>
              <w:right w:val="single" w:sz="0" w:space="0" w:color="D3D3D3"/>
            </w:tcBorders>
          </w:tcPr>
          <w:p w14:paraId="15A8702B" w14:textId="77777777" w:rsidR="00524773" w:rsidRDefault="00524773" w:rsidP="00C670FC">
            <w:pPr>
              <w:keepNext/>
              <w:spacing w:after="60"/>
              <w:rPr>
                <w:ins w:id="6424" w:author="Wittman, Jacob (CDC/DDNID/NCCDPHP/DDT) (CTR)" w:date="2023-08-15T14:04:00Z"/>
              </w:rPr>
            </w:pPr>
            <w:ins w:id="6425" w:author="Wittman, Jacob (CDC/DDNID/NCCDPHP/DDT) (CTR)" w:date="2023-08-15T14:04:00Z">
              <w:r>
                <w:rPr>
                  <w:rFonts w:ascii="Calibri" w:hAnsi="Calibri"/>
                  <w:sz w:val="20"/>
                </w:rPr>
                <w:t>91.9 (-211.4, 395.2)</w:t>
              </w:r>
            </w:ins>
          </w:p>
        </w:tc>
        <w:tc>
          <w:tcPr>
            <w:tcW w:w="0" w:type="auto"/>
            <w:tcBorders>
              <w:top w:val="single" w:sz="0" w:space="0" w:color="D3D3D3"/>
              <w:left w:val="single" w:sz="0" w:space="0" w:color="D3D3D3"/>
              <w:bottom w:val="single" w:sz="0" w:space="0" w:color="D3D3D3"/>
              <w:right w:val="single" w:sz="0" w:space="0" w:color="D3D3D3"/>
            </w:tcBorders>
          </w:tcPr>
          <w:p w14:paraId="79E3EB6C" w14:textId="77777777" w:rsidR="00524773" w:rsidRDefault="00524773" w:rsidP="00C670FC">
            <w:pPr>
              <w:keepNext/>
              <w:spacing w:after="60"/>
              <w:rPr>
                <w:ins w:id="64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7CB8B37" w14:textId="77777777" w:rsidR="00524773" w:rsidRDefault="00524773" w:rsidP="00C670FC">
            <w:pPr>
              <w:keepNext/>
              <w:spacing w:after="60"/>
              <w:rPr>
                <w:ins w:id="642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A895EC" w14:textId="77777777" w:rsidR="00524773" w:rsidRDefault="00524773" w:rsidP="00C670FC">
            <w:pPr>
              <w:keepNext/>
              <w:spacing w:after="60"/>
              <w:rPr>
                <w:ins w:id="642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8C4983" w14:textId="77777777" w:rsidR="00524773" w:rsidRDefault="00524773" w:rsidP="00C670FC">
            <w:pPr>
              <w:keepNext/>
              <w:spacing w:after="60"/>
              <w:rPr>
                <w:ins w:id="6429" w:author="Wittman, Jacob (CDC/DDNID/NCCDPHP/DDT) (CTR)" w:date="2023-08-15T14:04:00Z"/>
              </w:rPr>
            </w:pPr>
          </w:p>
        </w:tc>
      </w:tr>
      <w:tr w:rsidR="00524773" w14:paraId="7E23A7D9" w14:textId="77777777" w:rsidTr="00C670FC">
        <w:trPr>
          <w:cantSplit/>
          <w:jc w:val="center"/>
          <w:ins w:id="643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CCE7B44" w14:textId="77777777" w:rsidR="00524773" w:rsidRDefault="00524773" w:rsidP="00C670FC">
            <w:pPr>
              <w:keepNext/>
              <w:spacing w:after="60"/>
              <w:rPr>
                <w:ins w:id="6431" w:author="Wittman, Jacob (CDC/DDNID/NCCDPHP/DDT) (CTR)" w:date="2023-08-15T14:04:00Z"/>
              </w:rPr>
            </w:pPr>
            <w:ins w:id="6432" w:author="Wittman, Jacob (CDC/DDNID/NCCDPHP/DDT) (CTR)" w:date="2023-08-15T14:04:00Z">
              <w:r>
                <w:rPr>
                  <w:rFonts w:ascii="Calibri" w:hAnsi="Calibri"/>
                  <w:sz w:val="20"/>
                </w:rPr>
                <w:t>Black/not Hispanic</w:t>
              </w:r>
            </w:ins>
          </w:p>
        </w:tc>
        <w:tc>
          <w:tcPr>
            <w:tcW w:w="0" w:type="auto"/>
            <w:tcBorders>
              <w:top w:val="single" w:sz="0" w:space="0" w:color="D3D3D3"/>
              <w:left w:val="single" w:sz="0" w:space="0" w:color="D3D3D3"/>
              <w:bottom w:val="single" w:sz="0" w:space="0" w:color="D3D3D3"/>
              <w:right w:val="single" w:sz="0" w:space="0" w:color="D3D3D3"/>
            </w:tcBorders>
          </w:tcPr>
          <w:p w14:paraId="185BD5B8" w14:textId="77777777" w:rsidR="00524773" w:rsidRDefault="00524773" w:rsidP="00C670FC">
            <w:pPr>
              <w:keepNext/>
              <w:spacing w:after="60"/>
              <w:rPr>
                <w:ins w:id="6433" w:author="Wittman, Jacob (CDC/DDNID/NCCDPHP/DDT) (CTR)" w:date="2023-08-15T14:04:00Z"/>
              </w:rPr>
            </w:pPr>
            <w:ins w:id="6434"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1622AA9F" w14:textId="77777777" w:rsidR="00524773" w:rsidRDefault="00524773" w:rsidP="00C670FC">
            <w:pPr>
              <w:keepNext/>
              <w:spacing w:after="60"/>
              <w:rPr>
                <w:ins w:id="6435" w:author="Wittman, Jacob (CDC/DDNID/NCCDPHP/DDT) (CTR)" w:date="2023-08-15T14:04:00Z"/>
              </w:rPr>
            </w:pPr>
            <w:ins w:id="6436" w:author="Wittman, Jacob (CDC/DDNID/NCCDPHP/DDT) (CTR)" w:date="2023-08-15T14:04:00Z">
              <w:r>
                <w:rPr>
                  <w:rFonts w:ascii="Calibri" w:hAnsi="Calibri"/>
                  <w:sz w:val="20"/>
                </w:rPr>
                <w:t>5.3 (1.9)</w:t>
              </w:r>
            </w:ins>
          </w:p>
        </w:tc>
        <w:tc>
          <w:tcPr>
            <w:tcW w:w="0" w:type="auto"/>
            <w:tcBorders>
              <w:top w:val="single" w:sz="0" w:space="0" w:color="D3D3D3"/>
              <w:left w:val="single" w:sz="0" w:space="0" w:color="D3D3D3"/>
              <w:bottom w:val="single" w:sz="0" w:space="0" w:color="D3D3D3"/>
              <w:right w:val="single" w:sz="0" w:space="0" w:color="D3D3D3"/>
            </w:tcBorders>
          </w:tcPr>
          <w:p w14:paraId="4AF840C5" w14:textId="77777777" w:rsidR="00524773" w:rsidRDefault="00524773" w:rsidP="00C670FC">
            <w:pPr>
              <w:keepNext/>
              <w:spacing w:after="60"/>
              <w:rPr>
                <w:ins w:id="6437" w:author="Wittman, Jacob (CDC/DDNID/NCCDPHP/DDT) (CTR)" w:date="2023-08-15T14:04:00Z"/>
              </w:rPr>
            </w:pPr>
            <w:ins w:id="6438" w:author="Wittman, Jacob (CDC/DDNID/NCCDPHP/DDT) (CTR)" w:date="2023-08-15T14:04:00Z">
              <w:r>
                <w:rPr>
                  <w:rFonts w:ascii="Calibri" w:hAnsi="Calibri"/>
                  <w:sz w:val="20"/>
                </w:rPr>
                <w:t>2.7 (1.1)</w:t>
              </w:r>
            </w:ins>
          </w:p>
        </w:tc>
        <w:tc>
          <w:tcPr>
            <w:tcW w:w="0" w:type="auto"/>
            <w:tcBorders>
              <w:top w:val="single" w:sz="0" w:space="0" w:color="D3D3D3"/>
              <w:left w:val="single" w:sz="0" w:space="0" w:color="D3D3D3"/>
              <w:bottom w:val="single" w:sz="0" w:space="0" w:color="D3D3D3"/>
              <w:right w:val="single" w:sz="0" w:space="0" w:color="D3D3D3"/>
            </w:tcBorders>
          </w:tcPr>
          <w:p w14:paraId="30D9A972" w14:textId="77777777" w:rsidR="00524773" w:rsidRDefault="00524773" w:rsidP="00C670FC">
            <w:pPr>
              <w:keepNext/>
              <w:spacing w:after="60"/>
              <w:rPr>
                <w:ins w:id="6439" w:author="Wittman, Jacob (CDC/DDNID/NCCDPHP/DDT) (CTR)" w:date="2023-08-15T14:04:00Z"/>
              </w:rPr>
            </w:pPr>
            <w:ins w:id="6440" w:author="Wittman, Jacob (CDC/DDNID/NCCDPHP/DDT) (CTR)" w:date="2023-08-15T14:04:00Z">
              <w:r>
                <w:rPr>
                  <w:rFonts w:ascii="Calibri" w:hAnsi="Calibri"/>
                  <w:sz w:val="20"/>
                </w:rPr>
                <w:t>4.1 (2.0)</w:t>
              </w:r>
            </w:ins>
          </w:p>
        </w:tc>
        <w:tc>
          <w:tcPr>
            <w:tcW w:w="0" w:type="auto"/>
            <w:tcBorders>
              <w:top w:val="single" w:sz="0" w:space="0" w:color="D3D3D3"/>
              <w:left w:val="single" w:sz="0" w:space="0" w:color="D3D3D3"/>
              <w:bottom w:val="single" w:sz="0" w:space="0" w:color="D3D3D3"/>
              <w:right w:val="single" w:sz="0" w:space="0" w:color="D3D3D3"/>
            </w:tcBorders>
          </w:tcPr>
          <w:p w14:paraId="29465920" w14:textId="77777777" w:rsidR="00524773" w:rsidRDefault="00524773" w:rsidP="00C670FC">
            <w:pPr>
              <w:keepNext/>
              <w:spacing w:after="60"/>
              <w:rPr>
                <w:ins w:id="6441" w:author="Wittman, Jacob (CDC/DDNID/NCCDPHP/DDT) (CTR)" w:date="2023-08-15T14:04:00Z"/>
              </w:rPr>
            </w:pPr>
            <w:ins w:id="6442" w:author="Wittman, Jacob (CDC/DDNID/NCCDPHP/DDT) (CTR)" w:date="2023-08-15T14:04:00Z">
              <w:r>
                <w:rPr>
                  <w:rFonts w:ascii="Calibri" w:hAnsi="Calibri"/>
                  <w:sz w:val="20"/>
                </w:rPr>
                <w:t>2.6 (1.2)</w:t>
              </w:r>
            </w:ins>
          </w:p>
        </w:tc>
        <w:tc>
          <w:tcPr>
            <w:tcW w:w="0" w:type="auto"/>
            <w:tcBorders>
              <w:top w:val="single" w:sz="0" w:space="0" w:color="D3D3D3"/>
              <w:left w:val="single" w:sz="0" w:space="0" w:color="D3D3D3"/>
              <w:bottom w:val="single" w:sz="0" w:space="0" w:color="D3D3D3"/>
              <w:right w:val="single" w:sz="0" w:space="0" w:color="D3D3D3"/>
            </w:tcBorders>
          </w:tcPr>
          <w:p w14:paraId="0AD5EAE2" w14:textId="77777777" w:rsidR="00524773" w:rsidRDefault="00524773" w:rsidP="00C670FC">
            <w:pPr>
              <w:keepNext/>
              <w:spacing w:after="60"/>
              <w:rPr>
                <w:ins w:id="6443" w:author="Wittman, Jacob (CDC/DDNID/NCCDPHP/DDT) (CTR)" w:date="2023-08-15T14:04:00Z"/>
              </w:rPr>
            </w:pPr>
            <w:ins w:id="6444" w:author="Wittman, Jacob (CDC/DDNID/NCCDPHP/DDT) (CTR)" w:date="2023-08-15T14:04:00Z">
              <w:r>
                <w:rPr>
                  <w:rFonts w:ascii="Calibri" w:hAnsi="Calibri"/>
                  <w:sz w:val="20"/>
                </w:rPr>
                <w:t>5.2 (1.8)</w:t>
              </w:r>
            </w:ins>
          </w:p>
        </w:tc>
        <w:tc>
          <w:tcPr>
            <w:tcW w:w="0" w:type="auto"/>
            <w:tcBorders>
              <w:top w:val="single" w:sz="0" w:space="0" w:color="D3D3D3"/>
              <w:left w:val="single" w:sz="0" w:space="0" w:color="D3D3D3"/>
              <w:bottom w:val="single" w:sz="0" w:space="0" w:color="D3D3D3"/>
              <w:right w:val="single" w:sz="0" w:space="0" w:color="D3D3D3"/>
            </w:tcBorders>
          </w:tcPr>
          <w:p w14:paraId="4BA093CD" w14:textId="77777777" w:rsidR="00524773" w:rsidRDefault="00524773" w:rsidP="00C670FC">
            <w:pPr>
              <w:keepNext/>
              <w:spacing w:after="60"/>
              <w:rPr>
                <w:ins w:id="6445" w:author="Wittman, Jacob (CDC/DDNID/NCCDPHP/DDT) (CTR)" w:date="2023-08-15T14:04:00Z"/>
              </w:rPr>
            </w:pPr>
            <w:ins w:id="6446" w:author="Wittman, Jacob (CDC/DDNID/NCCDPHP/DDT) (CTR)" w:date="2023-08-15T14:04:00Z">
              <w:r>
                <w:rPr>
                  <w:rFonts w:ascii="Calibri" w:hAnsi="Calibri"/>
                  <w:sz w:val="20"/>
                </w:rPr>
                <w:t>2.4 (1.2)</w:t>
              </w:r>
            </w:ins>
          </w:p>
        </w:tc>
        <w:tc>
          <w:tcPr>
            <w:tcW w:w="0" w:type="auto"/>
            <w:tcBorders>
              <w:top w:val="single" w:sz="0" w:space="0" w:color="D3D3D3"/>
              <w:left w:val="single" w:sz="0" w:space="0" w:color="D3D3D3"/>
              <w:bottom w:val="single" w:sz="0" w:space="0" w:color="D3D3D3"/>
              <w:right w:val="single" w:sz="0" w:space="0" w:color="D3D3D3"/>
            </w:tcBorders>
          </w:tcPr>
          <w:p w14:paraId="6A53060C" w14:textId="77777777" w:rsidR="00524773" w:rsidRDefault="00524773" w:rsidP="00C670FC">
            <w:pPr>
              <w:keepNext/>
              <w:spacing w:after="60"/>
              <w:rPr>
                <w:ins w:id="6447" w:author="Wittman, Jacob (CDC/DDNID/NCCDPHP/DDT) (CTR)" w:date="2023-08-15T14:04:00Z"/>
              </w:rPr>
            </w:pPr>
            <w:ins w:id="6448" w:author="Wittman, Jacob (CDC/DDNID/NCCDPHP/DDT) (CTR)" w:date="2023-08-15T14:04:00Z">
              <w:r>
                <w:rPr>
                  <w:rFonts w:ascii="Calibri" w:hAnsi="Calibri"/>
                  <w:sz w:val="20"/>
                </w:rPr>
                <w:t>0.3 (0.1)</w:t>
              </w:r>
            </w:ins>
          </w:p>
        </w:tc>
        <w:tc>
          <w:tcPr>
            <w:tcW w:w="0" w:type="auto"/>
            <w:tcBorders>
              <w:top w:val="single" w:sz="0" w:space="0" w:color="D3D3D3"/>
              <w:left w:val="single" w:sz="0" w:space="0" w:color="D3D3D3"/>
              <w:bottom w:val="single" w:sz="0" w:space="0" w:color="D3D3D3"/>
              <w:right w:val="single" w:sz="0" w:space="0" w:color="D3D3D3"/>
            </w:tcBorders>
          </w:tcPr>
          <w:p w14:paraId="0E1BEDC1" w14:textId="77777777" w:rsidR="00524773" w:rsidRDefault="00524773" w:rsidP="00C670FC">
            <w:pPr>
              <w:keepNext/>
              <w:spacing w:after="60"/>
              <w:rPr>
                <w:ins w:id="6449" w:author="Wittman, Jacob (CDC/DDNID/NCCDPHP/DDT) (CTR)" w:date="2023-08-15T14:04:00Z"/>
              </w:rPr>
            </w:pPr>
            <w:ins w:id="6450" w:author="Wittman, Jacob (CDC/DDNID/NCCDPHP/DDT) (CTR)" w:date="2023-08-15T14:04:00Z">
              <w:r>
                <w:rPr>
                  <w:rFonts w:ascii="Calibri" w:hAnsi="Calibri"/>
                  <w:sz w:val="20"/>
                </w:rPr>
                <w:t>4.1 (1.8)</w:t>
              </w:r>
            </w:ins>
          </w:p>
        </w:tc>
        <w:tc>
          <w:tcPr>
            <w:tcW w:w="0" w:type="auto"/>
            <w:tcBorders>
              <w:top w:val="single" w:sz="0" w:space="0" w:color="D3D3D3"/>
              <w:left w:val="single" w:sz="0" w:space="0" w:color="D3D3D3"/>
              <w:bottom w:val="single" w:sz="0" w:space="0" w:color="D3D3D3"/>
              <w:right w:val="single" w:sz="0" w:space="0" w:color="D3D3D3"/>
            </w:tcBorders>
          </w:tcPr>
          <w:p w14:paraId="607CAE19" w14:textId="77777777" w:rsidR="00524773" w:rsidRDefault="00524773" w:rsidP="00C670FC">
            <w:pPr>
              <w:keepNext/>
              <w:spacing w:after="60"/>
              <w:rPr>
                <w:ins w:id="6451" w:author="Wittman, Jacob (CDC/DDNID/NCCDPHP/DDT) (CTR)" w:date="2023-08-15T14:04:00Z"/>
              </w:rPr>
            </w:pPr>
            <w:ins w:id="6452" w:author="Wittman, Jacob (CDC/DDNID/NCCDPHP/DDT) (CTR)" w:date="2023-08-15T14:04:00Z">
              <w:r>
                <w:rPr>
                  <w:rFonts w:ascii="Calibri" w:hAnsi="Calibri"/>
                  <w:sz w:val="20"/>
                </w:rPr>
                <w:t>2.6 (1.3)</w:t>
              </w:r>
            </w:ins>
          </w:p>
        </w:tc>
        <w:tc>
          <w:tcPr>
            <w:tcW w:w="0" w:type="auto"/>
            <w:tcBorders>
              <w:top w:val="single" w:sz="0" w:space="0" w:color="D3D3D3"/>
              <w:left w:val="single" w:sz="0" w:space="0" w:color="D3D3D3"/>
              <w:bottom w:val="single" w:sz="0" w:space="0" w:color="D3D3D3"/>
              <w:right w:val="single" w:sz="0" w:space="0" w:color="D3D3D3"/>
            </w:tcBorders>
          </w:tcPr>
          <w:p w14:paraId="2A2FDCA2" w14:textId="77777777" w:rsidR="00524773" w:rsidRDefault="00524773" w:rsidP="00C670FC">
            <w:pPr>
              <w:keepNext/>
              <w:spacing w:after="60"/>
              <w:rPr>
                <w:ins w:id="6453" w:author="Wittman, Jacob (CDC/DDNID/NCCDPHP/DDT) (CTR)" w:date="2023-08-15T14:04:00Z"/>
              </w:rPr>
            </w:pPr>
            <w:ins w:id="6454" w:author="Wittman, Jacob (CDC/DDNID/NCCDPHP/DDT) (CTR)" w:date="2023-08-15T14:04:00Z">
              <w:r>
                <w:rPr>
                  <w:rFonts w:ascii="Calibri" w:hAnsi="Calibri"/>
                  <w:sz w:val="20"/>
                </w:rPr>
                <w:t>7.7 (1.8)</w:t>
              </w:r>
            </w:ins>
          </w:p>
        </w:tc>
        <w:tc>
          <w:tcPr>
            <w:tcW w:w="0" w:type="auto"/>
            <w:tcBorders>
              <w:top w:val="single" w:sz="0" w:space="0" w:color="D3D3D3"/>
              <w:left w:val="single" w:sz="0" w:space="0" w:color="D3D3D3"/>
              <w:bottom w:val="single" w:sz="0" w:space="0" w:color="D3D3D3"/>
              <w:right w:val="single" w:sz="0" w:space="0" w:color="D3D3D3"/>
            </w:tcBorders>
          </w:tcPr>
          <w:p w14:paraId="09300DBE" w14:textId="77777777" w:rsidR="00524773" w:rsidRDefault="00524773" w:rsidP="00C670FC">
            <w:pPr>
              <w:keepNext/>
              <w:spacing w:after="60"/>
              <w:rPr>
                <w:ins w:id="6455" w:author="Wittman, Jacob (CDC/DDNID/NCCDPHP/DDT) (CTR)" w:date="2023-08-15T14:04:00Z"/>
              </w:rPr>
            </w:pPr>
            <w:ins w:id="6456" w:author="Wittman, Jacob (CDC/DDNID/NCCDPHP/DDT) (CTR)" w:date="2023-08-15T14:04:00Z">
              <w:r>
                <w:rPr>
                  <w:rFonts w:ascii="Calibri" w:hAnsi="Calibri"/>
                  <w:sz w:val="20"/>
                </w:rPr>
                <w:t>9.6 (3.0)</w:t>
              </w:r>
            </w:ins>
          </w:p>
        </w:tc>
        <w:tc>
          <w:tcPr>
            <w:tcW w:w="0" w:type="auto"/>
            <w:tcBorders>
              <w:top w:val="single" w:sz="0" w:space="0" w:color="D3D3D3"/>
              <w:left w:val="single" w:sz="0" w:space="0" w:color="D3D3D3"/>
              <w:bottom w:val="single" w:sz="0" w:space="0" w:color="D3D3D3"/>
              <w:right w:val="single" w:sz="0" w:space="0" w:color="D3D3D3"/>
            </w:tcBorders>
          </w:tcPr>
          <w:p w14:paraId="138BF22A" w14:textId="77777777" w:rsidR="00524773" w:rsidRDefault="00524773" w:rsidP="00C670FC">
            <w:pPr>
              <w:keepNext/>
              <w:spacing w:after="60"/>
              <w:rPr>
                <w:ins w:id="6457" w:author="Wittman, Jacob (CDC/DDNID/NCCDPHP/DDT) (CTR)" w:date="2023-08-15T14:04:00Z"/>
              </w:rPr>
            </w:pPr>
            <w:ins w:id="6458" w:author="Wittman, Jacob (CDC/DDNID/NCCDPHP/DDT) (CTR)" w:date="2023-08-15T14:04:00Z">
              <w:r>
                <w:rPr>
                  <w:rFonts w:ascii="Calibri" w:hAnsi="Calibri"/>
                  <w:sz w:val="20"/>
                </w:rPr>
                <w:t>6.7 (2.2)</w:t>
              </w:r>
            </w:ins>
          </w:p>
        </w:tc>
        <w:tc>
          <w:tcPr>
            <w:tcW w:w="0" w:type="auto"/>
            <w:tcBorders>
              <w:top w:val="single" w:sz="0" w:space="0" w:color="D3D3D3"/>
              <w:left w:val="single" w:sz="0" w:space="0" w:color="D3D3D3"/>
              <w:bottom w:val="single" w:sz="0" w:space="0" w:color="D3D3D3"/>
              <w:right w:val="single" w:sz="0" w:space="0" w:color="D3D3D3"/>
            </w:tcBorders>
          </w:tcPr>
          <w:p w14:paraId="7AD5FB50" w14:textId="77777777" w:rsidR="00524773" w:rsidRDefault="00524773" w:rsidP="00C670FC">
            <w:pPr>
              <w:keepNext/>
              <w:spacing w:after="60"/>
              <w:rPr>
                <w:ins w:id="6459" w:author="Wittman, Jacob (CDC/DDNID/NCCDPHP/DDT) (CTR)" w:date="2023-08-15T14:04:00Z"/>
              </w:rPr>
            </w:pPr>
            <w:ins w:id="6460" w:author="Wittman, Jacob (CDC/DDNID/NCCDPHP/DDT) (CTR)" w:date="2023-08-15T14:04:00Z">
              <w:r>
                <w:rPr>
                  <w:rFonts w:ascii="Calibri" w:hAnsi="Calibri"/>
                  <w:sz w:val="20"/>
                </w:rPr>
                <w:t>9.1 (3.2)</w:t>
              </w:r>
            </w:ins>
          </w:p>
        </w:tc>
        <w:tc>
          <w:tcPr>
            <w:tcW w:w="0" w:type="auto"/>
            <w:tcBorders>
              <w:top w:val="single" w:sz="0" w:space="0" w:color="D3D3D3"/>
              <w:left w:val="single" w:sz="0" w:space="0" w:color="D3D3D3"/>
              <w:bottom w:val="single" w:sz="0" w:space="0" w:color="D3D3D3"/>
              <w:right w:val="single" w:sz="0" w:space="0" w:color="D3D3D3"/>
            </w:tcBorders>
          </w:tcPr>
          <w:p w14:paraId="7E1725E4" w14:textId="77777777" w:rsidR="00524773" w:rsidRDefault="00524773" w:rsidP="00C670FC">
            <w:pPr>
              <w:keepNext/>
              <w:spacing w:after="60"/>
              <w:rPr>
                <w:ins w:id="6461" w:author="Wittman, Jacob (CDC/DDNID/NCCDPHP/DDT) (CTR)" w:date="2023-08-15T14:04:00Z"/>
              </w:rPr>
            </w:pPr>
            <w:ins w:id="6462" w:author="Wittman, Jacob (CDC/DDNID/NCCDPHP/DDT) (CTR)" w:date="2023-08-15T14:04:00Z">
              <w:r>
                <w:rPr>
                  <w:rFonts w:ascii="Calibri" w:hAnsi="Calibri"/>
                  <w:sz w:val="20"/>
                </w:rPr>
                <w:t>26.5 (-95.0, 147.9)</w:t>
              </w:r>
            </w:ins>
          </w:p>
        </w:tc>
        <w:tc>
          <w:tcPr>
            <w:tcW w:w="0" w:type="auto"/>
            <w:tcBorders>
              <w:top w:val="single" w:sz="0" w:space="0" w:color="D3D3D3"/>
              <w:left w:val="single" w:sz="0" w:space="0" w:color="D3D3D3"/>
              <w:bottom w:val="single" w:sz="0" w:space="0" w:color="D3D3D3"/>
              <w:right w:val="single" w:sz="0" w:space="0" w:color="D3D3D3"/>
            </w:tcBorders>
          </w:tcPr>
          <w:p w14:paraId="5915A984" w14:textId="77777777" w:rsidR="00524773" w:rsidRDefault="00524773" w:rsidP="00C670FC">
            <w:pPr>
              <w:keepNext/>
              <w:spacing w:after="60"/>
              <w:rPr>
                <w:ins w:id="646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151960" w14:textId="77777777" w:rsidR="00524773" w:rsidRDefault="00524773" w:rsidP="00C670FC">
            <w:pPr>
              <w:keepNext/>
              <w:spacing w:after="60"/>
              <w:rPr>
                <w:ins w:id="6464" w:author="Wittman, Jacob (CDC/DDNID/NCCDPHP/DDT) (CTR)" w:date="2023-08-15T14:04:00Z"/>
              </w:rPr>
            </w:pPr>
            <w:ins w:id="6465" w:author="Wittman, Jacob (CDC/DDNID/NCCDPHP/DDT) (CTR)" w:date="2023-08-15T14:04:00Z">
              <w:r>
                <w:rPr>
                  <w:rFonts w:ascii="Calibri" w:hAnsi="Calibri"/>
                  <w:sz w:val="20"/>
                </w:rPr>
                <w:t>5.6 (-11.3, 25.6)</w:t>
              </w:r>
            </w:ins>
          </w:p>
        </w:tc>
        <w:tc>
          <w:tcPr>
            <w:tcW w:w="0" w:type="auto"/>
            <w:tcBorders>
              <w:top w:val="single" w:sz="0" w:space="0" w:color="D3D3D3"/>
              <w:left w:val="single" w:sz="0" w:space="0" w:color="D3D3D3"/>
              <w:bottom w:val="single" w:sz="0" w:space="0" w:color="D3D3D3"/>
              <w:right w:val="single" w:sz="0" w:space="0" w:color="D3D3D3"/>
            </w:tcBorders>
          </w:tcPr>
          <w:p w14:paraId="577B4B58" w14:textId="77777777" w:rsidR="00524773" w:rsidRDefault="00524773" w:rsidP="00C670FC">
            <w:pPr>
              <w:keepNext/>
              <w:spacing w:after="60"/>
              <w:rPr>
                <w:ins w:id="646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065625" w14:textId="77777777" w:rsidR="00524773" w:rsidRDefault="00524773" w:rsidP="00C670FC">
            <w:pPr>
              <w:keepNext/>
              <w:spacing w:after="60"/>
              <w:rPr>
                <w:ins w:id="6467" w:author="Wittman, Jacob (CDC/DDNID/NCCDPHP/DDT) (CTR)" w:date="2023-08-15T14:04:00Z"/>
              </w:rPr>
            </w:pPr>
            <w:ins w:id="6468" w:author="Wittman, Jacob (CDC/DDNID/NCCDPHP/DDT) (CTR)" w:date="2023-08-15T14:04:00Z">
              <w:r>
                <w:rPr>
                  <w:rFonts w:ascii="Calibri" w:hAnsi="Calibri"/>
                  <w:sz w:val="20"/>
                </w:rPr>
                <w:t>5.6 (-11.3, 25.6)</w:t>
              </w:r>
            </w:ins>
          </w:p>
        </w:tc>
      </w:tr>
      <w:tr w:rsidR="00524773" w14:paraId="418DD672" w14:textId="77777777" w:rsidTr="00C670FC">
        <w:trPr>
          <w:cantSplit/>
          <w:jc w:val="center"/>
          <w:ins w:id="646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8EB2AF1" w14:textId="77777777" w:rsidR="00524773" w:rsidRDefault="00524773" w:rsidP="00C670FC">
            <w:pPr>
              <w:keepNext/>
              <w:spacing w:after="60"/>
              <w:rPr>
                <w:ins w:id="6470" w:author="Wittman, Jacob (CDC/DDNID/NCCDPHP/DDT) (CTR)" w:date="2023-08-15T14:04:00Z"/>
              </w:rPr>
            </w:pPr>
            <w:ins w:id="6471" w:author="Wittman, Jacob (CDC/DDNID/NCCDPHP/DDT) (CTR)" w:date="2023-08-15T14:04:00Z">
              <w:r>
                <w:rPr>
                  <w:rFonts w:ascii="Calibri" w:hAnsi="Calibri"/>
                  <w:sz w:val="20"/>
                </w:rPr>
                <w:lastRenderedPageBreak/>
                <w:t>Asian/not Hispanic</w:t>
              </w:r>
            </w:ins>
          </w:p>
        </w:tc>
        <w:tc>
          <w:tcPr>
            <w:tcW w:w="0" w:type="auto"/>
            <w:tcBorders>
              <w:top w:val="single" w:sz="0" w:space="0" w:color="D3D3D3"/>
              <w:left w:val="single" w:sz="0" w:space="0" w:color="D3D3D3"/>
              <w:bottom w:val="single" w:sz="0" w:space="0" w:color="D3D3D3"/>
              <w:right w:val="single" w:sz="0" w:space="0" w:color="D3D3D3"/>
            </w:tcBorders>
          </w:tcPr>
          <w:p w14:paraId="30DB23D0" w14:textId="77777777" w:rsidR="00524773" w:rsidRDefault="00524773" w:rsidP="00C670FC">
            <w:pPr>
              <w:keepNext/>
              <w:spacing w:after="60"/>
              <w:rPr>
                <w:ins w:id="6472" w:author="Wittman, Jacob (CDC/DDNID/NCCDPHP/DDT) (CTR)" w:date="2023-08-15T14:04:00Z"/>
              </w:rPr>
            </w:pPr>
            <w:ins w:id="647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1F9A83E" w14:textId="77777777" w:rsidR="00524773" w:rsidRDefault="00524773" w:rsidP="00C670FC">
            <w:pPr>
              <w:keepNext/>
              <w:spacing w:after="60"/>
              <w:rPr>
                <w:ins w:id="6474" w:author="Wittman, Jacob (CDC/DDNID/NCCDPHP/DDT) (CTR)" w:date="2023-08-15T14:04:00Z"/>
              </w:rPr>
            </w:pPr>
            <w:ins w:id="6475" w:author="Wittman, Jacob (CDC/DDNID/NCCDPHP/DDT) (CTR)" w:date="2023-08-15T14:04:00Z">
              <w:r>
                <w:rPr>
                  <w:rFonts w:ascii="Calibri" w:hAnsi="Calibri"/>
                  <w:sz w:val="20"/>
                </w:rPr>
                <w:t>0.9 (0.9)</w:t>
              </w:r>
            </w:ins>
          </w:p>
        </w:tc>
        <w:tc>
          <w:tcPr>
            <w:tcW w:w="0" w:type="auto"/>
            <w:tcBorders>
              <w:top w:val="single" w:sz="0" w:space="0" w:color="D3D3D3"/>
              <w:left w:val="single" w:sz="0" w:space="0" w:color="D3D3D3"/>
              <w:bottom w:val="single" w:sz="0" w:space="0" w:color="D3D3D3"/>
              <w:right w:val="single" w:sz="0" w:space="0" w:color="D3D3D3"/>
            </w:tcBorders>
          </w:tcPr>
          <w:p w14:paraId="41B84FE1" w14:textId="77777777" w:rsidR="00524773" w:rsidRDefault="00524773" w:rsidP="00C670FC">
            <w:pPr>
              <w:keepNext/>
              <w:spacing w:after="60"/>
              <w:rPr>
                <w:ins w:id="6476" w:author="Wittman, Jacob (CDC/DDNID/NCCDPHP/DDT) (CTR)" w:date="2023-08-15T14:04:00Z"/>
              </w:rPr>
            </w:pPr>
            <w:ins w:id="6477" w:author="Wittman, Jacob (CDC/DDNID/NCCDPHP/DDT) (CTR)" w:date="2023-08-15T14:04:00Z">
              <w:r>
                <w:rPr>
                  <w:rFonts w:ascii="Calibri" w:hAnsi="Calibri"/>
                  <w:sz w:val="20"/>
                </w:rPr>
                <w:t>2.6 (1.3)</w:t>
              </w:r>
            </w:ins>
          </w:p>
        </w:tc>
        <w:tc>
          <w:tcPr>
            <w:tcW w:w="0" w:type="auto"/>
            <w:tcBorders>
              <w:top w:val="single" w:sz="0" w:space="0" w:color="D3D3D3"/>
              <w:left w:val="single" w:sz="0" w:space="0" w:color="D3D3D3"/>
              <w:bottom w:val="single" w:sz="0" w:space="0" w:color="D3D3D3"/>
              <w:right w:val="single" w:sz="0" w:space="0" w:color="D3D3D3"/>
            </w:tcBorders>
          </w:tcPr>
          <w:p w14:paraId="56DD4028" w14:textId="77777777" w:rsidR="00524773" w:rsidRDefault="00524773" w:rsidP="00C670FC">
            <w:pPr>
              <w:keepNext/>
              <w:spacing w:after="60"/>
              <w:rPr>
                <w:ins w:id="6478" w:author="Wittman, Jacob (CDC/DDNID/NCCDPHP/DDT) (CTR)" w:date="2023-08-15T14:04:00Z"/>
              </w:rPr>
            </w:pPr>
            <w:ins w:id="6479" w:author="Wittman, Jacob (CDC/DDNID/NCCDPHP/DDT) (CTR)" w:date="2023-08-15T14:04:00Z">
              <w:r>
                <w:rPr>
                  <w:rFonts w:ascii="Calibri" w:hAnsi="Calibri"/>
                  <w:sz w:val="20"/>
                </w:rPr>
                <w:t>1.1 (0.8)</w:t>
              </w:r>
            </w:ins>
          </w:p>
        </w:tc>
        <w:tc>
          <w:tcPr>
            <w:tcW w:w="0" w:type="auto"/>
            <w:tcBorders>
              <w:top w:val="single" w:sz="0" w:space="0" w:color="D3D3D3"/>
              <w:left w:val="single" w:sz="0" w:space="0" w:color="D3D3D3"/>
              <w:bottom w:val="single" w:sz="0" w:space="0" w:color="D3D3D3"/>
              <w:right w:val="single" w:sz="0" w:space="0" w:color="D3D3D3"/>
            </w:tcBorders>
          </w:tcPr>
          <w:p w14:paraId="00F31B12" w14:textId="77777777" w:rsidR="00524773" w:rsidRDefault="00524773" w:rsidP="00C670FC">
            <w:pPr>
              <w:keepNext/>
              <w:spacing w:after="60"/>
              <w:rPr>
                <w:ins w:id="6480" w:author="Wittman, Jacob (CDC/DDNID/NCCDPHP/DDT) (CTR)" w:date="2023-08-15T14:04:00Z"/>
              </w:rPr>
            </w:pPr>
            <w:ins w:id="6481" w:author="Wittman, Jacob (CDC/DDNID/NCCDPHP/DDT) (CTR)" w:date="2023-08-15T14:04:00Z">
              <w:r>
                <w:rPr>
                  <w:rFonts w:ascii="Calibri" w:hAnsi="Calibri"/>
                  <w:sz w:val="20"/>
                </w:rPr>
                <w:t>0.6 (0.5)</w:t>
              </w:r>
            </w:ins>
          </w:p>
        </w:tc>
        <w:tc>
          <w:tcPr>
            <w:tcW w:w="0" w:type="auto"/>
            <w:tcBorders>
              <w:top w:val="single" w:sz="0" w:space="0" w:color="D3D3D3"/>
              <w:left w:val="single" w:sz="0" w:space="0" w:color="D3D3D3"/>
              <w:bottom w:val="single" w:sz="0" w:space="0" w:color="D3D3D3"/>
              <w:right w:val="single" w:sz="0" w:space="0" w:color="D3D3D3"/>
            </w:tcBorders>
          </w:tcPr>
          <w:p w14:paraId="09624188" w14:textId="77777777" w:rsidR="00524773" w:rsidRDefault="00524773" w:rsidP="00C670FC">
            <w:pPr>
              <w:keepNext/>
              <w:spacing w:after="60"/>
              <w:rPr>
                <w:ins w:id="6482" w:author="Wittman, Jacob (CDC/DDNID/NCCDPHP/DDT) (CTR)" w:date="2023-08-15T14:04:00Z"/>
              </w:rPr>
            </w:pPr>
            <w:ins w:id="6483" w:author="Wittman, Jacob (CDC/DDNID/NCCDPHP/DDT) (CTR)" w:date="2023-08-15T14:04:00Z">
              <w:r>
                <w:rPr>
                  <w:rFonts w:ascii="Calibri" w:hAnsi="Calibri"/>
                  <w:sz w:val="20"/>
                </w:rPr>
                <w:t>6.2 (5.2)</w:t>
              </w:r>
            </w:ins>
          </w:p>
        </w:tc>
        <w:tc>
          <w:tcPr>
            <w:tcW w:w="0" w:type="auto"/>
            <w:tcBorders>
              <w:top w:val="single" w:sz="0" w:space="0" w:color="D3D3D3"/>
              <w:left w:val="single" w:sz="0" w:space="0" w:color="D3D3D3"/>
              <w:bottom w:val="single" w:sz="0" w:space="0" w:color="D3D3D3"/>
              <w:right w:val="single" w:sz="0" w:space="0" w:color="D3D3D3"/>
            </w:tcBorders>
          </w:tcPr>
          <w:p w14:paraId="1978B688" w14:textId="77777777" w:rsidR="00524773" w:rsidRDefault="00524773" w:rsidP="00C670FC">
            <w:pPr>
              <w:keepNext/>
              <w:spacing w:after="60"/>
              <w:rPr>
                <w:ins w:id="6484" w:author="Wittman, Jacob (CDC/DDNID/NCCDPHP/DDT) (CTR)" w:date="2023-08-15T14:04:00Z"/>
              </w:rPr>
            </w:pPr>
            <w:ins w:id="6485" w:author="Wittman, Jacob (CDC/DDNID/NCCDPHP/DDT) (CTR)" w:date="2023-08-15T14:04:00Z">
              <w:r>
                <w:rPr>
                  <w:rFonts w:ascii="Calibri" w:hAnsi="Calibri"/>
                  <w:sz w:val="20"/>
                </w:rPr>
                <w:t>1.6 (1.0)</w:t>
              </w:r>
            </w:ins>
          </w:p>
        </w:tc>
        <w:tc>
          <w:tcPr>
            <w:tcW w:w="0" w:type="auto"/>
            <w:tcBorders>
              <w:top w:val="single" w:sz="0" w:space="0" w:color="D3D3D3"/>
              <w:left w:val="single" w:sz="0" w:space="0" w:color="D3D3D3"/>
              <w:bottom w:val="single" w:sz="0" w:space="0" w:color="D3D3D3"/>
              <w:right w:val="single" w:sz="0" w:space="0" w:color="D3D3D3"/>
            </w:tcBorders>
          </w:tcPr>
          <w:p w14:paraId="46FF4042" w14:textId="77777777" w:rsidR="00524773" w:rsidRDefault="00524773" w:rsidP="00C670FC">
            <w:pPr>
              <w:keepNext/>
              <w:spacing w:after="60"/>
              <w:rPr>
                <w:ins w:id="6486" w:author="Wittman, Jacob (CDC/DDNID/NCCDPHP/DDT) (CTR)" w:date="2023-08-15T14:04:00Z"/>
              </w:rPr>
            </w:pPr>
            <w:ins w:id="6487" w:author="Wittman, Jacob (CDC/DDNID/NCCDPHP/DDT) (CTR)" w:date="2023-08-15T14:04:00Z">
              <w:r>
                <w:rPr>
                  <w:rFonts w:ascii="Calibri" w:hAnsi="Calibri"/>
                  <w:sz w:val="20"/>
                </w:rPr>
                <w:t>3.2 (1.9)</w:t>
              </w:r>
            </w:ins>
          </w:p>
        </w:tc>
        <w:tc>
          <w:tcPr>
            <w:tcW w:w="0" w:type="auto"/>
            <w:tcBorders>
              <w:top w:val="single" w:sz="0" w:space="0" w:color="D3D3D3"/>
              <w:left w:val="single" w:sz="0" w:space="0" w:color="D3D3D3"/>
              <w:bottom w:val="single" w:sz="0" w:space="0" w:color="D3D3D3"/>
              <w:right w:val="single" w:sz="0" w:space="0" w:color="D3D3D3"/>
            </w:tcBorders>
          </w:tcPr>
          <w:p w14:paraId="4950F2B0" w14:textId="77777777" w:rsidR="00524773" w:rsidRDefault="00524773" w:rsidP="00C670FC">
            <w:pPr>
              <w:keepNext/>
              <w:spacing w:after="60"/>
              <w:rPr>
                <w:ins w:id="6488" w:author="Wittman, Jacob (CDC/DDNID/NCCDPHP/DDT) (CTR)" w:date="2023-08-15T14:04:00Z"/>
              </w:rPr>
            </w:pPr>
            <w:ins w:id="6489" w:author="Wittman, Jacob (CDC/DDNID/NCCDPHP/DDT) (CTR)" w:date="2023-08-15T14:04:00Z">
              <w:r>
                <w:rPr>
                  <w:rFonts w:ascii="Calibri" w:hAnsi="Calibri"/>
                  <w:sz w:val="20"/>
                </w:rPr>
                <w:t>0.6 (0.4)</w:t>
              </w:r>
            </w:ins>
          </w:p>
        </w:tc>
        <w:tc>
          <w:tcPr>
            <w:tcW w:w="0" w:type="auto"/>
            <w:tcBorders>
              <w:top w:val="single" w:sz="0" w:space="0" w:color="D3D3D3"/>
              <w:left w:val="single" w:sz="0" w:space="0" w:color="D3D3D3"/>
              <w:bottom w:val="single" w:sz="0" w:space="0" w:color="D3D3D3"/>
              <w:right w:val="single" w:sz="0" w:space="0" w:color="D3D3D3"/>
            </w:tcBorders>
          </w:tcPr>
          <w:p w14:paraId="417B2FD7" w14:textId="77777777" w:rsidR="00524773" w:rsidRDefault="00524773" w:rsidP="00C670FC">
            <w:pPr>
              <w:keepNext/>
              <w:spacing w:after="60"/>
              <w:rPr>
                <w:ins w:id="6490" w:author="Wittman, Jacob (CDC/DDNID/NCCDPHP/DDT) (CTR)" w:date="2023-08-15T14:04:00Z"/>
              </w:rPr>
            </w:pPr>
            <w:ins w:id="6491" w:author="Wittman, Jacob (CDC/DDNID/NCCDPHP/DDT) (CTR)" w:date="2023-08-15T14:04:00Z">
              <w:r>
                <w:rPr>
                  <w:rFonts w:ascii="Calibri" w:hAnsi="Calibri"/>
                  <w:sz w:val="20"/>
                </w:rPr>
                <w:t>1.0 (0.7)</w:t>
              </w:r>
            </w:ins>
          </w:p>
        </w:tc>
        <w:tc>
          <w:tcPr>
            <w:tcW w:w="0" w:type="auto"/>
            <w:tcBorders>
              <w:top w:val="single" w:sz="0" w:space="0" w:color="D3D3D3"/>
              <w:left w:val="single" w:sz="0" w:space="0" w:color="D3D3D3"/>
              <w:bottom w:val="single" w:sz="0" w:space="0" w:color="D3D3D3"/>
              <w:right w:val="single" w:sz="0" w:space="0" w:color="D3D3D3"/>
            </w:tcBorders>
          </w:tcPr>
          <w:p w14:paraId="2DE72625" w14:textId="77777777" w:rsidR="00524773" w:rsidRDefault="00524773" w:rsidP="00C670FC">
            <w:pPr>
              <w:keepNext/>
              <w:spacing w:after="60"/>
              <w:rPr>
                <w:ins w:id="6492" w:author="Wittman, Jacob (CDC/DDNID/NCCDPHP/DDT) (CTR)" w:date="2023-08-15T14:04:00Z"/>
              </w:rPr>
            </w:pPr>
            <w:ins w:id="6493" w:author="Wittman, Jacob (CDC/DDNID/NCCDPHP/DDT) (CTR)" w:date="2023-08-15T14:04:00Z">
              <w:r>
                <w:rPr>
                  <w:rFonts w:ascii="Calibri" w:hAnsi="Calibri"/>
                  <w:sz w:val="20"/>
                </w:rPr>
                <w:t>5.6 (2.3)</w:t>
              </w:r>
            </w:ins>
          </w:p>
        </w:tc>
        <w:tc>
          <w:tcPr>
            <w:tcW w:w="0" w:type="auto"/>
            <w:tcBorders>
              <w:top w:val="single" w:sz="0" w:space="0" w:color="D3D3D3"/>
              <w:left w:val="single" w:sz="0" w:space="0" w:color="D3D3D3"/>
              <w:bottom w:val="single" w:sz="0" w:space="0" w:color="D3D3D3"/>
              <w:right w:val="single" w:sz="0" w:space="0" w:color="D3D3D3"/>
            </w:tcBorders>
          </w:tcPr>
          <w:p w14:paraId="17AF2785" w14:textId="77777777" w:rsidR="00524773" w:rsidRDefault="00524773" w:rsidP="00C670FC">
            <w:pPr>
              <w:keepNext/>
              <w:spacing w:after="60"/>
              <w:rPr>
                <w:ins w:id="6494" w:author="Wittman, Jacob (CDC/DDNID/NCCDPHP/DDT) (CTR)" w:date="2023-08-15T14:04:00Z"/>
              </w:rPr>
            </w:pPr>
            <w:ins w:id="6495" w:author="Wittman, Jacob (CDC/DDNID/NCCDPHP/DDT) (CTR)" w:date="2023-08-15T14:04:00Z">
              <w:r>
                <w:rPr>
                  <w:rFonts w:ascii="Calibri" w:hAnsi="Calibri"/>
                  <w:sz w:val="20"/>
                </w:rPr>
                <w:t>2.4 (1.8)</w:t>
              </w:r>
            </w:ins>
          </w:p>
        </w:tc>
        <w:tc>
          <w:tcPr>
            <w:tcW w:w="0" w:type="auto"/>
            <w:tcBorders>
              <w:top w:val="single" w:sz="0" w:space="0" w:color="D3D3D3"/>
              <w:left w:val="single" w:sz="0" w:space="0" w:color="D3D3D3"/>
              <w:bottom w:val="single" w:sz="0" w:space="0" w:color="D3D3D3"/>
              <w:right w:val="single" w:sz="0" w:space="0" w:color="D3D3D3"/>
            </w:tcBorders>
          </w:tcPr>
          <w:p w14:paraId="358BD722" w14:textId="77777777" w:rsidR="00524773" w:rsidRDefault="00524773" w:rsidP="00C670FC">
            <w:pPr>
              <w:keepNext/>
              <w:spacing w:after="60"/>
              <w:rPr>
                <w:ins w:id="6496" w:author="Wittman, Jacob (CDC/DDNID/NCCDPHP/DDT) (CTR)" w:date="2023-08-15T14:04:00Z"/>
              </w:rPr>
            </w:pPr>
            <w:ins w:id="6497" w:author="Wittman, Jacob (CDC/DDNID/NCCDPHP/DDT) (CTR)" w:date="2023-08-15T14:04:00Z">
              <w:r>
                <w:rPr>
                  <w:rFonts w:ascii="Calibri" w:hAnsi="Calibri"/>
                  <w:sz w:val="20"/>
                </w:rPr>
                <w:t>0.6 (0.6)</w:t>
              </w:r>
            </w:ins>
          </w:p>
        </w:tc>
        <w:tc>
          <w:tcPr>
            <w:tcW w:w="0" w:type="auto"/>
            <w:tcBorders>
              <w:top w:val="single" w:sz="0" w:space="0" w:color="D3D3D3"/>
              <w:left w:val="single" w:sz="0" w:space="0" w:color="D3D3D3"/>
              <w:bottom w:val="single" w:sz="0" w:space="0" w:color="D3D3D3"/>
              <w:right w:val="single" w:sz="0" w:space="0" w:color="D3D3D3"/>
            </w:tcBorders>
          </w:tcPr>
          <w:p w14:paraId="50C90792" w14:textId="77777777" w:rsidR="00524773" w:rsidRDefault="00524773" w:rsidP="00C670FC">
            <w:pPr>
              <w:keepNext/>
              <w:spacing w:after="60"/>
              <w:rPr>
                <w:ins w:id="6498" w:author="Wittman, Jacob (CDC/DDNID/NCCDPHP/DDT) (CTR)" w:date="2023-08-15T14:04:00Z"/>
              </w:rPr>
            </w:pPr>
            <w:ins w:id="6499" w:author="Wittman, Jacob (CDC/DDNID/NCCDPHP/DDT) (CTR)" w:date="2023-08-15T14:04:00Z">
              <w:r>
                <w:rPr>
                  <w:rFonts w:ascii="Calibri" w:hAnsi="Calibri"/>
                  <w:sz w:val="20"/>
                </w:rPr>
                <w:t>1.7 (1.4)</w:t>
              </w:r>
            </w:ins>
          </w:p>
        </w:tc>
        <w:tc>
          <w:tcPr>
            <w:tcW w:w="0" w:type="auto"/>
            <w:tcBorders>
              <w:top w:val="single" w:sz="0" w:space="0" w:color="D3D3D3"/>
              <w:left w:val="single" w:sz="0" w:space="0" w:color="D3D3D3"/>
              <w:bottom w:val="single" w:sz="0" w:space="0" w:color="D3D3D3"/>
              <w:right w:val="single" w:sz="0" w:space="0" w:color="D3D3D3"/>
            </w:tcBorders>
          </w:tcPr>
          <w:p w14:paraId="4B344C2C" w14:textId="77777777" w:rsidR="00524773" w:rsidRDefault="00524773" w:rsidP="00C670FC">
            <w:pPr>
              <w:keepNext/>
              <w:spacing w:after="60"/>
              <w:rPr>
                <w:ins w:id="6500" w:author="Wittman, Jacob (CDC/DDNID/NCCDPHP/DDT) (CTR)" w:date="2023-08-15T14:04:00Z"/>
              </w:rPr>
            </w:pPr>
            <w:ins w:id="6501" w:author="Wittman, Jacob (CDC/DDNID/NCCDPHP/DDT) (CTR)" w:date="2023-08-15T14:04:00Z">
              <w:r>
                <w:rPr>
                  <w:rFonts w:ascii="Calibri" w:hAnsi="Calibri"/>
                  <w:sz w:val="20"/>
                </w:rPr>
                <w:t>-32.3 (-226.3, 161.7)</w:t>
              </w:r>
            </w:ins>
          </w:p>
        </w:tc>
        <w:tc>
          <w:tcPr>
            <w:tcW w:w="0" w:type="auto"/>
            <w:tcBorders>
              <w:top w:val="single" w:sz="0" w:space="0" w:color="D3D3D3"/>
              <w:left w:val="single" w:sz="0" w:space="0" w:color="D3D3D3"/>
              <w:bottom w:val="single" w:sz="0" w:space="0" w:color="D3D3D3"/>
              <w:right w:val="single" w:sz="0" w:space="0" w:color="D3D3D3"/>
            </w:tcBorders>
          </w:tcPr>
          <w:p w14:paraId="305B0F8C" w14:textId="77777777" w:rsidR="00524773" w:rsidRDefault="00524773" w:rsidP="00C670FC">
            <w:pPr>
              <w:keepNext/>
              <w:spacing w:after="60"/>
              <w:rPr>
                <w:ins w:id="650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70465A" w14:textId="77777777" w:rsidR="00524773" w:rsidRDefault="00524773" w:rsidP="00C670FC">
            <w:pPr>
              <w:keepNext/>
              <w:spacing w:after="60"/>
              <w:rPr>
                <w:ins w:id="6503" w:author="Wittman, Jacob (CDC/DDNID/NCCDPHP/DDT) (CTR)" w:date="2023-08-15T14:04:00Z"/>
              </w:rPr>
            </w:pPr>
            <w:ins w:id="6504" w:author="Wittman, Jacob (CDC/DDNID/NCCDPHP/DDT) (CTR)" w:date="2023-08-15T14:04:00Z">
              <w:r>
                <w:rPr>
                  <w:rFonts w:ascii="Calibri" w:hAnsi="Calibri"/>
                  <w:sz w:val="20"/>
                </w:rPr>
                <w:t>0.8 (-14.6, 18.9)</w:t>
              </w:r>
            </w:ins>
          </w:p>
        </w:tc>
        <w:tc>
          <w:tcPr>
            <w:tcW w:w="0" w:type="auto"/>
            <w:tcBorders>
              <w:top w:val="single" w:sz="0" w:space="0" w:color="D3D3D3"/>
              <w:left w:val="single" w:sz="0" w:space="0" w:color="D3D3D3"/>
              <w:bottom w:val="single" w:sz="0" w:space="0" w:color="D3D3D3"/>
              <w:right w:val="single" w:sz="0" w:space="0" w:color="D3D3D3"/>
            </w:tcBorders>
          </w:tcPr>
          <w:p w14:paraId="5E47B207" w14:textId="77777777" w:rsidR="00524773" w:rsidRDefault="00524773" w:rsidP="00C670FC">
            <w:pPr>
              <w:keepNext/>
              <w:spacing w:after="60"/>
              <w:rPr>
                <w:ins w:id="65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F858D62" w14:textId="77777777" w:rsidR="00524773" w:rsidRDefault="00524773" w:rsidP="00C670FC">
            <w:pPr>
              <w:keepNext/>
              <w:spacing w:after="60"/>
              <w:rPr>
                <w:ins w:id="6506" w:author="Wittman, Jacob (CDC/DDNID/NCCDPHP/DDT) (CTR)" w:date="2023-08-15T14:04:00Z"/>
              </w:rPr>
            </w:pPr>
            <w:ins w:id="6507" w:author="Wittman, Jacob (CDC/DDNID/NCCDPHP/DDT) (CTR)" w:date="2023-08-15T14:04:00Z">
              <w:r>
                <w:rPr>
                  <w:rFonts w:ascii="Calibri" w:hAnsi="Calibri"/>
                  <w:sz w:val="20"/>
                </w:rPr>
                <w:t>0.8 (-14.6, 18.9)</w:t>
              </w:r>
            </w:ins>
          </w:p>
        </w:tc>
      </w:tr>
      <w:tr w:rsidR="00524773" w14:paraId="077CEDF5" w14:textId="77777777" w:rsidTr="00C670FC">
        <w:trPr>
          <w:cantSplit/>
          <w:jc w:val="center"/>
          <w:ins w:id="650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68B857" w14:textId="77777777" w:rsidR="00524773" w:rsidRDefault="00524773" w:rsidP="00C670FC">
            <w:pPr>
              <w:keepNext/>
              <w:spacing w:after="60"/>
              <w:rPr>
                <w:ins w:id="6509" w:author="Wittman, Jacob (CDC/DDNID/NCCDPHP/DDT) (CTR)" w:date="2023-08-15T14:04:00Z"/>
              </w:rPr>
            </w:pPr>
            <w:ins w:id="6510" w:author="Wittman, Jacob (CDC/DDNID/NCCDPHP/DDT) (CTR)" w:date="2023-08-15T14:04:00Z">
              <w:r>
                <w:rPr>
                  <w:rFonts w:ascii="Calibri" w:hAnsi="Calibri"/>
                  <w:sz w:val="20"/>
                </w:rPr>
                <w:t>White/not Hispanic</w:t>
              </w:r>
            </w:ins>
          </w:p>
        </w:tc>
        <w:tc>
          <w:tcPr>
            <w:tcW w:w="0" w:type="auto"/>
            <w:tcBorders>
              <w:top w:val="single" w:sz="0" w:space="0" w:color="D3D3D3"/>
              <w:left w:val="single" w:sz="0" w:space="0" w:color="D3D3D3"/>
              <w:bottom w:val="single" w:sz="0" w:space="0" w:color="D3D3D3"/>
              <w:right w:val="single" w:sz="0" w:space="0" w:color="D3D3D3"/>
            </w:tcBorders>
          </w:tcPr>
          <w:p w14:paraId="4174D525" w14:textId="77777777" w:rsidR="00524773" w:rsidRDefault="00524773" w:rsidP="00C670FC">
            <w:pPr>
              <w:keepNext/>
              <w:spacing w:after="60"/>
              <w:rPr>
                <w:ins w:id="6511" w:author="Wittman, Jacob (CDC/DDNID/NCCDPHP/DDT) (CTR)" w:date="2023-08-15T14:04:00Z"/>
              </w:rPr>
            </w:pPr>
            <w:ins w:id="6512"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A21C9E1" w14:textId="77777777" w:rsidR="00524773" w:rsidRDefault="00524773" w:rsidP="00C670FC">
            <w:pPr>
              <w:keepNext/>
              <w:spacing w:after="60"/>
              <w:rPr>
                <w:ins w:id="6513" w:author="Wittman, Jacob (CDC/DDNID/NCCDPHP/DDT) (CTR)" w:date="2023-08-15T14:04:00Z"/>
              </w:rPr>
            </w:pPr>
            <w:ins w:id="6514" w:author="Wittman, Jacob (CDC/DDNID/NCCDPHP/DDT) (CTR)" w:date="2023-08-15T14:04:00Z">
              <w:r>
                <w:rPr>
                  <w:rFonts w:ascii="Calibri" w:hAnsi="Calibri"/>
                  <w:sz w:val="20"/>
                </w:rPr>
                <w:t>5.5 (1.5)</w:t>
              </w:r>
            </w:ins>
          </w:p>
        </w:tc>
        <w:tc>
          <w:tcPr>
            <w:tcW w:w="0" w:type="auto"/>
            <w:tcBorders>
              <w:top w:val="single" w:sz="0" w:space="0" w:color="D3D3D3"/>
              <w:left w:val="single" w:sz="0" w:space="0" w:color="D3D3D3"/>
              <w:bottom w:val="single" w:sz="0" w:space="0" w:color="D3D3D3"/>
              <w:right w:val="single" w:sz="0" w:space="0" w:color="D3D3D3"/>
            </w:tcBorders>
          </w:tcPr>
          <w:p w14:paraId="3D4A839F" w14:textId="77777777" w:rsidR="00524773" w:rsidRDefault="00524773" w:rsidP="00C670FC">
            <w:pPr>
              <w:keepNext/>
              <w:spacing w:after="60"/>
              <w:rPr>
                <w:ins w:id="6515" w:author="Wittman, Jacob (CDC/DDNID/NCCDPHP/DDT) (CTR)" w:date="2023-08-15T14:04:00Z"/>
              </w:rPr>
            </w:pPr>
            <w:ins w:id="6516" w:author="Wittman, Jacob (CDC/DDNID/NCCDPHP/DDT) (CTR)" w:date="2023-08-15T14:04:00Z">
              <w:r>
                <w:rPr>
                  <w:rFonts w:ascii="Calibri" w:hAnsi="Calibri"/>
                  <w:sz w:val="20"/>
                </w:rPr>
                <w:t>6.0 (1.7)</w:t>
              </w:r>
            </w:ins>
          </w:p>
        </w:tc>
        <w:tc>
          <w:tcPr>
            <w:tcW w:w="0" w:type="auto"/>
            <w:tcBorders>
              <w:top w:val="single" w:sz="0" w:space="0" w:color="D3D3D3"/>
              <w:left w:val="single" w:sz="0" w:space="0" w:color="D3D3D3"/>
              <w:bottom w:val="single" w:sz="0" w:space="0" w:color="D3D3D3"/>
              <w:right w:val="single" w:sz="0" w:space="0" w:color="D3D3D3"/>
            </w:tcBorders>
          </w:tcPr>
          <w:p w14:paraId="6EA83E28" w14:textId="77777777" w:rsidR="00524773" w:rsidRDefault="00524773" w:rsidP="00C670FC">
            <w:pPr>
              <w:keepNext/>
              <w:spacing w:after="60"/>
              <w:rPr>
                <w:ins w:id="6517" w:author="Wittman, Jacob (CDC/DDNID/NCCDPHP/DDT) (CTR)" w:date="2023-08-15T14:04:00Z"/>
              </w:rPr>
            </w:pPr>
            <w:ins w:id="6518" w:author="Wittman, Jacob (CDC/DDNID/NCCDPHP/DDT) (CTR)" w:date="2023-08-15T14:04:00Z">
              <w:r>
                <w:rPr>
                  <w:rFonts w:ascii="Calibri" w:hAnsi="Calibri"/>
                  <w:sz w:val="20"/>
                </w:rPr>
                <w:t>2.7 (0.7)</w:t>
              </w:r>
            </w:ins>
          </w:p>
        </w:tc>
        <w:tc>
          <w:tcPr>
            <w:tcW w:w="0" w:type="auto"/>
            <w:tcBorders>
              <w:top w:val="single" w:sz="0" w:space="0" w:color="D3D3D3"/>
              <w:left w:val="single" w:sz="0" w:space="0" w:color="D3D3D3"/>
              <w:bottom w:val="single" w:sz="0" w:space="0" w:color="D3D3D3"/>
              <w:right w:val="single" w:sz="0" w:space="0" w:color="D3D3D3"/>
            </w:tcBorders>
          </w:tcPr>
          <w:p w14:paraId="476564BD" w14:textId="77777777" w:rsidR="00524773" w:rsidRDefault="00524773" w:rsidP="00C670FC">
            <w:pPr>
              <w:keepNext/>
              <w:spacing w:after="60"/>
              <w:rPr>
                <w:ins w:id="6519" w:author="Wittman, Jacob (CDC/DDNID/NCCDPHP/DDT) (CTR)" w:date="2023-08-15T14:04:00Z"/>
              </w:rPr>
            </w:pPr>
            <w:ins w:id="6520" w:author="Wittman, Jacob (CDC/DDNID/NCCDPHP/DDT) (CTR)" w:date="2023-08-15T14:04:00Z">
              <w:r>
                <w:rPr>
                  <w:rFonts w:ascii="Calibri" w:hAnsi="Calibri"/>
                  <w:sz w:val="20"/>
                </w:rPr>
                <w:t>3.1 (0.9)</w:t>
              </w:r>
            </w:ins>
          </w:p>
        </w:tc>
        <w:tc>
          <w:tcPr>
            <w:tcW w:w="0" w:type="auto"/>
            <w:tcBorders>
              <w:top w:val="single" w:sz="0" w:space="0" w:color="D3D3D3"/>
              <w:left w:val="single" w:sz="0" w:space="0" w:color="D3D3D3"/>
              <w:bottom w:val="single" w:sz="0" w:space="0" w:color="D3D3D3"/>
              <w:right w:val="single" w:sz="0" w:space="0" w:color="D3D3D3"/>
            </w:tcBorders>
          </w:tcPr>
          <w:p w14:paraId="17D68932" w14:textId="77777777" w:rsidR="00524773" w:rsidRDefault="00524773" w:rsidP="00C670FC">
            <w:pPr>
              <w:keepNext/>
              <w:spacing w:after="60"/>
              <w:rPr>
                <w:ins w:id="6521" w:author="Wittman, Jacob (CDC/DDNID/NCCDPHP/DDT) (CTR)" w:date="2023-08-15T14:04:00Z"/>
              </w:rPr>
            </w:pPr>
            <w:ins w:id="6522" w:author="Wittman, Jacob (CDC/DDNID/NCCDPHP/DDT) (CTR)" w:date="2023-08-15T14:04:00Z">
              <w:r>
                <w:rPr>
                  <w:rFonts w:ascii="Calibri" w:hAnsi="Calibri"/>
                  <w:sz w:val="20"/>
                </w:rPr>
                <w:t>2.9 (1.1)</w:t>
              </w:r>
            </w:ins>
          </w:p>
        </w:tc>
        <w:tc>
          <w:tcPr>
            <w:tcW w:w="0" w:type="auto"/>
            <w:tcBorders>
              <w:top w:val="single" w:sz="0" w:space="0" w:color="D3D3D3"/>
              <w:left w:val="single" w:sz="0" w:space="0" w:color="D3D3D3"/>
              <w:bottom w:val="single" w:sz="0" w:space="0" w:color="D3D3D3"/>
              <w:right w:val="single" w:sz="0" w:space="0" w:color="D3D3D3"/>
            </w:tcBorders>
          </w:tcPr>
          <w:p w14:paraId="1C59F12C" w14:textId="77777777" w:rsidR="00524773" w:rsidRDefault="00524773" w:rsidP="00C670FC">
            <w:pPr>
              <w:keepNext/>
              <w:spacing w:after="60"/>
              <w:rPr>
                <w:ins w:id="6523" w:author="Wittman, Jacob (CDC/DDNID/NCCDPHP/DDT) (CTR)" w:date="2023-08-15T14:04:00Z"/>
              </w:rPr>
            </w:pPr>
            <w:ins w:id="6524" w:author="Wittman, Jacob (CDC/DDNID/NCCDPHP/DDT) (CTR)" w:date="2023-08-15T14:04:00Z">
              <w:r>
                <w:rPr>
                  <w:rFonts w:ascii="Calibri" w:hAnsi="Calibri"/>
                  <w:sz w:val="20"/>
                </w:rPr>
                <w:t>1.2 (0.4)</w:t>
              </w:r>
            </w:ins>
          </w:p>
        </w:tc>
        <w:tc>
          <w:tcPr>
            <w:tcW w:w="0" w:type="auto"/>
            <w:tcBorders>
              <w:top w:val="single" w:sz="0" w:space="0" w:color="D3D3D3"/>
              <w:left w:val="single" w:sz="0" w:space="0" w:color="D3D3D3"/>
              <w:bottom w:val="single" w:sz="0" w:space="0" w:color="D3D3D3"/>
              <w:right w:val="single" w:sz="0" w:space="0" w:color="D3D3D3"/>
            </w:tcBorders>
          </w:tcPr>
          <w:p w14:paraId="4185ECB1" w14:textId="77777777" w:rsidR="00524773" w:rsidRDefault="00524773" w:rsidP="00C670FC">
            <w:pPr>
              <w:keepNext/>
              <w:spacing w:after="60"/>
              <w:rPr>
                <w:ins w:id="6525" w:author="Wittman, Jacob (CDC/DDNID/NCCDPHP/DDT) (CTR)" w:date="2023-08-15T14:04:00Z"/>
              </w:rPr>
            </w:pPr>
            <w:ins w:id="6526"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49D6159F" w14:textId="77777777" w:rsidR="00524773" w:rsidRDefault="00524773" w:rsidP="00C670FC">
            <w:pPr>
              <w:keepNext/>
              <w:spacing w:after="60"/>
              <w:rPr>
                <w:ins w:id="6527" w:author="Wittman, Jacob (CDC/DDNID/NCCDPHP/DDT) (CTR)" w:date="2023-08-15T14:04:00Z"/>
              </w:rPr>
            </w:pPr>
            <w:ins w:id="6528" w:author="Wittman, Jacob (CDC/DDNID/NCCDPHP/DDT) (CTR)" w:date="2023-08-15T14:04:00Z">
              <w:r>
                <w:rPr>
                  <w:rFonts w:ascii="Calibri" w:hAnsi="Calibri"/>
                  <w:sz w:val="20"/>
                </w:rPr>
                <w:t>2.1 (1.3)</w:t>
              </w:r>
            </w:ins>
          </w:p>
        </w:tc>
        <w:tc>
          <w:tcPr>
            <w:tcW w:w="0" w:type="auto"/>
            <w:tcBorders>
              <w:top w:val="single" w:sz="0" w:space="0" w:color="D3D3D3"/>
              <w:left w:val="single" w:sz="0" w:space="0" w:color="D3D3D3"/>
              <w:bottom w:val="single" w:sz="0" w:space="0" w:color="D3D3D3"/>
              <w:right w:val="single" w:sz="0" w:space="0" w:color="D3D3D3"/>
            </w:tcBorders>
          </w:tcPr>
          <w:p w14:paraId="35084E01" w14:textId="77777777" w:rsidR="00524773" w:rsidRDefault="00524773" w:rsidP="00C670FC">
            <w:pPr>
              <w:keepNext/>
              <w:spacing w:after="60"/>
              <w:rPr>
                <w:ins w:id="6529" w:author="Wittman, Jacob (CDC/DDNID/NCCDPHP/DDT) (CTR)" w:date="2023-08-15T14:04:00Z"/>
              </w:rPr>
            </w:pPr>
            <w:ins w:id="6530"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1AA53CA8" w14:textId="77777777" w:rsidR="00524773" w:rsidRDefault="00524773" w:rsidP="00C670FC">
            <w:pPr>
              <w:keepNext/>
              <w:spacing w:after="60"/>
              <w:rPr>
                <w:ins w:id="6531" w:author="Wittman, Jacob (CDC/DDNID/NCCDPHP/DDT) (CTR)" w:date="2023-08-15T14:04:00Z"/>
              </w:rPr>
            </w:pPr>
            <w:ins w:id="6532" w:author="Wittman, Jacob (CDC/DDNID/NCCDPHP/DDT) (CTR)" w:date="2023-08-15T14:04:00Z">
              <w:r>
                <w:rPr>
                  <w:rFonts w:ascii="Calibri" w:hAnsi="Calibri"/>
                  <w:sz w:val="20"/>
                </w:rPr>
                <w:t>5.4 (1.8)</w:t>
              </w:r>
            </w:ins>
          </w:p>
        </w:tc>
        <w:tc>
          <w:tcPr>
            <w:tcW w:w="0" w:type="auto"/>
            <w:tcBorders>
              <w:top w:val="single" w:sz="0" w:space="0" w:color="D3D3D3"/>
              <w:left w:val="single" w:sz="0" w:space="0" w:color="D3D3D3"/>
              <w:bottom w:val="single" w:sz="0" w:space="0" w:color="D3D3D3"/>
              <w:right w:val="single" w:sz="0" w:space="0" w:color="D3D3D3"/>
            </w:tcBorders>
          </w:tcPr>
          <w:p w14:paraId="5014A6A9" w14:textId="77777777" w:rsidR="00524773" w:rsidRDefault="00524773" w:rsidP="00C670FC">
            <w:pPr>
              <w:keepNext/>
              <w:spacing w:after="60"/>
              <w:rPr>
                <w:ins w:id="6533" w:author="Wittman, Jacob (CDC/DDNID/NCCDPHP/DDT) (CTR)" w:date="2023-08-15T14:04:00Z"/>
              </w:rPr>
            </w:pPr>
            <w:ins w:id="6534" w:author="Wittman, Jacob (CDC/DDNID/NCCDPHP/DDT) (CTR)" w:date="2023-08-15T14:04:00Z">
              <w:r>
                <w:rPr>
                  <w:rFonts w:ascii="Calibri" w:hAnsi="Calibri"/>
                  <w:sz w:val="20"/>
                </w:rPr>
                <w:t>5.2 (1.7)</w:t>
              </w:r>
            </w:ins>
          </w:p>
        </w:tc>
        <w:tc>
          <w:tcPr>
            <w:tcW w:w="0" w:type="auto"/>
            <w:tcBorders>
              <w:top w:val="single" w:sz="0" w:space="0" w:color="D3D3D3"/>
              <w:left w:val="single" w:sz="0" w:space="0" w:color="D3D3D3"/>
              <w:bottom w:val="single" w:sz="0" w:space="0" w:color="D3D3D3"/>
              <w:right w:val="single" w:sz="0" w:space="0" w:color="D3D3D3"/>
            </w:tcBorders>
          </w:tcPr>
          <w:p w14:paraId="434A92FC" w14:textId="77777777" w:rsidR="00524773" w:rsidRDefault="00524773" w:rsidP="00C670FC">
            <w:pPr>
              <w:keepNext/>
              <w:spacing w:after="60"/>
              <w:rPr>
                <w:ins w:id="6535" w:author="Wittman, Jacob (CDC/DDNID/NCCDPHP/DDT) (CTR)" w:date="2023-08-15T14:04:00Z"/>
              </w:rPr>
            </w:pPr>
            <w:ins w:id="6536" w:author="Wittman, Jacob (CDC/DDNID/NCCDPHP/DDT) (CTR)" w:date="2023-08-15T14:04:00Z">
              <w:r>
                <w:rPr>
                  <w:rFonts w:ascii="Calibri" w:hAnsi="Calibri"/>
                  <w:sz w:val="20"/>
                </w:rPr>
                <w:t>4.8 (1.5)</w:t>
              </w:r>
            </w:ins>
          </w:p>
        </w:tc>
        <w:tc>
          <w:tcPr>
            <w:tcW w:w="0" w:type="auto"/>
            <w:tcBorders>
              <w:top w:val="single" w:sz="0" w:space="0" w:color="D3D3D3"/>
              <w:left w:val="single" w:sz="0" w:space="0" w:color="D3D3D3"/>
              <w:bottom w:val="single" w:sz="0" w:space="0" w:color="D3D3D3"/>
              <w:right w:val="single" w:sz="0" w:space="0" w:color="D3D3D3"/>
            </w:tcBorders>
          </w:tcPr>
          <w:p w14:paraId="1EF5B57A" w14:textId="77777777" w:rsidR="00524773" w:rsidRDefault="00524773" w:rsidP="00C670FC">
            <w:pPr>
              <w:keepNext/>
              <w:spacing w:after="60"/>
              <w:rPr>
                <w:ins w:id="6537" w:author="Wittman, Jacob (CDC/DDNID/NCCDPHP/DDT) (CTR)" w:date="2023-08-15T14:04:00Z"/>
              </w:rPr>
            </w:pPr>
            <w:ins w:id="6538" w:author="Wittman, Jacob (CDC/DDNID/NCCDPHP/DDT) (CTR)" w:date="2023-08-15T14:04:00Z">
              <w:r>
                <w:rPr>
                  <w:rFonts w:ascii="Calibri" w:hAnsi="Calibri"/>
                  <w:sz w:val="20"/>
                </w:rPr>
                <w:t>5.5 (2.2)</w:t>
              </w:r>
            </w:ins>
          </w:p>
        </w:tc>
        <w:tc>
          <w:tcPr>
            <w:tcW w:w="0" w:type="auto"/>
            <w:tcBorders>
              <w:top w:val="single" w:sz="0" w:space="0" w:color="D3D3D3"/>
              <w:left w:val="single" w:sz="0" w:space="0" w:color="D3D3D3"/>
              <w:bottom w:val="single" w:sz="0" w:space="0" w:color="D3D3D3"/>
              <w:right w:val="single" w:sz="0" w:space="0" w:color="D3D3D3"/>
            </w:tcBorders>
          </w:tcPr>
          <w:p w14:paraId="533FBA53" w14:textId="77777777" w:rsidR="00524773" w:rsidRDefault="00524773" w:rsidP="00C670FC">
            <w:pPr>
              <w:keepNext/>
              <w:spacing w:after="60"/>
              <w:rPr>
                <w:ins w:id="6539" w:author="Wittman, Jacob (CDC/DDNID/NCCDPHP/DDT) (CTR)" w:date="2023-08-15T14:04:00Z"/>
              </w:rPr>
            </w:pPr>
            <w:ins w:id="6540" w:author="Wittman, Jacob (CDC/DDNID/NCCDPHP/DDT) (CTR)" w:date="2023-08-15T14:04:00Z">
              <w:r>
                <w:rPr>
                  <w:rFonts w:ascii="Calibri" w:hAnsi="Calibri"/>
                  <w:sz w:val="20"/>
                </w:rPr>
                <w:t>-13.1 (-83.2, 57.1)</w:t>
              </w:r>
            </w:ins>
          </w:p>
        </w:tc>
        <w:tc>
          <w:tcPr>
            <w:tcW w:w="0" w:type="auto"/>
            <w:tcBorders>
              <w:top w:val="single" w:sz="0" w:space="0" w:color="D3D3D3"/>
              <w:left w:val="single" w:sz="0" w:space="0" w:color="D3D3D3"/>
              <w:bottom w:val="single" w:sz="0" w:space="0" w:color="D3D3D3"/>
              <w:right w:val="single" w:sz="0" w:space="0" w:color="D3D3D3"/>
            </w:tcBorders>
          </w:tcPr>
          <w:p w14:paraId="4EDBD40C" w14:textId="77777777" w:rsidR="00524773" w:rsidRDefault="00524773" w:rsidP="00C670FC">
            <w:pPr>
              <w:keepNext/>
              <w:spacing w:after="60"/>
              <w:rPr>
                <w:ins w:id="654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262BEA7" w14:textId="77777777" w:rsidR="00524773" w:rsidRDefault="00524773" w:rsidP="00C670FC">
            <w:pPr>
              <w:keepNext/>
              <w:spacing w:after="60"/>
              <w:rPr>
                <w:ins w:id="6542" w:author="Wittman, Jacob (CDC/DDNID/NCCDPHP/DDT) (CTR)" w:date="2023-08-15T14:04:00Z"/>
              </w:rPr>
            </w:pPr>
            <w:ins w:id="6543" w:author="Wittman, Jacob (CDC/DDNID/NCCDPHP/DDT) (CTR)" w:date="2023-08-15T14:04:00Z">
              <w:r>
                <w:rPr>
                  <w:rFonts w:ascii="Calibri" w:hAnsi="Calibri"/>
                  <w:sz w:val="20"/>
                </w:rPr>
                <w:t>-1.7 (-13.3, 11.5)</w:t>
              </w:r>
            </w:ins>
          </w:p>
        </w:tc>
        <w:tc>
          <w:tcPr>
            <w:tcW w:w="0" w:type="auto"/>
            <w:tcBorders>
              <w:top w:val="single" w:sz="0" w:space="0" w:color="D3D3D3"/>
              <w:left w:val="single" w:sz="0" w:space="0" w:color="D3D3D3"/>
              <w:bottom w:val="single" w:sz="0" w:space="0" w:color="D3D3D3"/>
              <w:right w:val="single" w:sz="0" w:space="0" w:color="D3D3D3"/>
            </w:tcBorders>
          </w:tcPr>
          <w:p w14:paraId="0138F4E6" w14:textId="77777777" w:rsidR="00524773" w:rsidRDefault="00524773" w:rsidP="00C670FC">
            <w:pPr>
              <w:keepNext/>
              <w:spacing w:after="60"/>
              <w:rPr>
                <w:ins w:id="654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17C212" w14:textId="77777777" w:rsidR="00524773" w:rsidRDefault="00524773" w:rsidP="00C670FC">
            <w:pPr>
              <w:keepNext/>
              <w:spacing w:after="60"/>
              <w:rPr>
                <w:ins w:id="6545" w:author="Wittman, Jacob (CDC/DDNID/NCCDPHP/DDT) (CTR)" w:date="2023-08-15T14:04:00Z"/>
              </w:rPr>
            </w:pPr>
            <w:ins w:id="6546" w:author="Wittman, Jacob (CDC/DDNID/NCCDPHP/DDT) (CTR)" w:date="2023-08-15T14:04:00Z">
              <w:r>
                <w:rPr>
                  <w:rFonts w:ascii="Calibri" w:hAnsi="Calibri"/>
                  <w:sz w:val="20"/>
                </w:rPr>
                <w:t>-1.7 (-13.3, 11.5)</w:t>
              </w:r>
            </w:ins>
          </w:p>
        </w:tc>
      </w:tr>
      <w:tr w:rsidR="00524773" w14:paraId="005E872C" w14:textId="77777777" w:rsidTr="00C670FC">
        <w:trPr>
          <w:cantSplit/>
          <w:jc w:val="center"/>
          <w:ins w:id="654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C17E91" w14:textId="77777777" w:rsidR="00524773" w:rsidRDefault="00524773" w:rsidP="00C670FC">
            <w:pPr>
              <w:keepNext/>
              <w:spacing w:after="60"/>
              <w:rPr>
                <w:ins w:id="6548" w:author="Wittman, Jacob (CDC/DDNID/NCCDPHP/DDT) (CTR)" w:date="2023-08-15T14:04:00Z"/>
              </w:rPr>
            </w:pPr>
            <w:ins w:id="6549" w:author="Wittman, Jacob (CDC/DDNID/NCCDPHP/DDT) (CTR)" w:date="2023-08-15T14:04:00Z">
              <w:r>
                <w:rPr>
                  <w:rFonts w:ascii="Calibri" w:hAnsi="Calibri"/>
                  <w:sz w:val="20"/>
                </w:rPr>
                <w:t>Hispanic</w:t>
              </w:r>
            </w:ins>
          </w:p>
        </w:tc>
        <w:tc>
          <w:tcPr>
            <w:tcW w:w="0" w:type="auto"/>
            <w:tcBorders>
              <w:top w:val="single" w:sz="0" w:space="0" w:color="D3D3D3"/>
              <w:left w:val="single" w:sz="0" w:space="0" w:color="D3D3D3"/>
              <w:bottom w:val="single" w:sz="0" w:space="0" w:color="D3D3D3"/>
              <w:right w:val="single" w:sz="0" w:space="0" w:color="D3D3D3"/>
            </w:tcBorders>
          </w:tcPr>
          <w:p w14:paraId="402178D5" w14:textId="77777777" w:rsidR="00524773" w:rsidRDefault="00524773" w:rsidP="00C670FC">
            <w:pPr>
              <w:keepNext/>
              <w:spacing w:after="60"/>
              <w:rPr>
                <w:ins w:id="6550" w:author="Wittman, Jacob (CDC/DDNID/NCCDPHP/DDT) (CTR)" w:date="2023-08-15T14:04:00Z"/>
              </w:rPr>
            </w:pPr>
            <w:ins w:id="655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F256349" w14:textId="77777777" w:rsidR="00524773" w:rsidRDefault="00524773" w:rsidP="00C670FC">
            <w:pPr>
              <w:keepNext/>
              <w:spacing w:after="60"/>
              <w:rPr>
                <w:ins w:id="6552" w:author="Wittman, Jacob (CDC/DDNID/NCCDPHP/DDT) (CTR)" w:date="2023-08-15T14:04:00Z"/>
              </w:rPr>
            </w:pPr>
            <w:ins w:id="6553"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385ED48A" w14:textId="77777777" w:rsidR="00524773" w:rsidRDefault="00524773" w:rsidP="00C670FC">
            <w:pPr>
              <w:keepNext/>
              <w:spacing w:after="60"/>
              <w:rPr>
                <w:ins w:id="6554" w:author="Wittman, Jacob (CDC/DDNID/NCCDPHP/DDT) (CTR)" w:date="2023-08-15T14:04:00Z"/>
              </w:rPr>
            </w:pPr>
            <w:ins w:id="6555"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290C96FD" w14:textId="77777777" w:rsidR="00524773" w:rsidRDefault="00524773" w:rsidP="00C670FC">
            <w:pPr>
              <w:keepNext/>
              <w:spacing w:after="60"/>
              <w:rPr>
                <w:ins w:id="6556" w:author="Wittman, Jacob (CDC/DDNID/NCCDPHP/DDT) (CTR)" w:date="2023-08-15T14:04:00Z"/>
              </w:rPr>
            </w:pPr>
            <w:ins w:id="6557" w:author="Wittman, Jacob (CDC/DDNID/NCCDPHP/DDT) (CTR)" w:date="2023-08-15T14:04:00Z">
              <w:r>
                <w:rPr>
                  <w:rFonts w:ascii="Calibri" w:hAnsi="Calibri"/>
                  <w:sz w:val="20"/>
                </w:rPr>
                <w:t>5.7 (5.7)</w:t>
              </w:r>
            </w:ins>
          </w:p>
        </w:tc>
        <w:tc>
          <w:tcPr>
            <w:tcW w:w="0" w:type="auto"/>
            <w:tcBorders>
              <w:top w:val="single" w:sz="0" w:space="0" w:color="D3D3D3"/>
              <w:left w:val="single" w:sz="0" w:space="0" w:color="D3D3D3"/>
              <w:bottom w:val="single" w:sz="0" w:space="0" w:color="D3D3D3"/>
              <w:right w:val="single" w:sz="0" w:space="0" w:color="D3D3D3"/>
            </w:tcBorders>
          </w:tcPr>
          <w:p w14:paraId="63092E1E" w14:textId="77777777" w:rsidR="00524773" w:rsidRDefault="00524773" w:rsidP="00C670FC">
            <w:pPr>
              <w:keepNext/>
              <w:spacing w:after="60"/>
              <w:rPr>
                <w:ins w:id="6558" w:author="Wittman, Jacob (CDC/DDNID/NCCDPHP/DDT) (CTR)" w:date="2023-08-15T14:04:00Z"/>
              </w:rPr>
            </w:pPr>
            <w:ins w:id="6559"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723B164D" w14:textId="77777777" w:rsidR="00524773" w:rsidRDefault="00524773" w:rsidP="00C670FC">
            <w:pPr>
              <w:keepNext/>
              <w:spacing w:after="60"/>
              <w:rPr>
                <w:ins w:id="6560" w:author="Wittman, Jacob (CDC/DDNID/NCCDPHP/DDT) (CTR)" w:date="2023-08-15T14:04:00Z"/>
              </w:rPr>
            </w:pPr>
            <w:ins w:id="6561" w:author="Wittman, Jacob (CDC/DDNID/NCCDPHP/DDT) (CTR)" w:date="2023-08-15T14:04:00Z">
              <w:r>
                <w:rPr>
                  <w:rFonts w:ascii="Calibri" w:hAnsi="Calibri"/>
                  <w:sz w:val="20"/>
                </w:rPr>
                <w:t>3.7 (1.1)</w:t>
              </w:r>
            </w:ins>
          </w:p>
        </w:tc>
        <w:tc>
          <w:tcPr>
            <w:tcW w:w="0" w:type="auto"/>
            <w:tcBorders>
              <w:top w:val="single" w:sz="0" w:space="0" w:color="D3D3D3"/>
              <w:left w:val="single" w:sz="0" w:space="0" w:color="D3D3D3"/>
              <w:bottom w:val="single" w:sz="0" w:space="0" w:color="D3D3D3"/>
              <w:right w:val="single" w:sz="0" w:space="0" w:color="D3D3D3"/>
            </w:tcBorders>
          </w:tcPr>
          <w:p w14:paraId="5FD38D45" w14:textId="77777777" w:rsidR="00524773" w:rsidRDefault="00524773" w:rsidP="00C670FC">
            <w:pPr>
              <w:keepNext/>
              <w:spacing w:after="60"/>
              <w:rPr>
                <w:ins w:id="6562" w:author="Wittman, Jacob (CDC/DDNID/NCCDPHP/DDT) (CTR)" w:date="2023-08-15T14:04:00Z"/>
              </w:rPr>
            </w:pPr>
            <w:ins w:id="6563"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51DF6F4D" w14:textId="77777777" w:rsidR="00524773" w:rsidRDefault="00524773" w:rsidP="00C670FC">
            <w:pPr>
              <w:keepNext/>
              <w:spacing w:after="60"/>
              <w:rPr>
                <w:ins w:id="6564" w:author="Wittman, Jacob (CDC/DDNID/NCCDPHP/DDT) (CTR)" w:date="2023-08-15T14:04:00Z"/>
              </w:rPr>
            </w:pPr>
            <w:ins w:id="6565" w:author="Wittman, Jacob (CDC/DDNID/NCCDPHP/DDT) (CTR)" w:date="2023-08-15T14:04:00Z">
              <w:r>
                <w:rPr>
                  <w:rFonts w:ascii="Calibri" w:hAnsi="Calibri"/>
                  <w:sz w:val="20"/>
                </w:rPr>
                <w:t>6.3 (3.2)</w:t>
              </w:r>
            </w:ins>
          </w:p>
        </w:tc>
        <w:tc>
          <w:tcPr>
            <w:tcW w:w="0" w:type="auto"/>
            <w:tcBorders>
              <w:top w:val="single" w:sz="0" w:space="0" w:color="D3D3D3"/>
              <w:left w:val="single" w:sz="0" w:space="0" w:color="D3D3D3"/>
              <w:bottom w:val="single" w:sz="0" w:space="0" w:color="D3D3D3"/>
              <w:right w:val="single" w:sz="0" w:space="0" w:color="D3D3D3"/>
            </w:tcBorders>
          </w:tcPr>
          <w:p w14:paraId="03BDB1A5" w14:textId="77777777" w:rsidR="00524773" w:rsidRDefault="00524773" w:rsidP="00C670FC">
            <w:pPr>
              <w:keepNext/>
              <w:spacing w:after="60"/>
              <w:rPr>
                <w:ins w:id="6566" w:author="Wittman, Jacob (CDC/DDNID/NCCDPHP/DDT) (CTR)" w:date="2023-08-15T14:04:00Z"/>
              </w:rPr>
            </w:pPr>
            <w:ins w:id="6567" w:author="Wittman, Jacob (CDC/DDNID/NCCDPHP/DDT) (CTR)" w:date="2023-08-15T14:04:00Z">
              <w:r>
                <w:rPr>
                  <w:rFonts w:ascii="Calibri" w:hAnsi="Calibri"/>
                  <w:sz w:val="20"/>
                </w:rPr>
                <w:t>4.1 (1.5)</w:t>
              </w:r>
            </w:ins>
          </w:p>
        </w:tc>
        <w:tc>
          <w:tcPr>
            <w:tcW w:w="0" w:type="auto"/>
            <w:tcBorders>
              <w:top w:val="single" w:sz="0" w:space="0" w:color="D3D3D3"/>
              <w:left w:val="single" w:sz="0" w:space="0" w:color="D3D3D3"/>
              <w:bottom w:val="single" w:sz="0" w:space="0" w:color="D3D3D3"/>
              <w:right w:val="single" w:sz="0" w:space="0" w:color="D3D3D3"/>
            </w:tcBorders>
          </w:tcPr>
          <w:p w14:paraId="1F54C429" w14:textId="77777777" w:rsidR="00524773" w:rsidRDefault="00524773" w:rsidP="00C670FC">
            <w:pPr>
              <w:keepNext/>
              <w:spacing w:after="60"/>
              <w:rPr>
                <w:ins w:id="6568" w:author="Wittman, Jacob (CDC/DDNID/NCCDPHP/DDT) (CTR)" w:date="2023-08-15T14:04:00Z"/>
              </w:rPr>
            </w:pPr>
            <w:ins w:id="6569" w:author="Wittman, Jacob (CDC/DDNID/NCCDPHP/DDT) (CTR)" w:date="2023-08-15T14:04:00Z">
              <w:r>
                <w:rPr>
                  <w:rFonts w:ascii="Calibri" w:hAnsi="Calibri"/>
                  <w:sz w:val="20"/>
                </w:rPr>
                <w:t>3.2 (0.8)</w:t>
              </w:r>
            </w:ins>
          </w:p>
        </w:tc>
        <w:tc>
          <w:tcPr>
            <w:tcW w:w="0" w:type="auto"/>
            <w:tcBorders>
              <w:top w:val="single" w:sz="0" w:space="0" w:color="D3D3D3"/>
              <w:left w:val="single" w:sz="0" w:space="0" w:color="D3D3D3"/>
              <w:bottom w:val="single" w:sz="0" w:space="0" w:color="D3D3D3"/>
              <w:right w:val="single" w:sz="0" w:space="0" w:color="D3D3D3"/>
            </w:tcBorders>
          </w:tcPr>
          <w:p w14:paraId="11F61BBC" w14:textId="77777777" w:rsidR="00524773" w:rsidRDefault="00524773" w:rsidP="00C670FC">
            <w:pPr>
              <w:keepNext/>
              <w:spacing w:after="60"/>
              <w:rPr>
                <w:ins w:id="6570" w:author="Wittman, Jacob (CDC/DDNID/NCCDPHP/DDT) (CTR)" w:date="2023-08-15T14:04:00Z"/>
              </w:rPr>
            </w:pPr>
            <w:ins w:id="6571" w:author="Wittman, Jacob (CDC/DDNID/NCCDPHP/DDT) (CTR)" w:date="2023-08-15T14:04:00Z">
              <w:r>
                <w:rPr>
                  <w:rFonts w:ascii="Calibri" w:hAnsi="Calibri"/>
                  <w:sz w:val="20"/>
                </w:rPr>
                <w:t>3.6 (1.2)</w:t>
              </w:r>
            </w:ins>
          </w:p>
        </w:tc>
        <w:tc>
          <w:tcPr>
            <w:tcW w:w="0" w:type="auto"/>
            <w:tcBorders>
              <w:top w:val="single" w:sz="0" w:space="0" w:color="D3D3D3"/>
              <w:left w:val="single" w:sz="0" w:space="0" w:color="D3D3D3"/>
              <w:bottom w:val="single" w:sz="0" w:space="0" w:color="D3D3D3"/>
              <w:right w:val="single" w:sz="0" w:space="0" w:color="D3D3D3"/>
            </w:tcBorders>
          </w:tcPr>
          <w:p w14:paraId="2992AFAC" w14:textId="77777777" w:rsidR="00524773" w:rsidRDefault="00524773" w:rsidP="00C670FC">
            <w:pPr>
              <w:keepNext/>
              <w:spacing w:after="60"/>
              <w:rPr>
                <w:ins w:id="6572" w:author="Wittman, Jacob (CDC/DDNID/NCCDPHP/DDT) (CTR)" w:date="2023-08-15T14:04:00Z"/>
              </w:rPr>
            </w:pPr>
            <w:ins w:id="6573" w:author="Wittman, Jacob (CDC/DDNID/NCCDPHP/DDT) (CTR)" w:date="2023-08-15T14:04:00Z">
              <w:r>
                <w:rPr>
                  <w:rFonts w:ascii="Calibri" w:hAnsi="Calibri"/>
                  <w:sz w:val="20"/>
                </w:rPr>
                <w:t>2.5 (0.7)</w:t>
              </w:r>
            </w:ins>
          </w:p>
        </w:tc>
        <w:tc>
          <w:tcPr>
            <w:tcW w:w="0" w:type="auto"/>
            <w:tcBorders>
              <w:top w:val="single" w:sz="0" w:space="0" w:color="D3D3D3"/>
              <w:left w:val="single" w:sz="0" w:space="0" w:color="D3D3D3"/>
              <w:bottom w:val="single" w:sz="0" w:space="0" w:color="D3D3D3"/>
              <w:right w:val="single" w:sz="0" w:space="0" w:color="D3D3D3"/>
            </w:tcBorders>
          </w:tcPr>
          <w:p w14:paraId="7B6A320C" w14:textId="77777777" w:rsidR="00524773" w:rsidRDefault="00524773" w:rsidP="00C670FC">
            <w:pPr>
              <w:keepNext/>
              <w:spacing w:after="60"/>
              <w:rPr>
                <w:ins w:id="6574" w:author="Wittman, Jacob (CDC/DDNID/NCCDPHP/DDT) (CTR)" w:date="2023-08-15T14:04:00Z"/>
              </w:rPr>
            </w:pPr>
            <w:ins w:id="6575" w:author="Wittman, Jacob (CDC/DDNID/NCCDPHP/DDT) (CTR)" w:date="2023-08-15T14:04:00Z">
              <w:r>
                <w:rPr>
                  <w:rFonts w:ascii="Calibri" w:hAnsi="Calibri"/>
                  <w:sz w:val="20"/>
                </w:rPr>
                <w:t>2.7 (1.3)</w:t>
              </w:r>
            </w:ins>
          </w:p>
        </w:tc>
        <w:tc>
          <w:tcPr>
            <w:tcW w:w="0" w:type="auto"/>
            <w:tcBorders>
              <w:top w:val="single" w:sz="0" w:space="0" w:color="D3D3D3"/>
              <w:left w:val="single" w:sz="0" w:space="0" w:color="D3D3D3"/>
              <w:bottom w:val="single" w:sz="0" w:space="0" w:color="D3D3D3"/>
              <w:right w:val="single" w:sz="0" w:space="0" w:color="D3D3D3"/>
            </w:tcBorders>
          </w:tcPr>
          <w:p w14:paraId="340EEB06" w14:textId="77777777" w:rsidR="00524773" w:rsidRDefault="00524773" w:rsidP="00C670FC">
            <w:pPr>
              <w:keepNext/>
              <w:spacing w:after="60"/>
              <w:rPr>
                <w:ins w:id="6576" w:author="Wittman, Jacob (CDC/DDNID/NCCDPHP/DDT) (CTR)" w:date="2023-08-15T14:04:00Z"/>
              </w:rPr>
            </w:pPr>
            <w:ins w:id="6577" w:author="Wittman, Jacob (CDC/DDNID/NCCDPHP/DDT) (CTR)" w:date="2023-08-15T14:04:00Z">
              <w:r>
                <w:rPr>
                  <w:rFonts w:ascii="Calibri" w:hAnsi="Calibri"/>
                  <w:sz w:val="20"/>
                </w:rPr>
                <w:t>3.7 (2.4)</w:t>
              </w:r>
            </w:ins>
          </w:p>
        </w:tc>
        <w:tc>
          <w:tcPr>
            <w:tcW w:w="0" w:type="auto"/>
            <w:tcBorders>
              <w:top w:val="single" w:sz="0" w:space="0" w:color="D3D3D3"/>
              <w:left w:val="single" w:sz="0" w:space="0" w:color="D3D3D3"/>
              <w:bottom w:val="single" w:sz="0" w:space="0" w:color="D3D3D3"/>
              <w:right w:val="single" w:sz="0" w:space="0" w:color="D3D3D3"/>
            </w:tcBorders>
          </w:tcPr>
          <w:p w14:paraId="3B5B17FA" w14:textId="77777777" w:rsidR="00524773" w:rsidRDefault="00524773" w:rsidP="00C670FC">
            <w:pPr>
              <w:keepNext/>
              <w:spacing w:after="60"/>
              <w:rPr>
                <w:ins w:id="6578" w:author="Wittman, Jacob (CDC/DDNID/NCCDPHP/DDT) (CTR)" w:date="2023-08-15T14:04:00Z"/>
              </w:rPr>
            </w:pPr>
            <w:ins w:id="6579" w:author="Wittman, Jacob (CDC/DDNID/NCCDPHP/DDT) (CTR)" w:date="2023-08-15T14:04:00Z">
              <w:r>
                <w:rPr>
                  <w:rFonts w:ascii="Calibri" w:hAnsi="Calibri"/>
                  <w:sz w:val="20"/>
                </w:rPr>
                <w:t>Inf (NaN, NaN)</w:t>
              </w:r>
            </w:ins>
          </w:p>
        </w:tc>
        <w:tc>
          <w:tcPr>
            <w:tcW w:w="0" w:type="auto"/>
            <w:tcBorders>
              <w:top w:val="single" w:sz="0" w:space="0" w:color="D3D3D3"/>
              <w:left w:val="single" w:sz="0" w:space="0" w:color="D3D3D3"/>
              <w:bottom w:val="single" w:sz="0" w:space="0" w:color="D3D3D3"/>
              <w:right w:val="single" w:sz="0" w:space="0" w:color="D3D3D3"/>
            </w:tcBorders>
          </w:tcPr>
          <w:p w14:paraId="30B3A0A5" w14:textId="77777777" w:rsidR="00524773" w:rsidRDefault="00524773" w:rsidP="00C670FC">
            <w:pPr>
              <w:keepNext/>
              <w:spacing w:after="60"/>
              <w:rPr>
                <w:ins w:id="658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26B713" w14:textId="77777777" w:rsidR="00524773" w:rsidRDefault="00524773" w:rsidP="00C670FC">
            <w:pPr>
              <w:keepNext/>
              <w:spacing w:after="60"/>
              <w:rPr>
                <w:ins w:id="65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4A4BA3" w14:textId="77777777" w:rsidR="00524773" w:rsidRDefault="00524773" w:rsidP="00C670FC">
            <w:pPr>
              <w:keepNext/>
              <w:spacing w:after="60"/>
              <w:rPr>
                <w:ins w:id="658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B44903F" w14:textId="77777777" w:rsidR="00524773" w:rsidRDefault="00524773" w:rsidP="00C670FC">
            <w:pPr>
              <w:keepNext/>
              <w:spacing w:after="60"/>
              <w:rPr>
                <w:ins w:id="6583" w:author="Wittman, Jacob (CDC/DDNID/NCCDPHP/DDT) (CTR)" w:date="2023-08-15T14:04:00Z"/>
              </w:rPr>
            </w:pPr>
          </w:p>
        </w:tc>
      </w:tr>
      <w:tr w:rsidR="00524773" w14:paraId="234F1A81" w14:textId="77777777" w:rsidTr="00C670FC">
        <w:trPr>
          <w:cantSplit/>
          <w:jc w:val="center"/>
          <w:ins w:id="658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57464FF" w14:textId="77777777" w:rsidR="00524773" w:rsidRDefault="00524773" w:rsidP="00C670FC">
            <w:pPr>
              <w:keepNext/>
              <w:spacing w:after="60"/>
              <w:rPr>
                <w:ins w:id="6585" w:author="Wittman, Jacob (CDC/DDNID/NCCDPHP/DDT) (CTR)" w:date="2023-08-15T14:04:00Z"/>
              </w:rPr>
            </w:pPr>
            <w:ins w:id="6586" w:author="Wittman, Jacob (CDC/DDNID/NCCDPHP/DDT) (CTR)" w:date="2023-08-15T14:04:00Z">
              <w:r>
                <w:rPr>
                  <w:rFonts w:ascii="Calibri" w:hAnsi="Calibri"/>
                  <w:sz w:val="20"/>
                </w:rPr>
                <w:t>Black/not Hispanic</w:t>
              </w:r>
            </w:ins>
          </w:p>
        </w:tc>
        <w:tc>
          <w:tcPr>
            <w:tcW w:w="0" w:type="auto"/>
            <w:tcBorders>
              <w:top w:val="single" w:sz="0" w:space="0" w:color="D3D3D3"/>
              <w:left w:val="single" w:sz="0" w:space="0" w:color="D3D3D3"/>
              <w:bottom w:val="single" w:sz="0" w:space="0" w:color="D3D3D3"/>
              <w:right w:val="single" w:sz="0" w:space="0" w:color="D3D3D3"/>
            </w:tcBorders>
          </w:tcPr>
          <w:p w14:paraId="1D536574" w14:textId="77777777" w:rsidR="00524773" w:rsidRDefault="00524773" w:rsidP="00C670FC">
            <w:pPr>
              <w:keepNext/>
              <w:spacing w:after="60"/>
              <w:rPr>
                <w:ins w:id="6587" w:author="Wittman, Jacob (CDC/DDNID/NCCDPHP/DDT) (CTR)" w:date="2023-08-15T14:04:00Z"/>
              </w:rPr>
            </w:pPr>
            <w:ins w:id="6588"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2367DAB3" w14:textId="77777777" w:rsidR="00524773" w:rsidRDefault="00524773" w:rsidP="00C670FC">
            <w:pPr>
              <w:keepNext/>
              <w:spacing w:after="60"/>
              <w:rPr>
                <w:ins w:id="6589" w:author="Wittman, Jacob (CDC/DDNID/NCCDPHP/DDT) (CTR)" w:date="2023-08-15T14:04:00Z"/>
              </w:rPr>
            </w:pPr>
            <w:ins w:id="6590" w:author="Wittman, Jacob (CDC/DDNID/NCCDPHP/DDT) (CTR)" w:date="2023-08-15T14:04:00Z">
              <w:r>
                <w:rPr>
                  <w:rFonts w:ascii="Calibri" w:hAnsi="Calibri"/>
                  <w:sz w:val="20"/>
                </w:rPr>
                <w:t>4.6 (1.5)</w:t>
              </w:r>
            </w:ins>
          </w:p>
        </w:tc>
        <w:tc>
          <w:tcPr>
            <w:tcW w:w="0" w:type="auto"/>
            <w:tcBorders>
              <w:top w:val="single" w:sz="0" w:space="0" w:color="D3D3D3"/>
              <w:left w:val="single" w:sz="0" w:space="0" w:color="D3D3D3"/>
              <w:bottom w:val="single" w:sz="0" w:space="0" w:color="D3D3D3"/>
              <w:right w:val="single" w:sz="0" w:space="0" w:color="D3D3D3"/>
            </w:tcBorders>
          </w:tcPr>
          <w:p w14:paraId="623DCA69" w14:textId="77777777" w:rsidR="00524773" w:rsidRDefault="00524773" w:rsidP="00C670FC">
            <w:pPr>
              <w:keepNext/>
              <w:spacing w:after="60"/>
              <w:rPr>
                <w:ins w:id="6591" w:author="Wittman, Jacob (CDC/DDNID/NCCDPHP/DDT) (CTR)" w:date="2023-08-15T14:04:00Z"/>
              </w:rPr>
            </w:pPr>
            <w:ins w:id="6592"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778AFFA0" w14:textId="77777777" w:rsidR="00524773" w:rsidRDefault="00524773" w:rsidP="00C670FC">
            <w:pPr>
              <w:keepNext/>
              <w:spacing w:after="60"/>
              <w:rPr>
                <w:ins w:id="6593" w:author="Wittman, Jacob (CDC/DDNID/NCCDPHP/DDT) (CTR)" w:date="2023-08-15T14:04:00Z"/>
              </w:rPr>
            </w:pPr>
            <w:ins w:id="6594" w:author="Wittman, Jacob (CDC/DDNID/NCCDPHP/DDT) (CTR)" w:date="2023-08-15T14:04:00Z">
              <w:r>
                <w:rPr>
                  <w:rFonts w:ascii="Calibri" w:hAnsi="Calibri"/>
                  <w:sz w:val="20"/>
                </w:rPr>
                <w:t>4.6 (2.1)</w:t>
              </w:r>
            </w:ins>
          </w:p>
        </w:tc>
        <w:tc>
          <w:tcPr>
            <w:tcW w:w="0" w:type="auto"/>
            <w:tcBorders>
              <w:top w:val="single" w:sz="0" w:space="0" w:color="D3D3D3"/>
              <w:left w:val="single" w:sz="0" w:space="0" w:color="D3D3D3"/>
              <w:bottom w:val="single" w:sz="0" w:space="0" w:color="D3D3D3"/>
              <w:right w:val="single" w:sz="0" w:space="0" w:color="D3D3D3"/>
            </w:tcBorders>
          </w:tcPr>
          <w:p w14:paraId="2A7D8307" w14:textId="77777777" w:rsidR="00524773" w:rsidRDefault="00524773" w:rsidP="00C670FC">
            <w:pPr>
              <w:keepNext/>
              <w:spacing w:after="60"/>
              <w:rPr>
                <w:ins w:id="6595" w:author="Wittman, Jacob (CDC/DDNID/NCCDPHP/DDT) (CTR)" w:date="2023-08-15T14:04:00Z"/>
              </w:rPr>
            </w:pPr>
            <w:ins w:id="6596" w:author="Wittman, Jacob (CDC/DDNID/NCCDPHP/DDT) (CTR)" w:date="2023-08-15T14:04:00Z">
              <w:r>
                <w:rPr>
                  <w:rFonts w:ascii="Calibri" w:hAnsi="Calibri"/>
                  <w:sz w:val="20"/>
                </w:rPr>
                <w:t>5.6 (2.3)</w:t>
              </w:r>
            </w:ins>
          </w:p>
        </w:tc>
        <w:tc>
          <w:tcPr>
            <w:tcW w:w="0" w:type="auto"/>
            <w:tcBorders>
              <w:top w:val="single" w:sz="0" w:space="0" w:color="D3D3D3"/>
              <w:left w:val="single" w:sz="0" w:space="0" w:color="D3D3D3"/>
              <w:bottom w:val="single" w:sz="0" w:space="0" w:color="D3D3D3"/>
              <w:right w:val="single" w:sz="0" w:space="0" w:color="D3D3D3"/>
            </w:tcBorders>
          </w:tcPr>
          <w:p w14:paraId="2C187E95" w14:textId="77777777" w:rsidR="00524773" w:rsidRDefault="00524773" w:rsidP="00C670FC">
            <w:pPr>
              <w:keepNext/>
              <w:spacing w:after="60"/>
              <w:rPr>
                <w:ins w:id="6597" w:author="Wittman, Jacob (CDC/DDNID/NCCDPHP/DDT) (CTR)" w:date="2023-08-15T14:04:00Z"/>
              </w:rPr>
            </w:pPr>
            <w:ins w:id="6598" w:author="Wittman, Jacob (CDC/DDNID/NCCDPHP/DDT) (CTR)" w:date="2023-08-15T14:04:00Z">
              <w:r>
                <w:rPr>
                  <w:rFonts w:ascii="Calibri" w:hAnsi="Calibri"/>
                  <w:sz w:val="20"/>
                </w:rPr>
                <w:t>3.7 (1.9)</w:t>
              </w:r>
            </w:ins>
          </w:p>
        </w:tc>
        <w:tc>
          <w:tcPr>
            <w:tcW w:w="0" w:type="auto"/>
            <w:tcBorders>
              <w:top w:val="single" w:sz="0" w:space="0" w:color="D3D3D3"/>
              <w:left w:val="single" w:sz="0" w:space="0" w:color="D3D3D3"/>
              <w:bottom w:val="single" w:sz="0" w:space="0" w:color="D3D3D3"/>
              <w:right w:val="single" w:sz="0" w:space="0" w:color="D3D3D3"/>
            </w:tcBorders>
          </w:tcPr>
          <w:p w14:paraId="42BCE834" w14:textId="77777777" w:rsidR="00524773" w:rsidRDefault="00524773" w:rsidP="00C670FC">
            <w:pPr>
              <w:keepNext/>
              <w:spacing w:after="60"/>
              <w:rPr>
                <w:ins w:id="6599" w:author="Wittman, Jacob (CDC/DDNID/NCCDPHP/DDT) (CTR)" w:date="2023-08-15T14:04:00Z"/>
              </w:rPr>
            </w:pPr>
            <w:ins w:id="6600" w:author="Wittman, Jacob (CDC/DDNID/NCCDPHP/DDT) (CTR)" w:date="2023-08-15T14:04:00Z">
              <w:r>
                <w:rPr>
                  <w:rFonts w:ascii="Calibri" w:hAnsi="Calibri"/>
                  <w:sz w:val="20"/>
                </w:rPr>
                <w:t>5.1 (1.6)</w:t>
              </w:r>
            </w:ins>
          </w:p>
        </w:tc>
        <w:tc>
          <w:tcPr>
            <w:tcW w:w="0" w:type="auto"/>
            <w:tcBorders>
              <w:top w:val="single" w:sz="0" w:space="0" w:color="D3D3D3"/>
              <w:left w:val="single" w:sz="0" w:space="0" w:color="D3D3D3"/>
              <w:bottom w:val="single" w:sz="0" w:space="0" w:color="D3D3D3"/>
              <w:right w:val="single" w:sz="0" w:space="0" w:color="D3D3D3"/>
            </w:tcBorders>
          </w:tcPr>
          <w:p w14:paraId="6424F711" w14:textId="77777777" w:rsidR="00524773" w:rsidRDefault="00524773" w:rsidP="00C670FC">
            <w:pPr>
              <w:keepNext/>
              <w:spacing w:after="60"/>
              <w:rPr>
                <w:ins w:id="6601" w:author="Wittman, Jacob (CDC/DDNID/NCCDPHP/DDT) (CTR)" w:date="2023-08-15T14:04:00Z"/>
              </w:rPr>
            </w:pPr>
            <w:ins w:id="6602" w:author="Wittman, Jacob (CDC/DDNID/NCCDPHP/DDT) (CTR)" w:date="2023-08-15T14:04:00Z">
              <w:r>
                <w:rPr>
                  <w:rFonts w:ascii="Calibri" w:hAnsi="Calibri"/>
                  <w:sz w:val="20"/>
                </w:rPr>
                <w:t>4.6 (1.9)</w:t>
              </w:r>
            </w:ins>
          </w:p>
        </w:tc>
        <w:tc>
          <w:tcPr>
            <w:tcW w:w="0" w:type="auto"/>
            <w:tcBorders>
              <w:top w:val="single" w:sz="0" w:space="0" w:color="D3D3D3"/>
              <w:left w:val="single" w:sz="0" w:space="0" w:color="D3D3D3"/>
              <w:bottom w:val="single" w:sz="0" w:space="0" w:color="D3D3D3"/>
              <w:right w:val="single" w:sz="0" w:space="0" w:color="D3D3D3"/>
            </w:tcBorders>
          </w:tcPr>
          <w:p w14:paraId="792741C1" w14:textId="77777777" w:rsidR="00524773" w:rsidRDefault="00524773" w:rsidP="00C670FC">
            <w:pPr>
              <w:keepNext/>
              <w:spacing w:after="60"/>
              <w:rPr>
                <w:ins w:id="6603" w:author="Wittman, Jacob (CDC/DDNID/NCCDPHP/DDT) (CTR)" w:date="2023-08-15T14:04:00Z"/>
              </w:rPr>
            </w:pPr>
            <w:ins w:id="6604" w:author="Wittman, Jacob (CDC/DDNID/NCCDPHP/DDT) (CTR)" w:date="2023-08-15T14:04:00Z">
              <w:r>
                <w:rPr>
                  <w:rFonts w:ascii="Calibri" w:hAnsi="Calibri"/>
                  <w:sz w:val="20"/>
                </w:rPr>
                <w:t>4.1 (1.1)</w:t>
              </w:r>
            </w:ins>
          </w:p>
        </w:tc>
        <w:tc>
          <w:tcPr>
            <w:tcW w:w="0" w:type="auto"/>
            <w:tcBorders>
              <w:top w:val="single" w:sz="0" w:space="0" w:color="D3D3D3"/>
              <w:left w:val="single" w:sz="0" w:space="0" w:color="D3D3D3"/>
              <w:bottom w:val="single" w:sz="0" w:space="0" w:color="D3D3D3"/>
              <w:right w:val="single" w:sz="0" w:space="0" w:color="D3D3D3"/>
            </w:tcBorders>
          </w:tcPr>
          <w:p w14:paraId="72128F9B" w14:textId="77777777" w:rsidR="00524773" w:rsidRDefault="00524773" w:rsidP="00C670FC">
            <w:pPr>
              <w:keepNext/>
              <w:spacing w:after="60"/>
              <w:rPr>
                <w:ins w:id="6605" w:author="Wittman, Jacob (CDC/DDNID/NCCDPHP/DDT) (CTR)" w:date="2023-08-15T14:04:00Z"/>
              </w:rPr>
            </w:pPr>
            <w:ins w:id="6606"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4D1C2F4F" w14:textId="77777777" w:rsidR="00524773" w:rsidRDefault="00524773" w:rsidP="00C670FC">
            <w:pPr>
              <w:keepNext/>
              <w:spacing w:after="60"/>
              <w:rPr>
                <w:ins w:id="6607" w:author="Wittman, Jacob (CDC/DDNID/NCCDPHP/DDT) (CTR)" w:date="2023-08-15T14:04:00Z"/>
              </w:rPr>
            </w:pPr>
            <w:ins w:id="6608" w:author="Wittman, Jacob (CDC/DDNID/NCCDPHP/DDT) (CTR)" w:date="2023-08-15T14:04:00Z">
              <w:r>
                <w:rPr>
                  <w:rFonts w:ascii="Calibri" w:hAnsi="Calibri"/>
                  <w:sz w:val="20"/>
                </w:rPr>
                <w:t>4.6 (1.5)</w:t>
              </w:r>
            </w:ins>
          </w:p>
        </w:tc>
        <w:tc>
          <w:tcPr>
            <w:tcW w:w="0" w:type="auto"/>
            <w:tcBorders>
              <w:top w:val="single" w:sz="0" w:space="0" w:color="D3D3D3"/>
              <w:left w:val="single" w:sz="0" w:space="0" w:color="D3D3D3"/>
              <w:bottom w:val="single" w:sz="0" w:space="0" w:color="D3D3D3"/>
              <w:right w:val="single" w:sz="0" w:space="0" w:color="D3D3D3"/>
            </w:tcBorders>
          </w:tcPr>
          <w:p w14:paraId="4D4FC93B" w14:textId="77777777" w:rsidR="00524773" w:rsidRDefault="00524773" w:rsidP="00C670FC">
            <w:pPr>
              <w:keepNext/>
              <w:spacing w:after="60"/>
              <w:rPr>
                <w:ins w:id="6609" w:author="Wittman, Jacob (CDC/DDNID/NCCDPHP/DDT) (CTR)" w:date="2023-08-15T14:04:00Z"/>
              </w:rPr>
            </w:pPr>
            <w:ins w:id="6610" w:author="Wittman, Jacob (CDC/DDNID/NCCDPHP/DDT) (CTR)" w:date="2023-08-15T14:04:00Z">
              <w:r>
                <w:rPr>
                  <w:rFonts w:ascii="Calibri" w:hAnsi="Calibri"/>
                  <w:sz w:val="20"/>
                </w:rPr>
                <w:t>3.6 (1.0)</w:t>
              </w:r>
            </w:ins>
          </w:p>
        </w:tc>
        <w:tc>
          <w:tcPr>
            <w:tcW w:w="0" w:type="auto"/>
            <w:tcBorders>
              <w:top w:val="single" w:sz="0" w:space="0" w:color="D3D3D3"/>
              <w:left w:val="single" w:sz="0" w:space="0" w:color="D3D3D3"/>
              <w:bottom w:val="single" w:sz="0" w:space="0" w:color="D3D3D3"/>
              <w:right w:val="single" w:sz="0" w:space="0" w:color="D3D3D3"/>
            </w:tcBorders>
          </w:tcPr>
          <w:p w14:paraId="08E7CCFB" w14:textId="77777777" w:rsidR="00524773" w:rsidRDefault="00524773" w:rsidP="00C670FC">
            <w:pPr>
              <w:keepNext/>
              <w:spacing w:after="60"/>
              <w:rPr>
                <w:ins w:id="6611" w:author="Wittman, Jacob (CDC/DDNID/NCCDPHP/DDT) (CTR)" w:date="2023-08-15T14:04:00Z"/>
              </w:rPr>
            </w:pPr>
            <w:ins w:id="6612" w:author="Wittman, Jacob (CDC/DDNID/NCCDPHP/DDT) (CTR)" w:date="2023-08-15T14:04:00Z">
              <w:r>
                <w:rPr>
                  <w:rFonts w:ascii="Calibri" w:hAnsi="Calibri"/>
                  <w:sz w:val="20"/>
                </w:rPr>
                <w:t>5.4 (1.4)</w:t>
              </w:r>
            </w:ins>
          </w:p>
        </w:tc>
        <w:tc>
          <w:tcPr>
            <w:tcW w:w="0" w:type="auto"/>
            <w:tcBorders>
              <w:top w:val="single" w:sz="0" w:space="0" w:color="D3D3D3"/>
              <w:left w:val="single" w:sz="0" w:space="0" w:color="D3D3D3"/>
              <w:bottom w:val="single" w:sz="0" w:space="0" w:color="D3D3D3"/>
              <w:right w:val="single" w:sz="0" w:space="0" w:color="D3D3D3"/>
            </w:tcBorders>
          </w:tcPr>
          <w:p w14:paraId="3FAF65EB" w14:textId="77777777" w:rsidR="00524773" w:rsidRDefault="00524773" w:rsidP="00C670FC">
            <w:pPr>
              <w:keepNext/>
              <w:spacing w:after="60"/>
              <w:rPr>
                <w:ins w:id="6613" w:author="Wittman, Jacob (CDC/DDNID/NCCDPHP/DDT) (CTR)" w:date="2023-08-15T14:04:00Z"/>
              </w:rPr>
            </w:pPr>
            <w:ins w:id="6614" w:author="Wittman, Jacob (CDC/DDNID/NCCDPHP/DDT) (CTR)" w:date="2023-08-15T14:04:00Z">
              <w:r>
                <w:rPr>
                  <w:rFonts w:ascii="Calibri" w:hAnsi="Calibri"/>
                  <w:sz w:val="20"/>
                </w:rPr>
                <w:t>13.3 (7.2)</w:t>
              </w:r>
            </w:ins>
          </w:p>
        </w:tc>
        <w:tc>
          <w:tcPr>
            <w:tcW w:w="0" w:type="auto"/>
            <w:tcBorders>
              <w:top w:val="single" w:sz="0" w:space="0" w:color="D3D3D3"/>
              <w:left w:val="single" w:sz="0" w:space="0" w:color="D3D3D3"/>
              <w:bottom w:val="single" w:sz="0" w:space="0" w:color="D3D3D3"/>
              <w:right w:val="single" w:sz="0" w:space="0" w:color="D3D3D3"/>
            </w:tcBorders>
          </w:tcPr>
          <w:p w14:paraId="46E5ACB5" w14:textId="77777777" w:rsidR="00524773" w:rsidRDefault="00524773" w:rsidP="00C670FC">
            <w:pPr>
              <w:keepNext/>
              <w:spacing w:after="60"/>
              <w:rPr>
                <w:ins w:id="6615" w:author="Wittman, Jacob (CDC/DDNID/NCCDPHP/DDT) (CTR)" w:date="2023-08-15T14:04:00Z"/>
              </w:rPr>
            </w:pPr>
            <w:ins w:id="6616" w:author="Wittman, Jacob (CDC/DDNID/NCCDPHP/DDT) (CTR)" w:date="2023-08-15T14:04:00Z">
              <w:r>
                <w:rPr>
                  <w:rFonts w:ascii="Calibri" w:hAnsi="Calibri"/>
                  <w:sz w:val="20"/>
                </w:rPr>
                <w:t>17.5 (-78.6, 113.6)</w:t>
              </w:r>
            </w:ins>
          </w:p>
        </w:tc>
        <w:tc>
          <w:tcPr>
            <w:tcW w:w="0" w:type="auto"/>
            <w:tcBorders>
              <w:top w:val="single" w:sz="0" w:space="0" w:color="D3D3D3"/>
              <w:left w:val="single" w:sz="0" w:space="0" w:color="D3D3D3"/>
              <w:bottom w:val="single" w:sz="0" w:space="0" w:color="D3D3D3"/>
              <w:right w:val="single" w:sz="0" w:space="0" w:color="D3D3D3"/>
            </w:tcBorders>
          </w:tcPr>
          <w:p w14:paraId="741F6867" w14:textId="77777777" w:rsidR="00524773" w:rsidRDefault="00524773" w:rsidP="00C670FC">
            <w:pPr>
              <w:keepNext/>
              <w:spacing w:after="60"/>
              <w:rPr>
                <w:ins w:id="661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3F530A6" w14:textId="77777777" w:rsidR="00524773" w:rsidRDefault="00524773" w:rsidP="00C670FC">
            <w:pPr>
              <w:keepNext/>
              <w:spacing w:after="60"/>
              <w:rPr>
                <w:ins w:id="6618" w:author="Wittman, Jacob (CDC/DDNID/NCCDPHP/DDT) (CTR)" w:date="2023-08-15T14:04:00Z"/>
              </w:rPr>
            </w:pPr>
            <w:ins w:id="6619" w:author="Wittman, Jacob (CDC/DDNID/NCCDPHP/DDT) (CTR)" w:date="2023-08-15T14:04:00Z">
              <w:r>
                <w:rPr>
                  <w:rFonts w:ascii="Calibri" w:hAnsi="Calibri"/>
                  <w:sz w:val="20"/>
                </w:rPr>
                <w:t>-1.0 (-5.9, 4.3)</w:t>
              </w:r>
            </w:ins>
          </w:p>
        </w:tc>
        <w:tc>
          <w:tcPr>
            <w:tcW w:w="0" w:type="auto"/>
            <w:tcBorders>
              <w:top w:val="single" w:sz="0" w:space="0" w:color="D3D3D3"/>
              <w:left w:val="single" w:sz="0" w:space="0" w:color="D3D3D3"/>
              <w:bottom w:val="single" w:sz="0" w:space="0" w:color="D3D3D3"/>
              <w:right w:val="single" w:sz="0" w:space="0" w:color="D3D3D3"/>
            </w:tcBorders>
          </w:tcPr>
          <w:p w14:paraId="20584C9D" w14:textId="77777777" w:rsidR="00524773" w:rsidRDefault="00524773" w:rsidP="00C670FC">
            <w:pPr>
              <w:keepNext/>
              <w:spacing w:after="60"/>
              <w:rPr>
                <w:ins w:id="662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7FE3B2" w14:textId="77777777" w:rsidR="00524773" w:rsidRDefault="00524773" w:rsidP="00C670FC">
            <w:pPr>
              <w:keepNext/>
              <w:spacing w:after="60"/>
              <w:rPr>
                <w:ins w:id="6621" w:author="Wittman, Jacob (CDC/DDNID/NCCDPHP/DDT) (CTR)" w:date="2023-08-15T14:04:00Z"/>
              </w:rPr>
            </w:pPr>
            <w:ins w:id="6622" w:author="Wittman, Jacob (CDC/DDNID/NCCDPHP/DDT) (CTR)" w:date="2023-08-15T14:04:00Z">
              <w:r>
                <w:rPr>
                  <w:rFonts w:ascii="Calibri" w:hAnsi="Calibri"/>
                  <w:sz w:val="20"/>
                </w:rPr>
                <w:t>-1.0 (-5.9, 4.3)</w:t>
              </w:r>
            </w:ins>
          </w:p>
        </w:tc>
      </w:tr>
      <w:tr w:rsidR="00524773" w14:paraId="504B42EC" w14:textId="77777777" w:rsidTr="00C670FC">
        <w:trPr>
          <w:cantSplit/>
          <w:jc w:val="center"/>
          <w:ins w:id="662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CB87DA3" w14:textId="77777777" w:rsidR="00524773" w:rsidRDefault="00524773" w:rsidP="00C670FC">
            <w:pPr>
              <w:keepNext/>
              <w:spacing w:after="60"/>
              <w:rPr>
                <w:ins w:id="6624" w:author="Wittman, Jacob (CDC/DDNID/NCCDPHP/DDT) (CTR)" w:date="2023-08-15T14:04:00Z"/>
              </w:rPr>
            </w:pPr>
            <w:ins w:id="6625" w:author="Wittman, Jacob (CDC/DDNID/NCCDPHP/DDT) (CTR)" w:date="2023-08-15T14:04:00Z">
              <w:r>
                <w:rPr>
                  <w:rFonts w:ascii="Calibri" w:hAnsi="Calibri"/>
                  <w:sz w:val="20"/>
                </w:rPr>
                <w:t>Asian/not Hispanic</w:t>
              </w:r>
            </w:ins>
          </w:p>
        </w:tc>
        <w:tc>
          <w:tcPr>
            <w:tcW w:w="0" w:type="auto"/>
            <w:tcBorders>
              <w:top w:val="single" w:sz="0" w:space="0" w:color="D3D3D3"/>
              <w:left w:val="single" w:sz="0" w:space="0" w:color="D3D3D3"/>
              <w:bottom w:val="single" w:sz="0" w:space="0" w:color="D3D3D3"/>
              <w:right w:val="single" w:sz="0" w:space="0" w:color="D3D3D3"/>
            </w:tcBorders>
          </w:tcPr>
          <w:p w14:paraId="3CB8A796" w14:textId="77777777" w:rsidR="00524773" w:rsidRDefault="00524773" w:rsidP="00C670FC">
            <w:pPr>
              <w:keepNext/>
              <w:spacing w:after="60"/>
              <w:rPr>
                <w:ins w:id="6626" w:author="Wittman, Jacob (CDC/DDNID/NCCDPHP/DDT) (CTR)" w:date="2023-08-15T14:04:00Z"/>
              </w:rPr>
            </w:pPr>
            <w:ins w:id="662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3020960" w14:textId="77777777" w:rsidR="00524773" w:rsidRDefault="00524773" w:rsidP="00C670FC">
            <w:pPr>
              <w:keepNext/>
              <w:spacing w:after="60"/>
              <w:rPr>
                <w:ins w:id="6628" w:author="Wittman, Jacob (CDC/DDNID/NCCDPHP/DDT) (CTR)" w:date="2023-08-15T14:04:00Z"/>
              </w:rPr>
            </w:pPr>
            <w:ins w:id="6629" w:author="Wittman, Jacob (CDC/DDNID/NCCDPHP/DDT) (CTR)" w:date="2023-08-15T14:04:00Z">
              <w:r>
                <w:rPr>
                  <w:rFonts w:ascii="Calibri" w:hAnsi="Calibri"/>
                  <w:sz w:val="20"/>
                </w:rPr>
                <w:t>8.2 (3.4)</w:t>
              </w:r>
            </w:ins>
          </w:p>
        </w:tc>
        <w:tc>
          <w:tcPr>
            <w:tcW w:w="0" w:type="auto"/>
            <w:tcBorders>
              <w:top w:val="single" w:sz="0" w:space="0" w:color="D3D3D3"/>
              <w:left w:val="single" w:sz="0" w:space="0" w:color="D3D3D3"/>
              <w:bottom w:val="single" w:sz="0" w:space="0" w:color="D3D3D3"/>
              <w:right w:val="single" w:sz="0" w:space="0" w:color="D3D3D3"/>
            </w:tcBorders>
          </w:tcPr>
          <w:p w14:paraId="502E6038" w14:textId="77777777" w:rsidR="00524773" w:rsidRDefault="00524773" w:rsidP="00C670FC">
            <w:pPr>
              <w:keepNext/>
              <w:spacing w:after="60"/>
              <w:rPr>
                <w:ins w:id="6630" w:author="Wittman, Jacob (CDC/DDNID/NCCDPHP/DDT) (CTR)" w:date="2023-08-15T14:04:00Z"/>
              </w:rPr>
            </w:pPr>
            <w:ins w:id="6631" w:author="Wittman, Jacob (CDC/DDNID/NCCDPHP/DDT) (CTR)" w:date="2023-08-15T14:04:00Z">
              <w:r>
                <w:rPr>
                  <w:rFonts w:ascii="Calibri" w:hAnsi="Calibri"/>
                  <w:sz w:val="20"/>
                </w:rPr>
                <w:t>5.7 (1.8)</w:t>
              </w:r>
            </w:ins>
          </w:p>
        </w:tc>
        <w:tc>
          <w:tcPr>
            <w:tcW w:w="0" w:type="auto"/>
            <w:tcBorders>
              <w:top w:val="single" w:sz="0" w:space="0" w:color="D3D3D3"/>
              <w:left w:val="single" w:sz="0" w:space="0" w:color="D3D3D3"/>
              <w:bottom w:val="single" w:sz="0" w:space="0" w:color="D3D3D3"/>
              <w:right w:val="single" w:sz="0" w:space="0" w:color="D3D3D3"/>
            </w:tcBorders>
          </w:tcPr>
          <w:p w14:paraId="1E2E34F7" w14:textId="77777777" w:rsidR="00524773" w:rsidRDefault="00524773" w:rsidP="00C670FC">
            <w:pPr>
              <w:keepNext/>
              <w:spacing w:after="60"/>
              <w:rPr>
                <w:ins w:id="6632" w:author="Wittman, Jacob (CDC/DDNID/NCCDPHP/DDT) (CTR)" w:date="2023-08-15T14:04:00Z"/>
              </w:rPr>
            </w:pPr>
            <w:ins w:id="6633" w:author="Wittman, Jacob (CDC/DDNID/NCCDPHP/DDT) (CTR)" w:date="2023-08-15T14:04:00Z">
              <w:r>
                <w:rPr>
                  <w:rFonts w:ascii="Calibri" w:hAnsi="Calibri"/>
                  <w:sz w:val="20"/>
                </w:rPr>
                <w:t>8.0 (3.6)</w:t>
              </w:r>
            </w:ins>
          </w:p>
        </w:tc>
        <w:tc>
          <w:tcPr>
            <w:tcW w:w="0" w:type="auto"/>
            <w:tcBorders>
              <w:top w:val="single" w:sz="0" w:space="0" w:color="D3D3D3"/>
              <w:left w:val="single" w:sz="0" w:space="0" w:color="D3D3D3"/>
              <w:bottom w:val="single" w:sz="0" w:space="0" w:color="D3D3D3"/>
              <w:right w:val="single" w:sz="0" w:space="0" w:color="D3D3D3"/>
            </w:tcBorders>
          </w:tcPr>
          <w:p w14:paraId="6DB29B6E" w14:textId="77777777" w:rsidR="00524773" w:rsidRDefault="00524773" w:rsidP="00C670FC">
            <w:pPr>
              <w:keepNext/>
              <w:spacing w:after="60"/>
              <w:rPr>
                <w:ins w:id="6634" w:author="Wittman, Jacob (CDC/DDNID/NCCDPHP/DDT) (CTR)" w:date="2023-08-15T14:04:00Z"/>
              </w:rPr>
            </w:pPr>
            <w:ins w:id="6635" w:author="Wittman, Jacob (CDC/DDNID/NCCDPHP/DDT) (CTR)" w:date="2023-08-15T14:04:00Z">
              <w:r>
                <w:rPr>
                  <w:rFonts w:ascii="Calibri" w:hAnsi="Calibri"/>
                  <w:sz w:val="20"/>
                </w:rPr>
                <w:t>3.8 (1.4)</w:t>
              </w:r>
            </w:ins>
          </w:p>
        </w:tc>
        <w:tc>
          <w:tcPr>
            <w:tcW w:w="0" w:type="auto"/>
            <w:tcBorders>
              <w:top w:val="single" w:sz="0" w:space="0" w:color="D3D3D3"/>
              <w:left w:val="single" w:sz="0" w:space="0" w:color="D3D3D3"/>
              <w:bottom w:val="single" w:sz="0" w:space="0" w:color="D3D3D3"/>
              <w:right w:val="single" w:sz="0" w:space="0" w:color="D3D3D3"/>
            </w:tcBorders>
          </w:tcPr>
          <w:p w14:paraId="7801B189" w14:textId="77777777" w:rsidR="00524773" w:rsidRDefault="00524773" w:rsidP="00C670FC">
            <w:pPr>
              <w:keepNext/>
              <w:spacing w:after="60"/>
              <w:rPr>
                <w:ins w:id="6636" w:author="Wittman, Jacob (CDC/DDNID/NCCDPHP/DDT) (CTR)" w:date="2023-08-15T14:04:00Z"/>
              </w:rPr>
            </w:pPr>
            <w:ins w:id="6637" w:author="Wittman, Jacob (CDC/DDNID/NCCDPHP/DDT) (CTR)" w:date="2023-08-15T14:04:00Z">
              <w:r>
                <w:rPr>
                  <w:rFonts w:ascii="Calibri" w:hAnsi="Calibri"/>
                  <w:sz w:val="20"/>
                </w:rPr>
                <w:t>12.0 (4.5)</w:t>
              </w:r>
            </w:ins>
          </w:p>
        </w:tc>
        <w:tc>
          <w:tcPr>
            <w:tcW w:w="0" w:type="auto"/>
            <w:tcBorders>
              <w:top w:val="single" w:sz="0" w:space="0" w:color="D3D3D3"/>
              <w:left w:val="single" w:sz="0" w:space="0" w:color="D3D3D3"/>
              <w:bottom w:val="single" w:sz="0" w:space="0" w:color="D3D3D3"/>
              <w:right w:val="single" w:sz="0" w:space="0" w:color="D3D3D3"/>
            </w:tcBorders>
          </w:tcPr>
          <w:p w14:paraId="7404C83B" w14:textId="77777777" w:rsidR="00524773" w:rsidRDefault="00524773" w:rsidP="00C670FC">
            <w:pPr>
              <w:keepNext/>
              <w:spacing w:after="60"/>
              <w:rPr>
                <w:ins w:id="6638" w:author="Wittman, Jacob (CDC/DDNID/NCCDPHP/DDT) (CTR)" w:date="2023-08-15T14:04:00Z"/>
              </w:rPr>
            </w:pPr>
            <w:ins w:id="6639" w:author="Wittman, Jacob (CDC/DDNID/NCCDPHP/DDT) (CTR)" w:date="2023-08-15T14:04:00Z">
              <w:r>
                <w:rPr>
                  <w:rFonts w:ascii="Calibri" w:hAnsi="Calibri"/>
                  <w:sz w:val="20"/>
                </w:rPr>
                <w:t>13.5 (4.7)</w:t>
              </w:r>
            </w:ins>
          </w:p>
        </w:tc>
        <w:tc>
          <w:tcPr>
            <w:tcW w:w="0" w:type="auto"/>
            <w:tcBorders>
              <w:top w:val="single" w:sz="0" w:space="0" w:color="D3D3D3"/>
              <w:left w:val="single" w:sz="0" w:space="0" w:color="D3D3D3"/>
              <w:bottom w:val="single" w:sz="0" w:space="0" w:color="D3D3D3"/>
              <w:right w:val="single" w:sz="0" w:space="0" w:color="D3D3D3"/>
            </w:tcBorders>
          </w:tcPr>
          <w:p w14:paraId="76827C30" w14:textId="77777777" w:rsidR="00524773" w:rsidRDefault="00524773" w:rsidP="00C670FC">
            <w:pPr>
              <w:keepNext/>
              <w:spacing w:after="60"/>
              <w:rPr>
                <w:ins w:id="6640" w:author="Wittman, Jacob (CDC/DDNID/NCCDPHP/DDT) (CTR)" w:date="2023-08-15T14:04:00Z"/>
              </w:rPr>
            </w:pPr>
            <w:ins w:id="6641" w:author="Wittman, Jacob (CDC/DDNID/NCCDPHP/DDT) (CTR)" w:date="2023-08-15T14:04:00Z">
              <w:r>
                <w:rPr>
                  <w:rFonts w:ascii="Calibri" w:hAnsi="Calibri"/>
                  <w:sz w:val="20"/>
                </w:rPr>
                <w:t>6.7 (2.3)</w:t>
              </w:r>
            </w:ins>
          </w:p>
        </w:tc>
        <w:tc>
          <w:tcPr>
            <w:tcW w:w="0" w:type="auto"/>
            <w:tcBorders>
              <w:top w:val="single" w:sz="0" w:space="0" w:color="D3D3D3"/>
              <w:left w:val="single" w:sz="0" w:space="0" w:color="D3D3D3"/>
              <w:bottom w:val="single" w:sz="0" w:space="0" w:color="D3D3D3"/>
              <w:right w:val="single" w:sz="0" w:space="0" w:color="D3D3D3"/>
            </w:tcBorders>
          </w:tcPr>
          <w:p w14:paraId="06E327EA" w14:textId="77777777" w:rsidR="00524773" w:rsidRDefault="00524773" w:rsidP="00C670FC">
            <w:pPr>
              <w:keepNext/>
              <w:spacing w:after="60"/>
              <w:rPr>
                <w:ins w:id="6642" w:author="Wittman, Jacob (CDC/DDNID/NCCDPHP/DDT) (CTR)" w:date="2023-08-15T14:04:00Z"/>
              </w:rPr>
            </w:pPr>
            <w:ins w:id="6643" w:author="Wittman, Jacob (CDC/DDNID/NCCDPHP/DDT) (CTR)" w:date="2023-08-15T14:04:00Z">
              <w:r>
                <w:rPr>
                  <w:rFonts w:ascii="Calibri" w:hAnsi="Calibri"/>
                  <w:sz w:val="20"/>
                </w:rPr>
                <w:t>9.4 (3.0)</w:t>
              </w:r>
            </w:ins>
          </w:p>
        </w:tc>
        <w:tc>
          <w:tcPr>
            <w:tcW w:w="0" w:type="auto"/>
            <w:tcBorders>
              <w:top w:val="single" w:sz="0" w:space="0" w:color="D3D3D3"/>
              <w:left w:val="single" w:sz="0" w:space="0" w:color="D3D3D3"/>
              <w:bottom w:val="single" w:sz="0" w:space="0" w:color="D3D3D3"/>
              <w:right w:val="single" w:sz="0" w:space="0" w:color="D3D3D3"/>
            </w:tcBorders>
          </w:tcPr>
          <w:p w14:paraId="537EF3D4" w14:textId="77777777" w:rsidR="00524773" w:rsidRDefault="00524773" w:rsidP="00C670FC">
            <w:pPr>
              <w:keepNext/>
              <w:spacing w:after="60"/>
              <w:rPr>
                <w:ins w:id="6644" w:author="Wittman, Jacob (CDC/DDNID/NCCDPHP/DDT) (CTR)" w:date="2023-08-15T14:04:00Z"/>
              </w:rPr>
            </w:pPr>
            <w:ins w:id="6645" w:author="Wittman, Jacob (CDC/DDNID/NCCDPHP/DDT) (CTR)" w:date="2023-08-15T14:04:00Z">
              <w:r>
                <w:rPr>
                  <w:rFonts w:ascii="Calibri" w:hAnsi="Calibri"/>
                  <w:sz w:val="20"/>
                </w:rPr>
                <w:t>6.1 (2.4)</w:t>
              </w:r>
            </w:ins>
          </w:p>
        </w:tc>
        <w:tc>
          <w:tcPr>
            <w:tcW w:w="0" w:type="auto"/>
            <w:tcBorders>
              <w:top w:val="single" w:sz="0" w:space="0" w:color="D3D3D3"/>
              <w:left w:val="single" w:sz="0" w:space="0" w:color="D3D3D3"/>
              <w:bottom w:val="single" w:sz="0" w:space="0" w:color="D3D3D3"/>
              <w:right w:val="single" w:sz="0" w:space="0" w:color="D3D3D3"/>
            </w:tcBorders>
          </w:tcPr>
          <w:p w14:paraId="485CF238" w14:textId="77777777" w:rsidR="00524773" w:rsidRDefault="00524773" w:rsidP="00C670FC">
            <w:pPr>
              <w:keepNext/>
              <w:spacing w:after="60"/>
              <w:rPr>
                <w:ins w:id="6646" w:author="Wittman, Jacob (CDC/DDNID/NCCDPHP/DDT) (CTR)" w:date="2023-08-15T14:04:00Z"/>
              </w:rPr>
            </w:pPr>
            <w:ins w:id="6647" w:author="Wittman, Jacob (CDC/DDNID/NCCDPHP/DDT) (CTR)" w:date="2023-08-15T14:04:00Z">
              <w:r>
                <w:rPr>
                  <w:rFonts w:ascii="Calibri" w:hAnsi="Calibri"/>
                  <w:sz w:val="20"/>
                </w:rPr>
                <w:t>3.8 (1.8)</w:t>
              </w:r>
            </w:ins>
          </w:p>
        </w:tc>
        <w:tc>
          <w:tcPr>
            <w:tcW w:w="0" w:type="auto"/>
            <w:tcBorders>
              <w:top w:val="single" w:sz="0" w:space="0" w:color="D3D3D3"/>
              <w:left w:val="single" w:sz="0" w:space="0" w:color="D3D3D3"/>
              <w:bottom w:val="single" w:sz="0" w:space="0" w:color="D3D3D3"/>
              <w:right w:val="single" w:sz="0" w:space="0" w:color="D3D3D3"/>
            </w:tcBorders>
          </w:tcPr>
          <w:p w14:paraId="30C51EE5" w14:textId="77777777" w:rsidR="00524773" w:rsidRDefault="00524773" w:rsidP="00C670FC">
            <w:pPr>
              <w:keepNext/>
              <w:spacing w:after="60"/>
              <w:rPr>
                <w:ins w:id="6648" w:author="Wittman, Jacob (CDC/DDNID/NCCDPHP/DDT) (CTR)" w:date="2023-08-15T14:04:00Z"/>
              </w:rPr>
            </w:pPr>
            <w:ins w:id="6649" w:author="Wittman, Jacob (CDC/DDNID/NCCDPHP/DDT) (CTR)" w:date="2023-08-15T14:04:00Z">
              <w:r>
                <w:rPr>
                  <w:rFonts w:ascii="Calibri" w:hAnsi="Calibri"/>
                  <w:sz w:val="20"/>
                </w:rPr>
                <w:t>3.3 (1.5)</w:t>
              </w:r>
            </w:ins>
          </w:p>
        </w:tc>
        <w:tc>
          <w:tcPr>
            <w:tcW w:w="0" w:type="auto"/>
            <w:tcBorders>
              <w:top w:val="single" w:sz="0" w:space="0" w:color="D3D3D3"/>
              <w:left w:val="single" w:sz="0" w:space="0" w:color="D3D3D3"/>
              <w:bottom w:val="single" w:sz="0" w:space="0" w:color="D3D3D3"/>
              <w:right w:val="single" w:sz="0" w:space="0" w:color="D3D3D3"/>
            </w:tcBorders>
          </w:tcPr>
          <w:p w14:paraId="153EF4C9" w14:textId="77777777" w:rsidR="00524773" w:rsidRDefault="00524773" w:rsidP="00C670FC">
            <w:pPr>
              <w:keepNext/>
              <w:spacing w:after="60"/>
              <w:rPr>
                <w:ins w:id="6650" w:author="Wittman, Jacob (CDC/DDNID/NCCDPHP/DDT) (CTR)" w:date="2023-08-15T14:04:00Z"/>
              </w:rPr>
            </w:pPr>
            <w:ins w:id="6651" w:author="Wittman, Jacob (CDC/DDNID/NCCDPHP/DDT) (CTR)" w:date="2023-08-15T14:04:00Z">
              <w:r>
                <w:rPr>
                  <w:rFonts w:ascii="Calibri" w:hAnsi="Calibri"/>
                  <w:sz w:val="20"/>
                </w:rPr>
                <w:t>15.2 (9.6)</w:t>
              </w:r>
            </w:ins>
          </w:p>
        </w:tc>
        <w:tc>
          <w:tcPr>
            <w:tcW w:w="0" w:type="auto"/>
            <w:tcBorders>
              <w:top w:val="single" w:sz="0" w:space="0" w:color="D3D3D3"/>
              <w:left w:val="single" w:sz="0" w:space="0" w:color="D3D3D3"/>
              <w:bottom w:val="single" w:sz="0" w:space="0" w:color="D3D3D3"/>
              <w:right w:val="single" w:sz="0" w:space="0" w:color="D3D3D3"/>
            </w:tcBorders>
          </w:tcPr>
          <w:p w14:paraId="2B418256" w14:textId="77777777" w:rsidR="00524773" w:rsidRDefault="00524773" w:rsidP="00C670FC">
            <w:pPr>
              <w:keepNext/>
              <w:spacing w:after="60"/>
              <w:rPr>
                <w:ins w:id="6652" w:author="Wittman, Jacob (CDC/DDNID/NCCDPHP/DDT) (CTR)" w:date="2023-08-15T14:04:00Z"/>
              </w:rPr>
            </w:pPr>
            <w:ins w:id="6653" w:author="Wittman, Jacob (CDC/DDNID/NCCDPHP/DDT) (CTR)" w:date="2023-08-15T14:04:00Z">
              <w:r>
                <w:rPr>
                  <w:rFonts w:ascii="Calibri" w:hAnsi="Calibri"/>
                  <w:sz w:val="20"/>
                </w:rPr>
                <w:t>4.9 (2.5)</w:t>
              </w:r>
            </w:ins>
          </w:p>
        </w:tc>
        <w:tc>
          <w:tcPr>
            <w:tcW w:w="0" w:type="auto"/>
            <w:tcBorders>
              <w:top w:val="single" w:sz="0" w:space="0" w:color="D3D3D3"/>
              <w:left w:val="single" w:sz="0" w:space="0" w:color="D3D3D3"/>
              <w:bottom w:val="single" w:sz="0" w:space="0" w:color="D3D3D3"/>
              <w:right w:val="single" w:sz="0" w:space="0" w:color="D3D3D3"/>
            </w:tcBorders>
          </w:tcPr>
          <w:p w14:paraId="0B31E361" w14:textId="77777777" w:rsidR="00524773" w:rsidRDefault="00524773" w:rsidP="00C670FC">
            <w:pPr>
              <w:keepNext/>
              <w:spacing w:after="60"/>
              <w:rPr>
                <w:ins w:id="6654" w:author="Wittman, Jacob (CDC/DDNID/NCCDPHP/DDT) (CTR)" w:date="2023-08-15T14:04:00Z"/>
              </w:rPr>
            </w:pPr>
            <w:ins w:id="6655" w:author="Wittman, Jacob (CDC/DDNID/NCCDPHP/DDT) (CTR)" w:date="2023-08-15T14:04:00Z">
              <w:r>
                <w:rPr>
                  <w:rFonts w:ascii="Calibri" w:hAnsi="Calibri"/>
                  <w:sz w:val="20"/>
                </w:rPr>
                <w:t>85.5 (-189.2, 360.2)</w:t>
              </w:r>
            </w:ins>
          </w:p>
        </w:tc>
        <w:tc>
          <w:tcPr>
            <w:tcW w:w="0" w:type="auto"/>
            <w:tcBorders>
              <w:top w:val="single" w:sz="0" w:space="0" w:color="D3D3D3"/>
              <w:left w:val="single" w:sz="0" w:space="0" w:color="D3D3D3"/>
              <w:bottom w:val="single" w:sz="0" w:space="0" w:color="D3D3D3"/>
              <w:right w:val="single" w:sz="0" w:space="0" w:color="D3D3D3"/>
            </w:tcBorders>
          </w:tcPr>
          <w:p w14:paraId="13ECB451" w14:textId="77777777" w:rsidR="00524773" w:rsidRDefault="00524773" w:rsidP="00C670FC">
            <w:pPr>
              <w:keepNext/>
              <w:spacing w:after="60"/>
              <w:rPr>
                <w:ins w:id="665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CE441D" w14:textId="77777777" w:rsidR="00524773" w:rsidRDefault="00524773" w:rsidP="00C670FC">
            <w:pPr>
              <w:keepNext/>
              <w:spacing w:after="60"/>
              <w:rPr>
                <w:ins w:id="6657" w:author="Wittman, Jacob (CDC/DDNID/NCCDPHP/DDT) (CTR)" w:date="2023-08-15T14:04:00Z"/>
              </w:rPr>
            </w:pPr>
            <w:ins w:id="6658" w:author="Wittman, Jacob (CDC/DDNID/NCCDPHP/DDT) (CTR)" w:date="2023-08-15T14:04:00Z">
              <w:r>
                <w:rPr>
                  <w:rFonts w:ascii="Calibri" w:hAnsi="Calibri"/>
                  <w:sz w:val="20"/>
                </w:rPr>
                <w:t>-0.9 (-10.2, 9.4)</w:t>
              </w:r>
            </w:ins>
          </w:p>
        </w:tc>
        <w:tc>
          <w:tcPr>
            <w:tcW w:w="0" w:type="auto"/>
            <w:tcBorders>
              <w:top w:val="single" w:sz="0" w:space="0" w:color="D3D3D3"/>
              <w:left w:val="single" w:sz="0" w:space="0" w:color="D3D3D3"/>
              <w:bottom w:val="single" w:sz="0" w:space="0" w:color="D3D3D3"/>
              <w:right w:val="single" w:sz="0" w:space="0" w:color="D3D3D3"/>
            </w:tcBorders>
          </w:tcPr>
          <w:p w14:paraId="561811AF" w14:textId="77777777" w:rsidR="00524773" w:rsidRDefault="00524773" w:rsidP="00C670FC">
            <w:pPr>
              <w:keepNext/>
              <w:spacing w:after="60"/>
              <w:rPr>
                <w:ins w:id="665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6B37DE" w14:textId="77777777" w:rsidR="00524773" w:rsidRDefault="00524773" w:rsidP="00C670FC">
            <w:pPr>
              <w:keepNext/>
              <w:spacing w:after="60"/>
              <w:rPr>
                <w:ins w:id="6660" w:author="Wittman, Jacob (CDC/DDNID/NCCDPHP/DDT) (CTR)" w:date="2023-08-15T14:04:00Z"/>
              </w:rPr>
            </w:pPr>
            <w:ins w:id="6661" w:author="Wittman, Jacob (CDC/DDNID/NCCDPHP/DDT) (CTR)" w:date="2023-08-15T14:04:00Z">
              <w:r>
                <w:rPr>
                  <w:rFonts w:ascii="Calibri" w:hAnsi="Calibri"/>
                  <w:sz w:val="20"/>
                </w:rPr>
                <w:t>-0.9 (-10.2, 9.4)</w:t>
              </w:r>
            </w:ins>
          </w:p>
        </w:tc>
      </w:tr>
      <w:tr w:rsidR="00524773" w14:paraId="22E54356" w14:textId="77777777" w:rsidTr="00C670FC">
        <w:trPr>
          <w:cantSplit/>
          <w:jc w:val="center"/>
          <w:ins w:id="666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2533A90" w14:textId="77777777" w:rsidR="00524773" w:rsidRDefault="00524773" w:rsidP="00C670FC">
            <w:pPr>
              <w:keepNext/>
              <w:spacing w:after="60"/>
              <w:rPr>
                <w:ins w:id="6663" w:author="Wittman, Jacob (CDC/DDNID/NCCDPHP/DDT) (CTR)" w:date="2023-08-15T14:04:00Z"/>
              </w:rPr>
            </w:pPr>
            <w:ins w:id="6664" w:author="Wittman, Jacob (CDC/DDNID/NCCDPHP/DDT) (CTR)" w:date="2023-08-15T14:04:00Z">
              <w:r>
                <w:rPr>
                  <w:rFonts w:ascii="Calibri" w:hAnsi="Calibri"/>
                  <w:sz w:val="20"/>
                </w:rPr>
                <w:t>White/not Hispanic</w:t>
              </w:r>
            </w:ins>
          </w:p>
        </w:tc>
        <w:tc>
          <w:tcPr>
            <w:tcW w:w="0" w:type="auto"/>
            <w:tcBorders>
              <w:top w:val="single" w:sz="0" w:space="0" w:color="D3D3D3"/>
              <w:left w:val="single" w:sz="0" w:space="0" w:color="D3D3D3"/>
              <w:bottom w:val="single" w:sz="0" w:space="0" w:color="D3D3D3"/>
              <w:right w:val="single" w:sz="0" w:space="0" w:color="D3D3D3"/>
            </w:tcBorders>
          </w:tcPr>
          <w:p w14:paraId="7DFA968D" w14:textId="77777777" w:rsidR="00524773" w:rsidRDefault="00524773" w:rsidP="00C670FC">
            <w:pPr>
              <w:keepNext/>
              <w:spacing w:after="60"/>
              <w:rPr>
                <w:ins w:id="6665" w:author="Wittman, Jacob (CDC/DDNID/NCCDPHP/DDT) (CTR)" w:date="2023-08-15T14:04:00Z"/>
              </w:rPr>
            </w:pPr>
            <w:ins w:id="666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16EA353" w14:textId="77777777" w:rsidR="00524773" w:rsidRDefault="00524773" w:rsidP="00C670FC">
            <w:pPr>
              <w:keepNext/>
              <w:spacing w:after="60"/>
              <w:rPr>
                <w:ins w:id="6667" w:author="Wittman, Jacob (CDC/DDNID/NCCDPHP/DDT) (CTR)" w:date="2023-08-15T14:04:00Z"/>
              </w:rPr>
            </w:pPr>
            <w:ins w:id="6668" w:author="Wittman, Jacob (CDC/DDNID/NCCDPHP/DDT) (CTR)" w:date="2023-08-15T14:04:00Z">
              <w:r>
                <w:rPr>
                  <w:rFonts w:ascii="Calibri" w:hAnsi="Calibri"/>
                  <w:sz w:val="20"/>
                </w:rPr>
                <w:t>7.9 (1.7)</w:t>
              </w:r>
            </w:ins>
          </w:p>
        </w:tc>
        <w:tc>
          <w:tcPr>
            <w:tcW w:w="0" w:type="auto"/>
            <w:tcBorders>
              <w:top w:val="single" w:sz="0" w:space="0" w:color="D3D3D3"/>
              <w:left w:val="single" w:sz="0" w:space="0" w:color="D3D3D3"/>
              <w:bottom w:val="single" w:sz="0" w:space="0" w:color="D3D3D3"/>
              <w:right w:val="single" w:sz="0" w:space="0" w:color="D3D3D3"/>
            </w:tcBorders>
          </w:tcPr>
          <w:p w14:paraId="5C7C639E" w14:textId="77777777" w:rsidR="00524773" w:rsidRDefault="00524773" w:rsidP="00C670FC">
            <w:pPr>
              <w:keepNext/>
              <w:spacing w:after="60"/>
              <w:rPr>
                <w:ins w:id="6669" w:author="Wittman, Jacob (CDC/DDNID/NCCDPHP/DDT) (CTR)" w:date="2023-08-15T14:04:00Z"/>
              </w:rPr>
            </w:pPr>
            <w:ins w:id="6670" w:author="Wittman, Jacob (CDC/DDNID/NCCDPHP/DDT) (CTR)" w:date="2023-08-15T14:04:00Z">
              <w:r>
                <w:rPr>
                  <w:rFonts w:ascii="Calibri" w:hAnsi="Calibri"/>
                  <w:sz w:val="20"/>
                </w:rPr>
                <w:t>8.1 (1.3)</w:t>
              </w:r>
            </w:ins>
          </w:p>
        </w:tc>
        <w:tc>
          <w:tcPr>
            <w:tcW w:w="0" w:type="auto"/>
            <w:tcBorders>
              <w:top w:val="single" w:sz="0" w:space="0" w:color="D3D3D3"/>
              <w:left w:val="single" w:sz="0" w:space="0" w:color="D3D3D3"/>
              <w:bottom w:val="single" w:sz="0" w:space="0" w:color="D3D3D3"/>
              <w:right w:val="single" w:sz="0" w:space="0" w:color="D3D3D3"/>
            </w:tcBorders>
          </w:tcPr>
          <w:p w14:paraId="2B0694A5" w14:textId="77777777" w:rsidR="00524773" w:rsidRDefault="00524773" w:rsidP="00C670FC">
            <w:pPr>
              <w:keepNext/>
              <w:spacing w:after="60"/>
              <w:rPr>
                <w:ins w:id="6671" w:author="Wittman, Jacob (CDC/DDNID/NCCDPHP/DDT) (CTR)" w:date="2023-08-15T14:04:00Z"/>
              </w:rPr>
            </w:pPr>
            <w:ins w:id="6672" w:author="Wittman, Jacob (CDC/DDNID/NCCDPHP/DDT) (CTR)" w:date="2023-08-15T14:04:00Z">
              <w:r>
                <w:rPr>
                  <w:rFonts w:ascii="Calibri" w:hAnsi="Calibri"/>
                  <w:sz w:val="20"/>
                </w:rPr>
                <w:t>8.6 (1.3)</w:t>
              </w:r>
            </w:ins>
          </w:p>
        </w:tc>
        <w:tc>
          <w:tcPr>
            <w:tcW w:w="0" w:type="auto"/>
            <w:tcBorders>
              <w:top w:val="single" w:sz="0" w:space="0" w:color="D3D3D3"/>
              <w:left w:val="single" w:sz="0" w:space="0" w:color="D3D3D3"/>
              <w:bottom w:val="single" w:sz="0" w:space="0" w:color="D3D3D3"/>
              <w:right w:val="single" w:sz="0" w:space="0" w:color="D3D3D3"/>
            </w:tcBorders>
          </w:tcPr>
          <w:p w14:paraId="3681352A" w14:textId="77777777" w:rsidR="00524773" w:rsidRDefault="00524773" w:rsidP="00C670FC">
            <w:pPr>
              <w:keepNext/>
              <w:spacing w:after="60"/>
              <w:rPr>
                <w:ins w:id="6673" w:author="Wittman, Jacob (CDC/DDNID/NCCDPHP/DDT) (CTR)" w:date="2023-08-15T14:04:00Z"/>
              </w:rPr>
            </w:pPr>
            <w:ins w:id="6674" w:author="Wittman, Jacob (CDC/DDNID/NCCDPHP/DDT) (CTR)" w:date="2023-08-15T14:04:00Z">
              <w:r>
                <w:rPr>
                  <w:rFonts w:ascii="Calibri" w:hAnsi="Calibri"/>
                  <w:sz w:val="20"/>
                </w:rPr>
                <w:t>10.1 (1.7)</w:t>
              </w:r>
            </w:ins>
          </w:p>
        </w:tc>
        <w:tc>
          <w:tcPr>
            <w:tcW w:w="0" w:type="auto"/>
            <w:tcBorders>
              <w:top w:val="single" w:sz="0" w:space="0" w:color="D3D3D3"/>
              <w:left w:val="single" w:sz="0" w:space="0" w:color="D3D3D3"/>
              <w:bottom w:val="single" w:sz="0" w:space="0" w:color="D3D3D3"/>
              <w:right w:val="single" w:sz="0" w:space="0" w:color="D3D3D3"/>
            </w:tcBorders>
          </w:tcPr>
          <w:p w14:paraId="15E16114" w14:textId="77777777" w:rsidR="00524773" w:rsidRDefault="00524773" w:rsidP="00C670FC">
            <w:pPr>
              <w:keepNext/>
              <w:spacing w:after="60"/>
              <w:rPr>
                <w:ins w:id="6675" w:author="Wittman, Jacob (CDC/DDNID/NCCDPHP/DDT) (CTR)" w:date="2023-08-15T14:04:00Z"/>
              </w:rPr>
            </w:pPr>
            <w:ins w:id="6676" w:author="Wittman, Jacob (CDC/DDNID/NCCDPHP/DDT) (CTR)" w:date="2023-08-15T14:04:00Z">
              <w:r>
                <w:rPr>
                  <w:rFonts w:ascii="Calibri" w:hAnsi="Calibri"/>
                  <w:sz w:val="20"/>
                </w:rPr>
                <w:t>10.7 (1.7)</w:t>
              </w:r>
            </w:ins>
          </w:p>
        </w:tc>
        <w:tc>
          <w:tcPr>
            <w:tcW w:w="0" w:type="auto"/>
            <w:tcBorders>
              <w:top w:val="single" w:sz="0" w:space="0" w:color="D3D3D3"/>
              <w:left w:val="single" w:sz="0" w:space="0" w:color="D3D3D3"/>
              <w:bottom w:val="single" w:sz="0" w:space="0" w:color="D3D3D3"/>
              <w:right w:val="single" w:sz="0" w:space="0" w:color="D3D3D3"/>
            </w:tcBorders>
          </w:tcPr>
          <w:p w14:paraId="0256076C" w14:textId="77777777" w:rsidR="00524773" w:rsidRDefault="00524773" w:rsidP="00C670FC">
            <w:pPr>
              <w:keepNext/>
              <w:spacing w:after="60"/>
              <w:rPr>
                <w:ins w:id="6677" w:author="Wittman, Jacob (CDC/DDNID/NCCDPHP/DDT) (CTR)" w:date="2023-08-15T14:04:00Z"/>
              </w:rPr>
            </w:pPr>
            <w:ins w:id="6678" w:author="Wittman, Jacob (CDC/DDNID/NCCDPHP/DDT) (CTR)" w:date="2023-08-15T14:04:00Z">
              <w:r>
                <w:rPr>
                  <w:rFonts w:ascii="Calibri" w:hAnsi="Calibri"/>
                  <w:sz w:val="20"/>
                </w:rPr>
                <w:t>11.1 (1.4)</w:t>
              </w:r>
            </w:ins>
          </w:p>
        </w:tc>
        <w:tc>
          <w:tcPr>
            <w:tcW w:w="0" w:type="auto"/>
            <w:tcBorders>
              <w:top w:val="single" w:sz="0" w:space="0" w:color="D3D3D3"/>
              <w:left w:val="single" w:sz="0" w:space="0" w:color="D3D3D3"/>
              <w:bottom w:val="single" w:sz="0" w:space="0" w:color="D3D3D3"/>
              <w:right w:val="single" w:sz="0" w:space="0" w:color="D3D3D3"/>
            </w:tcBorders>
          </w:tcPr>
          <w:p w14:paraId="396774D4" w14:textId="77777777" w:rsidR="00524773" w:rsidRDefault="00524773" w:rsidP="00C670FC">
            <w:pPr>
              <w:keepNext/>
              <w:spacing w:after="60"/>
              <w:rPr>
                <w:ins w:id="6679" w:author="Wittman, Jacob (CDC/DDNID/NCCDPHP/DDT) (CTR)" w:date="2023-08-15T14:04:00Z"/>
              </w:rPr>
            </w:pPr>
            <w:ins w:id="6680" w:author="Wittman, Jacob (CDC/DDNID/NCCDPHP/DDT) (CTR)" w:date="2023-08-15T14:04:00Z">
              <w:r>
                <w:rPr>
                  <w:rFonts w:ascii="Calibri" w:hAnsi="Calibri"/>
                  <w:sz w:val="20"/>
                </w:rPr>
                <w:t>9.2 (1.4)</w:t>
              </w:r>
            </w:ins>
          </w:p>
        </w:tc>
        <w:tc>
          <w:tcPr>
            <w:tcW w:w="0" w:type="auto"/>
            <w:tcBorders>
              <w:top w:val="single" w:sz="0" w:space="0" w:color="D3D3D3"/>
              <w:left w:val="single" w:sz="0" w:space="0" w:color="D3D3D3"/>
              <w:bottom w:val="single" w:sz="0" w:space="0" w:color="D3D3D3"/>
              <w:right w:val="single" w:sz="0" w:space="0" w:color="D3D3D3"/>
            </w:tcBorders>
          </w:tcPr>
          <w:p w14:paraId="50F9C481" w14:textId="77777777" w:rsidR="00524773" w:rsidRDefault="00524773" w:rsidP="00C670FC">
            <w:pPr>
              <w:keepNext/>
              <w:spacing w:after="60"/>
              <w:rPr>
                <w:ins w:id="6681" w:author="Wittman, Jacob (CDC/DDNID/NCCDPHP/DDT) (CTR)" w:date="2023-08-15T14:04:00Z"/>
              </w:rPr>
            </w:pPr>
            <w:ins w:id="6682" w:author="Wittman, Jacob (CDC/DDNID/NCCDPHP/DDT) (CTR)" w:date="2023-08-15T14:04:00Z">
              <w:r>
                <w:rPr>
                  <w:rFonts w:ascii="Calibri" w:hAnsi="Calibri"/>
                  <w:sz w:val="20"/>
                </w:rPr>
                <w:t>8.0 (1.0)</w:t>
              </w:r>
            </w:ins>
          </w:p>
        </w:tc>
        <w:tc>
          <w:tcPr>
            <w:tcW w:w="0" w:type="auto"/>
            <w:tcBorders>
              <w:top w:val="single" w:sz="0" w:space="0" w:color="D3D3D3"/>
              <w:left w:val="single" w:sz="0" w:space="0" w:color="D3D3D3"/>
              <w:bottom w:val="single" w:sz="0" w:space="0" w:color="D3D3D3"/>
              <w:right w:val="single" w:sz="0" w:space="0" w:color="D3D3D3"/>
            </w:tcBorders>
          </w:tcPr>
          <w:p w14:paraId="18F47164" w14:textId="77777777" w:rsidR="00524773" w:rsidRDefault="00524773" w:rsidP="00C670FC">
            <w:pPr>
              <w:keepNext/>
              <w:spacing w:after="60"/>
              <w:rPr>
                <w:ins w:id="6683" w:author="Wittman, Jacob (CDC/DDNID/NCCDPHP/DDT) (CTR)" w:date="2023-08-15T14:04:00Z"/>
              </w:rPr>
            </w:pPr>
            <w:ins w:id="6684" w:author="Wittman, Jacob (CDC/DDNID/NCCDPHP/DDT) (CTR)" w:date="2023-08-15T14:04:00Z">
              <w:r>
                <w:rPr>
                  <w:rFonts w:ascii="Calibri" w:hAnsi="Calibri"/>
                  <w:sz w:val="20"/>
                </w:rPr>
                <w:t>11.2 (2.7)</w:t>
              </w:r>
            </w:ins>
          </w:p>
        </w:tc>
        <w:tc>
          <w:tcPr>
            <w:tcW w:w="0" w:type="auto"/>
            <w:tcBorders>
              <w:top w:val="single" w:sz="0" w:space="0" w:color="D3D3D3"/>
              <w:left w:val="single" w:sz="0" w:space="0" w:color="D3D3D3"/>
              <w:bottom w:val="single" w:sz="0" w:space="0" w:color="D3D3D3"/>
              <w:right w:val="single" w:sz="0" w:space="0" w:color="D3D3D3"/>
            </w:tcBorders>
          </w:tcPr>
          <w:p w14:paraId="74AECBB6" w14:textId="77777777" w:rsidR="00524773" w:rsidRDefault="00524773" w:rsidP="00C670FC">
            <w:pPr>
              <w:keepNext/>
              <w:spacing w:after="60"/>
              <w:rPr>
                <w:ins w:id="6685" w:author="Wittman, Jacob (CDC/DDNID/NCCDPHP/DDT) (CTR)" w:date="2023-08-15T14:04:00Z"/>
              </w:rPr>
            </w:pPr>
            <w:ins w:id="6686" w:author="Wittman, Jacob (CDC/DDNID/NCCDPHP/DDT) (CTR)" w:date="2023-08-15T14:04:00Z">
              <w:r>
                <w:rPr>
                  <w:rFonts w:ascii="Calibri" w:hAnsi="Calibri"/>
                  <w:sz w:val="20"/>
                </w:rPr>
                <w:t>11.5 (2.3)</w:t>
              </w:r>
            </w:ins>
          </w:p>
        </w:tc>
        <w:tc>
          <w:tcPr>
            <w:tcW w:w="0" w:type="auto"/>
            <w:tcBorders>
              <w:top w:val="single" w:sz="0" w:space="0" w:color="D3D3D3"/>
              <w:left w:val="single" w:sz="0" w:space="0" w:color="D3D3D3"/>
              <w:bottom w:val="single" w:sz="0" w:space="0" w:color="D3D3D3"/>
              <w:right w:val="single" w:sz="0" w:space="0" w:color="D3D3D3"/>
            </w:tcBorders>
          </w:tcPr>
          <w:p w14:paraId="70CA02C5" w14:textId="77777777" w:rsidR="00524773" w:rsidRDefault="00524773" w:rsidP="00C670FC">
            <w:pPr>
              <w:keepNext/>
              <w:spacing w:after="60"/>
              <w:rPr>
                <w:ins w:id="6687" w:author="Wittman, Jacob (CDC/DDNID/NCCDPHP/DDT) (CTR)" w:date="2023-08-15T14:04:00Z"/>
              </w:rPr>
            </w:pPr>
            <w:ins w:id="6688" w:author="Wittman, Jacob (CDC/DDNID/NCCDPHP/DDT) (CTR)" w:date="2023-08-15T14:04:00Z">
              <w:r>
                <w:rPr>
                  <w:rFonts w:ascii="Calibri" w:hAnsi="Calibri"/>
                  <w:sz w:val="20"/>
                </w:rPr>
                <w:t>11.6 (1.5)</w:t>
              </w:r>
            </w:ins>
          </w:p>
        </w:tc>
        <w:tc>
          <w:tcPr>
            <w:tcW w:w="0" w:type="auto"/>
            <w:tcBorders>
              <w:top w:val="single" w:sz="0" w:space="0" w:color="D3D3D3"/>
              <w:left w:val="single" w:sz="0" w:space="0" w:color="D3D3D3"/>
              <w:bottom w:val="single" w:sz="0" w:space="0" w:color="D3D3D3"/>
              <w:right w:val="single" w:sz="0" w:space="0" w:color="D3D3D3"/>
            </w:tcBorders>
          </w:tcPr>
          <w:p w14:paraId="10D930F0" w14:textId="77777777" w:rsidR="00524773" w:rsidRDefault="00524773" w:rsidP="00C670FC">
            <w:pPr>
              <w:keepNext/>
              <w:spacing w:after="60"/>
              <w:rPr>
                <w:ins w:id="6689" w:author="Wittman, Jacob (CDC/DDNID/NCCDPHP/DDT) (CTR)" w:date="2023-08-15T14:04:00Z"/>
              </w:rPr>
            </w:pPr>
            <w:ins w:id="6690" w:author="Wittman, Jacob (CDC/DDNID/NCCDPHP/DDT) (CTR)" w:date="2023-08-15T14:04:00Z">
              <w:r>
                <w:rPr>
                  <w:rFonts w:ascii="Calibri" w:hAnsi="Calibri"/>
                  <w:sz w:val="20"/>
                </w:rPr>
                <w:t>15.3 (2.4)</w:t>
              </w:r>
            </w:ins>
          </w:p>
        </w:tc>
        <w:tc>
          <w:tcPr>
            <w:tcW w:w="0" w:type="auto"/>
            <w:tcBorders>
              <w:top w:val="single" w:sz="0" w:space="0" w:color="D3D3D3"/>
              <w:left w:val="single" w:sz="0" w:space="0" w:color="D3D3D3"/>
              <w:bottom w:val="single" w:sz="0" w:space="0" w:color="D3D3D3"/>
              <w:right w:val="single" w:sz="0" w:space="0" w:color="D3D3D3"/>
            </w:tcBorders>
          </w:tcPr>
          <w:p w14:paraId="773713EB" w14:textId="77777777" w:rsidR="00524773" w:rsidRDefault="00524773" w:rsidP="00C670FC">
            <w:pPr>
              <w:keepNext/>
              <w:spacing w:after="60"/>
              <w:rPr>
                <w:ins w:id="6691" w:author="Wittman, Jacob (CDC/DDNID/NCCDPHP/DDT) (CTR)" w:date="2023-08-15T14:04:00Z"/>
              </w:rPr>
            </w:pPr>
            <w:ins w:id="6692" w:author="Wittman, Jacob (CDC/DDNID/NCCDPHP/DDT) (CTR)" w:date="2023-08-15T14:04:00Z">
              <w:r>
                <w:rPr>
                  <w:rFonts w:ascii="Calibri" w:hAnsi="Calibri"/>
                  <w:sz w:val="20"/>
                </w:rPr>
                <w:t>9.1 (1.0)</w:t>
              </w:r>
            </w:ins>
          </w:p>
        </w:tc>
        <w:tc>
          <w:tcPr>
            <w:tcW w:w="0" w:type="auto"/>
            <w:tcBorders>
              <w:top w:val="single" w:sz="0" w:space="0" w:color="D3D3D3"/>
              <w:left w:val="single" w:sz="0" w:space="0" w:color="D3D3D3"/>
              <w:bottom w:val="single" w:sz="0" w:space="0" w:color="D3D3D3"/>
              <w:right w:val="single" w:sz="0" w:space="0" w:color="D3D3D3"/>
            </w:tcBorders>
          </w:tcPr>
          <w:p w14:paraId="17040912" w14:textId="77777777" w:rsidR="00524773" w:rsidRDefault="00524773" w:rsidP="00C670FC">
            <w:pPr>
              <w:keepNext/>
              <w:spacing w:after="60"/>
              <w:rPr>
                <w:ins w:id="6693" w:author="Wittman, Jacob (CDC/DDNID/NCCDPHP/DDT) (CTR)" w:date="2023-08-15T14:04:00Z"/>
              </w:rPr>
            </w:pPr>
            <w:ins w:id="6694" w:author="Wittman, Jacob (CDC/DDNID/NCCDPHP/DDT) (CTR)" w:date="2023-08-15T14:04:00Z">
              <w:r>
                <w:rPr>
                  <w:rFonts w:ascii="Calibri" w:hAnsi="Calibri"/>
                  <w:sz w:val="20"/>
                </w:rPr>
                <w:t>94.3 (-7.7, 196.4)</w:t>
              </w:r>
            </w:ins>
          </w:p>
        </w:tc>
        <w:tc>
          <w:tcPr>
            <w:tcW w:w="0" w:type="auto"/>
            <w:tcBorders>
              <w:top w:val="single" w:sz="0" w:space="0" w:color="D3D3D3"/>
              <w:left w:val="single" w:sz="0" w:space="0" w:color="D3D3D3"/>
              <w:bottom w:val="single" w:sz="0" w:space="0" w:color="D3D3D3"/>
              <w:right w:val="single" w:sz="0" w:space="0" w:color="D3D3D3"/>
            </w:tcBorders>
          </w:tcPr>
          <w:p w14:paraId="10DCC432" w14:textId="77777777" w:rsidR="00524773" w:rsidRDefault="00524773" w:rsidP="00C670FC">
            <w:pPr>
              <w:keepNext/>
              <w:spacing w:after="60"/>
              <w:rPr>
                <w:ins w:id="66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05F5EAD" w14:textId="77777777" w:rsidR="00524773" w:rsidRDefault="00524773" w:rsidP="00C670FC">
            <w:pPr>
              <w:keepNext/>
              <w:spacing w:after="60"/>
              <w:rPr>
                <w:ins w:id="6696" w:author="Wittman, Jacob (CDC/DDNID/NCCDPHP/DDT) (CTR)" w:date="2023-08-15T14:04:00Z"/>
              </w:rPr>
            </w:pPr>
            <w:ins w:id="6697" w:author="Wittman, Jacob (CDC/DDNID/NCCDPHP/DDT) (CTR)" w:date="2023-08-15T14:04:00Z">
              <w:r>
                <w:rPr>
                  <w:rFonts w:ascii="Calibri" w:hAnsi="Calibri"/>
                  <w:sz w:val="20"/>
                </w:rPr>
                <w:t>4.3 (1.7, 6.9)</w:t>
              </w:r>
            </w:ins>
          </w:p>
        </w:tc>
        <w:tc>
          <w:tcPr>
            <w:tcW w:w="0" w:type="auto"/>
            <w:tcBorders>
              <w:top w:val="single" w:sz="0" w:space="0" w:color="D3D3D3"/>
              <w:left w:val="single" w:sz="0" w:space="0" w:color="D3D3D3"/>
              <w:bottom w:val="single" w:sz="0" w:space="0" w:color="D3D3D3"/>
              <w:right w:val="single" w:sz="0" w:space="0" w:color="D3D3D3"/>
            </w:tcBorders>
          </w:tcPr>
          <w:p w14:paraId="65BFC246" w14:textId="77777777" w:rsidR="00524773" w:rsidRDefault="00524773" w:rsidP="00C670FC">
            <w:pPr>
              <w:keepNext/>
              <w:spacing w:after="60"/>
              <w:rPr>
                <w:ins w:id="669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8CF6D0" w14:textId="77777777" w:rsidR="00524773" w:rsidRDefault="00524773" w:rsidP="00C670FC">
            <w:pPr>
              <w:keepNext/>
              <w:spacing w:after="60"/>
              <w:rPr>
                <w:ins w:id="6699" w:author="Wittman, Jacob (CDC/DDNID/NCCDPHP/DDT) (CTR)" w:date="2023-08-15T14:04:00Z"/>
              </w:rPr>
            </w:pPr>
            <w:ins w:id="6700" w:author="Wittman, Jacob (CDC/DDNID/NCCDPHP/DDT) (CTR)" w:date="2023-08-15T14:04:00Z">
              <w:r>
                <w:rPr>
                  <w:rFonts w:ascii="Calibri" w:hAnsi="Calibri"/>
                  <w:sz w:val="20"/>
                </w:rPr>
                <w:t>4.3 (1.7, 6.9)</w:t>
              </w:r>
            </w:ins>
          </w:p>
        </w:tc>
      </w:tr>
      <w:tr w:rsidR="00524773" w14:paraId="65729A8A" w14:textId="77777777" w:rsidTr="00C670FC">
        <w:trPr>
          <w:cantSplit/>
          <w:jc w:val="center"/>
          <w:ins w:id="6701"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5054EF71" w14:textId="77777777" w:rsidR="00524773" w:rsidRDefault="00524773" w:rsidP="00C670FC">
            <w:pPr>
              <w:keepNext/>
              <w:spacing w:after="60"/>
              <w:rPr>
                <w:ins w:id="6702" w:author="Wittman, Jacob (CDC/DDNID/NCCDPHP/DDT) (CTR)" w:date="2023-08-15T14:04:00Z"/>
              </w:rPr>
            </w:pPr>
            <w:ins w:id="6703" w:author="Wittman, Jacob (CDC/DDNID/NCCDPHP/DDT) (CTR)" w:date="2023-08-15T14:04:00Z">
              <w:r>
                <w:rPr>
                  <w:rFonts w:ascii="Calibri" w:hAnsi="Calibri"/>
                  <w:sz w:val="20"/>
                </w:rPr>
                <w:t>Sex</w:t>
              </w:r>
            </w:ins>
          </w:p>
        </w:tc>
      </w:tr>
      <w:tr w:rsidR="00524773" w14:paraId="64180B9B" w14:textId="77777777" w:rsidTr="00C670FC">
        <w:trPr>
          <w:cantSplit/>
          <w:jc w:val="center"/>
          <w:ins w:id="670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89F8DD3" w14:textId="77777777" w:rsidR="00524773" w:rsidRDefault="00524773" w:rsidP="00C670FC">
            <w:pPr>
              <w:keepNext/>
              <w:spacing w:after="60"/>
              <w:rPr>
                <w:ins w:id="6705" w:author="Wittman, Jacob (CDC/DDNID/NCCDPHP/DDT) (CTR)" w:date="2023-08-15T14:04:00Z"/>
              </w:rPr>
            </w:pPr>
            <w:ins w:id="6706" w:author="Wittman, Jacob (CDC/DDNID/NCCDPHP/DDT) (CTR)" w:date="2023-08-15T14:04:00Z">
              <w:r>
                <w:rPr>
                  <w:rFonts w:ascii="Calibri" w:hAnsi="Calibri"/>
                  <w:sz w:val="20"/>
                </w:rPr>
                <w:t>Male</w:t>
              </w:r>
            </w:ins>
          </w:p>
        </w:tc>
        <w:tc>
          <w:tcPr>
            <w:tcW w:w="0" w:type="auto"/>
            <w:tcBorders>
              <w:top w:val="single" w:sz="0" w:space="0" w:color="D3D3D3"/>
              <w:left w:val="single" w:sz="0" w:space="0" w:color="D3D3D3"/>
              <w:bottom w:val="single" w:sz="0" w:space="0" w:color="D3D3D3"/>
              <w:right w:val="single" w:sz="0" w:space="0" w:color="D3D3D3"/>
            </w:tcBorders>
          </w:tcPr>
          <w:p w14:paraId="1C10D4DC" w14:textId="77777777" w:rsidR="00524773" w:rsidRDefault="00524773" w:rsidP="00C670FC">
            <w:pPr>
              <w:keepNext/>
              <w:spacing w:after="60"/>
              <w:rPr>
                <w:ins w:id="6707" w:author="Wittman, Jacob (CDC/DDNID/NCCDPHP/DDT) (CTR)" w:date="2023-08-15T14:04:00Z"/>
              </w:rPr>
            </w:pPr>
            <w:ins w:id="670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CC2C37A" w14:textId="77777777" w:rsidR="00524773" w:rsidRDefault="00524773" w:rsidP="00C670FC">
            <w:pPr>
              <w:keepNext/>
              <w:spacing w:after="60"/>
              <w:rPr>
                <w:ins w:id="6709" w:author="Wittman, Jacob (CDC/DDNID/NCCDPHP/DDT) (CTR)" w:date="2023-08-15T14:04:00Z"/>
              </w:rPr>
            </w:pPr>
            <w:ins w:id="6710" w:author="Wittman, Jacob (CDC/DDNID/NCCDPHP/DDT) (CTR)" w:date="2023-08-15T14:04:00Z">
              <w:r>
                <w:rPr>
                  <w:rFonts w:ascii="Calibri" w:hAnsi="Calibri"/>
                  <w:sz w:val="20"/>
                </w:rPr>
                <w:t>7.2 (2.2)</w:t>
              </w:r>
            </w:ins>
          </w:p>
        </w:tc>
        <w:tc>
          <w:tcPr>
            <w:tcW w:w="0" w:type="auto"/>
            <w:tcBorders>
              <w:top w:val="single" w:sz="0" w:space="0" w:color="D3D3D3"/>
              <w:left w:val="single" w:sz="0" w:space="0" w:color="D3D3D3"/>
              <w:bottom w:val="single" w:sz="0" w:space="0" w:color="D3D3D3"/>
              <w:right w:val="single" w:sz="0" w:space="0" w:color="D3D3D3"/>
            </w:tcBorders>
          </w:tcPr>
          <w:p w14:paraId="66D20B11" w14:textId="77777777" w:rsidR="00524773" w:rsidRDefault="00524773" w:rsidP="00C670FC">
            <w:pPr>
              <w:keepNext/>
              <w:spacing w:after="60"/>
              <w:rPr>
                <w:ins w:id="6711" w:author="Wittman, Jacob (CDC/DDNID/NCCDPHP/DDT) (CTR)" w:date="2023-08-15T14:04:00Z"/>
              </w:rPr>
            </w:pPr>
            <w:ins w:id="6712" w:author="Wittman, Jacob (CDC/DDNID/NCCDPHP/DDT) (CTR)" w:date="2023-08-15T14:04:00Z">
              <w:r>
                <w:rPr>
                  <w:rFonts w:ascii="Calibri" w:hAnsi="Calibri"/>
                  <w:sz w:val="20"/>
                </w:rPr>
                <w:t>8.0 (2.4)</w:t>
              </w:r>
            </w:ins>
          </w:p>
        </w:tc>
        <w:tc>
          <w:tcPr>
            <w:tcW w:w="0" w:type="auto"/>
            <w:tcBorders>
              <w:top w:val="single" w:sz="0" w:space="0" w:color="D3D3D3"/>
              <w:left w:val="single" w:sz="0" w:space="0" w:color="D3D3D3"/>
              <w:bottom w:val="single" w:sz="0" w:space="0" w:color="D3D3D3"/>
              <w:right w:val="single" w:sz="0" w:space="0" w:color="D3D3D3"/>
            </w:tcBorders>
          </w:tcPr>
          <w:p w14:paraId="22FF6CA9" w14:textId="77777777" w:rsidR="00524773" w:rsidRDefault="00524773" w:rsidP="00C670FC">
            <w:pPr>
              <w:keepNext/>
              <w:spacing w:after="60"/>
              <w:rPr>
                <w:ins w:id="6713" w:author="Wittman, Jacob (CDC/DDNID/NCCDPHP/DDT) (CTR)" w:date="2023-08-15T14:04:00Z"/>
              </w:rPr>
            </w:pPr>
            <w:ins w:id="6714" w:author="Wittman, Jacob (CDC/DDNID/NCCDPHP/DDT) (CTR)" w:date="2023-08-15T14:04:00Z">
              <w:r>
                <w:rPr>
                  <w:rFonts w:ascii="Calibri" w:hAnsi="Calibri"/>
                  <w:sz w:val="20"/>
                </w:rPr>
                <w:t>2.8 (1.0)</w:t>
              </w:r>
            </w:ins>
          </w:p>
        </w:tc>
        <w:tc>
          <w:tcPr>
            <w:tcW w:w="0" w:type="auto"/>
            <w:tcBorders>
              <w:top w:val="single" w:sz="0" w:space="0" w:color="D3D3D3"/>
              <w:left w:val="single" w:sz="0" w:space="0" w:color="D3D3D3"/>
              <w:bottom w:val="single" w:sz="0" w:space="0" w:color="D3D3D3"/>
              <w:right w:val="single" w:sz="0" w:space="0" w:color="D3D3D3"/>
            </w:tcBorders>
          </w:tcPr>
          <w:p w14:paraId="3BF84EEF" w14:textId="77777777" w:rsidR="00524773" w:rsidRDefault="00524773" w:rsidP="00C670FC">
            <w:pPr>
              <w:keepNext/>
              <w:spacing w:after="60"/>
              <w:rPr>
                <w:ins w:id="6715" w:author="Wittman, Jacob (CDC/DDNID/NCCDPHP/DDT) (CTR)" w:date="2023-08-15T14:04:00Z"/>
              </w:rPr>
            </w:pPr>
            <w:ins w:id="6716" w:author="Wittman, Jacob (CDC/DDNID/NCCDPHP/DDT) (CTR)" w:date="2023-08-15T14:04:00Z">
              <w:r>
                <w:rPr>
                  <w:rFonts w:ascii="Calibri" w:hAnsi="Calibri"/>
                  <w:sz w:val="20"/>
                </w:rPr>
                <w:t>4.0 (1.3)</w:t>
              </w:r>
            </w:ins>
          </w:p>
        </w:tc>
        <w:tc>
          <w:tcPr>
            <w:tcW w:w="0" w:type="auto"/>
            <w:tcBorders>
              <w:top w:val="single" w:sz="0" w:space="0" w:color="D3D3D3"/>
              <w:left w:val="single" w:sz="0" w:space="0" w:color="D3D3D3"/>
              <w:bottom w:val="single" w:sz="0" w:space="0" w:color="D3D3D3"/>
              <w:right w:val="single" w:sz="0" w:space="0" w:color="D3D3D3"/>
            </w:tcBorders>
          </w:tcPr>
          <w:p w14:paraId="3FF901DD" w14:textId="77777777" w:rsidR="00524773" w:rsidRDefault="00524773" w:rsidP="00C670FC">
            <w:pPr>
              <w:keepNext/>
              <w:spacing w:after="60"/>
              <w:rPr>
                <w:ins w:id="6717" w:author="Wittman, Jacob (CDC/DDNID/NCCDPHP/DDT) (CTR)" w:date="2023-08-15T14:04:00Z"/>
              </w:rPr>
            </w:pPr>
            <w:ins w:id="6718" w:author="Wittman, Jacob (CDC/DDNID/NCCDPHP/DDT) (CTR)" w:date="2023-08-15T14:04:00Z">
              <w:r>
                <w:rPr>
                  <w:rFonts w:ascii="Calibri" w:hAnsi="Calibri"/>
                  <w:sz w:val="20"/>
                </w:rPr>
                <w:t>5.7 (1.5)</w:t>
              </w:r>
            </w:ins>
          </w:p>
        </w:tc>
        <w:tc>
          <w:tcPr>
            <w:tcW w:w="0" w:type="auto"/>
            <w:tcBorders>
              <w:top w:val="single" w:sz="0" w:space="0" w:color="D3D3D3"/>
              <w:left w:val="single" w:sz="0" w:space="0" w:color="D3D3D3"/>
              <w:bottom w:val="single" w:sz="0" w:space="0" w:color="D3D3D3"/>
              <w:right w:val="single" w:sz="0" w:space="0" w:color="D3D3D3"/>
            </w:tcBorders>
          </w:tcPr>
          <w:p w14:paraId="4EC9495C" w14:textId="77777777" w:rsidR="00524773" w:rsidRDefault="00524773" w:rsidP="00C670FC">
            <w:pPr>
              <w:keepNext/>
              <w:spacing w:after="60"/>
              <w:rPr>
                <w:ins w:id="6719" w:author="Wittman, Jacob (CDC/DDNID/NCCDPHP/DDT) (CTR)" w:date="2023-08-15T14:04:00Z"/>
              </w:rPr>
            </w:pPr>
            <w:ins w:id="6720" w:author="Wittman, Jacob (CDC/DDNID/NCCDPHP/DDT) (CTR)" w:date="2023-08-15T14:04:00Z">
              <w:r>
                <w:rPr>
                  <w:rFonts w:ascii="Calibri" w:hAnsi="Calibri"/>
                  <w:sz w:val="20"/>
                </w:rPr>
                <w:t>3.6 (1.0)</w:t>
              </w:r>
            </w:ins>
          </w:p>
        </w:tc>
        <w:tc>
          <w:tcPr>
            <w:tcW w:w="0" w:type="auto"/>
            <w:tcBorders>
              <w:top w:val="single" w:sz="0" w:space="0" w:color="D3D3D3"/>
              <w:left w:val="single" w:sz="0" w:space="0" w:color="D3D3D3"/>
              <w:bottom w:val="single" w:sz="0" w:space="0" w:color="D3D3D3"/>
              <w:right w:val="single" w:sz="0" w:space="0" w:color="D3D3D3"/>
            </w:tcBorders>
          </w:tcPr>
          <w:p w14:paraId="1B10329B" w14:textId="77777777" w:rsidR="00524773" w:rsidRDefault="00524773" w:rsidP="00C670FC">
            <w:pPr>
              <w:keepNext/>
              <w:spacing w:after="60"/>
              <w:rPr>
                <w:ins w:id="6721" w:author="Wittman, Jacob (CDC/DDNID/NCCDPHP/DDT) (CTR)" w:date="2023-08-15T14:04:00Z"/>
              </w:rPr>
            </w:pPr>
            <w:ins w:id="6722" w:author="Wittman, Jacob (CDC/DDNID/NCCDPHP/DDT) (CTR)" w:date="2023-08-15T14:04:00Z">
              <w:r>
                <w:rPr>
                  <w:rFonts w:ascii="Calibri" w:hAnsi="Calibri"/>
                  <w:sz w:val="20"/>
                </w:rPr>
                <w:t>4.3 (1.7)</w:t>
              </w:r>
            </w:ins>
          </w:p>
        </w:tc>
        <w:tc>
          <w:tcPr>
            <w:tcW w:w="0" w:type="auto"/>
            <w:tcBorders>
              <w:top w:val="single" w:sz="0" w:space="0" w:color="D3D3D3"/>
              <w:left w:val="single" w:sz="0" w:space="0" w:color="D3D3D3"/>
              <w:bottom w:val="single" w:sz="0" w:space="0" w:color="D3D3D3"/>
              <w:right w:val="single" w:sz="0" w:space="0" w:color="D3D3D3"/>
            </w:tcBorders>
          </w:tcPr>
          <w:p w14:paraId="5772122A" w14:textId="77777777" w:rsidR="00524773" w:rsidRDefault="00524773" w:rsidP="00C670FC">
            <w:pPr>
              <w:keepNext/>
              <w:spacing w:after="60"/>
              <w:rPr>
                <w:ins w:id="6723" w:author="Wittman, Jacob (CDC/DDNID/NCCDPHP/DDT) (CTR)" w:date="2023-08-15T14:04:00Z"/>
              </w:rPr>
            </w:pPr>
            <w:ins w:id="6724" w:author="Wittman, Jacob (CDC/DDNID/NCCDPHP/DDT) (CTR)" w:date="2023-08-15T14:04:00Z">
              <w:r>
                <w:rPr>
                  <w:rFonts w:ascii="Calibri" w:hAnsi="Calibri"/>
                  <w:sz w:val="20"/>
                </w:rPr>
                <w:t>1.8 (0.6)</w:t>
              </w:r>
            </w:ins>
          </w:p>
        </w:tc>
        <w:tc>
          <w:tcPr>
            <w:tcW w:w="0" w:type="auto"/>
            <w:tcBorders>
              <w:top w:val="single" w:sz="0" w:space="0" w:color="D3D3D3"/>
              <w:left w:val="single" w:sz="0" w:space="0" w:color="D3D3D3"/>
              <w:bottom w:val="single" w:sz="0" w:space="0" w:color="D3D3D3"/>
              <w:right w:val="single" w:sz="0" w:space="0" w:color="D3D3D3"/>
            </w:tcBorders>
          </w:tcPr>
          <w:p w14:paraId="4E2FB564" w14:textId="77777777" w:rsidR="00524773" w:rsidRDefault="00524773" w:rsidP="00C670FC">
            <w:pPr>
              <w:keepNext/>
              <w:spacing w:after="60"/>
              <w:rPr>
                <w:ins w:id="6725" w:author="Wittman, Jacob (CDC/DDNID/NCCDPHP/DDT) (CTR)" w:date="2023-08-15T14:04:00Z"/>
              </w:rPr>
            </w:pPr>
            <w:ins w:id="6726"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174E98E5" w14:textId="77777777" w:rsidR="00524773" w:rsidRDefault="00524773" w:rsidP="00C670FC">
            <w:pPr>
              <w:keepNext/>
              <w:spacing w:after="60"/>
              <w:rPr>
                <w:ins w:id="6727" w:author="Wittman, Jacob (CDC/DDNID/NCCDPHP/DDT) (CTR)" w:date="2023-08-15T14:04:00Z"/>
              </w:rPr>
            </w:pPr>
            <w:ins w:id="6728" w:author="Wittman, Jacob (CDC/DDNID/NCCDPHP/DDT) (CTR)" w:date="2023-08-15T14:04:00Z">
              <w:r>
                <w:rPr>
                  <w:rFonts w:ascii="Calibri" w:hAnsi="Calibri"/>
                  <w:sz w:val="20"/>
                </w:rPr>
                <w:t>8.6 (2.0)</w:t>
              </w:r>
            </w:ins>
          </w:p>
        </w:tc>
        <w:tc>
          <w:tcPr>
            <w:tcW w:w="0" w:type="auto"/>
            <w:tcBorders>
              <w:top w:val="single" w:sz="0" w:space="0" w:color="D3D3D3"/>
              <w:left w:val="single" w:sz="0" w:space="0" w:color="D3D3D3"/>
              <w:bottom w:val="single" w:sz="0" w:space="0" w:color="D3D3D3"/>
              <w:right w:val="single" w:sz="0" w:space="0" w:color="D3D3D3"/>
            </w:tcBorders>
          </w:tcPr>
          <w:p w14:paraId="3D4C3B52" w14:textId="77777777" w:rsidR="00524773" w:rsidRDefault="00524773" w:rsidP="00C670FC">
            <w:pPr>
              <w:keepNext/>
              <w:spacing w:after="60"/>
              <w:rPr>
                <w:ins w:id="6729" w:author="Wittman, Jacob (CDC/DDNID/NCCDPHP/DDT) (CTR)" w:date="2023-08-15T14:04:00Z"/>
              </w:rPr>
            </w:pPr>
            <w:ins w:id="6730" w:author="Wittman, Jacob (CDC/DDNID/NCCDPHP/DDT) (CTR)" w:date="2023-08-15T14:04:00Z">
              <w:r>
                <w:rPr>
                  <w:rFonts w:ascii="Calibri" w:hAnsi="Calibri"/>
                  <w:sz w:val="20"/>
                </w:rPr>
                <w:t>9.9 (2.4)</w:t>
              </w:r>
            </w:ins>
          </w:p>
        </w:tc>
        <w:tc>
          <w:tcPr>
            <w:tcW w:w="0" w:type="auto"/>
            <w:tcBorders>
              <w:top w:val="single" w:sz="0" w:space="0" w:color="D3D3D3"/>
              <w:left w:val="single" w:sz="0" w:space="0" w:color="D3D3D3"/>
              <w:bottom w:val="single" w:sz="0" w:space="0" w:color="D3D3D3"/>
              <w:right w:val="single" w:sz="0" w:space="0" w:color="D3D3D3"/>
            </w:tcBorders>
          </w:tcPr>
          <w:p w14:paraId="308C801F" w14:textId="77777777" w:rsidR="00524773" w:rsidRDefault="00524773" w:rsidP="00C670FC">
            <w:pPr>
              <w:keepNext/>
              <w:spacing w:after="60"/>
              <w:rPr>
                <w:ins w:id="6731" w:author="Wittman, Jacob (CDC/DDNID/NCCDPHP/DDT) (CTR)" w:date="2023-08-15T14:04:00Z"/>
              </w:rPr>
            </w:pPr>
            <w:ins w:id="6732" w:author="Wittman, Jacob (CDC/DDNID/NCCDPHP/DDT) (CTR)" w:date="2023-08-15T14:04:00Z">
              <w:r>
                <w:rPr>
                  <w:rFonts w:ascii="Calibri" w:hAnsi="Calibri"/>
                  <w:sz w:val="20"/>
                </w:rPr>
                <w:t>6.5 (1.8)</w:t>
              </w:r>
            </w:ins>
          </w:p>
        </w:tc>
        <w:tc>
          <w:tcPr>
            <w:tcW w:w="0" w:type="auto"/>
            <w:tcBorders>
              <w:top w:val="single" w:sz="0" w:space="0" w:color="D3D3D3"/>
              <w:left w:val="single" w:sz="0" w:space="0" w:color="D3D3D3"/>
              <w:bottom w:val="single" w:sz="0" w:space="0" w:color="D3D3D3"/>
              <w:right w:val="single" w:sz="0" w:space="0" w:color="D3D3D3"/>
            </w:tcBorders>
          </w:tcPr>
          <w:p w14:paraId="191BFC1B" w14:textId="77777777" w:rsidR="00524773" w:rsidRDefault="00524773" w:rsidP="00C670FC">
            <w:pPr>
              <w:keepNext/>
              <w:spacing w:after="60"/>
              <w:rPr>
                <w:ins w:id="6733" w:author="Wittman, Jacob (CDC/DDNID/NCCDPHP/DDT) (CTR)" w:date="2023-08-15T14:04:00Z"/>
              </w:rPr>
            </w:pPr>
            <w:ins w:id="6734" w:author="Wittman, Jacob (CDC/DDNID/NCCDPHP/DDT) (CTR)" w:date="2023-08-15T14:04:00Z">
              <w:r>
                <w:rPr>
                  <w:rFonts w:ascii="Calibri" w:hAnsi="Calibri"/>
                  <w:sz w:val="20"/>
                </w:rPr>
                <w:t>12.6 (3.3)</w:t>
              </w:r>
            </w:ins>
          </w:p>
        </w:tc>
        <w:tc>
          <w:tcPr>
            <w:tcW w:w="0" w:type="auto"/>
            <w:tcBorders>
              <w:top w:val="single" w:sz="0" w:space="0" w:color="D3D3D3"/>
              <w:left w:val="single" w:sz="0" w:space="0" w:color="D3D3D3"/>
              <w:bottom w:val="single" w:sz="0" w:space="0" w:color="D3D3D3"/>
              <w:right w:val="single" w:sz="0" w:space="0" w:color="D3D3D3"/>
            </w:tcBorders>
          </w:tcPr>
          <w:p w14:paraId="61A35F4A" w14:textId="77777777" w:rsidR="00524773" w:rsidRDefault="00524773" w:rsidP="00C670FC">
            <w:pPr>
              <w:keepNext/>
              <w:spacing w:after="60"/>
              <w:rPr>
                <w:ins w:id="6735" w:author="Wittman, Jacob (CDC/DDNID/NCCDPHP/DDT) (CTR)" w:date="2023-08-15T14:04:00Z"/>
              </w:rPr>
            </w:pPr>
            <w:ins w:id="6736" w:author="Wittman, Jacob (CDC/DDNID/NCCDPHP/DDT) (CTR)" w:date="2023-08-15T14:04:00Z">
              <w:r>
                <w:rPr>
                  <w:rFonts w:ascii="Calibri" w:hAnsi="Calibri"/>
                  <w:sz w:val="20"/>
                </w:rPr>
                <w:t>-10.0 (-83.4, 63.4)</w:t>
              </w:r>
            </w:ins>
          </w:p>
        </w:tc>
        <w:tc>
          <w:tcPr>
            <w:tcW w:w="0" w:type="auto"/>
            <w:tcBorders>
              <w:top w:val="single" w:sz="0" w:space="0" w:color="D3D3D3"/>
              <w:left w:val="single" w:sz="0" w:space="0" w:color="D3D3D3"/>
              <w:bottom w:val="single" w:sz="0" w:space="0" w:color="D3D3D3"/>
              <w:right w:val="single" w:sz="0" w:space="0" w:color="D3D3D3"/>
            </w:tcBorders>
          </w:tcPr>
          <w:p w14:paraId="538B7EA9" w14:textId="77777777" w:rsidR="00524773" w:rsidRDefault="00524773" w:rsidP="00C670FC">
            <w:pPr>
              <w:keepNext/>
              <w:spacing w:after="60"/>
              <w:rPr>
                <w:ins w:id="673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986FF00" w14:textId="77777777" w:rsidR="00524773" w:rsidRDefault="00524773" w:rsidP="00C670FC">
            <w:pPr>
              <w:keepNext/>
              <w:spacing w:after="60"/>
              <w:rPr>
                <w:ins w:id="6738" w:author="Wittman, Jacob (CDC/DDNID/NCCDPHP/DDT) (CTR)" w:date="2023-08-15T14:04:00Z"/>
              </w:rPr>
            </w:pPr>
            <w:ins w:id="6739" w:author="Wittman, Jacob (CDC/DDNID/NCCDPHP/DDT) (CTR)" w:date="2023-08-15T14:04:00Z">
              <w:r>
                <w:rPr>
                  <w:rFonts w:ascii="Calibri" w:hAnsi="Calibri"/>
                  <w:sz w:val="20"/>
                </w:rPr>
                <w:t>0.5 (-10.2, 12.5)</w:t>
              </w:r>
            </w:ins>
          </w:p>
        </w:tc>
        <w:tc>
          <w:tcPr>
            <w:tcW w:w="0" w:type="auto"/>
            <w:tcBorders>
              <w:top w:val="single" w:sz="0" w:space="0" w:color="D3D3D3"/>
              <w:left w:val="single" w:sz="0" w:space="0" w:color="D3D3D3"/>
              <w:bottom w:val="single" w:sz="0" w:space="0" w:color="D3D3D3"/>
              <w:right w:val="single" w:sz="0" w:space="0" w:color="D3D3D3"/>
            </w:tcBorders>
          </w:tcPr>
          <w:p w14:paraId="3AF1622A" w14:textId="77777777" w:rsidR="00524773" w:rsidRDefault="00524773" w:rsidP="00C670FC">
            <w:pPr>
              <w:keepNext/>
              <w:spacing w:after="60"/>
              <w:rPr>
                <w:ins w:id="67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4FC3D1" w14:textId="77777777" w:rsidR="00524773" w:rsidRDefault="00524773" w:rsidP="00C670FC">
            <w:pPr>
              <w:keepNext/>
              <w:spacing w:after="60"/>
              <w:rPr>
                <w:ins w:id="6741" w:author="Wittman, Jacob (CDC/DDNID/NCCDPHP/DDT) (CTR)" w:date="2023-08-15T14:04:00Z"/>
              </w:rPr>
            </w:pPr>
            <w:ins w:id="6742" w:author="Wittman, Jacob (CDC/DDNID/NCCDPHP/DDT) (CTR)" w:date="2023-08-15T14:04:00Z">
              <w:r>
                <w:rPr>
                  <w:rFonts w:ascii="Calibri" w:hAnsi="Calibri"/>
                  <w:sz w:val="20"/>
                </w:rPr>
                <w:t>0.5 (-10.2, 12.5)</w:t>
              </w:r>
            </w:ins>
          </w:p>
        </w:tc>
      </w:tr>
      <w:tr w:rsidR="00524773" w14:paraId="328A1275" w14:textId="77777777" w:rsidTr="00C670FC">
        <w:trPr>
          <w:cantSplit/>
          <w:jc w:val="center"/>
          <w:ins w:id="674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9821B9E" w14:textId="77777777" w:rsidR="00524773" w:rsidRDefault="00524773" w:rsidP="00C670FC">
            <w:pPr>
              <w:keepNext/>
              <w:spacing w:after="60"/>
              <w:rPr>
                <w:ins w:id="6744" w:author="Wittman, Jacob (CDC/DDNID/NCCDPHP/DDT) (CTR)" w:date="2023-08-15T14:04:00Z"/>
              </w:rPr>
            </w:pPr>
            <w:ins w:id="6745" w:author="Wittman, Jacob (CDC/DDNID/NCCDPHP/DDT) (CTR)" w:date="2023-08-15T14:04:00Z">
              <w:r>
                <w:rPr>
                  <w:rFonts w:ascii="Calibri" w:hAnsi="Calibri"/>
                  <w:sz w:val="20"/>
                </w:rPr>
                <w:t>Female</w:t>
              </w:r>
            </w:ins>
          </w:p>
        </w:tc>
        <w:tc>
          <w:tcPr>
            <w:tcW w:w="0" w:type="auto"/>
            <w:tcBorders>
              <w:top w:val="single" w:sz="0" w:space="0" w:color="D3D3D3"/>
              <w:left w:val="single" w:sz="0" w:space="0" w:color="D3D3D3"/>
              <w:bottom w:val="single" w:sz="0" w:space="0" w:color="D3D3D3"/>
              <w:right w:val="single" w:sz="0" w:space="0" w:color="D3D3D3"/>
            </w:tcBorders>
          </w:tcPr>
          <w:p w14:paraId="5F6A3BDC" w14:textId="77777777" w:rsidR="00524773" w:rsidRDefault="00524773" w:rsidP="00C670FC">
            <w:pPr>
              <w:keepNext/>
              <w:spacing w:after="60"/>
              <w:rPr>
                <w:ins w:id="6746" w:author="Wittman, Jacob (CDC/DDNID/NCCDPHP/DDT) (CTR)" w:date="2023-08-15T14:04:00Z"/>
              </w:rPr>
            </w:pPr>
            <w:ins w:id="6747"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0987615C" w14:textId="77777777" w:rsidR="00524773" w:rsidRDefault="00524773" w:rsidP="00C670FC">
            <w:pPr>
              <w:keepNext/>
              <w:spacing w:after="60"/>
              <w:rPr>
                <w:ins w:id="6748" w:author="Wittman, Jacob (CDC/DDNID/NCCDPHP/DDT) (CTR)" w:date="2023-08-15T14:04:00Z"/>
              </w:rPr>
            </w:pPr>
            <w:ins w:id="6749" w:author="Wittman, Jacob (CDC/DDNID/NCCDPHP/DDT) (CTR)" w:date="2023-08-15T14:04:00Z">
              <w:r>
                <w:rPr>
                  <w:rFonts w:ascii="Calibri" w:hAnsi="Calibri"/>
                  <w:sz w:val="20"/>
                </w:rPr>
                <w:t>3.2 (1.0)</w:t>
              </w:r>
            </w:ins>
          </w:p>
        </w:tc>
        <w:tc>
          <w:tcPr>
            <w:tcW w:w="0" w:type="auto"/>
            <w:tcBorders>
              <w:top w:val="single" w:sz="0" w:space="0" w:color="D3D3D3"/>
              <w:left w:val="single" w:sz="0" w:space="0" w:color="D3D3D3"/>
              <w:bottom w:val="single" w:sz="0" w:space="0" w:color="D3D3D3"/>
              <w:right w:val="single" w:sz="0" w:space="0" w:color="D3D3D3"/>
            </w:tcBorders>
          </w:tcPr>
          <w:p w14:paraId="29AEB242" w14:textId="77777777" w:rsidR="00524773" w:rsidRDefault="00524773" w:rsidP="00C670FC">
            <w:pPr>
              <w:keepNext/>
              <w:spacing w:after="60"/>
              <w:rPr>
                <w:ins w:id="6750" w:author="Wittman, Jacob (CDC/DDNID/NCCDPHP/DDT) (CTR)" w:date="2023-08-15T14:04:00Z"/>
              </w:rPr>
            </w:pPr>
            <w:ins w:id="6751" w:author="Wittman, Jacob (CDC/DDNID/NCCDPHP/DDT) (CTR)" w:date="2023-08-15T14:04:00Z">
              <w:r>
                <w:rPr>
                  <w:rFonts w:ascii="Calibri" w:hAnsi="Calibri"/>
                  <w:sz w:val="20"/>
                </w:rPr>
                <w:t>3.1 (0.8)</w:t>
              </w:r>
            </w:ins>
          </w:p>
        </w:tc>
        <w:tc>
          <w:tcPr>
            <w:tcW w:w="0" w:type="auto"/>
            <w:tcBorders>
              <w:top w:val="single" w:sz="0" w:space="0" w:color="D3D3D3"/>
              <w:left w:val="single" w:sz="0" w:space="0" w:color="D3D3D3"/>
              <w:bottom w:val="single" w:sz="0" w:space="0" w:color="D3D3D3"/>
              <w:right w:val="single" w:sz="0" w:space="0" w:color="D3D3D3"/>
            </w:tcBorders>
          </w:tcPr>
          <w:p w14:paraId="2DF94B6B" w14:textId="77777777" w:rsidR="00524773" w:rsidRDefault="00524773" w:rsidP="00C670FC">
            <w:pPr>
              <w:keepNext/>
              <w:spacing w:after="60"/>
              <w:rPr>
                <w:ins w:id="6752" w:author="Wittman, Jacob (CDC/DDNID/NCCDPHP/DDT) (CTR)" w:date="2023-08-15T14:04:00Z"/>
              </w:rPr>
            </w:pPr>
            <w:ins w:id="6753" w:author="Wittman, Jacob (CDC/DDNID/NCCDPHP/DDT) (CTR)" w:date="2023-08-15T14:04:00Z">
              <w:r>
                <w:rPr>
                  <w:rFonts w:ascii="Calibri" w:hAnsi="Calibri"/>
                  <w:sz w:val="20"/>
                </w:rPr>
                <w:t>3.1 (0.9)</w:t>
              </w:r>
            </w:ins>
          </w:p>
        </w:tc>
        <w:tc>
          <w:tcPr>
            <w:tcW w:w="0" w:type="auto"/>
            <w:tcBorders>
              <w:top w:val="single" w:sz="0" w:space="0" w:color="D3D3D3"/>
              <w:left w:val="single" w:sz="0" w:space="0" w:color="D3D3D3"/>
              <w:bottom w:val="single" w:sz="0" w:space="0" w:color="D3D3D3"/>
              <w:right w:val="single" w:sz="0" w:space="0" w:color="D3D3D3"/>
            </w:tcBorders>
          </w:tcPr>
          <w:p w14:paraId="4FCF1F9D" w14:textId="77777777" w:rsidR="00524773" w:rsidRDefault="00524773" w:rsidP="00C670FC">
            <w:pPr>
              <w:keepNext/>
              <w:spacing w:after="60"/>
              <w:rPr>
                <w:ins w:id="6754" w:author="Wittman, Jacob (CDC/DDNID/NCCDPHP/DDT) (CTR)" w:date="2023-08-15T14:04:00Z"/>
              </w:rPr>
            </w:pPr>
            <w:ins w:id="6755" w:author="Wittman, Jacob (CDC/DDNID/NCCDPHP/DDT) (CTR)" w:date="2023-08-15T14:04:00Z">
              <w:r>
                <w:rPr>
                  <w:rFonts w:ascii="Calibri" w:hAnsi="Calibri"/>
                  <w:sz w:val="20"/>
                </w:rPr>
                <w:t>2.3 (0.8)</w:t>
              </w:r>
            </w:ins>
          </w:p>
        </w:tc>
        <w:tc>
          <w:tcPr>
            <w:tcW w:w="0" w:type="auto"/>
            <w:tcBorders>
              <w:top w:val="single" w:sz="0" w:space="0" w:color="D3D3D3"/>
              <w:left w:val="single" w:sz="0" w:space="0" w:color="D3D3D3"/>
              <w:bottom w:val="single" w:sz="0" w:space="0" w:color="D3D3D3"/>
              <w:right w:val="single" w:sz="0" w:space="0" w:color="D3D3D3"/>
            </w:tcBorders>
          </w:tcPr>
          <w:p w14:paraId="57FC9869" w14:textId="77777777" w:rsidR="00524773" w:rsidRDefault="00524773" w:rsidP="00C670FC">
            <w:pPr>
              <w:keepNext/>
              <w:spacing w:after="60"/>
              <w:rPr>
                <w:ins w:id="6756" w:author="Wittman, Jacob (CDC/DDNID/NCCDPHP/DDT) (CTR)" w:date="2023-08-15T14:04:00Z"/>
              </w:rPr>
            </w:pPr>
            <w:ins w:id="6757" w:author="Wittman, Jacob (CDC/DDNID/NCCDPHP/DDT) (CTR)" w:date="2023-08-15T14:04:00Z">
              <w:r>
                <w:rPr>
                  <w:rFonts w:ascii="Calibri" w:hAnsi="Calibri"/>
                  <w:sz w:val="20"/>
                </w:rPr>
                <w:t>2.9 (0.7)</w:t>
              </w:r>
            </w:ins>
          </w:p>
        </w:tc>
        <w:tc>
          <w:tcPr>
            <w:tcW w:w="0" w:type="auto"/>
            <w:tcBorders>
              <w:top w:val="single" w:sz="0" w:space="0" w:color="D3D3D3"/>
              <w:left w:val="single" w:sz="0" w:space="0" w:color="D3D3D3"/>
              <w:bottom w:val="single" w:sz="0" w:space="0" w:color="D3D3D3"/>
              <w:right w:val="single" w:sz="0" w:space="0" w:color="D3D3D3"/>
            </w:tcBorders>
          </w:tcPr>
          <w:p w14:paraId="106FCDD6" w14:textId="77777777" w:rsidR="00524773" w:rsidRDefault="00524773" w:rsidP="00C670FC">
            <w:pPr>
              <w:keepNext/>
              <w:spacing w:after="60"/>
              <w:rPr>
                <w:ins w:id="6758" w:author="Wittman, Jacob (CDC/DDNID/NCCDPHP/DDT) (CTR)" w:date="2023-08-15T14:04:00Z"/>
              </w:rPr>
            </w:pPr>
            <w:ins w:id="6759"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2C384E7B" w14:textId="77777777" w:rsidR="00524773" w:rsidRDefault="00524773" w:rsidP="00C670FC">
            <w:pPr>
              <w:keepNext/>
              <w:spacing w:after="60"/>
              <w:rPr>
                <w:ins w:id="6760" w:author="Wittman, Jacob (CDC/DDNID/NCCDPHP/DDT) (CTR)" w:date="2023-08-15T14:04:00Z"/>
              </w:rPr>
            </w:pPr>
            <w:ins w:id="6761" w:author="Wittman, Jacob (CDC/DDNID/NCCDPHP/DDT) (CTR)" w:date="2023-08-15T14:04:00Z">
              <w:r>
                <w:rPr>
                  <w:rFonts w:ascii="Calibri" w:hAnsi="Calibri"/>
                  <w:sz w:val="20"/>
                </w:rPr>
                <w:t>2.8 (0.8)</w:t>
              </w:r>
            </w:ins>
          </w:p>
        </w:tc>
        <w:tc>
          <w:tcPr>
            <w:tcW w:w="0" w:type="auto"/>
            <w:tcBorders>
              <w:top w:val="single" w:sz="0" w:space="0" w:color="D3D3D3"/>
              <w:left w:val="single" w:sz="0" w:space="0" w:color="D3D3D3"/>
              <w:bottom w:val="single" w:sz="0" w:space="0" w:color="D3D3D3"/>
              <w:right w:val="single" w:sz="0" w:space="0" w:color="D3D3D3"/>
            </w:tcBorders>
          </w:tcPr>
          <w:p w14:paraId="07277FF5" w14:textId="77777777" w:rsidR="00524773" w:rsidRDefault="00524773" w:rsidP="00C670FC">
            <w:pPr>
              <w:keepNext/>
              <w:spacing w:after="60"/>
              <w:rPr>
                <w:ins w:id="6762" w:author="Wittman, Jacob (CDC/DDNID/NCCDPHP/DDT) (CTR)" w:date="2023-08-15T14:04:00Z"/>
              </w:rPr>
            </w:pPr>
            <w:ins w:id="6763" w:author="Wittman, Jacob (CDC/DDNID/NCCDPHP/DDT) (CTR)" w:date="2023-08-15T14:04:00Z">
              <w:r>
                <w:rPr>
                  <w:rFonts w:ascii="Calibri" w:hAnsi="Calibri"/>
                  <w:sz w:val="20"/>
                </w:rPr>
                <w:t>3.7 (1.4)</w:t>
              </w:r>
            </w:ins>
          </w:p>
        </w:tc>
        <w:tc>
          <w:tcPr>
            <w:tcW w:w="0" w:type="auto"/>
            <w:tcBorders>
              <w:top w:val="single" w:sz="0" w:space="0" w:color="D3D3D3"/>
              <w:left w:val="single" w:sz="0" w:space="0" w:color="D3D3D3"/>
              <w:bottom w:val="single" w:sz="0" w:space="0" w:color="D3D3D3"/>
              <w:right w:val="single" w:sz="0" w:space="0" w:color="D3D3D3"/>
            </w:tcBorders>
          </w:tcPr>
          <w:p w14:paraId="1164811F" w14:textId="77777777" w:rsidR="00524773" w:rsidRDefault="00524773" w:rsidP="00C670FC">
            <w:pPr>
              <w:keepNext/>
              <w:spacing w:after="60"/>
              <w:rPr>
                <w:ins w:id="6764" w:author="Wittman, Jacob (CDC/DDNID/NCCDPHP/DDT) (CTR)" w:date="2023-08-15T14:04:00Z"/>
              </w:rPr>
            </w:pPr>
            <w:ins w:id="6765" w:author="Wittman, Jacob (CDC/DDNID/NCCDPHP/DDT) (CTR)" w:date="2023-08-15T14:04:00Z">
              <w:r>
                <w:rPr>
                  <w:rFonts w:ascii="Calibri" w:hAnsi="Calibri"/>
                  <w:sz w:val="20"/>
                </w:rPr>
                <w:t>2.6 (0.8)</w:t>
              </w:r>
            </w:ins>
          </w:p>
        </w:tc>
        <w:tc>
          <w:tcPr>
            <w:tcW w:w="0" w:type="auto"/>
            <w:tcBorders>
              <w:top w:val="single" w:sz="0" w:space="0" w:color="D3D3D3"/>
              <w:left w:val="single" w:sz="0" w:space="0" w:color="D3D3D3"/>
              <w:bottom w:val="single" w:sz="0" w:space="0" w:color="D3D3D3"/>
              <w:right w:val="single" w:sz="0" w:space="0" w:color="D3D3D3"/>
            </w:tcBorders>
          </w:tcPr>
          <w:p w14:paraId="57BA2EB1" w14:textId="77777777" w:rsidR="00524773" w:rsidRDefault="00524773" w:rsidP="00C670FC">
            <w:pPr>
              <w:keepNext/>
              <w:spacing w:after="60"/>
              <w:rPr>
                <w:ins w:id="6766" w:author="Wittman, Jacob (CDC/DDNID/NCCDPHP/DDT) (CTR)" w:date="2023-08-15T14:04:00Z"/>
              </w:rPr>
            </w:pPr>
            <w:ins w:id="6767" w:author="Wittman, Jacob (CDC/DDNID/NCCDPHP/DDT) (CTR)" w:date="2023-08-15T14:04:00Z">
              <w:r>
                <w:rPr>
                  <w:rFonts w:ascii="Calibri" w:hAnsi="Calibri"/>
                  <w:sz w:val="20"/>
                </w:rPr>
                <w:t>6.2 (1.3)</w:t>
              </w:r>
            </w:ins>
          </w:p>
        </w:tc>
        <w:tc>
          <w:tcPr>
            <w:tcW w:w="0" w:type="auto"/>
            <w:tcBorders>
              <w:top w:val="single" w:sz="0" w:space="0" w:color="D3D3D3"/>
              <w:left w:val="single" w:sz="0" w:space="0" w:color="D3D3D3"/>
              <w:bottom w:val="single" w:sz="0" w:space="0" w:color="D3D3D3"/>
              <w:right w:val="single" w:sz="0" w:space="0" w:color="D3D3D3"/>
            </w:tcBorders>
          </w:tcPr>
          <w:p w14:paraId="1C9E317E" w14:textId="77777777" w:rsidR="00524773" w:rsidRDefault="00524773" w:rsidP="00C670FC">
            <w:pPr>
              <w:keepNext/>
              <w:spacing w:after="60"/>
              <w:rPr>
                <w:ins w:id="6768" w:author="Wittman, Jacob (CDC/DDNID/NCCDPHP/DDT) (CTR)" w:date="2023-08-15T14:04:00Z"/>
              </w:rPr>
            </w:pPr>
            <w:ins w:id="6769" w:author="Wittman, Jacob (CDC/DDNID/NCCDPHP/DDT) (CTR)" w:date="2023-08-15T14:04:00Z">
              <w:r>
                <w:rPr>
                  <w:rFonts w:ascii="Calibri" w:hAnsi="Calibri"/>
                  <w:sz w:val="20"/>
                </w:rPr>
                <w:t>5.6 (1.3)</w:t>
              </w:r>
            </w:ins>
          </w:p>
        </w:tc>
        <w:tc>
          <w:tcPr>
            <w:tcW w:w="0" w:type="auto"/>
            <w:tcBorders>
              <w:top w:val="single" w:sz="0" w:space="0" w:color="D3D3D3"/>
              <w:left w:val="single" w:sz="0" w:space="0" w:color="D3D3D3"/>
              <w:bottom w:val="single" w:sz="0" w:space="0" w:color="D3D3D3"/>
              <w:right w:val="single" w:sz="0" w:space="0" w:color="D3D3D3"/>
            </w:tcBorders>
          </w:tcPr>
          <w:p w14:paraId="7BDD658B" w14:textId="77777777" w:rsidR="00524773" w:rsidRDefault="00524773" w:rsidP="00C670FC">
            <w:pPr>
              <w:keepNext/>
              <w:spacing w:after="60"/>
              <w:rPr>
                <w:ins w:id="6770" w:author="Wittman, Jacob (CDC/DDNID/NCCDPHP/DDT) (CTR)" w:date="2023-08-15T14:04:00Z"/>
              </w:rPr>
            </w:pPr>
            <w:ins w:id="6771" w:author="Wittman, Jacob (CDC/DDNID/NCCDPHP/DDT) (CTR)" w:date="2023-08-15T14:04:00Z">
              <w:r>
                <w:rPr>
                  <w:rFonts w:ascii="Calibri" w:hAnsi="Calibri"/>
                  <w:sz w:val="20"/>
                </w:rPr>
                <w:t>5.6 (1.4)</w:t>
              </w:r>
            </w:ins>
          </w:p>
        </w:tc>
        <w:tc>
          <w:tcPr>
            <w:tcW w:w="0" w:type="auto"/>
            <w:tcBorders>
              <w:top w:val="single" w:sz="0" w:space="0" w:color="D3D3D3"/>
              <w:left w:val="single" w:sz="0" w:space="0" w:color="D3D3D3"/>
              <w:bottom w:val="single" w:sz="0" w:space="0" w:color="D3D3D3"/>
              <w:right w:val="single" w:sz="0" w:space="0" w:color="D3D3D3"/>
            </w:tcBorders>
          </w:tcPr>
          <w:p w14:paraId="778D7D3A" w14:textId="77777777" w:rsidR="00524773" w:rsidRDefault="00524773" w:rsidP="00C670FC">
            <w:pPr>
              <w:keepNext/>
              <w:spacing w:after="60"/>
              <w:rPr>
                <w:ins w:id="6772" w:author="Wittman, Jacob (CDC/DDNID/NCCDPHP/DDT) (CTR)" w:date="2023-08-15T14:04:00Z"/>
              </w:rPr>
            </w:pPr>
            <w:ins w:id="6773" w:author="Wittman, Jacob (CDC/DDNID/NCCDPHP/DDT) (CTR)" w:date="2023-08-15T14:04:00Z">
              <w:r>
                <w:rPr>
                  <w:rFonts w:ascii="Calibri" w:hAnsi="Calibri"/>
                  <w:sz w:val="20"/>
                </w:rPr>
                <w:t>4.1 (1.1)</w:t>
              </w:r>
            </w:ins>
          </w:p>
        </w:tc>
        <w:tc>
          <w:tcPr>
            <w:tcW w:w="0" w:type="auto"/>
            <w:tcBorders>
              <w:top w:val="single" w:sz="0" w:space="0" w:color="D3D3D3"/>
              <w:left w:val="single" w:sz="0" w:space="0" w:color="D3D3D3"/>
              <w:bottom w:val="single" w:sz="0" w:space="0" w:color="D3D3D3"/>
              <w:right w:val="single" w:sz="0" w:space="0" w:color="D3D3D3"/>
            </w:tcBorders>
          </w:tcPr>
          <w:p w14:paraId="0A0A2477" w14:textId="77777777" w:rsidR="00524773" w:rsidRDefault="00524773" w:rsidP="00C670FC">
            <w:pPr>
              <w:keepNext/>
              <w:spacing w:after="60"/>
              <w:rPr>
                <w:ins w:id="6774" w:author="Wittman, Jacob (CDC/DDNID/NCCDPHP/DDT) (CTR)" w:date="2023-08-15T14:04:00Z"/>
              </w:rPr>
            </w:pPr>
            <w:ins w:id="6775" w:author="Wittman, Jacob (CDC/DDNID/NCCDPHP/DDT) (CTR)" w:date="2023-08-15T14:04:00Z">
              <w:r>
                <w:rPr>
                  <w:rFonts w:ascii="Calibri" w:hAnsi="Calibri"/>
                  <w:sz w:val="20"/>
                </w:rPr>
                <w:t>75.1 (-65.6, 215.8)</w:t>
              </w:r>
            </w:ins>
          </w:p>
        </w:tc>
        <w:tc>
          <w:tcPr>
            <w:tcW w:w="0" w:type="auto"/>
            <w:tcBorders>
              <w:top w:val="single" w:sz="0" w:space="0" w:color="D3D3D3"/>
              <w:left w:val="single" w:sz="0" w:space="0" w:color="D3D3D3"/>
              <w:bottom w:val="single" w:sz="0" w:space="0" w:color="D3D3D3"/>
              <w:right w:val="single" w:sz="0" w:space="0" w:color="D3D3D3"/>
            </w:tcBorders>
          </w:tcPr>
          <w:p w14:paraId="4225AF97" w14:textId="77777777" w:rsidR="00524773" w:rsidRDefault="00524773" w:rsidP="00C670FC">
            <w:pPr>
              <w:keepNext/>
              <w:spacing w:after="60"/>
              <w:rPr>
                <w:ins w:id="677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CDFCD6" w14:textId="77777777" w:rsidR="00524773" w:rsidRDefault="00524773" w:rsidP="00C670FC">
            <w:pPr>
              <w:keepNext/>
              <w:spacing w:after="60"/>
              <w:rPr>
                <w:ins w:id="6777" w:author="Wittman, Jacob (CDC/DDNID/NCCDPHP/DDT) (CTR)" w:date="2023-08-15T14:04:00Z"/>
              </w:rPr>
            </w:pPr>
            <w:ins w:id="6778" w:author="Wittman, Jacob (CDC/DDNID/NCCDPHP/DDT) (CTR)" w:date="2023-08-15T14:04:00Z">
              <w:r>
                <w:rPr>
                  <w:rFonts w:ascii="Calibri" w:hAnsi="Calibri"/>
                  <w:sz w:val="20"/>
                </w:rPr>
                <w:t>6.4 (0.8, 12.3)</w:t>
              </w:r>
            </w:ins>
          </w:p>
        </w:tc>
        <w:tc>
          <w:tcPr>
            <w:tcW w:w="0" w:type="auto"/>
            <w:tcBorders>
              <w:top w:val="single" w:sz="0" w:space="0" w:color="D3D3D3"/>
              <w:left w:val="single" w:sz="0" w:space="0" w:color="D3D3D3"/>
              <w:bottom w:val="single" w:sz="0" w:space="0" w:color="D3D3D3"/>
              <w:right w:val="single" w:sz="0" w:space="0" w:color="D3D3D3"/>
            </w:tcBorders>
          </w:tcPr>
          <w:p w14:paraId="0B697470" w14:textId="77777777" w:rsidR="00524773" w:rsidRDefault="00524773" w:rsidP="00C670FC">
            <w:pPr>
              <w:keepNext/>
              <w:spacing w:after="60"/>
              <w:rPr>
                <w:ins w:id="677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7A4A63B" w14:textId="77777777" w:rsidR="00524773" w:rsidRDefault="00524773" w:rsidP="00C670FC">
            <w:pPr>
              <w:keepNext/>
              <w:spacing w:after="60"/>
              <w:rPr>
                <w:ins w:id="6780" w:author="Wittman, Jacob (CDC/DDNID/NCCDPHP/DDT) (CTR)" w:date="2023-08-15T14:04:00Z"/>
              </w:rPr>
            </w:pPr>
            <w:ins w:id="6781" w:author="Wittman, Jacob (CDC/DDNID/NCCDPHP/DDT) (CTR)" w:date="2023-08-15T14:04:00Z">
              <w:r>
                <w:rPr>
                  <w:rFonts w:ascii="Calibri" w:hAnsi="Calibri"/>
                  <w:sz w:val="20"/>
                </w:rPr>
                <w:t>6.4 (0.8, 12.3)</w:t>
              </w:r>
            </w:ins>
          </w:p>
        </w:tc>
      </w:tr>
      <w:tr w:rsidR="00524773" w14:paraId="368339C0" w14:textId="77777777" w:rsidTr="00C670FC">
        <w:trPr>
          <w:cantSplit/>
          <w:jc w:val="center"/>
          <w:ins w:id="678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5F2D0FE" w14:textId="77777777" w:rsidR="00524773" w:rsidRDefault="00524773" w:rsidP="00C670FC">
            <w:pPr>
              <w:keepNext/>
              <w:spacing w:after="60"/>
              <w:rPr>
                <w:ins w:id="6783" w:author="Wittman, Jacob (CDC/DDNID/NCCDPHP/DDT) (CTR)" w:date="2023-08-15T14:04:00Z"/>
              </w:rPr>
            </w:pPr>
            <w:ins w:id="6784" w:author="Wittman, Jacob (CDC/DDNID/NCCDPHP/DDT) (CTR)" w:date="2023-08-15T14:04:00Z">
              <w:r>
                <w:rPr>
                  <w:rFonts w:ascii="Calibri" w:hAnsi="Calibri"/>
                  <w:sz w:val="20"/>
                </w:rPr>
                <w:t>Male</w:t>
              </w:r>
            </w:ins>
          </w:p>
        </w:tc>
        <w:tc>
          <w:tcPr>
            <w:tcW w:w="0" w:type="auto"/>
            <w:tcBorders>
              <w:top w:val="single" w:sz="0" w:space="0" w:color="D3D3D3"/>
              <w:left w:val="single" w:sz="0" w:space="0" w:color="D3D3D3"/>
              <w:bottom w:val="single" w:sz="0" w:space="0" w:color="D3D3D3"/>
              <w:right w:val="single" w:sz="0" w:space="0" w:color="D3D3D3"/>
            </w:tcBorders>
          </w:tcPr>
          <w:p w14:paraId="7F488CD7" w14:textId="77777777" w:rsidR="00524773" w:rsidRDefault="00524773" w:rsidP="00C670FC">
            <w:pPr>
              <w:keepNext/>
              <w:spacing w:after="60"/>
              <w:rPr>
                <w:ins w:id="6785" w:author="Wittman, Jacob (CDC/DDNID/NCCDPHP/DDT) (CTR)" w:date="2023-08-15T14:04:00Z"/>
              </w:rPr>
            </w:pPr>
            <w:ins w:id="678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D501BF4" w14:textId="77777777" w:rsidR="00524773" w:rsidRDefault="00524773" w:rsidP="00C670FC">
            <w:pPr>
              <w:keepNext/>
              <w:spacing w:after="60"/>
              <w:rPr>
                <w:ins w:id="6787" w:author="Wittman, Jacob (CDC/DDNID/NCCDPHP/DDT) (CTR)" w:date="2023-08-15T14:04:00Z"/>
              </w:rPr>
            </w:pPr>
            <w:ins w:id="6788" w:author="Wittman, Jacob (CDC/DDNID/NCCDPHP/DDT) (CTR)" w:date="2023-08-15T14:04:00Z">
              <w:r>
                <w:rPr>
                  <w:rFonts w:ascii="Calibri" w:hAnsi="Calibri"/>
                  <w:sz w:val="20"/>
                </w:rPr>
                <w:t>7.5 (1.8)</w:t>
              </w:r>
            </w:ins>
          </w:p>
        </w:tc>
        <w:tc>
          <w:tcPr>
            <w:tcW w:w="0" w:type="auto"/>
            <w:tcBorders>
              <w:top w:val="single" w:sz="0" w:space="0" w:color="D3D3D3"/>
              <w:left w:val="single" w:sz="0" w:space="0" w:color="D3D3D3"/>
              <w:bottom w:val="single" w:sz="0" w:space="0" w:color="D3D3D3"/>
              <w:right w:val="single" w:sz="0" w:space="0" w:color="D3D3D3"/>
            </w:tcBorders>
          </w:tcPr>
          <w:p w14:paraId="254D1F42" w14:textId="77777777" w:rsidR="00524773" w:rsidRDefault="00524773" w:rsidP="00C670FC">
            <w:pPr>
              <w:keepNext/>
              <w:spacing w:after="60"/>
              <w:rPr>
                <w:ins w:id="6789" w:author="Wittman, Jacob (CDC/DDNID/NCCDPHP/DDT) (CTR)" w:date="2023-08-15T14:04:00Z"/>
              </w:rPr>
            </w:pPr>
            <w:ins w:id="6790" w:author="Wittman, Jacob (CDC/DDNID/NCCDPHP/DDT) (CTR)" w:date="2023-08-15T14:04:00Z">
              <w:r>
                <w:rPr>
                  <w:rFonts w:ascii="Calibri" w:hAnsi="Calibri"/>
                  <w:sz w:val="20"/>
                </w:rPr>
                <w:t>8.0 (1.9)</w:t>
              </w:r>
            </w:ins>
          </w:p>
        </w:tc>
        <w:tc>
          <w:tcPr>
            <w:tcW w:w="0" w:type="auto"/>
            <w:tcBorders>
              <w:top w:val="single" w:sz="0" w:space="0" w:color="D3D3D3"/>
              <w:left w:val="single" w:sz="0" w:space="0" w:color="D3D3D3"/>
              <w:bottom w:val="single" w:sz="0" w:space="0" w:color="D3D3D3"/>
              <w:right w:val="single" w:sz="0" w:space="0" w:color="D3D3D3"/>
            </w:tcBorders>
          </w:tcPr>
          <w:p w14:paraId="1AB4E29F" w14:textId="77777777" w:rsidR="00524773" w:rsidRDefault="00524773" w:rsidP="00C670FC">
            <w:pPr>
              <w:keepNext/>
              <w:spacing w:after="60"/>
              <w:rPr>
                <w:ins w:id="6791" w:author="Wittman, Jacob (CDC/DDNID/NCCDPHP/DDT) (CTR)" w:date="2023-08-15T14:04:00Z"/>
              </w:rPr>
            </w:pPr>
            <w:ins w:id="6792" w:author="Wittman, Jacob (CDC/DDNID/NCCDPHP/DDT) (CTR)" w:date="2023-08-15T14:04:00Z">
              <w:r>
                <w:rPr>
                  <w:rFonts w:ascii="Calibri" w:hAnsi="Calibri"/>
                  <w:sz w:val="20"/>
                </w:rPr>
                <w:t>8.7 (1.4)</w:t>
              </w:r>
            </w:ins>
          </w:p>
        </w:tc>
        <w:tc>
          <w:tcPr>
            <w:tcW w:w="0" w:type="auto"/>
            <w:tcBorders>
              <w:top w:val="single" w:sz="0" w:space="0" w:color="D3D3D3"/>
              <w:left w:val="single" w:sz="0" w:space="0" w:color="D3D3D3"/>
              <w:bottom w:val="single" w:sz="0" w:space="0" w:color="D3D3D3"/>
              <w:right w:val="single" w:sz="0" w:space="0" w:color="D3D3D3"/>
            </w:tcBorders>
          </w:tcPr>
          <w:p w14:paraId="2866B7B8" w14:textId="77777777" w:rsidR="00524773" w:rsidRDefault="00524773" w:rsidP="00C670FC">
            <w:pPr>
              <w:keepNext/>
              <w:spacing w:after="60"/>
              <w:rPr>
                <w:ins w:id="6793" w:author="Wittman, Jacob (CDC/DDNID/NCCDPHP/DDT) (CTR)" w:date="2023-08-15T14:04:00Z"/>
              </w:rPr>
            </w:pPr>
            <w:ins w:id="6794" w:author="Wittman, Jacob (CDC/DDNID/NCCDPHP/DDT) (CTR)" w:date="2023-08-15T14:04:00Z">
              <w:r>
                <w:rPr>
                  <w:rFonts w:ascii="Calibri" w:hAnsi="Calibri"/>
                  <w:sz w:val="20"/>
                </w:rPr>
                <w:t>8.7 (1.6)</w:t>
              </w:r>
            </w:ins>
          </w:p>
        </w:tc>
        <w:tc>
          <w:tcPr>
            <w:tcW w:w="0" w:type="auto"/>
            <w:tcBorders>
              <w:top w:val="single" w:sz="0" w:space="0" w:color="D3D3D3"/>
              <w:left w:val="single" w:sz="0" w:space="0" w:color="D3D3D3"/>
              <w:bottom w:val="single" w:sz="0" w:space="0" w:color="D3D3D3"/>
              <w:right w:val="single" w:sz="0" w:space="0" w:color="D3D3D3"/>
            </w:tcBorders>
          </w:tcPr>
          <w:p w14:paraId="07A2CC0A" w14:textId="77777777" w:rsidR="00524773" w:rsidRDefault="00524773" w:rsidP="00C670FC">
            <w:pPr>
              <w:keepNext/>
              <w:spacing w:after="60"/>
              <w:rPr>
                <w:ins w:id="6795" w:author="Wittman, Jacob (CDC/DDNID/NCCDPHP/DDT) (CTR)" w:date="2023-08-15T14:04:00Z"/>
              </w:rPr>
            </w:pPr>
            <w:ins w:id="6796" w:author="Wittman, Jacob (CDC/DDNID/NCCDPHP/DDT) (CTR)" w:date="2023-08-15T14:04:00Z">
              <w:r>
                <w:rPr>
                  <w:rFonts w:ascii="Calibri" w:hAnsi="Calibri"/>
                  <w:sz w:val="20"/>
                </w:rPr>
                <w:t>7.3 (1.3)</w:t>
              </w:r>
            </w:ins>
          </w:p>
        </w:tc>
        <w:tc>
          <w:tcPr>
            <w:tcW w:w="0" w:type="auto"/>
            <w:tcBorders>
              <w:top w:val="single" w:sz="0" w:space="0" w:color="D3D3D3"/>
              <w:left w:val="single" w:sz="0" w:space="0" w:color="D3D3D3"/>
              <w:bottom w:val="single" w:sz="0" w:space="0" w:color="D3D3D3"/>
              <w:right w:val="single" w:sz="0" w:space="0" w:color="D3D3D3"/>
            </w:tcBorders>
          </w:tcPr>
          <w:p w14:paraId="0B7A45F9" w14:textId="77777777" w:rsidR="00524773" w:rsidRDefault="00524773" w:rsidP="00C670FC">
            <w:pPr>
              <w:keepNext/>
              <w:spacing w:after="60"/>
              <w:rPr>
                <w:ins w:id="6797" w:author="Wittman, Jacob (CDC/DDNID/NCCDPHP/DDT) (CTR)" w:date="2023-08-15T14:04:00Z"/>
              </w:rPr>
            </w:pPr>
            <w:ins w:id="6798" w:author="Wittman, Jacob (CDC/DDNID/NCCDPHP/DDT) (CTR)" w:date="2023-08-15T14:04:00Z">
              <w:r>
                <w:rPr>
                  <w:rFonts w:ascii="Calibri" w:hAnsi="Calibri"/>
                  <w:sz w:val="20"/>
                </w:rPr>
                <w:t>9.1 (1.4)</w:t>
              </w:r>
            </w:ins>
          </w:p>
        </w:tc>
        <w:tc>
          <w:tcPr>
            <w:tcW w:w="0" w:type="auto"/>
            <w:tcBorders>
              <w:top w:val="single" w:sz="0" w:space="0" w:color="D3D3D3"/>
              <w:left w:val="single" w:sz="0" w:space="0" w:color="D3D3D3"/>
              <w:bottom w:val="single" w:sz="0" w:space="0" w:color="D3D3D3"/>
              <w:right w:val="single" w:sz="0" w:space="0" w:color="D3D3D3"/>
            </w:tcBorders>
          </w:tcPr>
          <w:p w14:paraId="6CDB069E" w14:textId="77777777" w:rsidR="00524773" w:rsidRDefault="00524773" w:rsidP="00C670FC">
            <w:pPr>
              <w:keepNext/>
              <w:spacing w:after="60"/>
              <w:rPr>
                <w:ins w:id="6799" w:author="Wittman, Jacob (CDC/DDNID/NCCDPHP/DDT) (CTR)" w:date="2023-08-15T14:04:00Z"/>
              </w:rPr>
            </w:pPr>
            <w:ins w:id="6800" w:author="Wittman, Jacob (CDC/DDNID/NCCDPHP/DDT) (CTR)" w:date="2023-08-15T14:04:00Z">
              <w:r>
                <w:rPr>
                  <w:rFonts w:ascii="Calibri" w:hAnsi="Calibri"/>
                  <w:sz w:val="20"/>
                </w:rPr>
                <w:t>8.5 (1.8)</w:t>
              </w:r>
            </w:ins>
          </w:p>
        </w:tc>
        <w:tc>
          <w:tcPr>
            <w:tcW w:w="0" w:type="auto"/>
            <w:tcBorders>
              <w:top w:val="single" w:sz="0" w:space="0" w:color="D3D3D3"/>
              <w:left w:val="single" w:sz="0" w:space="0" w:color="D3D3D3"/>
              <w:bottom w:val="single" w:sz="0" w:space="0" w:color="D3D3D3"/>
              <w:right w:val="single" w:sz="0" w:space="0" w:color="D3D3D3"/>
            </w:tcBorders>
          </w:tcPr>
          <w:p w14:paraId="2999DF33" w14:textId="77777777" w:rsidR="00524773" w:rsidRDefault="00524773" w:rsidP="00C670FC">
            <w:pPr>
              <w:keepNext/>
              <w:spacing w:after="60"/>
              <w:rPr>
                <w:ins w:id="6801" w:author="Wittman, Jacob (CDC/DDNID/NCCDPHP/DDT) (CTR)" w:date="2023-08-15T14:04:00Z"/>
              </w:rPr>
            </w:pPr>
            <w:ins w:id="6802" w:author="Wittman, Jacob (CDC/DDNID/NCCDPHP/DDT) (CTR)" w:date="2023-08-15T14:04:00Z">
              <w:r>
                <w:rPr>
                  <w:rFonts w:ascii="Calibri" w:hAnsi="Calibri"/>
                  <w:sz w:val="20"/>
                </w:rPr>
                <w:t>7.4 (1.1)</w:t>
              </w:r>
            </w:ins>
          </w:p>
        </w:tc>
        <w:tc>
          <w:tcPr>
            <w:tcW w:w="0" w:type="auto"/>
            <w:tcBorders>
              <w:top w:val="single" w:sz="0" w:space="0" w:color="D3D3D3"/>
              <w:left w:val="single" w:sz="0" w:space="0" w:color="D3D3D3"/>
              <w:bottom w:val="single" w:sz="0" w:space="0" w:color="D3D3D3"/>
              <w:right w:val="single" w:sz="0" w:space="0" w:color="D3D3D3"/>
            </w:tcBorders>
          </w:tcPr>
          <w:p w14:paraId="0F146E7D" w14:textId="77777777" w:rsidR="00524773" w:rsidRDefault="00524773" w:rsidP="00C670FC">
            <w:pPr>
              <w:keepNext/>
              <w:spacing w:after="60"/>
              <w:rPr>
                <w:ins w:id="6803" w:author="Wittman, Jacob (CDC/DDNID/NCCDPHP/DDT) (CTR)" w:date="2023-08-15T14:04:00Z"/>
              </w:rPr>
            </w:pPr>
            <w:ins w:id="6804" w:author="Wittman, Jacob (CDC/DDNID/NCCDPHP/DDT) (CTR)" w:date="2023-08-15T14:04:00Z">
              <w:r>
                <w:rPr>
                  <w:rFonts w:ascii="Calibri" w:hAnsi="Calibri"/>
                  <w:sz w:val="20"/>
                </w:rPr>
                <w:t>8.3 (1.6)</w:t>
              </w:r>
            </w:ins>
          </w:p>
        </w:tc>
        <w:tc>
          <w:tcPr>
            <w:tcW w:w="0" w:type="auto"/>
            <w:tcBorders>
              <w:top w:val="single" w:sz="0" w:space="0" w:color="D3D3D3"/>
              <w:left w:val="single" w:sz="0" w:space="0" w:color="D3D3D3"/>
              <w:bottom w:val="single" w:sz="0" w:space="0" w:color="D3D3D3"/>
              <w:right w:val="single" w:sz="0" w:space="0" w:color="D3D3D3"/>
            </w:tcBorders>
          </w:tcPr>
          <w:p w14:paraId="1DDF656A" w14:textId="77777777" w:rsidR="00524773" w:rsidRDefault="00524773" w:rsidP="00C670FC">
            <w:pPr>
              <w:keepNext/>
              <w:spacing w:after="60"/>
              <w:rPr>
                <w:ins w:id="6805" w:author="Wittman, Jacob (CDC/DDNID/NCCDPHP/DDT) (CTR)" w:date="2023-08-15T14:04:00Z"/>
              </w:rPr>
            </w:pPr>
            <w:ins w:id="6806" w:author="Wittman, Jacob (CDC/DDNID/NCCDPHP/DDT) (CTR)" w:date="2023-08-15T14:04:00Z">
              <w:r>
                <w:rPr>
                  <w:rFonts w:ascii="Calibri" w:hAnsi="Calibri"/>
                  <w:sz w:val="20"/>
                </w:rPr>
                <w:t>7.7 (1.1)</w:t>
              </w:r>
            </w:ins>
          </w:p>
        </w:tc>
        <w:tc>
          <w:tcPr>
            <w:tcW w:w="0" w:type="auto"/>
            <w:tcBorders>
              <w:top w:val="single" w:sz="0" w:space="0" w:color="D3D3D3"/>
              <w:left w:val="single" w:sz="0" w:space="0" w:color="D3D3D3"/>
              <w:bottom w:val="single" w:sz="0" w:space="0" w:color="D3D3D3"/>
              <w:right w:val="single" w:sz="0" w:space="0" w:color="D3D3D3"/>
            </w:tcBorders>
          </w:tcPr>
          <w:p w14:paraId="1E42493C" w14:textId="77777777" w:rsidR="00524773" w:rsidRDefault="00524773" w:rsidP="00C670FC">
            <w:pPr>
              <w:keepNext/>
              <w:spacing w:after="60"/>
              <w:rPr>
                <w:ins w:id="6807" w:author="Wittman, Jacob (CDC/DDNID/NCCDPHP/DDT) (CTR)" w:date="2023-08-15T14:04:00Z"/>
              </w:rPr>
            </w:pPr>
            <w:ins w:id="6808" w:author="Wittman, Jacob (CDC/DDNID/NCCDPHP/DDT) (CTR)" w:date="2023-08-15T14:04:00Z">
              <w:r>
                <w:rPr>
                  <w:rFonts w:ascii="Calibri" w:hAnsi="Calibri"/>
                  <w:sz w:val="20"/>
                </w:rPr>
                <w:t>6.9 (1.2)</w:t>
              </w:r>
            </w:ins>
          </w:p>
        </w:tc>
        <w:tc>
          <w:tcPr>
            <w:tcW w:w="0" w:type="auto"/>
            <w:tcBorders>
              <w:top w:val="single" w:sz="0" w:space="0" w:color="D3D3D3"/>
              <w:left w:val="single" w:sz="0" w:space="0" w:color="D3D3D3"/>
              <w:bottom w:val="single" w:sz="0" w:space="0" w:color="D3D3D3"/>
              <w:right w:val="single" w:sz="0" w:space="0" w:color="D3D3D3"/>
            </w:tcBorders>
          </w:tcPr>
          <w:p w14:paraId="70003F56" w14:textId="77777777" w:rsidR="00524773" w:rsidRDefault="00524773" w:rsidP="00C670FC">
            <w:pPr>
              <w:keepNext/>
              <w:spacing w:after="60"/>
              <w:rPr>
                <w:ins w:id="6809" w:author="Wittman, Jacob (CDC/DDNID/NCCDPHP/DDT) (CTR)" w:date="2023-08-15T14:04:00Z"/>
              </w:rPr>
            </w:pPr>
            <w:ins w:id="6810" w:author="Wittman, Jacob (CDC/DDNID/NCCDPHP/DDT) (CTR)" w:date="2023-08-15T14:04:00Z">
              <w:r>
                <w:rPr>
                  <w:rFonts w:ascii="Calibri" w:hAnsi="Calibri"/>
                  <w:sz w:val="20"/>
                </w:rPr>
                <w:t>9.5 (1.8)</w:t>
              </w:r>
            </w:ins>
          </w:p>
        </w:tc>
        <w:tc>
          <w:tcPr>
            <w:tcW w:w="0" w:type="auto"/>
            <w:tcBorders>
              <w:top w:val="single" w:sz="0" w:space="0" w:color="D3D3D3"/>
              <w:left w:val="single" w:sz="0" w:space="0" w:color="D3D3D3"/>
              <w:bottom w:val="single" w:sz="0" w:space="0" w:color="D3D3D3"/>
              <w:right w:val="single" w:sz="0" w:space="0" w:color="D3D3D3"/>
            </w:tcBorders>
          </w:tcPr>
          <w:p w14:paraId="548ABD74" w14:textId="77777777" w:rsidR="00524773" w:rsidRDefault="00524773" w:rsidP="00C670FC">
            <w:pPr>
              <w:keepNext/>
              <w:spacing w:after="60"/>
              <w:rPr>
                <w:ins w:id="6811" w:author="Wittman, Jacob (CDC/DDNID/NCCDPHP/DDT) (CTR)" w:date="2023-08-15T14:04:00Z"/>
              </w:rPr>
            </w:pPr>
            <w:ins w:id="6812" w:author="Wittman, Jacob (CDC/DDNID/NCCDPHP/DDT) (CTR)" w:date="2023-08-15T14:04:00Z">
              <w:r>
                <w:rPr>
                  <w:rFonts w:ascii="Calibri" w:hAnsi="Calibri"/>
                  <w:sz w:val="20"/>
                </w:rPr>
                <w:t>8.7 (2.2)</w:t>
              </w:r>
            </w:ins>
          </w:p>
        </w:tc>
        <w:tc>
          <w:tcPr>
            <w:tcW w:w="0" w:type="auto"/>
            <w:tcBorders>
              <w:top w:val="single" w:sz="0" w:space="0" w:color="D3D3D3"/>
              <w:left w:val="single" w:sz="0" w:space="0" w:color="D3D3D3"/>
              <w:bottom w:val="single" w:sz="0" w:space="0" w:color="D3D3D3"/>
              <w:right w:val="single" w:sz="0" w:space="0" w:color="D3D3D3"/>
            </w:tcBorders>
          </w:tcPr>
          <w:p w14:paraId="6992E4AD" w14:textId="77777777" w:rsidR="00524773" w:rsidRDefault="00524773" w:rsidP="00C670FC">
            <w:pPr>
              <w:keepNext/>
              <w:spacing w:after="60"/>
              <w:rPr>
                <w:ins w:id="6813" w:author="Wittman, Jacob (CDC/DDNID/NCCDPHP/DDT) (CTR)" w:date="2023-08-15T14:04:00Z"/>
              </w:rPr>
            </w:pPr>
            <w:ins w:id="6814" w:author="Wittman, Jacob (CDC/DDNID/NCCDPHP/DDT) (CTR)" w:date="2023-08-15T14:04:00Z">
              <w:r>
                <w:rPr>
                  <w:rFonts w:ascii="Calibri" w:hAnsi="Calibri"/>
                  <w:sz w:val="20"/>
                </w:rPr>
                <w:t>26.6 (-49.7, 102.8)</w:t>
              </w:r>
            </w:ins>
          </w:p>
        </w:tc>
        <w:tc>
          <w:tcPr>
            <w:tcW w:w="0" w:type="auto"/>
            <w:tcBorders>
              <w:top w:val="single" w:sz="0" w:space="0" w:color="D3D3D3"/>
              <w:left w:val="single" w:sz="0" w:space="0" w:color="D3D3D3"/>
              <w:bottom w:val="single" w:sz="0" w:space="0" w:color="D3D3D3"/>
              <w:right w:val="single" w:sz="0" w:space="0" w:color="D3D3D3"/>
            </w:tcBorders>
          </w:tcPr>
          <w:p w14:paraId="435BC35F" w14:textId="77777777" w:rsidR="00524773" w:rsidRDefault="00524773" w:rsidP="00C670FC">
            <w:pPr>
              <w:keepNext/>
              <w:spacing w:after="60"/>
              <w:rPr>
                <w:ins w:id="681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62FD63" w14:textId="77777777" w:rsidR="00524773" w:rsidRDefault="00524773" w:rsidP="00C670FC">
            <w:pPr>
              <w:keepNext/>
              <w:spacing w:after="60"/>
              <w:rPr>
                <w:ins w:id="6816" w:author="Wittman, Jacob (CDC/DDNID/NCCDPHP/DDT) (CTR)" w:date="2023-08-15T14:04:00Z"/>
              </w:rPr>
            </w:pPr>
            <w:ins w:id="6817" w:author="Wittman, Jacob (CDC/DDNID/NCCDPHP/DDT) (CTR)" w:date="2023-08-15T14:04:00Z">
              <w:r>
                <w:rPr>
                  <w:rFonts w:ascii="Calibri" w:hAnsi="Calibri"/>
                  <w:sz w:val="20"/>
                </w:rPr>
                <w:t>0.1 (-1.8, 2.0)</w:t>
              </w:r>
            </w:ins>
          </w:p>
        </w:tc>
        <w:tc>
          <w:tcPr>
            <w:tcW w:w="0" w:type="auto"/>
            <w:tcBorders>
              <w:top w:val="single" w:sz="0" w:space="0" w:color="D3D3D3"/>
              <w:left w:val="single" w:sz="0" w:space="0" w:color="D3D3D3"/>
              <w:bottom w:val="single" w:sz="0" w:space="0" w:color="D3D3D3"/>
              <w:right w:val="single" w:sz="0" w:space="0" w:color="D3D3D3"/>
            </w:tcBorders>
          </w:tcPr>
          <w:p w14:paraId="1A9F8BB2" w14:textId="77777777" w:rsidR="00524773" w:rsidRDefault="00524773" w:rsidP="00C670FC">
            <w:pPr>
              <w:keepNext/>
              <w:spacing w:after="60"/>
              <w:rPr>
                <w:ins w:id="681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5BEDF23" w14:textId="77777777" w:rsidR="00524773" w:rsidRDefault="00524773" w:rsidP="00C670FC">
            <w:pPr>
              <w:keepNext/>
              <w:spacing w:after="60"/>
              <w:rPr>
                <w:ins w:id="6819" w:author="Wittman, Jacob (CDC/DDNID/NCCDPHP/DDT) (CTR)" w:date="2023-08-15T14:04:00Z"/>
              </w:rPr>
            </w:pPr>
            <w:ins w:id="6820" w:author="Wittman, Jacob (CDC/DDNID/NCCDPHP/DDT) (CTR)" w:date="2023-08-15T14:04:00Z">
              <w:r>
                <w:rPr>
                  <w:rFonts w:ascii="Calibri" w:hAnsi="Calibri"/>
                  <w:sz w:val="20"/>
                </w:rPr>
                <w:t>0.1 (-1.8, 2.0)</w:t>
              </w:r>
            </w:ins>
          </w:p>
        </w:tc>
      </w:tr>
      <w:tr w:rsidR="00524773" w14:paraId="5029B343" w14:textId="77777777" w:rsidTr="00C670FC">
        <w:trPr>
          <w:cantSplit/>
          <w:jc w:val="center"/>
          <w:ins w:id="68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4B544A" w14:textId="77777777" w:rsidR="00524773" w:rsidRDefault="00524773" w:rsidP="00C670FC">
            <w:pPr>
              <w:keepNext/>
              <w:spacing w:after="60"/>
              <w:rPr>
                <w:ins w:id="6822" w:author="Wittman, Jacob (CDC/DDNID/NCCDPHP/DDT) (CTR)" w:date="2023-08-15T14:04:00Z"/>
              </w:rPr>
            </w:pPr>
            <w:ins w:id="6823" w:author="Wittman, Jacob (CDC/DDNID/NCCDPHP/DDT) (CTR)" w:date="2023-08-15T14:04:00Z">
              <w:r>
                <w:rPr>
                  <w:rFonts w:ascii="Calibri" w:hAnsi="Calibri"/>
                  <w:sz w:val="20"/>
                </w:rPr>
                <w:lastRenderedPageBreak/>
                <w:t>Female</w:t>
              </w:r>
            </w:ins>
          </w:p>
        </w:tc>
        <w:tc>
          <w:tcPr>
            <w:tcW w:w="0" w:type="auto"/>
            <w:tcBorders>
              <w:top w:val="single" w:sz="0" w:space="0" w:color="D3D3D3"/>
              <w:left w:val="single" w:sz="0" w:space="0" w:color="D3D3D3"/>
              <w:bottom w:val="single" w:sz="0" w:space="0" w:color="D3D3D3"/>
              <w:right w:val="single" w:sz="0" w:space="0" w:color="D3D3D3"/>
            </w:tcBorders>
          </w:tcPr>
          <w:p w14:paraId="5BED770B" w14:textId="77777777" w:rsidR="00524773" w:rsidRDefault="00524773" w:rsidP="00C670FC">
            <w:pPr>
              <w:keepNext/>
              <w:spacing w:after="60"/>
              <w:rPr>
                <w:ins w:id="6824" w:author="Wittman, Jacob (CDC/DDNID/NCCDPHP/DDT) (CTR)" w:date="2023-08-15T14:04:00Z"/>
              </w:rPr>
            </w:pPr>
            <w:ins w:id="6825"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3FFCCADF" w14:textId="77777777" w:rsidR="00524773" w:rsidRDefault="00524773" w:rsidP="00C670FC">
            <w:pPr>
              <w:keepNext/>
              <w:spacing w:after="60"/>
              <w:rPr>
                <w:ins w:id="6826" w:author="Wittman, Jacob (CDC/DDNID/NCCDPHP/DDT) (CTR)" w:date="2023-08-15T14:04:00Z"/>
              </w:rPr>
            </w:pPr>
            <w:ins w:id="6827" w:author="Wittman, Jacob (CDC/DDNID/NCCDPHP/DDT) (CTR)" w:date="2023-08-15T14:04:00Z">
              <w:r>
                <w:rPr>
                  <w:rFonts w:ascii="Calibri" w:hAnsi="Calibri"/>
                  <w:sz w:val="20"/>
                </w:rPr>
                <w:t>6.8 (1.8)</w:t>
              </w:r>
            </w:ins>
          </w:p>
        </w:tc>
        <w:tc>
          <w:tcPr>
            <w:tcW w:w="0" w:type="auto"/>
            <w:tcBorders>
              <w:top w:val="single" w:sz="0" w:space="0" w:color="D3D3D3"/>
              <w:left w:val="single" w:sz="0" w:space="0" w:color="D3D3D3"/>
              <w:bottom w:val="single" w:sz="0" w:space="0" w:color="D3D3D3"/>
              <w:right w:val="single" w:sz="0" w:space="0" w:color="D3D3D3"/>
            </w:tcBorders>
          </w:tcPr>
          <w:p w14:paraId="5FFF99BD" w14:textId="77777777" w:rsidR="00524773" w:rsidRDefault="00524773" w:rsidP="00C670FC">
            <w:pPr>
              <w:keepNext/>
              <w:spacing w:after="60"/>
              <w:rPr>
                <w:ins w:id="6828" w:author="Wittman, Jacob (CDC/DDNID/NCCDPHP/DDT) (CTR)" w:date="2023-08-15T14:04:00Z"/>
              </w:rPr>
            </w:pPr>
            <w:ins w:id="6829" w:author="Wittman, Jacob (CDC/DDNID/NCCDPHP/DDT) (CTR)" w:date="2023-08-15T14:04:00Z">
              <w:r>
                <w:rPr>
                  <w:rFonts w:ascii="Calibri" w:hAnsi="Calibri"/>
                  <w:sz w:val="20"/>
                </w:rPr>
                <w:t>6.5 (1.1)</w:t>
              </w:r>
            </w:ins>
          </w:p>
        </w:tc>
        <w:tc>
          <w:tcPr>
            <w:tcW w:w="0" w:type="auto"/>
            <w:tcBorders>
              <w:top w:val="single" w:sz="0" w:space="0" w:color="D3D3D3"/>
              <w:left w:val="single" w:sz="0" w:space="0" w:color="D3D3D3"/>
              <w:bottom w:val="single" w:sz="0" w:space="0" w:color="D3D3D3"/>
              <w:right w:val="single" w:sz="0" w:space="0" w:color="D3D3D3"/>
            </w:tcBorders>
          </w:tcPr>
          <w:p w14:paraId="6BB9C17F" w14:textId="77777777" w:rsidR="00524773" w:rsidRDefault="00524773" w:rsidP="00C670FC">
            <w:pPr>
              <w:keepNext/>
              <w:spacing w:after="60"/>
              <w:rPr>
                <w:ins w:id="6830" w:author="Wittman, Jacob (CDC/DDNID/NCCDPHP/DDT) (CTR)" w:date="2023-08-15T14:04:00Z"/>
              </w:rPr>
            </w:pPr>
            <w:ins w:id="6831" w:author="Wittman, Jacob (CDC/DDNID/NCCDPHP/DDT) (CTR)" w:date="2023-08-15T14:04:00Z">
              <w:r>
                <w:rPr>
                  <w:rFonts w:ascii="Calibri" w:hAnsi="Calibri"/>
                  <w:sz w:val="20"/>
                </w:rPr>
                <w:t>6.6 (1.5)</w:t>
              </w:r>
            </w:ins>
          </w:p>
        </w:tc>
        <w:tc>
          <w:tcPr>
            <w:tcW w:w="0" w:type="auto"/>
            <w:tcBorders>
              <w:top w:val="single" w:sz="0" w:space="0" w:color="D3D3D3"/>
              <w:left w:val="single" w:sz="0" w:space="0" w:color="D3D3D3"/>
              <w:bottom w:val="single" w:sz="0" w:space="0" w:color="D3D3D3"/>
              <w:right w:val="single" w:sz="0" w:space="0" w:color="D3D3D3"/>
            </w:tcBorders>
          </w:tcPr>
          <w:p w14:paraId="50411D2C" w14:textId="77777777" w:rsidR="00524773" w:rsidRDefault="00524773" w:rsidP="00C670FC">
            <w:pPr>
              <w:keepNext/>
              <w:spacing w:after="60"/>
              <w:rPr>
                <w:ins w:id="6832" w:author="Wittman, Jacob (CDC/DDNID/NCCDPHP/DDT) (CTR)" w:date="2023-08-15T14:04:00Z"/>
              </w:rPr>
            </w:pPr>
            <w:ins w:id="6833" w:author="Wittman, Jacob (CDC/DDNID/NCCDPHP/DDT) (CTR)" w:date="2023-08-15T14:04:00Z">
              <w:r>
                <w:rPr>
                  <w:rFonts w:ascii="Calibri" w:hAnsi="Calibri"/>
                  <w:sz w:val="20"/>
                </w:rPr>
                <w:t>8.7 (2.2)</w:t>
              </w:r>
            </w:ins>
          </w:p>
        </w:tc>
        <w:tc>
          <w:tcPr>
            <w:tcW w:w="0" w:type="auto"/>
            <w:tcBorders>
              <w:top w:val="single" w:sz="0" w:space="0" w:color="D3D3D3"/>
              <w:left w:val="single" w:sz="0" w:space="0" w:color="D3D3D3"/>
              <w:bottom w:val="single" w:sz="0" w:space="0" w:color="D3D3D3"/>
              <w:right w:val="single" w:sz="0" w:space="0" w:color="D3D3D3"/>
            </w:tcBorders>
          </w:tcPr>
          <w:p w14:paraId="6D08FA85" w14:textId="77777777" w:rsidR="00524773" w:rsidRDefault="00524773" w:rsidP="00C670FC">
            <w:pPr>
              <w:keepNext/>
              <w:spacing w:after="60"/>
              <w:rPr>
                <w:ins w:id="6834" w:author="Wittman, Jacob (CDC/DDNID/NCCDPHP/DDT) (CTR)" w:date="2023-08-15T14:04:00Z"/>
              </w:rPr>
            </w:pPr>
            <w:ins w:id="6835" w:author="Wittman, Jacob (CDC/DDNID/NCCDPHP/DDT) (CTR)" w:date="2023-08-15T14:04:00Z">
              <w:r>
                <w:rPr>
                  <w:rFonts w:ascii="Calibri" w:hAnsi="Calibri"/>
                  <w:sz w:val="20"/>
                </w:rPr>
                <w:t>8.3 (1.6)</w:t>
              </w:r>
            </w:ins>
          </w:p>
        </w:tc>
        <w:tc>
          <w:tcPr>
            <w:tcW w:w="0" w:type="auto"/>
            <w:tcBorders>
              <w:top w:val="single" w:sz="0" w:space="0" w:color="D3D3D3"/>
              <w:left w:val="single" w:sz="0" w:space="0" w:color="D3D3D3"/>
              <w:bottom w:val="single" w:sz="0" w:space="0" w:color="D3D3D3"/>
              <w:right w:val="single" w:sz="0" w:space="0" w:color="D3D3D3"/>
            </w:tcBorders>
          </w:tcPr>
          <w:p w14:paraId="0C7FC2D8" w14:textId="77777777" w:rsidR="00524773" w:rsidRDefault="00524773" w:rsidP="00C670FC">
            <w:pPr>
              <w:keepNext/>
              <w:spacing w:after="60"/>
              <w:rPr>
                <w:ins w:id="6836" w:author="Wittman, Jacob (CDC/DDNID/NCCDPHP/DDT) (CTR)" w:date="2023-08-15T14:04:00Z"/>
              </w:rPr>
            </w:pPr>
            <w:ins w:id="6837" w:author="Wittman, Jacob (CDC/DDNID/NCCDPHP/DDT) (CTR)" w:date="2023-08-15T14:04:00Z">
              <w:r>
                <w:rPr>
                  <w:rFonts w:ascii="Calibri" w:hAnsi="Calibri"/>
                  <w:sz w:val="20"/>
                </w:rPr>
                <w:t>7.3 (0.9)</w:t>
              </w:r>
            </w:ins>
          </w:p>
        </w:tc>
        <w:tc>
          <w:tcPr>
            <w:tcW w:w="0" w:type="auto"/>
            <w:tcBorders>
              <w:top w:val="single" w:sz="0" w:space="0" w:color="D3D3D3"/>
              <w:left w:val="single" w:sz="0" w:space="0" w:color="D3D3D3"/>
              <w:bottom w:val="single" w:sz="0" w:space="0" w:color="D3D3D3"/>
              <w:right w:val="single" w:sz="0" w:space="0" w:color="D3D3D3"/>
            </w:tcBorders>
          </w:tcPr>
          <w:p w14:paraId="1C629C22" w14:textId="77777777" w:rsidR="00524773" w:rsidRDefault="00524773" w:rsidP="00C670FC">
            <w:pPr>
              <w:keepNext/>
              <w:spacing w:after="60"/>
              <w:rPr>
                <w:ins w:id="6838" w:author="Wittman, Jacob (CDC/DDNID/NCCDPHP/DDT) (CTR)" w:date="2023-08-15T14:04:00Z"/>
              </w:rPr>
            </w:pPr>
            <w:ins w:id="6839" w:author="Wittman, Jacob (CDC/DDNID/NCCDPHP/DDT) (CTR)" w:date="2023-08-15T14:04:00Z">
              <w:r>
                <w:rPr>
                  <w:rFonts w:ascii="Calibri" w:hAnsi="Calibri"/>
                  <w:sz w:val="20"/>
                </w:rPr>
                <w:t>6.6 (1.2)</w:t>
              </w:r>
            </w:ins>
          </w:p>
        </w:tc>
        <w:tc>
          <w:tcPr>
            <w:tcW w:w="0" w:type="auto"/>
            <w:tcBorders>
              <w:top w:val="single" w:sz="0" w:space="0" w:color="D3D3D3"/>
              <w:left w:val="single" w:sz="0" w:space="0" w:color="D3D3D3"/>
              <w:bottom w:val="single" w:sz="0" w:space="0" w:color="D3D3D3"/>
              <w:right w:val="single" w:sz="0" w:space="0" w:color="D3D3D3"/>
            </w:tcBorders>
          </w:tcPr>
          <w:p w14:paraId="0E0C78A8" w14:textId="77777777" w:rsidR="00524773" w:rsidRDefault="00524773" w:rsidP="00C670FC">
            <w:pPr>
              <w:keepNext/>
              <w:spacing w:after="60"/>
              <w:rPr>
                <w:ins w:id="6840" w:author="Wittman, Jacob (CDC/DDNID/NCCDPHP/DDT) (CTR)" w:date="2023-08-15T14:04:00Z"/>
              </w:rPr>
            </w:pPr>
            <w:ins w:id="6841" w:author="Wittman, Jacob (CDC/DDNID/NCCDPHP/DDT) (CTR)" w:date="2023-08-15T14:04:00Z">
              <w:r>
                <w:rPr>
                  <w:rFonts w:ascii="Calibri" w:hAnsi="Calibri"/>
                  <w:sz w:val="20"/>
                </w:rPr>
                <w:t>5.7 (0.8)</w:t>
              </w:r>
            </w:ins>
          </w:p>
        </w:tc>
        <w:tc>
          <w:tcPr>
            <w:tcW w:w="0" w:type="auto"/>
            <w:tcBorders>
              <w:top w:val="single" w:sz="0" w:space="0" w:color="D3D3D3"/>
              <w:left w:val="single" w:sz="0" w:space="0" w:color="D3D3D3"/>
              <w:bottom w:val="single" w:sz="0" w:space="0" w:color="D3D3D3"/>
              <w:right w:val="single" w:sz="0" w:space="0" w:color="D3D3D3"/>
            </w:tcBorders>
          </w:tcPr>
          <w:p w14:paraId="0F7D7045" w14:textId="77777777" w:rsidR="00524773" w:rsidRDefault="00524773" w:rsidP="00C670FC">
            <w:pPr>
              <w:keepNext/>
              <w:spacing w:after="60"/>
              <w:rPr>
                <w:ins w:id="6842" w:author="Wittman, Jacob (CDC/DDNID/NCCDPHP/DDT) (CTR)" w:date="2023-08-15T14:04:00Z"/>
              </w:rPr>
            </w:pPr>
            <w:ins w:id="6843" w:author="Wittman, Jacob (CDC/DDNID/NCCDPHP/DDT) (CTR)" w:date="2023-08-15T14:04:00Z">
              <w:r>
                <w:rPr>
                  <w:rFonts w:ascii="Calibri" w:hAnsi="Calibri"/>
                  <w:sz w:val="20"/>
                </w:rPr>
                <w:t>7.6 (2.5)</w:t>
              </w:r>
            </w:ins>
          </w:p>
        </w:tc>
        <w:tc>
          <w:tcPr>
            <w:tcW w:w="0" w:type="auto"/>
            <w:tcBorders>
              <w:top w:val="single" w:sz="0" w:space="0" w:color="D3D3D3"/>
              <w:left w:val="single" w:sz="0" w:space="0" w:color="D3D3D3"/>
              <w:bottom w:val="single" w:sz="0" w:space="0" w:color="D3D3D3"/>
              <w:right w:val="single" w:sz="0" w:space="0" w:color="D3D3D3"/>
            </w:tcBorders>
          </w:tcPr>
          <w:p w14:paraId="5A48B31F" w14:textId="77777777" w:rsidR="00524773" w:rsidRDefault="00524773" w:rsidP="00C670FC">
            <w:pPr>
              <w:keepNext/>
              <w:spacing w:after="60"/>
              <w:rPr>
                <w:ins w:id="6844" w:author="Wittman, Jacob (CDC/DDNID/NCCDPHP/DDT) (CTR)" w:date="2023-08-15T14:04:00Z"/>
              </w:rPr>
            </w:pPr>
            <w:ins w:id="6845" w:author="Wittman, Jacob (CDC/DDNID/NCCDPHP/DDT) (CTR)" w:date="2023-08-15T14:04:00Z">
              <w:r>
                <w:rPr>
                  <w:rFonts w:ascii="Calibri" w:hAnsi="Calibri"/>
                  <w:sz w:val="20"/>
                </w:rPr>
                <w:t>8.2 (2.2)</w:t>
              </w:r>
            </w:ins>
          </w:p>
        </w:tc>
        <w:tc>
          <w:tcPr>
            <w:tcW w:w="0" w:type="auto"/>
            <w:tcBorders>
              <w:top w:val="single" w:sz="0" w:space="0" w:color="D3D3D3"/>
              <w:left w:val="single" w:sz="0" w:space="0" w:color="D3D3D3"/>
              <w:bottom w:val="single" w:sz="0" w:space="0" w:color="D3D3D3"/>
              <w:right w:val="single" w:sz="0" w:space="0" w:color="D3D3D3"/>
            </w:tcBorders>
          </w:tcPr>
          <w:p w14:paraId="320CA4F9" w14:textId="77777777" w:rsidR="00524773" w:rsidRDefault="00524773" w:rsidP="00C670FC">
            <w:pPr>
              <w:keepNext/>
              <w:spacing w:after="60"/>
              <w:rPr>
                <w:ins w:id="6846" w:author="Wittman, Jacob (CDC/DDNID/NCCDPHP/DDT) (CTR)" w:date="2023-08-15T14:04:00Z"/>
              </w:rPr>
            </w:pPr>
            <w:ins w:id="6847" w:author="Wittman, Jacob (CDC/DDNID/NCCDPHP/DDT) (CTR)" w:date="2023-08-15T14:04:00Z">
              <w:r>
                <w:rPr>
                  <w:rFonts w:ascii="Calibri" w:hAnsi="Calibri"/>
                  <w:sz w:val="20"/>
                </w:rPr>
                <w:t>7.7 (1.2)</w:t>
              </w:r>
            </w:ins>
          </w:p>
        </w:tc>
        <w:tc>
          <w:tcPr>
            <w:tcW w:w="0" w:type="auto"/>
            <w:tcBorders>
              <w:top w:val="single" w:sz="0" w:space="0" w:color="D3D3D3"/>
              <w:left w:val="single" w:sz="0" w:space="0" w:color="D3D3D3"/>
              <w:bottom w:val="single" w:sz="0" w:space="0" w:color="D3D3D3"/>
              <w:right w:val="single" w:sz="0" w:space="0" w:color="D3D3D3"/>
            </w:tcBorders>
          </w:tcPr>
          <w:p w14:paraId="2A21AFD6" w14:textId="77777777" w:rsidR="00524773" w:rsidRDefault="00524773" w:rsidP="00C670FC">
            <w:pPr>
              <w:keepNext/>
              <w:spacing w:after="60"/>
              <w:rPr>
                <w:ins w:id="6848" w:author="Wittman, Jacob (CDC/DDNID/NCCDPHP/DDT) (CTR)" w:date="2023-08-15T14:04:00Z"/>
              </w:rPr>
            </w:pPr>
            <w:ins w:id="6849" w:author="Wittman, Jacob (CDC/DDNID/NCCDPHP/DDT) (CTR)" w:date="2023-08-15T14:04:00Z">
              <w:r>
                <w:rPr>
                  <w:rFonts w:ascii="Calibri" w:hAnsi="Calibri"/>
                  <w:sz w:val="20"/>
                </w:rPr>
                <w:t>12.2 (2.3)</w:t>
              </w:r>
            </w:ins>
          </w:p>
        </w:tc>
        <w:tc>
          <w:tcPr>
            <w:tcW w:w="0" w:type="auto"/>
            <w:tcBorders>
              <w:top w:val="single" w:sz="0" w:space="0" w:color="D3D3D3"/>
              <w:left w:val="single" w:sz="0" w:space="0" w:color="D3D3D3"/>
              <w:bottom w:val="single" w:sz="0" w:space="0" w:color="D3D3D3"/>
              <w:right w:val="single" w:sz="0" w:space="0" w:color="D3D3D3"/>
            </w:tcBorders>
          </w:tcPr>
          <w:p w14:paraId="6963743D" w14:textId="77777777" w:rsidR="00524773" w:rsidRDefault="00524773" w:rsidP="00C670FC">
            <w:pPr>
              <w:keepNext/>
              <w:spacing w:after="60"/>
              <w:rPr>
                <w:ins w:id="6850" w:author="Wittman, Jacob (CDC/DDNID/NCCDPHP/DDT) (CTR)" w:date="2023-08-15T14:04:00Z"/>
              </w:rPr>
            </w:pPr>
            <w:ins w:id="6851" w:author="Wittman, Jacob (CDC/DDNID/NCCDPHP/DDT) (CTR)" w:date="2023-08-15T14:04:00Z">
              <w:r>
                <w:rPr>
                  <w:rFonts w:ascii="Calibri" w:hAnsi="Calibri"/>
                  <w:sz w:val="20"/>
                </w:rPr>
                <w:t>7.2 (1.6)</w:t>
              </w:r>
            </w:ins>
          </w:p>
        </w:tc>
        <w:tc>
          <w:tcPr>
            <w:tcW w:w="0" w:type="auto"/>
            <w:tcBorders>
              <w:top w:val="single" w:sz="0" w:space="0" w:color="D3D3D3"/>
              <w:left w:val="single" w:sz="0" w:space="0" w:color="D3D3D3"/>
              <w:bottom w:val="single" w:sz="0" w:space="0" w:color="D3D3D3"/>
              <w:right w:val="single" w:sz="0" w:space="0" w:color="D3D3D3"/>
            </w:tcBorders>
          </w:tcPr>
          <w:p w14:paraId="276F3DA6" w14:textId="77777777" w:rsidR="00524773" w:rsidRDefault="00524773" w:rsidP="00C670FC">
            <w:pPr>
              <w:keepNext/>
              <w:spacing w:after="60"/>
              <w:rPr>
                <w:ins w:id="6852" w:author="Wittman, Jacob (CDC/DDNID/NCCDPHP/DDT) (CTR)" w:date="2023-08-15T14:04:00Z"/>
              </w:rPr>
            </w:pPr>
            <w:ins w:id="6853" w:author="Wittman, Jacob (CDC/DDNID/NCCDPHP/DDT) (CTR)" w:date="2023-08-15T14:04:00Z">
              <w:r>
                <w:rPr>
                  <w:rFonts w:ascii="Calibri" w:hAnsi="Calibri"/>
                  <w:sz w:val="20"/>
                </w:rPr>
                <w:t>79.9 (-34.5, 194.3)</w:t>
              </w:r>
            </w:ins>
          </w:p>
        </w:tc>
        <w:tc>
          <w:tcPr>
            <w:tcW w:w="0" w:type="auto"/>
            <w:tcBorders>
              <w:top w:val="single" w:sz="0" w:space="0" w:color="D3D3D3"/>
              <w:left w:val="single" w:sz="0" w:space="0" w:color="D3D3D3"/>
              <w:bottom w:val="single" w:sz="0" w:space="0" w:color="D3D3D3"/>
              <w:right w:val="single" w:sz="0" w:space="0" w:color="D3D3D3"/>
            </w:tcBorders>
          </w:tcPr>
          <w:p w14:paraId="719CDBF3" w14:textId="77777777" w:rsidR="00524773" w:rsidRDefault="00524773" w:rsidP="00C670FC">
            <w:pPr>
              <w:keepNext/>
              <w:spacing w:after="60"/>
              <w:rPr>
                <w:ins w:id="68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9AEE088" w14:textId="77777777" w:rsidR="00524773" w:rsidRDefault="00524773" w:rsidP="00C670FC">
            <w:pPr>
              <w:keepNext/>
              <w:spacing w:after="60"/>
              <w:rPr>
                <w:ins w:id="6855" w:author="Wittman, Jacob (CDC/DDNID/NCCDPHP/DDT) (CTR)" w:date="2023-08-15T14:04:00Z"/>
              </w:rPr>
            </w:pPr>
            <w:ins w:id="6856" w:author="Wittman, Jacob (CDC/DDNID/NCCDPHP/DDT) (CTR)" w:date="2023-08-15T14:04:00Z">
              <w:r>
                <w:rPr>
                  <w:rFonts w:ascii="Calibri" w:hAnsi="Calibri"/>
                  <w:sz w:val="20"/>
                </w:rPr>
                <w:t>2.7 (-0.7, 6.1)</w:t>
              </w:r>
            </w:ins>
          </w:p>
        </w:tc>
        <w:tc>
          <w:tcPr>
            <w:tcW w:w="0" w:type="auto"/>
            <w:tcBorders>
              <w:top w:val="single" w:sz="0" w:space="0" w:color="D3D3D3"/>
              <w:left w:val="single" w:sz="0" w:space="0" w:color="D3D3D3"/>
              <w:bottom w:val="single" w:sz="0" w:space="0" w:color="D3D3D3"/>
              <w:right w:val="single" w:sz="0" w:space="0" w:color="D3D3D3"/>
            </w:tcBorders>
          </w:tcPr>
          <w:p w14:paraId="34E88092" w14:textId="77777777" w:rsidR="00524773" w:rsidRDefault="00524773" w:rsidP="00C670FC">
            <w:pPr>
              <w:keepNext/>
              <w:spacing w:after="60"/>
              <w:rPr>
                <w:ins w:id="68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993F99" w14:textId="77777777" w:rsidR="00524773" w:rsidRDefault="00524773" w:rsidP="00C670FC">
            <w:pPr>
              <w:keepNext/>
              <w:spacing w:after="60"/>
              <w:rPr>
                <w:ins w:id="6858" w:author="Wittman, Jacob (CDC/DDNID/NCCDPHP/DDT) (CTR)" w:date="2023-08-15T14:04:00Z"/>
              </w:rPr>
            </w:pPr>
            <w:ins w:id="6859" w:author="Wittman, Jacob (CDC/DDNID/NCCDPHP/DDT) (CTR)" w:date="2023-08-15T14:04:00Z">
              <w:r>
                <w:rPr>
                  <w:rFonts w:ascii="Calibri" w:hAnsi="Calibri"/>
                  <w:sz w:val="20"/>
                </w:rPr>
                <w:t>2.7 (-0.7, 6.1)</w:t>
              </w:r>
            </w:ins>
          </w:p>
        </w:tc>
      </w:tr>
      <w:tr w:rsidR="00524773" w14:paraId="2065E6C5" w14:textId="77777777" w:rsidTr="00C670FC">
        <w:trPr>
          <w:cantSplit/>
          <w:jc w:val="center"/>
          <w:ins w:id="6860"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ACEF3A5" w14:textId="77777777" w:rsidR="00524773" w:rsidRDefault="00524773" w:rsidP="00C670FC">
            <w:pPr>
              <w:keepNext/>
              <w:spacing w:after="60"/>
              <w:rPr>
                <w:ins w:id="6861" w:author="Wittman, Jacob (CDC/DDNID/NCCDPHP/DDT) (CTR)" w:date="2023-08-15T14:04:00Z"/>
              </w:rPr>
            </w:pPr>
            <w:ins w:id="6862" w:author="Wittman, Jacob (CDC/DDNID/NCCDPHP/DDT) (CTR)" w:date="2023-08-15T14:04:00Z">
              <w:r>
                <w:rPr>
                  <w:rFonts w:ascii="Calibri" w:hAnsi="Calibri"/>
                  <w:sz w:val="20"/>
                </w:rPr>
                <w:t>Insurance coverage</w:t>
              </w:r>
            </w:ins>
          </w:p>
        </w:tc>
      </w:tr>
      <w:tr w:rsidR="00524773" w14:paraId="4A6458CF" w14:textId="77777777" w:rsidTr="00C670FC">
        <w:trPr>
          <w:cantSplit/>
          <w:jc w:val="center"/>
          <w:ins w:id="686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52E7B7" w14:textId="77777777" w:rsidR="00524773" w:rsidRDefault="00524773" w:rsidP="00C670FC">
            <w:pPr>
              <w:keepNext/>
              <w:spacing w:after="60"/>
              <w:rPr>
                <w:ins w:id="6864" w:author="Wittman, Jacob (CDC/DDNID/NCCDPHP/DDT) (CTR)" w:date="2023-08-15T14:04:00Z"/>
              </w:rPr>
            </w:pPr>
            <w:ins w:id="6865" w:author="Wittman, Jacob (CDC/DDNID/NCCDPHP/DDT) (CTR)" w:date="2023-08-15T14:04:00Z">
              <w:r>
                <w:rPr>
                  <w:rFonts w:ascii="Calibri" w:hAnsi="Calibri"/>
                  <w:sz w:val="20"/>
                </w:rPr>
                <w:t>Private only</w:t>
              </w:r>
            </w:ins>
          </w:p>
        </w:tc>
        <w:tc>
          <w:tcPr>
            <w:tcW w:w="0" w:type="auto"/>
            <w:tcBorders>
              <w:top w:val="single" w:sz="0" w:space="0" w:color="D3D3D3"/>
              <w:left w:val="single" w:sz="0" w:space="0" w:color="D3D3D3"/>
              <w:bottom w:val="single" w:sz="0" w:space="0" w:color="D3D3D3"/>
              <w:right w:val="single" w:sz="0" w:space="0" w:color="D3D3D3"/>
            </w:tcBorders>
          </w:tcPr>
          <w:p w14:paraId="07900A49" w14:textId="77777777" w:rsidR="00524773" w:rsidRDefault="00524773" w:rsidP="00C670FC">
            <w:pPr>
              <w:keepNext/>
              <w:spacing w:after="60"/>
              <w:rPr>
                <w:ins w:id="6866" w:author="Wittman, Jacob (CDC/DDNID/NCCDPHP/DDT) (CTR)" w:date="2023-08-15T14:04:00Z"/>
              </w:rPr>
            </w:pPr>
            <w:ins w:id="6867"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BE74BD7" w14:textId="77777777" w:rsidR="00524773" w:rsidRDefault="00524773" w:rsidP="00C670FC">
            <w:pPr>
              <w:keepNext/>
              <w:spacing w:after="60"/>
              <w:rPr>
                <w:ins w:id="6868" w:author="Wittman, Jacob (CDC/DDNID/NCCDPHP/DDT) (CTR)" w:date="2023-08-15T14:04:00Z"/>
              </w:rPr>
            </w:pPr>
            <w:ins w:id="6869" w:author="Wittman, Jacob (CDC/DDNID/NCCDPHP/DDT) (CTR)" w:date="2023-08-15T14:04:00Z">
              <w:r>
                <w:rPr>
                  <w:rFonts w:ascii="Calibri" w:hAnsi="Calibri"/>
                  <w:sz w:val="20"/>
                </w:rPr>
                <w:t>3.2 (1.1)</w:t>
              </w:r>
            </w:ins>
          </w:p>
        </w:tc>
        <w:tc>
          <w:tcPr>
            <w:tcW w:w="0" w:type="auto"/>
            <w:tcBorders>
              <w:top w:val="single" w:sz="0" w:space="0" w:color="D3D3D3"/>
              <w:left w:val="single" w:sz="0" w:space="0" w:color="D3D3D3"/>
              <w:bottom w:val="single" w:sz="0" w:space="0" w:color="D3D3D3"/>
              <w:right w:val="single" w:sz="0" w:space="0" w:color="D3D3D3"/>
            </w:tcBorders>
          </w:tcPr>
          <w:p w14:paraId="33555D99" w14:textId="77777777" w:rsidR="00524773" w:rsidRDefault="00524773" w:rsidP="00C670FC">
            <w:pPr>
              <w:keepNext/>
              <w:spacing w:after="60"/>
              <w:rPr>
                <w:ins w:id="6870" w:author="Wittman, Jacob (CDC/DDNID/NCCDPHP/DDT) (CTR)" w:date="2023-08-15T14:04:00Z"/>
              </w:rPr>
            </w:pPr>
            <w:ins w:id="6871" w:author="Wittman, Jacob (CDC/DDNID/NCCDPHP/DDT) (CTR)" w:date="2023-08-15T14:04:00Z">
              <w:r>
                <w:rPr>
                  <w:rFonts w:ascii="Calibri" w:hAnsi="Calibri"/>
                  <w:sz w:val="20"/>
                </w:rPr>
                <w:t>2.0 (0.7)</w:t>
              </w:r>
            </w:ins>
          </w:p>
        </w:tc>
        <w:tc>
          <w:tcPr>
            <w:tcW w:w="0" w:type="auto"/>
            <w:tcBorders>
              <w:top w:val="single" w:sz="0" w:space="0" w:color="D3D3D3"/>
              <w:left w:val="single" w:sz="0" w:space="0" w:color="D3D3D3"/>
              <w:bottom w:val="single" w:sz="0" w:space="0" w:color="D3D3D3"/>
              <w:right w:val="single" w:sz="0" w:space="0" w:color="D3D3D3"/>
            </w:tcBorders>
          </w:tcPr>
          <w:p w14:paraId="6CF493B7" w14:textId="77777777" w:rsidR="00524773" w:rsidRDefault="00524773" w:rsidP="00C670FC">
            <w:pPr>
              <w:keepNext/>
              <w:spacing w:after="60"/>
              <w:rPr>
                <w:ins w:id="6872" w:author="Wittman, Jacob (CDC/DDNID/NCCDPHP/DDT) (CTR)" w:date="2023-08-15T14:04:00Z"/>
              </w:rPr>
            </w:pPr>
            <w:ins w:id="6873" w:author="Wittman, Jacob (CDC/DDNID/NCCDPHP/DDT) (CTR)" w:date="2023-08-15T14:04:00Z">
              <w:r>
                <w:rPr>
                  <w:rFonts w:ascii="Calibri" w:hAnsi="Calibri"/>
                  <w:sz w:val="20"/>
                </w:rPr>
                <w:t>2.4 (1.0)</w:t>
              </w:r>
            </w:ins>
          </w:p>
        </w:tc>
        <w:tc>
          <w:tcPr>
            <w:tcW w:w="0" w:type="auto"/>
            <w:tcBorders>
              <w:top w:val="single" w:sz="0" w:space="0" w:color="D3D3D3"/>
              <w:left w:val="single" w:sz="0" w:space="0" w:color="D3D3D3"/>
              <w:bottom w:val="single" w:sz="0" w:space="0" w:color="D3D3D3"/>
              <w:right w:val="single" w:sz="0" w:space="0" w:color="D3D3D3"/>
            </w:tcBorders>
          </w:tcPr>
          <w:p w14:paraId="7DD3CB36" w14:textId="77777777" w:rsidR="00524773" w:rsidRDefault="00524773" w:rsidP="00C670FC">
            <w:pPr>
              <w:keepNext/>
              <w:spacing w:after="60"/>
              <w:rPr>
                <w:ins w:id="6874" w:author="Wittman, Jacob (CDC/DDNID/NCCDPHP/DDT) (CTR)" w:date="2023-08-15T14:04:00Z"/>
              </w:rPr>
            </w:pPr>
            <w:ins w:id="6875" w:author="Wittman, Jacob (CDC/DDNID/NCCDPHP/DDT) (CTR)" w:date="2023-08-15T14:04:00Z">
              <w:r>
                <w:rPr>
                  <w:rFonts w:ascii="Calibri" w:hAnsi="Calibri"/>
                  <w:sz w:val="20"/>
                </w:rPr>
                <w:t>3.4 (1.4)</w:t>
              </w:r>
            </w:ins>
          </w:p>
        </w:tc>
        <w:tc>
          <w:tcPr>
            <w:tcW w:w="0" w:type="auto"/>
            <w:tcBorders>
              <w:top w:val="single" w:sz="0" w:space="0" w:color="D3D3D3"/>
              <w:left w:val="single" w:sz="0" w:space="0" w:color="D3D3D3"/>
              <w:bottom w:val="single" w:sz="0" w:space="0" w:color="D3D3D3"/>
              <w:right w:val="single" w:sz="0" w:space="0" w:color="D3D3D3"/>
            </w:tcBorders>
          </w:tcPr>
          <w:p w14:paraId="4127E103" w14:textId="77777777" w:rsidR="00524773" w:rsidRDefault="00524773" w:rsidP="00C670FC">
            <w:pPr>
              <w:keepNext/>
              <w:spacing w:after="60"/>
              <w:rPr>
                <w:ins w:id="6876" w:author="Wittman, Jacob (CDC/DDNID/NCCDPHP/DDT) (CTR)" w:date="2023-08-15T14:04:00Z"/>
              </w:rPr>
            </w:pPr>
            <w:ins w:id="6877"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31EFF673" w14:textId="77777777" w:rsidR="00524773" w:rsidRDefault="00524773" w:rsidP="00C670FC">
            <w:pPr>
              <w:keepNext/>
              <w:spacing w:after="60"/>
              <w:rPr>
                <w:ins w:id="6878" w:author="Wittman, Jacob (CDC/DDNID/NCCDPHP/DDT) (CTR)" w:date="2023-08-15T14:04:00Z"/>
              </w:rPr>
            </w:pPr>
            <w:ins w:id="6879" w:author="Wittman, Jacob (CDC/DDNID/NCCDPHP/DDT) (CTR)" w:date="2023-08-15T14:04:00Z">
              <w:r>
                <w:rPr>
                  <w:rFonts w:ascii="Calibri" w:hAnsi="Calibri"/>
                  <w:sz w:val="20"/>
                </w:rPr>
                <w:t>0.8 (0.3)</w:t>
              </w:r>
            </w:ins>
          </w:p>
        </w:tc>
        <w:tc>
          <w:tcPr>
            <w:tcW w:w="0" w:type="auto"/>
            <w:tcBorders>
              <w:top w:val="single" w:sz="0" w:space="0" w:color="D3D3D3"/>
              <w:left w:val="single" w:sz="0" w:space="0" w:color="D3D3D3"/>
              <w:bottom w:val="single" w:sz="0" w:space="0" w:color="D3D3D3"/>
              <w:right w:val="single" w:sz="0" w:space="0" w:color="D3D3D3"/>
            </w:tcBorders>
          </w:tcPr>
          <w:p w14:paraId="5DCE62C2" w14:textId="77777777" w:rsidR="00524773" w:rsidRDefault="00524773" w:rsidP="00C670FC">
            <w:pPr>
              <w:keepNext/>
              <w:spacing w:after="60"/>
              <w:rPr>
                <w:ins w:id="6880" w:author="Wittman, Jacob (CDC/DDNID/NCCDPHP/DDT) (CTR)" w:date="2023-08-15T14:04:00Z"/>
              </w:rPr>
            </w:pPr>
            <w:ins w:id="6881" w:author="Wittman, Jacob (CDC/DDNID/NCCDPHP/DDT) (CTR)" w:date="2023-08-15T14:04:00Z">
              <w:r>
                <w:rPr>
                  <w:rFonts w:ascii="Calibri" w:hAnsi="Calibri"/>
                  <w:sz w:val="20"/>
                </w:rPr>
                <w:t>3.3 (1.6)</w:t>
              </w:r>
            </w:ins>
          </w:p>
        </w:tc>
        <w:tc>
          <w:tcPr>
            <w:tcW w:w="0" w:type="auto"/>
            <w:tcBorders>
              <w:top w:val="single" w:sz="0" w:space="0" w:color="D3D3D3"/>
              <w:left w:val="single" w:sz="0" w:space="0" w:color="D3D3D3"/>
              <w:bottom w:val="single" w:sz="0" w:space="0" w:color="D3D3D3"/>
              <w:right w:val="single" w:sz="0" w:space="0" w:color="D3D3D3"/>
            </w:tcBorders>
          </w:tcPr>
          <w:p w14:paraId="51AF832B" w14:textId="77777777" w:rsidR="00524773" w:rsidRDefault="00524773" w:rsidP="00C670FC">
            <w:pPr>
              <w:keepNext/>
              <w:spacing w:after="60"/>
              <w:rPr>
                <w:ins w:id="6882" w:author="Wittman, Jacob (CDC/DDNID/NCCDPHP/DDT) (CTR)" w:date="2023-08-15T14:04:00Z"/>
              </w:rPr>
            </w:pPr>
            <w:ins w:id="6883" w:author="Wittman, Jacob (CDC/DDNID/NCCDPHP/DDT) (CTR)" w:date="2023-08-15T14:04:00Z">
              <w:r>
                <w:rPr>
                  <w:rFonts w:ascii="Calibri" w:hAnsi="Calibri"/>
                  <w:sz w:val="20"/>
                </w:rPr>
                <w:t>2.8 (1.4)</w:t>
              </w:r>
            </w:ins>
          </w:p>
        </w:tc>
        <w:tc>
          <w:tcPr>
            <w:tcW w:w="0" w:type="auto"/>
            <w:tcBorders>
              <w:top w:val="single" w:sz="0" w:space="0" w:color="D3D3D3"/>
              <w:left w:val="single" w:sz="0" w:space="0" w:color="D3D3D3"/>
              <w:bottom w:val="single" w:sz="0" w:space="0" w:color="D3D3D3"/>
              <w:right w:val="single" w:sz="0" w:space="0" w:color="D3D3D3"/>
            </w:tcBorders>
          </w:tcPr>
          <w:p w14:paraId="5547E887" w14:textId="77777777" w:rsidR="00524773" w:rsidRDefault="00524773" w:rsidP="00C670FC">
            <w:pPr>
              <w:keepNext/>
              <w:spacing w:after="60"/>
              <w:rPr>
                <w:ins w:id="6884" w:author="Wittman, Jacob (CDC/DDNID/NCCDPHP/DDT) (CTR)" w:date="2023-08-15T14:04:00Z"/>
              </w:rPr>
            </w:pPr>
            <w:ins w:id="6885" w:author="Wittman, Jacob (CDC/DDNID/NCCDPHP/DDT) (CTR)" w:date="2023-08-15T14:04:00Z">
              <w:r>
                <w:rPr>
                  <w:rFonts w:ascii="Calibri" w:hAnsi="Calibri"/>
                  <w:sz w:val="20"/>
                </w:rPr>
                <w:t>2.2 (0.8)</w:t>
              </w:r>
            </w:ins>
          </w:p>
        </w:tc>
        <w:tc>
          <w:tcPr>
            <w:tcW w:w="0" w:type="auto"/>
            <w:tcBorders>
              <w:top w:val="single" w:sz="0" w:space="0" w:color="D3D3D3"/>
              <w:left w:val="single" w:sz="0" w:space="0" w:color="D3D3D3"/>
              <w:bottom w:val="single" w:sz="0" w:space="0" w:color="D3D3D3"/>
              <w:right w:val="single" w:sz="0" w:space="0" w:color="D3D3D3"/>
            </w:tcBorders>
          </w:tcPr>
          <w:p w14:paraId="42B07010" w14:textId="77777777" w:rsidR="00524773" w:rsidRDefault="00524773" w:rsidP="00C670FC">
            <w:pPr>
              <w:keepNext/>
              <w:spacing w:after="60"/>
              <w:rPr>
                <w:ins w:id="6886" w:author="Wittman, Jacob (CDC/DDNID/NCCDPHP/DDT) (CTR)" w:date="2023-08-15T14:04:00Z"/>
              </w:rPr>
            </w:pPr>
            <w:ins w:id="6887" w:author="Wittman, Jacob (CDC/DDNID/NCCDPHP/DDT) (CTR)" w:date="2023-08-15T14:04:00Z">
              <w:r>
                <w:rPr>
                  <w:rFonts w:ascii="Calibri" w:hAnsi="Calibri"/>
                  <w:sz w:val="20"/>
                </w:rPr>
                <w:t>4.0 (1.0)</w:t>
              </w:r>
            </w:ins>
          </w:p>
        </w:tc>
        <w:tc>
          <w:tcPr>
            <w:tcW w:w="0" w:type="auto"/>
            <w:tcBorders>
              <w:top w:val="single" w:sz="0" w:space="0" w:color="D3D3D3"/>
              <w:left w:val="single" w:sz="0" w:space="0" w:color="D3D3D3"/>
              <w:bottom w:val="single" w:sz="0" w:space="0" w:color="D3D3D3"/>
              <w:right w:val="single" w:sz="0" w:space="0" w:color="D3D3D3"/>
            </w:tcBorders>
          </w:tcPr>
          <w:p w14:paraId="05C7FAAB" w14:textId="77777777" w:rsidR="00524773" w:rsidRDefault="00524773" w:rsidP="00C670FC">
            <w:pPr>
              <w:keepNext/>
              <w:spacing w:after="60"/>
              <w:rPr>
                <w:ins w:id="6888" w:author="Wittman, Jacob (CDC/DDNID/NCCDPHP/DDT) (CTR)" w:date="2023-08-15T14:04:00Z"/>
              </w:rPr>
            </w:pPr>
            <w:ins w:id="6889" w:author="Wittman, Jacob (CDC/DDNID/NCCDPHP/DDT) (CTR)" w:date="2023-08-15T14:04:00Z">
              <w:r>
                <w:rPr>
                  <w:rFonts w:ascii="Calibri" w:hAnsi="Calibri"/>
                  <w:sz w:val="20"/>
                </w:rPr>
                <w:t>2.8 (1.1)</w:t>
              </w:r>
            </w:ins>
          </w:p>
        </w:tc>
        <w:tc>
          <w:tcPr>
            <w:tcW w:w="0" w:type="auto"/>
            <w:tcBorders>
              <w:top w:val="single" w:sz="0" w:space="0" w:color="D3D3D3"/>
              <w:left w:val="single" w:sz="0" w:space="0" w:color="D3D3D3"/>
              <w:bottom w:val="single" w:sz="0" w:space="0" w:color="D3D3D3"/>
              <w:right w:val="single" w:sz="0" w:space="0" w:color="D3D3D3"/>
            </w:tcBorders>
          </w:tcPr>
          <w:p w14:paraId="63E83854" w14:textId="77777777" w:rsidR="00524773" w:rsidRDefault="00524773" w:rsidP="00C670FC">
            <w:pPr>
              <w:keepNext/>
              <w:spacing w:after="60"/>
              <w:rPr>
                <w:ins w:id="6890" w:author="Wittman, Jacob (CDC/DDNID/NCCDPHP/DDT) (CTR)" w:date="2023-08-15T14:04:00Z"/>
              </w:rPr>
            </w:pPr>
            <w:ins w:id="6891" w:author="Wittman, Jacob (CDC/DDNID/NCCDPHP/DDT) (CTR)" w:date="2023-08-15T14:04:00Z">
              <w:r>
                <w:rPr>
                  <w:rFonts w:ascii="Calibri" w:hAnsi="Calibri"/>
                  <w:sz w:val="20"/>
                </w:rPr>
                <w:t>5.5 (1.6)</w:t>
              </w:r>
            </w:ins>
          </w:p>
        </w:tc>
        <w:tc>
          <w:tcPr>
            <w:tcW w:w="0" w:type="auto"/>
            <w:tcBorders>
              <w:top w:val="single" w:sz="0" w:space="0" w:color="D3D3D3"/>
              <w:left w:val="single" w:sz="0" w:space="0" w:color="D3D3D3"/>
              <w:bottom w:val="single" w:sz="0" w:space="0" w:color="D3D3D3"/>
              <w:right w:val="single" w:sz="0" w:space="0" w:color="D3D3D3"/>
            </w:tcBorders>
          </w:tcPr>
          <w:p w14:paraId="5EC5CFEC" w14:textId="77777777" w:rsidR="00524773" w:rsidRDefault="00524773" w:rsidP="00C670FC">
            <w:pPr>
              <w:keepNext/>
              <w:spacing w:after="60"/>
              <w:rPr>
                <w:ins w:id="6892" w:author="Wittman, Jacob (CDC/DDNID/NCCDPHP/DDT) (CTR)" w:date="2023-08-15T14:04:00Z"/>
              </w:rPr>
            </w:pPr>
            <w:ins w:id="6893"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65C66FAB" w14:textId="77777777" w:rsidR="00524773" w:rsidRDefault="00524773" w:rsidP="00C670FC">
            <w:pPr>
              <w:keepNext/>
              <w:spacing w:after="60"/>
              <w:rPr>
                <w:ins w:id="6894" w:author="Wittman, Jacob (CDC/DDNID/NCCDPHP/DDT) (CTR)" w:date="2023-08-15T14:04:00Z"/>
              </w:rPr>
            </w:pPr>
            <w:ins w:id="6895" w:author="Wittman, Jacob (CDC/DDNID/NCCDPHP/DDT) (CTR)" w:date="2023-08-15T14:04:00Z">
              <w:r>
                <w:rPr>
                  <w:rFonts w:ascii="Calibri" w:hAnsi="Calibri"/>
                  <w:sz w:val="20"/>
                </w:rPr>
                <w:t>71.0 (-74.5, 216.5)</w:t>
              </w:r>
            </w:ins>
          </w:p>
        </w:tc>
        <w:tc>
          <w:tcPr>
            <w:tcW w:w="0" w:type="auto"/>
            <w:tcBorders>
              <w:top w:val="single" w:sz="0" w:space="0" w:color="D3D3D3"/>
              <w:left w:val="single" w:sz="0" w:space="0" w:color="D3D3D3"/>
              <w:bottom w:val="single" w:sz="0" w:space="0" w:color="D3D3D3"/>
              <w:right w:val="single" w:sz="0" w:space="0" w:color="D3D3D3"/>
            </w:tcBorders>
          </w:tcPr>
          <w:p w14:paraId="08B6D249" w14:textId="77777777" w:rsidR="00524773" w:rsidRDefault="00524773" w:rsidP="00C670FC">
            <w:pPr>
              <w:keepNext/>
              <w:spacing w:after="60"/>
              <w:rPr>
                <w:ins w:id="689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ADE1DB" w14:textId="77777777" w:rsidR="00524773" w:rsidRDefault="00524773" w:rsidP="00C670FC">
            <w:pPr>
              <w:keepNext/>
              <w:spacing w:after="60"/>
              <w:rPr>
                <w:ins w:id="6897" w:author="Wittman, Jacob (CDC/DDNID/NCCDPHP/DDT) (CTR)" w:date="2023-08-15T14:04:00Z"/>
              </w:rPr>
            </w:pPr>
            <w:ins w:id="6898" w:author="Wittman, Jacob (CDC/DDNID/NCCDPHP/DDT) (CTR)" w:date="2023-08-15T14:04:00Z">
              <w:r>
                <w:rPr>
                  <w:rFonts w:ascii="Calibri" w:hAnsi="Calibri"/>
                  <w:sz w:val="20"/>
                </w:rPr>
                <w:t>4.6 (-4.3, 14.4)</w:t>
              </w:r>
            </w:ins>
          </w:p>
        </w:tc>
        <w:tc>
          <w:tcPr>
            <w:tcW w:w="0" w:type="auto"/>
            <w:tcBorders>
              <w:top w:val="single" w:sz="0" w:space="0" w:color="D3D3D3"/>
              <w:left w:val="single" w:sz="0" w:space="0" w:color="D3D3D3"/>
              <w:bottom w:val="single" w:sz="0" w:space="0" w:color="D3D3D3"/>
              <w:right w:val="single" w:sz="0" w:space="0" w:color="D3D3D3"/>
            </w:tcBorders>
          </w:tcPr>
          <w:p w14:paraId="71BE7642" w14:textId="77777777" w:rsidR="00524773" w:rsidRDefault="00524773" w:rsidP="00C670FC">
            <w:pPr>
              <w:keepNext/>
              <w:spacing w:after="60"/>
              <w:rPr>
                <w:ins w:id="689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CBAACD" w14:textId="77777777" w:rsidR="00524773" w:rsidRDefault="00524773" w:rsidP="00C670FC">
            <w:pPr>
              <w:keepNext/>
              <w:spacing w:after="60"/>
              <w:rPr>
                <w:ins w:id="6900" w:author="Wittman, Jacob (CDC/DDNID/NCCDPHP/DDT) (CTR)" w:date="2023-08-15T14:04:00Z"/>
              </w:rPr>
            </w:pPr>
            <w:ins w:id="6901" w:author="Wittman, Jacob (CDC/DDNID/NCCDPHP/DDT) (CTR)" w:date="2023-08-15T14:04:00Z">
              <w:r>
                <w:rPr>
                  <w:rFonts w:ascii="Calibri" w:hAnsi="Calibri"/>
                  <w:sz w:val="20"/>
                </w:rPr>
                <w:t>4.6 (-4.3, 14.4)</w:t>
              </w:r>
            </w:ins>
          </w:p>
        </w:tc>
      </w:tr>
      <w:tr w:rsidR="00524773" w14:paraId="651C67B7" w14:textId="77777777" w:rsidTr="00C670FC">
        <w:trPr>
          <w:cantSplit/>
          <w:jc w:val="center"/>
          <w:ins w:id="69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6AFCAFB" w14:textId="77777777" w:rsidR="00524773" w:rsidRDefault="00524773" w:rsidP="00C670FC">
            <w:pPr>
              <w:keepNext/>
              <w:spacing w:after="60"/>
              <w:rPr>
                <w:ins w:id="6903" w:author="Wittman, Jacob (CDC/DDNID/NCCDPHP/DDT) (CTR)" w:date="2023-08-15T14:04:00Z"/>
              </w:rPr>
            </w:pPr>
            <w:ins w:id="6904" w:author="Wittman, Jacob (CDC/DDNID/NCCDPHP/DDT) (CTR)" w:date="2023-08-15T14:04:00Z">
              <w:r>
                <w:rPr>
                  <w:rFonts w:ascii="Calibri" w:hAnsi="Calibri"/>
                  <w:sz w:val="20"/>
                </w:rPr>
                <w:t>Medicare only</w:t>
              </w:r>
            </w:ins>
          </w:p>
        </w:tc>
        <w:tc>
          <w:tcPr>
            <w:tcW w:w="0" w:type="auto"/>
            <w:tcBorders>
              <w:top w:val="single" w:sz="0" w:space="0" w:color="D3D3D3"/>
              <w:left w:val="single" w:sz="0" w:space="0" w:color="D3D3D3"/>
              <w:bottom w:val="single" w:sz="0" w:space="0" w:color="D3D3D3"/>
              <w:right w:val="single" w:sz="0" w:space="0" w:color="D3D3D3"/>
            </w:tcBorders>
          </w:tcPr>
          <w:p w14:paraId="210AA121" w14:textId="77777777" w:rsidR="00524773" w:rsidRDefault="00524773" w:rsidP="00C670FC">
            <w:pPr>
              <w:keepNext/>
              <w:spacing w:after="60"/>
              <w:rPr>
                <w:ins w:id="6905" w:author="Wittman, Jacob (CDC/DDNID/NCCDPHP/DDT) (CTR)" w:date="2023-08-15T14:04:00Z"/>
              </w:rPr>
            </w:pPr>
            <w:ins w:id="6906"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FD42D54" w14:textId="77777777" w:rsidR="00524773" w:rsidRDefault="00524773" w:rsidP="00C670FC">
            <w:pPr>
              <w:keepNext/>
              <w:spacing w:after="60"/>
              <w:rPr>
                <w:ins w:id="6907" w:author="Wittman, Jacob (CDC/DDNID/NCCDPHP/DDT) (CTR)" w:date="2023-08-15T14:04:00Z"/>
              </w:rPr>
            </w:pPr>
            <w:ins w:id="6908"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79DBCE26" w14:textId="77777777" w:rsidR="00524773" w:rsidRDefault="00524773" w:rsidP="00C670FC">
            <w:pPr>
              <w:keepNext/>
              <w:spacing w:after="60"/>
              <w:rPr>
                <w:ins w:id="6909" w:author="Wittman, Jacob (CDC/DDNID/NCCDPHP/DDT) (CTR)" w:date="2023-08-15T14:04:00Z"/>
              </w:rPr>
            </w:pPr>
            <w:ins w:id="6910" w:author="Wittman, Jacob (CDC/DDNID/NCCDPHP/DDT) (CTR)" w:date="2023-08-15T14:04:00Z">
              <w:r>
                <w:rPr>
                  <w:rFonts w:ascii="Calibri" w:hAnsi="Calibri"/>
                  <w:sz w:val="20"/>
                </w:rPr>
                <w:t>2.1 (1.5)</w:t>
              </w:r>
            </w:ins>
          </w:p>
        </w:tc>
        <w:tc>
          <w:tcPr>
            <w:tcW w:w="0" w:type="auto"/>
            <w:tcBorders>
              <w:top w:val="single" w:sz="0" w:space="0" w:color="D3D3D3"/>
              <w:left w:val="single" w:sz="0" w:space="0" w:color="D3D3D3"/>
              <w:bottom w:val="single" w:sz="0" w:space="0" w:color="D3D3D3"/>
              <w:right w:val="single" w:sz="0" w:space="0" w:color="D3D3D3"/>
            </w:tcBorders>
          </w:tcPr>
          <w:p w14:paraId="00807175" w14:textId="77777777" w:rsidR="00524773" w:rsidRDefault="00524773" w:rsidP="00C670FC">
            <w:pPr>
              <w:keepNext/>
              <w:spacing w:after="60"/>
              <w:rPr>
                <w:ins w:id="6911" w:author="Wittman, Jacob (CDC/DDNID/NCCDPHP/DDT) (CTR)" w:date="2023-08-15T14:04:00Z"/>
              </w:rPr>
            </w:pPr>
            <w:ins w:id="6912" w:author="Wittman, Jacob (CDC/DDNID/NCCDPHP/DDT) (CTR)" w:date="2023-08-15T14:04:00Z">
              <w:r>
                <w:rPr>
                  <w:rFonts w:ascii="Calibri" w:hAnsi="Calibri"/>
                  <w:sz w:val="20"/>
                </w:rPr>
                <w:t>1.3 (0.6)</w:t>
              </w:r>
            </w:ins>
          </w:p>
        </w:tc>
        <w:tc>
          <w:tcPr>
            <w:tcW w:w="0" w:type="auto"/>
            <w:tcBorders>
              <w:top w:val="single" w:sz="0" w:space="0" w:color="D3D3D3"/>
              <w:left w:val="single" w:sz="0" w:space="0" w:color="D3D3D3"/>
              <w:bottom w:val="single" w:sz="0" w:space="0" w:color="D3D3D3"/>
              <w:right w:val="single" w:sz="0" w:space="0" w:color="D3D3D3"/>
            </w:tcBorders>
          </w:tcPr>
          <w:p w14:paraId="5A8D4D79" w14:textId="77777777" w:rsidR="00524773" w:rsidRDefault="00524773" w:rsidP="00C670FC">
            <w:pPr>
              <w:keepNext/>
              <w:spacing w:after="60"/>
              <w:rPr>
                <w:ins w:id="6913" w:author="Wittman, Jacob (CDC/DDNID/NCCDPHP/DDT) (CTR)" w:date="2023-08-15T14:04:00Z"/>
              </w:rPr>
            </w:pPr>
            <w:ins w:id="6914"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79E20F18" w14:textId="77777777" w:rsidR="00524773" w:rsidRDefault="00524773" w:rsidP="00C670FC">
            <w:pPr>
              <w:keepNext/>
              <w:spacing w:after="60"/>
              <w:rPr>
                <w:ins w:id="6915" w:author="Wittman, Jacob (CDC/DDNID/NCCDPHP/DDT) (CTR)" w:date="2023-08-15T14:04:00Z"/>
              </w:rPr>
            </w:pPr>
            <w:ins w:id="6916" w:author="Wittman, Jacob (CDC/DDNID/NCCDPHP/DDT) (CTR)" w:date="2023-08-15T14:04:00Z">
              <w:r>
                <w:rPr>
                  <w:rFonts w:ascii="Calibri" w:hAnsi="Calibri"/>
                  <w:sz w:val="20"/>
                </w:rPr>
                <w:t>0.7 (0.3)</w:t>
              </w:r>
            </w:ins>
          </w:p>
        </w:tc>
        <w:tc>
          <w:tcPr>
            <w:tcW w:w="0" w:type="auto"/>
            <w:tcBorders>
              <w:top w:val="single" w:sz="0" w:space="0" w:color="D3D3D3"/>
              <w:left w:val="single" w:sz="0" w:space="0" w:color="D3D3D3"/>
              <w:bottom w:val="single" w:sz="0" w:space="0" w:color="D3D3D3"/>
              <w:right w:val="single" w:sz="0" w:space="0" w:color="D3D3D3"/>
            </w:tcBorders>
          </w:tcPr>
          <w:p w14:paraId="706A05D9" w14:textId="77777777" w:rsidR="00524773" w:rsidRDefault="00524773" w:rsidP="00C670FC">
            <w:pPr>
              <w:keepNext/>
              <w:spacing w:after="60"/>
              <w:rPr>
                <w:ins w:id="6917" w:author="Wittman, Jacob (CDC/DDNID/NCCDPHP/DDT) (CTR)" w:date="2023-08-15T14:04:00Z"/>
              </w:rPr>
            </w:pPr>
            <w:ins w:id="6918" w:author="Wittman, Jacob (CDC/DDNID/NCCDPHP/DDT) (CTR)" w:date="2023-08-15T14:04:00Z">
              <w:r>
                <w:rPr>
                  <w:rFonts w:ascii="Calibri" w:hAnsi="Calibri"/>
                  <w:sz w:val="20"/>
                </w:rPr>
                <w:t>1.2 (0.5)</w:t>
              </w:r>
            </w:ins>
          </w:p>
        </w:tc>
        <w:tc>
          <w:tcPr>
            <w:tcW w:w="0" w:type="auto"/>
            <w:tcBorders>
              <w:top w:val="single" w:sz="0" w:space="0" w:color="D3D3D3"/>
              <w:left w:val="single" w:sz="0" w:space="0" w:color="D3D3D3"/>
              <w:bottom w:val="single" w:sz="0" w:space="0" w:color="D3D3D3"/>
              <w:right w:val="single" w:sz="0" w:space="0" w:color="D3D3D3"/>
            </w:tcBorders>
          </w:tcPr>
          <w:p w14:paraId="2E6F5908" w14:textId="77777777" w:rsidR="00524773" w:rsidRDefault="00524773" w:rsidP="00C670FC">
            <w:pPr>
              <w:keepNext/>
              <w:spacing w:after="60"/>
              <w:rPr>
                <w:ins w:id="6919" w:author="Wittman, Jacob (CDC/DDNID/NCCDPHP/DDT) (CTR)" w:date="2023-08-15T14:04:00Z"/>
              </w:rPr>
            </w:pPr>
            <w:ins w:id="6920"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00B763D9" w14:textId="77777777" w:rsidR="00524773" w:rsidRDefault="00524773" w:rsidP="00C670FC">
            <w:pPr>
              <w:keepNext/>
              <w:spacing w:after="60"/>
              <w:rPr>
                <w:ins w:id="6921" w:author="Wittman, Jacob (CDC/DDNID/NCCDPHP/DDT) (CTR)" w:date="2023-08-15T14:04:00Z"/>
              </w:rPr>
            </w:pPr>
            <w:ins w:id="6922"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167E2A71" w14:textId="77777777" w:rsidR="00524773" w:rsidRDefault="00524773" w:rsidP="00C670FC">
            <w:pPr>
              <w:keepNext/>
              <w:spacing w:after="60"/>
              <w:rPr>
                <w:ins w:id="6923" w:author="Wittman, Jacob (CDC/DDNID/NCCDPHP/DDT) (CTR)" w:date="2023-08-15T14:04:00Z"/>
              </w:rPr>
            </w:pPr>
            <w:ins w:id="6924"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012EE3C8" w14:textId="77777777" w:rsidR="00524773" w:rsidRDefault="00524773" w:rsidP="00C670FC">
            <w:pPr>
              <w:keepNext/>
              <w:spacing w:after="60"/>
              <w:rPr>
                <w:ins w:id="6925" w:author="Wittman, Jacob (CDC/DDNID/NCCDPHP/DDT) (CTR)" w:date="2023-08-15T14:04:00Z"/>
              </w:rPr>
            </w:pPr>
            <w:ins w:id="6926" w:author="Wittman, Jacob (CDC/DDNID/NCCDPHP/DDT) (CTR)" w:date="2023-08-15T14:04:00Z">
              <w:r>
                <w:rPr>
                  <w:rFonts w:ascii="Calibri" w:hAnsi="Calibri"/>
                  <w:sz w:val="20"/>
                </w:rPr>
                <w:t>2.9 (0.9)</w:t>
              </w:r>
            </w:ins>
          </w:p>
        </w:tc>
        <w:tc>
          <w:tcPr>
            <w:tcW w:w="0" w:type="auto"/>
            <w:tcBorders>
              <w:top w:val="single" w:sz="0" w:space="0" w:color="D3D3D3"/>
              <w:left w:val="single" w:sz="0" w:space="0" w:color="D3D3D3"/>
              <w:bottom w:val="single" w:sz="0" w:space="0" w:color="D3D3D3"/>
              <w:right w:val="single" w:sz="0" w:space="0" w:color="D3D3D3"/>
            </w:tcBorders>
          </w:tcPr>
          <w:p w14:paraId="7EE52D82" w14:textId="77777777" w:rsidR="00524773" w:rsidRDefault="00524773" w:rsidP="00C670FC">
            <w:pPr>
              <w:keepNext/>
              <w:spacing w:after="60"/>
              <w:rPr>
                <w:ins w:id="6927" w:author="Wittman, Jacob (CDC/DDNID/NCCDPHP/DDT) (CTR)" w:date="2023-08-15T14:04:00Z"/>
              </w:rPr>
            </w:pPr>
            <w:ins w:id="6928" w:author="Wittman, Jacob (CDC/DDNID/NCCDPHP/DDT) (CTR)" w:date="2023-08-15T14:04:00Z">
              <w:r>
                <w:rPr>
                  <w:rFonts w:ascii="Calibri" w:hAnsi="Calibri"/>
                  <w:sz w:val="20"/>
                </w:rPr>
                <w:t>4.0 (1.6)</w:t>
              </w:r>
            </w:ins>
          </w:p>
        </w:tc>
        <w:tc>
          <w:tcPr>
            <w:tcW w:w="0" w:type="auto"/>
            <w:tcBorders>
              <w:top w:val="single" w:sz="0" w:space="0" w:color="D3D3D3"/>
              <w:left w:val="single" w:sz="0" w:space="0" w:color="D3D3D3"/>
              <w:bottom w:val="single" w:sz="0" w:space="0" w:color="D3D3D3"/>
              <w:right w:val="single" w:sz="0" w:space="0" w:color="D3D3D3"/>
            </w:tcBorders>
          </w:tcPr>
          <w:p w14:paraId="390FBF1D" w14:textId="77777777" w:rsidR="00524773" w:rsidRDefault="00524773" w:rsidP="00C670FC">
            <w:pPr>
              <w:keepNext/>
              <w:spacing w:after="60"/>
              <w:rPr>
                <w:ins w:id="6929" w:author="Wittman, Jacob (CDC/DDNID/NCCDPHP/DDT) (CTR)" w:date="2023-08-15T14:04:00Z"/>
              </w:rPr>
            </w:pPr>
            <w:ins w:id="6930" w:author="Wittman, Jacob (CDC/DDNID/NCCDPHP/DDT) (CTR)" w:date="2023-08-15T14:04:00Z">
              <w:r>
                <w:rPr>
                  <w:rFonts w:ascii="Calibri" w:hAnsi="Calibri"/>
                  <w:sz w:val="20"/>
                </w:rPr>
                <w:t>1.4 (0.5)</w:t>
              </w:r>
            </w:ins>
          </w:p>
        </w:tc>
        <w:tc>
          <w:tcPr>
            <w:tcW w:w="0" w:type="auto"/>
            <w:tcBorders>
              <w:top w:val="single" w:sz="0" w:space="0" w:color="D3D3D3"/>
              <w:left w:val="single" w:sz="0" w:space="0" w:color="D3D3D3"/>
              <w:bottom w:val="single" w:sz="0" w:space="0" w:color="D3D3D3"/>
              <w:right w:val="single" w:sz="0" w:space="0" w:color="D3D3D3"/>
            </w:tcBorders>
          </w:tcPr>
          <w:p w14:paraId="2C2391EE" w14:textId="77777777" w:rsidR="00524773" w:rsidRDefault="00524773" w:rsidP="00C670FC">
            <w:pPr>
              <w:keepNext/>
              <w:spacing w:after="60"/>
              <w:rPr>
                <w:ins w:id="6931" w:author="Wittman, Jacob (CDC/DDNID/NCCDPHP/DDT) (CTR)" w:date="2023-08-15T14:04:00Z"/>
              </w:rPr>
            </w:pPr>
            <w:ins w:id="6932" w:author="Wittman, Jacob (CDC/DDNID/NCCDPHP/DDT) (CTR)" w:date="2023-08-15T14:04:00Z">
              <w:r>
                <w:rPr>
                  <w:rFonts w:ascii="Calibri" w:hAnsi="Calibri"/>
                  <w:sz w:val="20"/>
                </w:rPr>
                <w:t>3.5 (1.0)</w:t>
              </w:r>
            </w:ins>
          </w:p>
        </w:tc>
        <w:tc>
          <w:tcPr>
            <w:tcW w:w="0" w:type="auto"/>
            <w:tcBorders>
              <w:top w:val="single" w:sz="0" w:space="0" w:color="D3D3D3"/>
              <w:left w:val="single" w:sz="0" w:space="0" w:color="D3D3D3"/>
              <w:bottom w:val="single" w:sz="0" w:space="0" w:color="D3D3D3"/>
              <w:right w:val="single" w:sz="0" w:space="0" w:color="D3D3D3"/>
            </w:tcBorders>
          </w:tcPr>
          <w:p w14:paraId="6BA21B7E" w14:textId="77777777" w:rsidR="00524773" w:rsidRDefault="00524773" w:rsidP="00C670FC">
            <w:pPr>
              <w:keepNext/>
              <w:spacing w:after="60"/>
              <w:rPr>
                <w:ins w:id="6933" w:author="Wittman, Jacob (CDC/DDNID/NCCDPHP/DDT) (CTR)" w:date="2023-08-15T14:04:00Z"/>
              </w:rPr>
            </w:pPr>
            <w:ins w:id="6934" w:author="Wittman, Jacob (CDC/DDNID/NCCDPHP/DDT) (CTR)" w:date="2023-08-15T14:04:00Z">
              <w:r>
                <w:rPr>
                  <w:rFonts w:ascii="Calibri" w:hAnsi="Calibri"/>
                  <w:sz w:val="20"/>
                </w:rPr>
                <w:t>174.6 (-137.8, 487.0)</w:t>
              </w:r>
            </w:ins>
          </w:p>
        </w:tc>
        <w:tc>
          <w:tcPr>
            <w:tcW w:w="0" w:type="auto"/>
            <w:tcBorders>
              <w:top w:val="single" w:sz="0" w:space="0" w:color="D3D3D3"/>
              <w:left w:val="single" w:sz="0" w:space="0" w:color="D3D3D3"/>
              <w:bottom w:val="single" w:sz="0" w:space="0" w:color="D3D3D3"/>
              <w:right w:val="single" w:sz="0" w:space="0" w:color="D3D3D3"/>
            </w:tcBorders>
          </w:tcPr>
          <w:p w14:paraId="4505AE47" w14:textId="77777777" w:rsidR="00524773" w:rsidRDefault="00524773" w:rsidP="00C670FC">
            <w:pPr>
              <w:keepNext/>
              <w:spacing w:after="60"/>
              <w:rPr>
                <w:ins w:id="69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5FBBD3A" w14:textId="77777777" w:rsidR="00524773" w:rsidRDefault="00524773" w:rsidP="00C670FC">
            <w:pPr>
              <w:keepNext/>
              <w:spacing w:after="60"/>
              <w:rPr>
                <w:ins w:id="6936" w:author="Wittman, Jacob (CDC/DDNID/NCCDPHP/DDT) (CTR)" w:date="2023-08-15T14:04:00Z"/>
              </w:rPr>
            </w:pPr>
            <w:ins w:id="6937" w:author="Wittman, Jacob (CDC/DDNID/NCCDPHP/DDT) (CTR)" w:date="2023-08-15T14:04:00Z">
              <w:r>
                <w:rPr>
                  <w:rFonts w:ascii="Calibri" w:hAnsi="Calibri"/>
                  <w:sz w:val="20"/>
                </w:rPr>
                <w:t>6.4 (-7.6, 22.5)</w:t>
              </w:r>
            </w:ins>
          </w:p>
        </w:tc>
        <w:tc>
          <w:tcPr>
            <w:tcW w:w="0" w:type="auto"/>
            <w:tcBorders>
              <w:top w:val="single" w:sz="0" w:space="0" w:color="D3D3D3"/>
              <w:left w:val="single" w:sz="0" w:space="0" w:color="D3D3D3"/>
              <w:bottom w:val="single" w:sz="0" w:space="0" w:color="D3D3D3"/>
              <w:right w:val="single" w:sz="0" w:space="0" w:color="D3D3D3"/>
            </w:tcBorders>
          </w:tcPr>
          <w:p w14:paraId="25970EF9" w14:textId="77777777" w:rsidR="00524773" w:rsidRDefault="00524773" w:rsidP="00C670FC">
            <w:pPr>
              <w:keepNext/>
              <w:spacing w:after="60"/>
              <w:rPr>
                <w:ins w:id="693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262313" w14:textId="77777777" w:rsidR="00524773" w:rsidRDefault="00524773" w:rsidP="00C670FC">
            <w:pPr>
              <w:keepNext/>
              <w:spacing w:after="60"/>
              <w:rPr>
                <w:ins w:id="6939" w:author="Wittman, Jacob (CDC/DDNID/NCCDPHP/DDT) (CTR)" w:date="2023-08-15T14:04:00Z"/>
              </w:rPr>
            </w:pPr>
            <w:ins w:id="6940" w:author="Wittman, Jacob (CDC/DDNID/NCCDPHP/DDT) (CTR)" w:date="2023-08-15T14:04:00Z">
              <w:r>
                <w:rPr>
                  <w:rFonts w:ascii="Calibri" w:hAnsi="Calibri"/>
                  <w:sz w:val="20"/>
                </w:rPr>
                <w:t>6.4 (-7.6, 22.5)</w:t>
              </w:r>
            </w:ins>
          </w:p>
        </w:tc>
      </w:tr>
      <w:tr w:rsidR="00524773" w14:paraId="719FE950" w14:textId="77777777" w:rsidTr="00C670FC">
        <w:trPr>
          <w:cantSplit/>
          <w:jc w:val="center"/>
          <w:ins w:id="694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DC3D331" w14:textId="77777777" w:rsidR="00524773" w:rsidRDefault="00524773" w:rsidP="00C670FC">
            <w:pPr>
              <w:keepNext/>
              <w:spacing w:after="60"/>
              <w:rPr>
                <w:ins w:id="6942" w:author="Wittman, Jacob (CDC/DDNID/NCCDPHP/DDT) (CTR)" w:date="2023-08-15T14:04:00Z"/>
              </w:rPr>
            </w:pPr>
            <w:ins w:id="6943" w:author="Wittman, Jacob (CDC/DDNID/NCCDPHP/DDT) (CTR)" w:date="2023-08-15T14:04:00Z">
              <w:r>
                <w:rPr>
                  <w:rFonts w:ascii="Calibri" w:hAnsi="Calibri"/>
                  <w:sz w:val="20"/>
                </w:rPr>
                <w:t>Medicaid</w:t>
              </w:r>
            </w:ins>
          </w:p>
        </w:tc>
        <w:tc>
          <w:tcPr>
            <w:tcW w:w="0" w:type="auto"/>
            <w:tcBorders>
              <w:top w:val="single" w:sz="0" w:space="0" w:color="D3D3D3"/>
              <w:left w:val="single" w:sz="0" w:space="0" w:color="D3D3D3"/>
              <w:bottom w:val="single" w:sz="0" w:space="0" w:color="D3D3D3"/>
              <w:right w:val="single" w:sz="0" w:space="0" w:color="D3D3D3"/>
            </w:tcBorders>
          </w:tcPr>
          <w:p w14:paraId="2C89AE02" w14:textId="77777777" w:rsidR="00524773" w:rsidRDefault="00524773" w:rsidP="00C670FC">
            <w:pPr>
              <w:keepNext/>
              <w:spacing w:after="60"/>
              <w:rPr>
                <w:ins w:id="6944" w:author="Wittman, Jacob (CDC/DDNID/NCCDPHP/DDT) (CTR)" w:date="2023-08-15T14:04:00Z"/>
              </w:rPr>
            </w:pPr>
            <w:ins w:id="6945"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8E546D6" w14:textId="77777777" w:rsidR="00524773" w:rsidRDefault="00524773" w:rsidP="00C670FC">
            <w:pPr>
              <w:keepNext/>
              <w:spacing w:after="60"/>
              <w:rPr>
                <w:ins w:id="6946" w:author="Wittman, Jacob (CDC/DDNID/NCCDPHP/DDT) (CTR)" w:date="2023-08-15T14:04:00Z"/>
              </w:rPr>
            </w:pPr>
            <w:ins w:id="6947" w:author="Wittman, Jacob (CDC/DDNID/NCCDPHP/DDT) (CTR)" w:date="2023-08-15T14:04:00Z">
              <w:r>
                <w:rPr>
                  <w:rFonts w:ascii="Calibri" w:hAnsi="Calibri"/>
                  <w:sz w:val="20"/>
                </w:rPr>
                <w:t>1.9 (1.1)</w:t>
              </w:r>
            </w:ins>
          </w:p>
        </w:tc>
        <w:tc>
          <w:tcPr>
            <w:tcW w:w="0" w:type="auto"/>
            <w:tcBorders>
              <w:top w:val="single" w:sz="0" w:space="0" w:color="D3D3D3"/>
              <w:left w:val="single" w:sz="0" w:space="0" w:color="D3D3D3"/>
              <w:bottom w:val="single" w:sz="0" w:space="0" w:color="D3D3D3"/>
              <w:right w:val="single" w:sz="0" w:space="0" w:color="D3D3D3"/>
            </w:tcBorders>
          </w:tcPr>
          <w:p w14:paraId="4EDB5DDA" w14:textId="77777777" w:rsidR="00524773" w:rsidRDefault="00524773" w:rsidP="00C670FC">
            <w:pPr>
              <w:keepNext/>
              <w:spacing w:after="60"/>
              <w:rPr>
                <w:ins w:id="6948" w:author="Wittman, Jacob (CDC/DDNID/NCCDPHP/DDT) (CTR)" w:date="2023-08-15T14:04:00Z"/>
              </w:rPr>
            </w:pPr>
            <w:ins w:id="6949" w:author="Wittman, Jacob (CDC/DDNID/NCCDPHP/DDT) (CTR)" w:date="2023-08-15T14:04:00Z">
              <w:r>
                <w:rPr>
                  <w:rFonts w:ascii="Calibri" w:hAnsi="Calibri"/>
                  <w:sz w:val="20"/>
                </w:rPr>
                <w:t>4.1 (2.4)</w:t>
              </w:r>
            </w:ins>
          </w:p>
        </w:tc>
        <w:tc>
          <w:tcPr>
            <w:tcW w:w="0" w:type="auto"/>
            <w:tcBorders>
              <w:top w:val="single" w:sz="0" w:space="0" w:color="D3D3D3"/>
              <w:left w:val="single" w:sz="0" w:space="0" w:color="D3D3D3"/>
              <w:bottom w:val="single" w:sz="0" w:space="0" w:color="D3D3D3"/>
              <w:right w:val="single" w:sz="0" w:space="0" w:color="D3D3D3"/>
            </w:tcBorders>
          </w:tcPr>
          <w:p w14:paraId="50AC536E" w14:textId="77777777" w:rsidR="00524773" w:rsidRDefault="00524773" w:rsidP="00C670FC">
            <w:pPr>
              <w:keepNext/>
              <w:spacing w:after="60"/>
              <w:rPr>
                <w:ins w:id="6950" w:author="Wittman, Jacob (CDC/DDNID/NCCDPHP/DDT) (CTR)" w:date="2023-08-15T14:04:00Z"/>
              </w:rPr>
            </w:pPr>
            <w:ins w:id="6951" w:author="Wittman, Jacob (CDC/DDNID/NCCDPHP/DDT) (CTR)" w:date="2023-08-15T14:04:00Z">
              <w:r>
                <w:rPr>
                  <w:rFonts w:ascii="Calibri" w:hAnsi="Calibri"/>
                  <w:sz w:val="20"/>
                </w:rPr>
                <w:t>1.0 (0.4)</w:t>
              </w:r>
            </w:ins>
          </w:p>
        </w:tc>
        <w:tc>
          <w:tcPr>
            <w:tcW w:w="0" w:type="auto"/>
            <w:tcBorders>
              <w:top w:val="single" w:sz="0" w:space="0" w:color="D3D3D3"/>
              <w:left w:val="single" w:sz="0" w:space="0" w:color="D3D3D3"/>
              <w:bottom w:val="single" w:sz="0" w:space="0" w:color="D3D3D3"/>
              <w:right w:val="single" w:sz="0" w:space="0" w:color="D3D3D3"/>
            </w:tcBorders>
          </w:tcPr>
          <w:p w14:paraId="7E0977A0" w14:textId="77777777" w:rsidR="00524773" w:rsidRDefault="00524773" w:rsidP="00C670FC">
            <w:pPr>
              <w:keepNext/>
              <w:spacing w:after="60"/>
              <w:rPr>
                <w:ins w:id="6952" w:author="Wittman, Jacob (CDC/DDNID/NCCDPHP/DDT) (CTR)" w:date="2023-08-15T14:04:00Z"/>
              </w:rPr>
            </w:pPr>
            <w:ins w:id="6953" w:author="Wittman, Jacob (CDC/DDNID/NCCDPHP/DDT) (CTR)" w:date="2023-08-15T14:04:00Z">
              <w:r>
                <w:rPr>
                  <w:rFonts w:ascii="Calibri" w:hAnsi="Calibri"/>
                  <w:sz w:val="20"/>
                </w:rPr>
                <w:t>0.3 (0.1)</w:t>
              </w:r>
            </w:ins>
          </w:p>
        </w:tc>
        <w:tc>
          <w:tcPr>
            <w:tcW w:w="0" w:type="auto"/>
            <w:tcBorders>
              <w:top w:val="single" w:sz="0" w:space="0" w:color="D3D3D3"/>
              <w:left w:val="single" w:sz="0" w:space="0" w:color="D3D3D3"/>
              <w:bottom w:val="single" w:sz="0" w:space="0" w:color="D3D3D3"/>
              <w:right w:val="single" w:sz="0" w:space="0" w:color="D3D3D3"/>
            </w:tcBorders>
          </w:tcPr>
          <w:p w14:paraId="4C3F3F11" w14:textId="77777777" w:rsidR="00524773" w:rsidRDefault="00524773" w:rsidP="00C670FC">
            <w:pPr>
              <w:keepNext/>
              <w:spacing w:after="60"/>
              <w:rPr>
                <w:ins w:id="6954" w:author="Wittman, Jacob (CDC/DDNID/NCCDPHP/DDT) (CTR)" w:date="2023-08-15T14:04:00Z"/>
              </w:rPr>
            </w:pPr>
            <w:ins w:id="6955" w:author="Wittman, Jacob (CDC/DDNID/NCCDPHP/DDT) (CTR)" w:date="2023-08-15T14:04:00Z">
              <w:r>
                <w:rPr>
                  <w:rFonts w:ascii="Calibri" w:hAnsi="Calibri"/>
                  <w:sz w:val="20"/>
                </w:rPr>
                <w:t>3.6 (1.3)</w:t>
              </w:r>
            </w:ins>
          </w:p>
        </w:tc>
        <w:tc>
          <w:tcPr>
            <w:tcW w:w="0" w:type="auto"/>
            <w:tcBorders>
              <w:top w:val="single" w:sz="0" w:space="0" w:color="D3D3D3"/>
              <w:left w:val="single" w:sz="0" w:space="0" w:color="D3D3D3"/>
              <w:bottom w:val="single" w:sz="0" w:space="0" w:color="D3D3D3"/>
              <w:right w:val="single" w:sz="0" w:space="0" w:color="D3D3D3"/>
            </w:tcBorders>
          </w:tcPr>
          <w:p w14:paraId="31635874" w14:textId="77777777" w:rsidR="00524773" w:rsidRDefault="00524773" w:rsidP="00C670FC">
            <w:pPr>
              <w:keepNext/>
              <w:spacing w:after="60"/>
              <w:rPr>
                <w:ins w:id="6956" w:author="Wittman, Jacob (CDC/DDNID/NCCDPHP/DDT) (CTR)" w:date="2023-08-15T14:04:00Z"/>
              </w:rPr>
            </w:pPr>
            <w:ins w:id="6957" w:author="Wittman, Jacob (CDC/DDNID/NCCDPHP/DDT) (CTR)" w:date="2023-08-15T14:04:00Z">
              <w:r>
                <w:rPr>
                  <w:rFonts w:ascii="Calibri" w:hAnsi="Calibri"/>
                  <w:sz w:val="20"/>
                </w:rPr>
                <w:t>1.7 (0.8)</w:t>
              </w:r>
            </w:ins>
          </w:p>
        </w:tc>
        <w:tc>
          <w:tcPr>
            <w:tcW w:w="0" w:type="auto"/>
            <w:tcBorders>
              <w:top w:val="single" w:sz="0" w:space="0" w:color="D3D3D3"/>
              <w:left w:val="single" w:sz="0" w:space="0" w:color="D3D3D3"/>
              <w:bottom w:val="single" w:sz="0" w:space="0" w:color="D3D3D3"/>
              <w:right w:val="single" w:sz="0" w:space="0" w:color="D3D3D3"/>
            </w:tcBorders>
          </w:tcPr>
          <w:p w14:paraId="4B45157C" w14:textId="77777777" w:rsidR="00524773" w:rsidRDefault="00524773" w:rsidP="00C670FC">
            <w:pPr>
              <w:keepNext/>
              <w:spacing w:after="60"/>
              <w:rPr>
                <w:ins w:id="6958" w:author="Wittman, Jacob (CDC/DDNID/NCCDPHP/DDT) (CTR)" w:date="2023-08-15T14:04:00Z"/>
              </w:rPr>
            </w:pPr>
            <w:ins w:id="6959" w:author="Wittman, Jacob (CDC/DDNID/NCCDPHP/DDT) (CTR)" w:date="2023-08-15T14:04:00Z">
              <w:r>
                <w:rPr>
                  <w:rFonts w:ascii="Calibri" w:hAnsi="Calibri"/>
                  <w:sz w:val="20"/>
                </w:rPr>
                <w:t>4.6 (1.8)</w:t>
              </w:r>
            </w:ins>
          </w:p>
        </w:tc>
        <w:tc>
          <w:tcPr>
            <w:tcW w:w="0" w:type="auto"/>
            <w:tcBorders>
              <w:top w:val="single" w:sz="0" w:space="0" w:color="D3D3D3"/>
              <w:left w:val="single" w:sz="0" w:space="0" w:color="D3D3D3"/>
              <w:bottom w:val="single" w:sz="0" w:space="0" w:color="D3D3D3"/>
              <w:right w:val="single" w:sz="0" w:space="0" w:color="D3D3D3"/>
            </w:tcBorders>
          </w:tcPr>
          <w:p w14:paraId="34560A7E" w14:textId="77777777" w:rsidR="00524773" w:rsidRDefault="00524773" w:rsidP="00C670FC">
            <w:pPr>
              <w:keepNext/>
              <w:spacing w:after="60"/>
              <w:rPr>
                <w:ins w:id="6960" w:author="Wittman, Jacob (CDC/DDNID/NCCDPHP/DDT) (CTR)" w:date="2023-08-15T14:04:00Z"/>
              </w:rPr>
            </w:pPr>
            <w:ins w:id="6961" w:author="Wittman, Jacob (CDC/DDNID/NCCDPHP/DDT) (CTR)" w:date="2023-08-15T14:04:00Z">
              <w:r>
                <w:rPr>
                  <w:rFonts w:ascii="Calibri" w:hAnsi="Calibri"/>
                  <w:sz w:val="20"/>
                </w:rPr>
                <w:t>2.3 (1.3)</w:t>
              </w:r>
            </w:ins>
          </w:p>
        </w:tc>
        <w:tc>
          <w:tcPr>
            <w:tcW w:w="0" w:type="auto"/>
            <w:tcBorders>
              <w:top w:val="single" w:sz="0" w:space="0" w:color="D3D3D3"/>
              <w:left w:val="single" w:sz="0" w:space="0" w:color="D3D3D3"/>
              <w:bottom w:val="single" w:sz="0" w:space="0" w:color="D3D3D3"/>
              <w:right w:val="single" w:sz="0" w:space="0" w:color="D3D3D3"/>
            </w:tcBorders>
          </w:tcPr>
          <w:p w14:paraId="63DD5272" w14:textId="77777777" w:rsidR="00524773" w:rsidRDefault="00524773" w:rsidP="00C670FC">
            <w:pPr>
              <w:keepNext/>
              <w:spacing w:after="60"/>
              <w:rPr>
                <w:ins w:id="6962" w:author="Wittman, Jacob (CDC/DDNID/NCCDPHP/DDT) (CTR)" w:date="2023-08-15T14:04:00Z"/>
              </w:rPr>
            </w:pPr>
            <w:ins w:id="6963" w:author="Wittman, Jacob (CDC/DDNID/NCCDPHP/DDT) (CTR)" w:date="2023-08-15T14:04:00Z">
              <w:r>
                <w:rPr>
                  <w:rFonts w:ascii="Calibri" w:hAnsi="Calibri"/>
                  <w:sz w:val="20"/>
                </w:rPr>
                <w:t>2.5 (1.3)</w:t>
              </w:r>
            </w:ins>
          </w:p>
        </w:tc>
        <w:tc>
          <w:tcPr>
            <w:tcW w:w="0" w:type="auto"/>
            <w:tcBorders>
              <w:top w:val="single" w:sz="0" w:space="0" w:color="D3D3D3"/>
              <w:left w:val="single" w:sz="0" w:space="0" w:color="D3D3D3"/>
              <w:bottom w:val="single" w:sz="0" w:space="0" w:color="D3D3D3"/>
              <w:right w:val="single" w:sz="0" w:space="0" w:color="D3D3D3"/>
            </w:tcBorders>
          </w:tcPr>
          <w:p w14:paraId="3CB0D4FA" w14:textId="77777777" w:rsidR="00524773" w:rsidRDefault="00524773" w:rsidP="00C670FC">
            <w:pPr>
              <w:keepNext/>
              <w:spacing w:after="60"/>
              <w:rPr>
                <w:ins w:id="6964" w:author="Wittman, Jacob (CDC/DDNID/NCCDPHP/DDT) (CTR)" w:date="2023-08-15T14:04:00Z"/>
              </w:rPr>
            </w:pPr>
            <w:ins w:id="6965" w:author="Wittman, Jacob (CDC/DDNID/NCCDPHP/DDT) (CTR)" w:date="2023-08-15T14:04:00Z">
              <w:r>
                <w:rPr>
                  <w:rFonts w:ascii="Calibri" w:hAnsi="Calibri"/>
                  <w:sz w:val="20"/>
                </w:rPr>
                <w:t>9.7 (3.1)</w:t>
              </w:r>
            </w:ins>
          </w:p>
        </w:tc>
        <w:tc>
          <w:tcPr>
            <w:tcW w:w="0" w:type="auto"/>
            <w:tcBorders>
              <w:top w:val="single" w:sz="0" w:space="0" w:color="D3D3D3"/>
              <w:left w:val="single" w:sz="0" w:space="0" w:color="D3D3D3"/>
              <w:bottom w:val="single" w:sz="0" w:space="0" w:color="D3D3D3"/>
              <w:right w:val="single" w:sz="0" w:space="0" w:color="D3D3D3"/>
            </w:tcBorders>
          </w:tcPr>
          <w:p w14:paraId="66E7546F" w14:textId="77777777" w:rsidR="00524773" w:rsidRDefault="00524773" w:rsidP="00C670FC">
            <w:pPr>
              <w:keepNext/>
              <w:spacing w:after="60"/>
              <w:rPr>
                <w:ins w:id="6966" w:author="Wittman, Jacob (CDC/DDNID/NCCDPHP/DDT) (CTR)" w:date="2023-08-15T14:04:00Z"/>
              </w:rPr>
            </w:pPr>
            <w:ins w:id="6967" w:author="Wittman, Jacob (CDC/DDNID/NCCDPHP/DDT) (CTR)" w:date="2023-08-15T14:04:00Z">
              <w:r>
                <w:rPr>
                  <w:rFonts w:ascii="Calibri" w:hAnsi="Calibri"/>
                  <w:sz w:val="20"/>
                </w:rPr>
                <w:t>11.3 (3.1)</w:t>
              </w:r>
            </w:ins>
          </w:p>
        </w:tc>
        <w:tc>
          <w:tcPr>
            <w:tcW w:w="0" w:type="auto"/>
            <w:tcBorders>
              <w:top w:val="single" w:sz="0" w:space="0" w:color="D3D3D3"/>
              <w:left w:val="single" w:sz="0" w:space="0" w:color="D3D3D3"/>
              <w:bottom w:val="single" w:sz="0" w:space="0" w:color="D3D3D3"/>
              <w:right w:val="single" w:sz="0" w:space="0" w:color="D3D3D3"/>
            </w:tcBorders>
          </w:tcPr>
          <w:p w14:paraId="539F0974" w14:textId="77777777" w:rsidR="00524773" w:rsidRDefault="00524773" w:rsidP="00C670FC">
            <w:pPr>
              <w:keepNext/>
              <w:spacing w:after="60"/>
              <w:rPr>
                <w:ins w:id="6968" w:author="Wittman, Jacob (CDC/DDNID/NCCDPHP/DDT) (CTR)" w:date="2023-08-15T14:04:00Z"/>
              </w:rPr>
            </w:pPr>
            <w:ins w:id="6969" w:author="Wittman, Jacob (CDC/DDNID/NCCDPHP/DDT) (CTR)" w:date="2023-08-15T14:04:00Z">
              <w:r>
                <w:rPr>
                  <w:rFonts w:ascii="Calibri" w:hAnsi="Calibri"/>
                  <w:sz w:val="20"/>
                </w:rPr>
                <w:t>8.4 (2.9)</w:t>
              </w:r>
            </w:ins>
          </w:p>
        </w:tc>
        <w:tc>
          <w:tcPr>
            <w:tcW w:w="0" w:type="auto"/>
            <w:tcBorders>
              <w:top w:val="single" w:sz="0" w:space="0" w:color="D3D3D3"/>
              <w:left w:val="single" w:sz="0" w:space="0" w:color="D3D3D3"/>
              <w:bottom w:val="single" w:sz="0" w:space="0" w:color="D3D3D3"/>
              <w:right w:val="single" w:sz="0" w:space="0" w:color="D3D3D3"/>
            </w:tcBorders>
          </w:tcPr>
          <w:p w14:paraId="173A8CE5" w14:textId="77777777" w:rsidR="00524773" w:rsidRDefault="00524773" w:rsidP="00C670FC">
            <w:pPr>
              <w:keepNext/>
              <w:spacing w:after="60"/>
              <w:rPr>
                <w:ins w:id="6970" w:author="Wittman, Jacob (CDC/DDNID/NCCDPHP/DDT) (CTR)" w:date="2023-08-15T14:04:00Z"/>
              </w:rPr>
            </w:pPr>
            <w:ins w:id="6971" w:author="Wittman, Jacob (CDC/DDNID/NCCDPHP/DDT) (CTR)" w:date="2023-08-15T14:04:00Z">
              <w:r>
                <w:rPr>
                  <w:rFonts w:ascii="Calibri" w:hAnsi="Calibri"/>
                  <w:sz w:val="20"/>
                </w:rPr>
                <w:t>15.6 (5.0)</w:t>
              </w:r>
            </w:ins>
          </w:p>
        </w:tc>
        <w:tc>
          <w:tcPr>
            <w:tcW w:w="0" w:type="auto"/>
            <w:tcBorders>
              <w:top w:val="single" w:sz="0" w:space="0" w:color="D3D3D3"/>
              <w:left w:val="single" w:sz="0" w:space="0" w:color="D3D3D3"/>
              <w:bottom w:val="single" w:sz="0" w:space="0" w:color="D3D3D3"/>
              <w:right w:val="single" w:sz="0" w:space="0" w:color="D3D3D3"/>
            </w:tcBorders>
          </w:tcPr>
          <w:p w14:paraId="3C3BFA4B" w14:textId="77777777" w:rsidR="00524773" w:rsidRDefault="00524773" w:rsidP="00C670FC">
            <w:pPr>
              <w:keepNext/>
              <w:spacing w:after="60"/>
              <w:rPr>
                <w:ins w:id="6972" w:author="Wittman, Jacob (CDC/DDNID/NCCDPHP/DDT) (CTR)" w:date="2023-08-15T14:04:00Z"/>
              </w:rPr>
            </w:pPr>
            <w:ins w:id="6973" w:author="Wittman, Jacob (CDC/DDNID/NCCDPHP/DDT) (CTR)" w:date="2023-08-15T14:04:00Z">
              <w:r>
                <w:rPr>
                  <w:rFonts w:ascii="Calibri" w:hAnsi="Calibri"/>
                  <w:sz w:val="20"/>
                </w:rPr>
                <w:t>329.6 (-215.1, 874.4)</w:t>
              </w:r>
            </w:ins>
          </w:p>
        </w:tc>
        <w:tc>
          <w:tcPr>
            <w:tcW w:w="0" w:type="auto"/>
            <w:tcBorders>
              <w:top w:val="single" w:sz="0" w:space="0" w:color="D3D3D3"/>
              <w:left w:val="single" w:sz="0" w:space="0" w:color="D3D3D3"/>
              <w:bottom w:val="single" w:sz="0" w:space="0" w:color="D3D3D3"/>
              <w:right w:val="single" w:sz="0" w:space="0" w:color="D3D3D3"/>
            </w:tcBorders>
          </w:tcPr>
          <w:p w14:paraId="63FDE590" w14:textId="77777777" w:rsidR="00524773" w:rsidRDefault="00524773" w:rsidP="00C670FC">
            <w:pPr>
              <w:keepNext/>
              <w:spacing w:after="60"/>
              <w:rPr>
                <w:ins w:id="697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E5CA8BF" w14:textId="77777777" w:rsidR="00524773" w:rsidRDefault="00524773" w:rsidP="00C670FC">
            <w:pPr>
              <w:keepNext/>
              <w:spacing w:after="60"/>
              <w:rPr>
                <w:ins w:id="6975" w:author="Wittman, Jacob (CDC/DDNID/NCCDPHP/DDT) (CTR)" w:date="2023-08-15T14:04:00Z"/>
              </w:rPr>
            </w:pPr>
            <w:ins w:id="6976" w:author="Wittman, Jacob (CDC/DDNID/NCCDPHP/DDT) (CTR)" w:date="2023-08-15T14:04:00Z">
              <w:r>
                <w:rPr>
                  <w:rFonts w:ascii="Calibri" w:hAnsi="Calibri"/>
                  <w:sz w:val="20"/>
                </w:rPr>
                <w:t>19.7 (2.5, 39.7)</w:t>
              </w:r>
            </w:ins>
          </w:p>
        </w:tc>
        <w:tc>
          <w:tcPr>
            <w:tcW w:w="0" w:type="auto"/>
            <w:tcBorders>
              <w:top w:val="single" w:sz="0" w:space="0" w:color="D3D3D3"/>
              <w:left w:val="single" w:sz="0" w:space="0" w:color="D3D3D3"/>
              <w:bottom w:val="single" w:sz="0" w:space="0" w:color="D3D3D3"/>
              <w:right w:val="single" w:sz="0" w:space="0" w:color="D3D3D3"/>
            </w:tcBorders>
          </w:tcPr>
          <w:p w14:paraId="63C25C49" w14:textId="77777777" w:rsidR="00524773" w:rsidRDefault="00524773" w:rsidP="00C670FC">
            <w:pPr>
              <w:keepNext/>
              <w:spacing w:after="60"/>
              <w:rPr>
                <w:ins w:id="697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5B3F80" w14:textId="77777777" w:rsidR="00524773" w:rsidRDefault="00524773" w:rsidP="00C670FC">
            <w:pPr>
              <w:keepNext/>
              <w:spacing w:after="60"/>
              <w:rPr>
                <w:ins w:id="6978" w:author="Wittman, Jacob (CDC/DDNID/NCCDPHP/DDT) (CTR)" w:date="2023-08-15T14:04:00Z"/>
              </w:rPr>
            </w:pPr>
            <w:ins w:id="6979" w:author="Wittman, Jacob (CDC/DDNID/NCCDPHP/DDT) (CTR)" w:date="2023-08-15T14:04:00Z">
              <w:r>
                <w:rPr>
                  <w:rFonts w:ascii="Calibri" w:hAnsi="Calibri"/>
                  <w:sz w:val="20"/>
                </w:rPr>
                <w:t>19.7 (2.5, 39.7)</w:t>
              </w:r>
            </w:ins>
          </w:p>
        </w:tc>
      </w:tr>
      <w:tr w:rsidR="00524773" w14:paraId="48D29C66" w14:textId="77777777" w:rsidTr="00C670FC">
        <w:trPr>
          <w:cantSplit/>
          <w:jc w:val="center"/>
          <w:ins w:id="698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EC69DC5" w14:textId="77777777" w:rsidR="00524773" w:rsidRDefault="00524773" w:rsidP="00C670FC">
            <w:pPr>
              <w:keepNext/>
              <w:spacing w:after="60"/>
              <w:rPr>
                <w:ins w:id="6981" w:author="Wittman, Jacob (CDC/DDNID/NCCDPHP/DDT) (CTR)" w:date="2023-08-15T14:04:00Z"/>
              </w:rPr>
            </w:pPr>
            <w:ins w:id="6982" w:author="Wittman, Jacob (CDC/DDNID/NCCDPHP/DDT) (CTR)" w:date="2023-08-15T14:04:00Z">
              <w:r>
                <w:rPr>
                  <w:rFonts w:ascii="Calibri" w:hAnsi="Calibri"/>
                  <w:sz w:val="20"/>
                </w:rPr>
                <w:t>Uninsured</w:t>
              </w:r>
            </w:ins>
          </w:p>
        </w:tc>
        <w:tc>
          <w:tcPr>
            <w:tcW w:w="0" w:type="auto"/>
            <w:tcBorders>
              <w:top w:val="single" w:sz="0" w:space="0" w:color="D3D3D3"/>
              <w:left w:val="single" w:sz="0" w:space="0" w:color="D3D3D3"/>
              <w:bottom w:val="single" w:sz="0" w:space="0" w:color="D3D3D3"/>
              <w:right w:val="single" w:sz="0" w:space="0" w:color="D3D3D3"/>
            </w:tcBorders>
          </w:tcPr>
          <w:p w14:paraId="449F6436" w14:textId="77777777" w:rsidR="00524773" w:rsidRDefault="00524773" w:rsidP="00C670FC">
            <w:pPr>
              <w:keepNext/>
              <w:spacing w:after="60"/>
              <w:rPr>
                <w:ins w:id="6983" w:author="Wittman, Jacob (CDC/DDNID/NCCDPHP/DDT) (CTR)" w:date="2023-08-15T14:04:00Z"/>
              </w:rPr>
            </w:pPr>
            <w:ins w:id="6984"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1D436B2" w14:textId="77777777" w:rsidR="00524773" w:rsidRDefault="00524773" w:rsidP="00C670FC">
            <w:pPr>
              <w:keepNext/>
              <w:spacing w:after="60"/>
              <w:rPr>
                <w:ins w:id="6985" w:author="Wittman, Jacob (CDC/DDNID/NCCDPHP/DDT) (CTR)" w:date="2023-08-15T14:04:00Z"/>
              </w:rPr>
            </w:pPr>
            <w:ins w:id="6986" w:author="Wittman, Jacob (CDC/DDNID/NCCDPHP/DDT) (CTR)" w:date="2023-08-15T14:04:00Z">
              <w:r>
                <w:rPr>
                  <w:rFonts w:ascii="Calibri" w:hAnsi="Calibri"/>
                  <w:sz w:val="20"/>
                </w:rPr>
                <w:t>23.2 (7.0)</w:t>
              </w:r>
            </w:ins>
          </w:p>
        </w:tc>
        <w:tc>
          <w:tcPr>
            <w:tcW w:w="0" w:type="auto"/>
            <w:tcBorders>
              <w:top w:val="single" w:sz="0" w:space="0" w:color="D3D3D3"/>
              <w:left w:val="single" w:sz="0" w:space="0" w:color="D3D3D3"/>
              <w:bottom w:val="single" w:sz="0" w:space="0" w:color="D3D3D3"/>
              <w:right w:val="single" w:sz="0" w:space="0" w:color="D3D3D3"/>
            </w:tcBorders>
          </w:tcPr>
          <w:p w14:paraId="354324A7" w14:textId="77777777" w:rsidR="00524773" w:rsidRDefault="00524773" w:rsidP="00C670FC">
            <w:pPr>
              <w:keepNext/>
              <w:spacing w:after="60"/>
              <w:rPr>
                <w:ins w:id="6987" w:author="Wittman, Jacob (CDC/DDNID/NCCDPHP/DDT) (CTR)" w:date="2023-08-15T14:04:00Z"/>
              </w:rPr>
            </w:pPr>
            <w:ins w:id="6988" w:author="Wittman, Jacob (CDC/DDNID/NCCDPHP/DDT) (CTR)" w:date="2023-08-15T14:04:00Z">
              <w:r>
                <w:rPr>
                  <w:rFonts w:ascii="Calibri" w:hAnsi="Calibri"/>
                  <w:sz w:val="20"/>
                </w:rPr>
                <w:t>22.5 (6.4)</w:t>
              </w:r>
            </w:ins>
          </w:p>
        </w:tc>
        <w:tc>
          <w:tcPr>
            <w:tcW w:w="0" w:type="auto"/>
            <w:tcBorders>
              <w:top w:val="single" w:sz="0" w:space="0" w:color="D3D3D3"/>
              <w:left w:val="single" w:sz="0" w:space="0" w:color="D3D3D3"/>
              <w:bottom w:val="single" w:sz="0" w:space="0" w:color="D3D3D3"/>
              <w:right w:val="single" w:sz="0" w:space="0" w:color="D3D3D3"/>
            </w:tcBorders>
          </w:tcPr>
          <w:p w14:paraId="6BE1FA46" w14:textId="77777777" w:rsidR="00524773" w:rsidRDefault="00524773" w:rsidP="00C670FC">
            <w:pPr>
              <w:keepNext/>
              <w:spacing w:after="60"/>
              <w:rPr>
                <w:ins w:id="6989" w:author="Wittman, Jacob (CDC/DDNID/NCCDPHP/DDT) (CTR)" w:date="2023-08-15T14:04:00Z"/>
              </w:rPr>
            </w:pPr>
            <w:ins w:id="6990" w:author="Wittman, Jacob (CDC/DDNID/NCCDPHP/DDT) (CTR)" w:date="2023-08-15T14:04:00Z">
              <w:r>
                <w:rPr>
                  <w:rFonts w:ascii="Calibri" w:hAnsi="Calibri"/>
                  <w:sz w:val="20"/>
                </w:rPr>
                <w:t>9.8 (3.1)</w:t>
              </w:r>
            </w:ins>
          </w:p>
        </w:tc>
        <w:tc>
          <w:tcPr>
            <w:tcW w:w="0" w:type="auto"/>
            <w:tcBorders>
              <w:top w:val="single" w:sz="0" w:space="0" w:color="D3D3D3"/>
              <w:left w:val="single" w:sz="0" w:space="0" w:color="D3D3D3"/>
              <w:bottom w:val="single" w:sz="0" w:space="0" w:color="D3D3D3"/>
              <w:right w:val="single" w:sz="0" w:space="0" w:color="D3D3D3"/>
            </w:tcBorders>
          </w:tcPr>
          <w:p w14:paraId="574B46F0" w14:textId="77777777" w:rsidR="00524773" w:rsidRDefault="00524773" w:rsidP="00C670FC">
            <w:pPr>
              <w:keepNext/>
              <w:spacing w:after="60"/>
              <w:rPr>
                <w:ins w:id="6991" w:author="Wittman, Jacob (CDC/DDNID/NCCDPHP/DDT) (CTR)" w:date="2023-08-15T14:04:00Z"/>
              </w:rPr>
            </w:pPr>
            <w:ins w:id="6992" w:author="Wittman, Jacob (CDC/DDNID/NCCDPHP/DDT) (CTR)" w:date="2023-08-15T14:04:00Z">
              <w:r>
                <w:rPr>
                  <w:rFonts w:ascii="Calibri" w:hAnsi="Calibri"/>
                  <w:sz w:val="20"/>
                </w:rPr>
                <w:t>10.3 (2.5)</w:t>
              </w:r>
            </w:ins>
          </w:p>
        </w:tc>
        <w:tc>
          <w:tcPr>
            <w:tcW w:w="0" w:type="auto"/>
            <w:tcBorders>
              <w:top w:val="single" w:sz="0" w:space="0" w:color="D3D3D3"/>
              <w:left w:val="single" w:sz="0" w:space="0" w:color="D3D3D3"/>
              <w:bottom w:val="single" w:sz="0" w:space="0" w:color="D3D3D3"/>
              <w:right w:val="single" w:sz="0" w:space="0" w:color="D3D3D3"/>
            </w:tcBorders>
          </w:tcPr>
          <w:p w14:paraId="7DED5A99" w14:textId="77777777" w:rsidR="00524773" w:rsidRDefault="00524773" w:rsidP="00C670FC">
            <w:pPr>
              <w:keepNext/>
              <w:spacing w:after="60"/>
              <w:rPr>
                <w:ins w:id="6993" w:author="Wittman, Jacob (CDC/DDNID/NCCDPHP/DDT) (CTR)" w:date="2023-08-15T14:04:00Z"/>
              </w:rPr>
            </w:pPr>
            <w:ins w:id="6994" w:author="Wittman, Jacob (CDC/DDNID/NCCDPHP/DDT) (CTR)" w:date="2023-08-15T14:04:00Z">
              <w:r>
                <w:rPr>
                  <w:rFonts w:ascii="Calibri" w:hAnsi="Calibri"/>
                  <w:sz w:val="20"/>
                </w:rPr>
                <w:t>20.0 (4.9)</w:t>
              </w:r>
            </w:ins>
          </w:p>
        </w:tc>
        <w:tc>
          <w:tcPr>
            <w:tcW w:w="0" w:type="auto"/>
            <w:tcBorders>
              <w:top w:val="single" w:sz="0" w:space="0" w:color="D3D3D3"/>
              <w:left w:val="single" w:sz="0" w:space="0" w:color="D3D3D3"/>
              <w:bottom w:val="single" w:sz="0" w:space="0" w:color="D3D3D3"/>
              <w:right w:val="single" w:sz="0" w:space="0" w:color="D3D3D3"/>
            </w:tcBorders>
          </w:tcPr>
          <w:p w14:paraId="15B991A0" w14:textId="77777777" w:rsidR="00524773" w:rsidRDefault="00524773" w:rsidP="00C670FC">
            <w:pPr>
              <w:keepNext/>
              <w:spacing w:after="60"/>
              <w:rPr>
                <w:ins w:id="6995" w:author="Wittman, Jacob (CDC/DDNID/NCCDPHP/DDT) (CTR)" w:date="2023-08-15T14:04:00Z"/>
              </w:rPr>
            </w:pPr>
            <w:ins w:id="6996" w:author="Wittman, Jacob (CDC/DDNID/NCCDPHP/DDT) (CTR)" w:date="2023-08-15T14:04:00Z">
              <w:r>
                <w:rPr>
                  <w:rFonts w:ascii="Calibri" w:hAnsi="Calibri"/>
                  <w:sz w:val="20"/>
                </w:rPr>
                <w:t>14.7 (4.1)</w:t>
              </w:r>
            </w:ins>
          </w:p>
        </w:tc>
        <w:tc>
          <w:tcPr>
            <w:tcW w:w="0" w:type="auto"/>
            <w:tcBorders>
              <w:top w:val="single" w:sz="0" w:space="0" w:color="D3D3D3"/>
              <w:left w:val="single" w:sz="0" w:space="0" w:color="D3D3D3"/>
              <w:bottom w:val="single" w:sz="0" w:space="0" w:color="D3D3D3"/>
              <w:right w:val="single" w:sz="0" w:space="0" w:color="D3D3D3"/>
            </w:tcBorders>
          </w:tcPr>
          <w:p w14:paraId="0B146C4A" w14:textId="77777777" w:rsidR="00524773" w:rsidRDefault="00524773" w:rsidP="00C670FC">
            <w:pPr>
              <w:keepNext/>
              <w:spacing w:after="60"/>
              <w:rPr>
                <w:ins w:id="6997" w:author="Wittman, Jacob (CDC/DDNID/NCCDPHP/DDT) (CTR)" w:date="2023-08-15T14:04:00Z"/>
              </w:rPr>
            </w:pPr>
            <w:ins w:id="6998" w:author="Wittman, Jacob (CDC/DDNID/NCCDPHP/DDT) (CTR)" w:date="2023-08-15T14:04:00Z">
              <w:r>
                <w:rPr>
                  <w:rFonts w:ascii="Calibri" w:hAnsi="Calibri"/>
                  <w:sz w:val="20"/>
                </w:rPr>
                <w:t>8.0 (2.8)</w:t>
              </w:r>
            </w:ins>
          </w:p>
        </w:tc>
        <w:tc>
          <w:tcPr>
            <w:tcW w:w="0" w:type="auto"/>
            <w:tcBorders>
              <w:top w:val="single" w:sz="0" w:space="0" w:color="D3D3D3"/>
              <w:left w:val="single" w:sz="0" w:space="0" w:color="D3D3D3"/>
              <w:bottom w:val="single" w:sz="0" w:space="0" w:color="D3D3D3"/>
              <w:right w:val="single" w:sz="0" w:space="0" w:color="D3D3D3"/>
            </w:tcBorders>
          </w:tcPr>
          <w:p w14:paraId="298AF919" w14:textId="77777777" w:rsidR="00524773" w:rsidRDefault="00524773" w:rsidP="00C670FC">
            <w:pPr>
              <w:keepNext/>
              <w:spacing w:after="60"/>
              <w:rPr>
                <w:ins w:id="6999" w:author="Wittman, Jacob (CDC/DDNID/NCCDPHP/DDT) (CTR)" w:date="2023-08-15T14:04:00Z"/>
              </w:rPr>
            </w:pPr>
            <w:ins w:id="7000" w:author="Wittman, Jacob (CDC/DDNID/NCCDPHP/DDT) (CTR)" w:date="2023-08-15T14:04:00Z">
              <w:r>
                <w:rPr>
                  <w:rFonts w:ascii="Calibri" w:hAnsi="Calibri"/>
                  <w:sz w:val="20"/>
                </w:rPr>
                <w:t>9.7 (3.2)</w:t>
              </w:r>
            </w:ins>
          </w:p>
        </w:tc>
        <w:tc>
          <w:tcPr>
            <w:tcW w:w="0" w:type="auto"/>
            <w:tcBorders>
              <w:top w:val="single" w:sz="0" w:space="0" w:color="D3D3D3"/>
              <w:left w:val="single" w:sz="0" w:space="0" w:color="D3D3D3"/>
              <w:bottom w:val="single" w:sz="0" w:space="0" w:color="D3D3D3"/>
              <w:right w:val="single" w:sz="0" w:space="0" w:color="D3D3D3"/>
            </w:tcBorders>
          </w:tcPr>
          <w:p w14:paraId="5382FFFC" w14:textId="77777777" w:rsidR="00524773" w:rsidRDefault="00524773" w:rsidP="00C670FC">
            <w:pPr>
              <w:keepNext/>
              <w:spacing w:after="60"/>
              <w:rPr>
                <w:ins w:id="7001" w:author="Wittman, Jacob (CDC/DDNID/NCCDPHP/DDT) (CTR)" w:date="2023-08-15T14:04:00Z"/>
              </w:rPr>
            </w:pPr>
            <w:ins w:id="7002" w:author="Wittman, Jacob (CDC/DDNID/NCCDPHP/DDT) (CTR)" w:date="2023-08-15T14:04:00Z">
              <w:r>
                <w:rPr>
                  <w:rFonts w:ascii="Calibri" w:hAnsi="Calibri"/>
                  <w:sz w:val="20"/>
                </w:rPr>
                <w:t>6.0 (2.2)</w:t>
              </w:r>
            </w:ins>
          </w:p>
        </w:tc>
        <w:tc>
          <w:tcPr>
            <w:tcW w:w="0" w:type="auto"/>
            <w:tcBorders>
              <w:top w:val="single" w:sz="0" w:space="0" w:color="D3D3D3"/>
              <w:left w:val="single" w:sz="0" w:space="0" w:color="D3D3D3"/>
              <w:bottom w:val="single" w:sz="0" w:space="0" w:color="D3D3D3"/>
              <w:right w:val="single" w:sz="0" w:space="0" w:color="D3D3D3"/>
            </w:tcBorders>
          </w:tcPr>
          <w:p w14:paraId="63A34075" w14:textId="77777777" w:rsidR="00524773" w:rsidRDefault="00524773" w:rsidP="00C670FC">
            <w:pPr>
              <w:keepNext/>
              <w:spacing w:after="60"/>
              <w:rPr>
                <w:ins w:id="7003" w:author="Wittman, Jacob (CDC/DDNID/NCCDPHP/DDT) (CTR)" w:date="2023-08-15T14:04:00Z"/>
              </w:rPr>
            </w:pPr>
            <w:ins w:id="7004" w:author="Wittman, Jacob (CDC/DDNID/NCCDPHP/DDT) (CTR)" w:date="2023-08-15T14:04:00Z">
              <w:r>
                <w:rPr>
                  <w:rFonts w:ascii="Calibri" w:hAnsi="Calibri"/>
                  <w:sz w:val="20"/>
                </w:rPr>
                <w:t>25.8 (6.8)</w:t>
              </w:r>
            </w:ins>
          </w:p>
        </w:tc>
        <w:tc>
          <w:tcPr>
            <w:tcW w:w="0" w:type="auto"/>
            <w:tcBorders>
              <w:top w:val="single" w:sz="0" w:space="0" w:color="D3D3D3"/>
              <w:left w:val="single" w:sz="0" w:space="0" w:color="D3D3D3"/>
              <w:bottom w:val="single" w:sz="0" w:space="0" w:color="D3D3D3"/>
              <w:right w:val="single" w:sz="0" w:space="0" w:color="D3D3D3"/>
            </w:tcBorders>
          </w:tcPr>
          <w:p w14:paraId="08ECC783" w14:textId="77777777" w:rsidR="00524773" w:rsidRDefault="00524773" w:rsidP="00C670FC">
            <w:pPr>
              <w:keepNext/>
              <w:spacing w:after="60"/>
              <w:rPr>
                <w:ins w:id="7005" w:author="Wittman, Jacob (CDC/DDNID/NCCDPHP/DDT) (CTR)" w:date="2023-08-15T14:04:00Z"/>
              </w:rPr>
            </w:pPr>
            <w:ins w:id="7006" w:author="Wittman, Jacob (CDC/DDNID/NCCDPHP/DDT) (CTR)" w:date="2023-08-15T14:04:00Z">
              <w:r>
                <w:rPr>
                  <w:rFonts w:ascii="Calibri" w:hAnsi="Calibri"/>
                  <w:sz w:val="20"/>
                </w:rPr>
                <w:t>39.0 (10.6)</w:t>
              </w:r>
            </w:ins>
          </w:p>
        </w:tc>
        <w:tc>
          <w:tcPr>
            <w:tcW w:w="0" w:type="auto"/>
            <w:tcBorders>
              <w:top w:val="single" w:sz="0" w:space="0" w:color="D3D3D3"/>
              <w:left w:val="single" w:sz="0" w:space="0" w:color="D3D3D3"/>
              <w:bottom w:val="single" w:sz="0" w:space="0" w:color="D3D3D3"/>
              <w:right w:val="single" w:sz="0" w:space="0" w:color="D3D3D3"/>
            </w:tcBorders>
          </w:tcPr>
          <w:p w14:paraId="7EAE9B7E" w14:textId="77777777" w:rsidR="00524773" w:rsidRDefault="00524773" w:rsidP="00C670FC">
            <w:pPr>
              <w:keepNext/>
              <w:spacing w:after="60"/>
              <w:rPr>
                <w:ins w:id="7007" w:author="Wittman, Jacob (CDC/DDNID/NCCDPHP/DDT) (CTR)" w:date="2023-08-15T14:04:00Z"/>
              </w:rPr>
            </w:pPr>
            <w:ins w:id="7008" w:author="Wittman, Jacob (CDC/DDNID/NCCDPHP/DDT) (CTR)" w:date="2023-08-15T14:04:00Z">
              <w:r>
                <w:rPr>
                  <w:rFonts w:ascii="Calibri" w:hAnsi="Calibri"/>
                  <w:sz w:val="20"/>
                </w:rPr>
                <w:t>12.6 (5.5)</w:t>
              </w:r>
            </w:ins>
          </w:p>
        </w:tc>
        <w:tc>
          <w:tcPr>
            <w:tcW w:w="0" w:type="auto"/>
            <w:tcBorders>
              <w:top w:val="single" w:sz="0" w:space="0" w:color="D3D3D3"/>
              <w:left w:val="single" w:sz="0" w:space="0" w:color="D3D3D3"/>
              <w:bottom w:val="single" w:sz="0" w:space="0" w:color="D3D3D3"/>
              <w:right w:val="single" w:sz="0" w:space="0" w:color="D3D3D3"/>
            </w:tcBorders>
          </w:tcPr>
          <w:p w14:paraId="0B9025BD" w14:textId="77777777" w:rsidR="00524773" w:rsidRDefault="00524773" w:rsidP="00C670FC">
            <w:pPr>
              <w:keepNext/>
              <w:spacing w:after="60"/>
              <w:rPr>
                <w:ins w:id="7009" w:author="Wittman, Jacob (CDC/DDNID/NCCDPHP/DDT) (CTR)" w:date="2023-08-15T14:04:00Z"/>
              </w:rPr>
            </w:pPr>
            <w:ins w:id="7010" w:author="Wittman, Jacob (CDC/DDNID/NCCDPHP/DDT) (CTR)" w:date="2023-08-15T14:04:00Z">
              <w:r>
                <w:rPr>
                  <w:rFonts w:ascii="Calibri" w:hAnsi="Calibri"/>
                  <w:sz w:val="20"/>
                </w:rPr>
                <w:t>26.0 (9.8)</w:t>
              </w:r>
            </w:ins>
          </w:p>
        </w:tc>
        <w:tc>
          <w:tcPr>
            <w:tcW w:w="0" w:type="auto"/>
            <w:tcBorders>
              <w:top w:val="single" w:sz="0" w:space="0" w:color="D3D3D3"/>
              <w:left w:val="single" w:sz="0" w:space="0" w:color="D3D3D3"/>
              <w:bottom w:val="single" w:sz="0" w:space="0" w:color="D3D3D3"/>
              <w:right w:val="single" w:sz="0" w:space="0" w:color="D3D3D3"/>
            </w:tcBorders>
          </w:tcPr>
          <w:p w14:paraId="34048BF8" w14:textId="77777777" w:rsidR="00524773" w:rsidRDefault="00524773" w:rsidP="00C670FC">
            <w:pPr>
              <w:keepNext/>
              <w:spacing w:after="60"/>
              <w:rPr>
                <w:ins w:id="7011" w:author="Wittman, Jacob (CDC/DDNID/NCCDPHP/DDT) (CTR)" w:date="2023-08-15T14:04:00Z"/>
              </w:rPr>
            </w:pPr>
            <w:ins w:id="7012" w:author="Wittman, Jacob (CDC/DDNID/NCCDPHP/DDT) (CTR)" w:date="2023-08-15T14:04:00Z">
              <w:r>
                <w:rPr>
                  <w:rFonts w:ascii="Calibri" w:hAnsi="Calibri"/>
                  <w:sz w:val="20"/>
                </w:rPr>
                <w:t>-45.8 (-102.2, 10.6)</w:t>
              </w:r>
            </w:ins>
          </w:p>
        </w:tc>
        <w:tc>
          <w:tcPr>
            <w:tcW w:w="0" w:type="auto"/>
            <w:tcBorders>
              <w:top w:val="single" w:sz="0" w:space="0" w:color="D3D3D3"/>
              <w:left w:val="single" w:sz="0" w:space="0" w:color="D3D3D3"/>
              <w:bottom w:val="single" w:sz="0" w:space="0" w:color="D3D3D3"/>
              <w:right w:val="single" w:sz="0" w:space="0" w:color="D3D3D3"/>
            </w:tcBorders>
          </w:tcPr>
          <w:p w14:paraId="2D7A6770" w14:textId="77777777" w:rsidR="00524773" w:rsidRDefault="00524773" w:rsidP="00C670FC">
            <w:pPr>
              <w:keepNext/>
              <w:spacing w:after="60"/>
              <w:rPr>
                <w:ins w:id="701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DEEBF5" w14:textId="77777777" w:rsidR="00524773" w:rsidRDefault="00524773" w:rsidP="00C670FC">
            <w:pPr>
              <w:keepNext/>
              <w:spacing w:after="60"/>
              <w:rPr>
                <w:ins w:id="7014" w:author="Wittman, Jacob (CDC/DDNID/NCCDPHP/DDT) (CTR)" w:date="2023-08-15T14:04:00Z"/>
              </w:rPr>
            </w:pPr>
            <w:ins w:id="7015" w:author="Wittman, Jacob (CDC/DDNID/NCCDPHP/DDT) (CTR)" w:date="2023-08-15T14:04:00Z">
              <w:r>
                <w:rPr>
                  <w:rFonts w:ascii="Calibri" w:hAnsi="Calibri"/>
                  <w:sz w:val="20"/>
                </w:rPr>
                <w:t>-0.2 (-10.5, 11.3)</w:t>
              </w:r>
            </w:ins>
          </w:p>
        </w:tc>
        <w:tc>
          <w:tcPr>
            <w:tcW w:w="0" w:type="auto"/>
            <w:tcBorders>
              <w:top w:val="single" w:sz="0" w:space="0" w:color="D3D3D3"/>
              <w:left w:val="single" w:sz="0" w:space="0" w:color="D3D3D3"/>
              <w:bottom w:val="single" w:sz="0" w:space="0" w:color="D3D3D3"/>
              <w:right w:val="single" w:sz="0" w:space="0" w:color="D3D3D3"/>
            </w:tcBorders>
          </w:tcPr>
          <w:p w14:paraId="420EFFA7" w14:textId="77777777" w:rsidR="00524773" w:rsidRDefault="00524773" w:rsidP="00C670FC">
            <w:pPr>
              <w:keepNext/>
              <w:spacing w:after="60"/>
              <w:rPr>
                <w:ins w:id="70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47287DA" w14:textId="77777777" w:rsidR="00524773" w:rsidRDefault="00524773" w:rsidP="00C670FC">
            <w:pPr>
              <w:keepNext/>
              <w:spacing w:after="60"/>
              <w:rPr>
                <w:ins w:id="7017" w:author="Wittman, Jacob (CDC/DDNID/NCCDPHP/DDT) (CTR)" w:date="2023-08-15T14:04:00Z"/>
              </w:rPr>
            </w:pPr>
            <w:ins w:id="7018" w:author="Wittman, Jacob (CDC/DDNID/NCCDPHP/DDT) (CTR)" w:date="2023-08-15T14:04:00Z">
              <w:r>
                <w:rPr>
                  <w:rFonts w:ascii="Calibri" w:hAnsi="Calibri"/>
                  <w:sz w:val="20"/>
                </w:rPr>
                <w:t>-0.2 (-10.5, 11.3)</w:t>
              </w:r>
            </w:ins>
          </w:p>
        </w:tc>
      </w:tr>
      <w:tr w:rsidR="00524773" w14:paraId="2AA9AE63" w14:textId="77777777" w:rsidTr="00C670FC">
        <w:trPr>
          <w:cantSplit/>
          <w:jc w:val="center"/>
          <w:ins w:id="70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C6C59A" w14:textId="77777777" w:rsidR="00524773" w:rsidRDefault="00524773" w:rsidP="00C670FC">
            <w:pPr>
              <w:keepNext/>
              <w:spacing w:after="60"/>
              <w:rPr>
                <w:ins w:id="7020" w:author="Wittman, Jacob (CDC/DDNID/NCCDPHP/DDT) (CTR)" w:date="2023-08-15T14:04:00Z"/>
              </w:rPr>
            </w:pPr>
            <w:ins w:id="7021" w:author="Wittman, Jacob (CDC/DDNID/NCCDPHP/DDT) (CTR)" w:date="2023-08-15T14:04:00Z">
              <w:r>
                <w:rPr>
                  <w:rFonts w:ascii="Calibri" w:hAnsi="Calibri"/>
                  <w:sz w:val="20"/>
                </w:rPr>
                <w:t>Private only</w:t>
              </w:r>
            </w:ins>
          </w:p>
        </w:tc>
        <w:tc>
          <w:tcPr>
            <w:tcW w:w="0" w:type="auto"/>
            <w:tcBorders>
              <w:top w:val="single" w:sz="0" w:space="0" w:color="D3D3D3"/>
              <w:left w:val="single" w:sz="0" w:space="0" w:color="D3D3D3"/>
              <w:bottom w:val="single" w:sz="0" w:space="0" w:color="D3D3D3"/>
              <w:right w:val="single" w:sz="0" w:space="0" w:color="D3D3D3"/>
            </w:tcBorders>
          </w:tcPr>
          <w:p w14:paraId="2E9788E7" w14:textId="77777777" w:rsidR="00524773" w:rsidRDefault="00524773" w:rsidP="00C670FC">
            <w:pPr>
              <w:keepNext/>
              <w:spacing w:after="60"/>
              <w:rPr>
                <w:ins w:id="7022" w:author="Wittman, Jacob (CDC/DDNID/NCCDPHP/DDT) (CTR)" w:date="2023-08-15T14:04:00Z"/>
              </w:rPr>
            </w:pPr>
            <w:ins w:id="7023"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066BC53C" w14:textId="77777777" w:rsidR="00524773" w:rsidRDefault="00524773" w:rsidP="00C670FC">
            <w:pPr>
              <w:keepNext/>
              <w:spacing w:after="60"/>
              <w:rPr>
                <w:ins w:id="7024" w:author="Wittman, Jacob (CDC/DDNID/NCCDPHP/DDT) (CTR)" w:date="2023-08-15T14:04:00Z"/>
              </w:rPr>
            </w:pPr>
            <w:ins w:id="7025" w:author="Wittman, Jacob (CDC/DDNID/NCCDPHP/DDT) (CTR)" w:date="2023-08-15T14:04:00Z">
              <w:r>
                <w:rPr>
                  <w:rFonts w:ascii="Calibri" w:hAnsi="Calibri"/>
                  <w:sz w:val="20"/>
                </w:rPr>
                <w:t>9.1 (2.2)</w:t>
              </w:r>
            </w:ins>
          </w:p>
        </w:tc>
        <w:tc>
          <w:tcPr>
            <w:tcW w:w="0" w:type="auto"/>
            <w:tcBorders>
              <w:top w:val="single" w:sz="0" w:space="0" w:color="D3D3D3"/>
              <w:left w:val="single" w:sz="0" w:space="0" w:color="D3D3D3"/>
              <w:bottom w:val="single" w:sz="0" w:space="0" w:color="D3D3D3"/>
              <w:right w:val="single" w:sz="0" w:space="0" w:color="D3D3D3"/>
            </w:tcBorders>
          </w:tcPr>
          <w:p w14:paraId="6F7A54ED" w14:textId="77777777" w:rsidR="00524773" w:rsidRDefault="00524773" w:rsidP="00C670FC">
            <w:pPr>
              <w:keepNext/>
              <w:spacing w:after="60"/>
              <w:rPr>
                <w:ins w:id="7026" w:author="Wittman, Jacob (CDC/DDNID/NCCDPHP/DDT) (CTR)" w:date="2023-08-15T14:04:00Z"/>
              </w:rPr>
            </w:pPr>
            <w:ins w:id="7027" w:author="Wittman, Jacob (CDC/DDNID/NCCDPHP/DDT) (CTR)" w:date="2023-08-15T14:04:00Z">
              <w:r>
                <w:rPr>
                  <w:rFonts w:ascii="Calibri" w:hAnsi="Calibri"/>
                  <w:sz w:val="20"/>
                </w:rPr>
                <w:t>9.9 (2.0)</w:t>
              </w:r>
            </w:ins>
          </w:p>
        </w:tc>
        <w:tc>
          <w:tcPr>
            <w:tcW w:w="0" w:type="auto"/>
            <w:tcBorders>
              <w:top w:val="single" w:sz="0" w:space="0" w:color="D3D3D3"/>
              <w:left w:val="single" w:sz="0" w:space="0" w:color="D3D3D3"/>
              <w:bottom w:val="single" w:sz="0" w:space="0" w:color="D3D3D3"/>
              <w:right w:val="single" w:sz="0" w:space="0" w:color="D3D3D3"/>
            </w:tcBorders>
          </w:tcPr>
          <w:p w14:paraId="431908E6" w14:textId="77777777" w:rsidR="00524773" w:rsidRDefault="00524773" w:rsidP="00C670FC">
            <w:pPr>
              <w:keepNext/>
              <w:spacing w:after="60"/>
              <w:rPr>
                <w:ins w:id="7028" w:author="Wittman, Jacob (CDC/DDNID/NCCDPHP/DDT) (CTR)" w:date="2023-08-15T14:04:00Z"/>
              </w:rPr>
            </w:pPr>
            <w:ins w:id="7029" w:author="Wittman, Jacob (CDC/DDNID/NCCDPHP/DDT) (CTR)" w:date="2023-08-15T14:04:00Z">
              <w:r>
                <w:rPr>
                  <w:rFonts w:ascii="Calibri" w:hAnsi="Calibri"/>
                  <w:sz w:val="20"/>
                </w:rPr>
                <w:t>11.1 (2.0)</w:t>
              </w:r>
            </w:ins>
          </w:p>
        </w:tc>
        <w:tc>
          <w:tcPr>
            <w:tcW w:w="0" w:type="auto"/>
            <w:tcBorders>
              <w:top w:val="single" w:sz="0" w:space="0" w:color="D3D3D3"/>
              <w:left w:val="single" w:sz="0" w:space="0" w:color="D3D3D3"/>
              <w:bottom w:val="single" w:sz="0" w:space="0" w:color="D3D3D3"/>
              <w:right w:val="single" w:sz="0" w:space="0" w:color="D3D3D3"/>
            </w:tcBorders>
          </w:tcPr>
          <w:p w14:paraId="327742B0" w14:textId="77777777" w:rsidR="00524773" w:rsidRDefault="00524773" w:rsidP="00C670FC">
            <w:pPr>
              <w:keepNext/>
              <w:spacing w:after="60"/>
              <w:rPr>
                <w:ins w:id="7030" w:author="Wittman, Jacob (CDC/DDNID/NCCDPHP/DDT) (CTR)" w:date="2023-08-15T14:04:00Z"/>
              </w:rPr>
            </w:pPr>
            <w:ins w:id="7031" w:author="Wittman, Jacob (CDC/DDNID/NCCDPHP/DDT) (CTR)" w:date="2023-08-15T14:04:00Z">
              <w:r>
                <w:rPr>
                  <w:rFonts w:ascii="Calibri" w:hAnsi="Calibri"/>
                  <w:sz w:val="20"/>
                </w:rPr>
                <w:t>11.4 (2.4)</w:t>
              </w:r>
            </w:ins>
          </w:p>
        </w:tc>
        <w:tc>
          <w:tcPr>
            <w:tcW w:w="0" w:type="auto"/>
            <w:tcBorders>
              <w:top w:val="single" w:sz="0" w:space="0" w:color="D3D3D3"/>
              <w:left w:val="single" w:sz="0" w:space="0" w:color="D3D3D3"/>
              <w:bottom w:val="single" w:sz="0" w:space="0" w:color="D3D3D3"/>
              <w:right w:val="single" w:sz="0" w:space="0" w:color="D3D3D3"/>
            </w:tcBorders>
          </w:tcPr>
          <w:p w14:paraId="24461954" w14:textId="77777777" w:rsidR="00524773" w:rsidRDefault="00524773" w:rsidP="00C670FC">
            <w:pPr>
              <w:keepNext/>
              <w:spacing w:after="60"/>
              <w:rPr>
                <w:ins w:id="7032" w:author="Wittman, Jacob (CDC/DDNID/NCCDPHP/DDT) (CTR)" w:date="2023-08-15T14:04:00Z"/>
              </w:rPr>
            </w:pPr>
            <w:ins w:id="7033" w:author="Wittman, Jacob (CDC/DDNID/NCCDPHP/DDT) (CTR)" w:date="2023-08-15T14:04:00Z">
              <w:r>
                <w:rPr>
                  <w:rFonts w:ascii="Calibri" w:hAnsi="Calibri"/>
                  <w:sz w:val="20"/>
                </w:rPr>
                <w:t>9.7 (2.0)</w:t>
              </w:r>
            </w:ins>
          </w:p>
        </w:tc>
        <w:tc>
          <w:tcPr>
            <w:tcW w:w="0" w:type="auto"/>
            <w:tcBorders>
              <w:top w:val="single" w:sz="0" w:space="0" w:color="D3D3D3"/>
              <w:left w:val="single" w:sz="0" w:space="0" w:color="D3D3D3"/>
              <w:bottom w:val="single" w:sz="0" w:space="0" w:color="D3D3D3"/>
              <w:right w:val="single" w:sz="0" w:space="0" w:color="D3D3D3"/>
            </w:tcBorders>
          </w:tcPr>
          <w:p w14:paraId="3046789E" w14:textId="77777777" w:rsidR="00524773" w:rsidRDefault="00524773" w:rsidP="00C670FC">
            <w:pPr>
              <w:keepNext/>
              <w:spacing w:after="60"/>
              <w:rPr>
                <w:ins w:id="7034" w:author="Wittman, Jacob (CDC/DDNID/NCCDPHP/DDT) (CTR)" w:date="2023-08-15T14:04:00Z"/>
              </w:rPr>
            </w:pPr>
            <w:ins w:id="7035" w:author="Wittman, Jacob (CDC/DDNID/NCCDPHP/DDT) (CTR)" w:date="2023-08-15T14:04:00Z">
              <w:r>
                <w:rPr>
                  <w:rFonts w:ascii="Calibri" w:hAnsi="Calibri"/>
                  <w:sz w:val="20"/>
                </w:rPr>
                <w:t>10.0 (1.6)</w:t>
              </w:r>
            </w:ins>
          </w:p>
        </w:tc>
        <w:tc>
          <w:tcPr>
            <w:tcW w:w="0" w:type="auto"/>
            <w:tcBorders>
              <w:top w:val="single" w:sz="0" w:space="0" w:color="D3D3D3"/>
              <w:left w:val="single" w:sz="0" w:space="0" w:color="D3D3D3"/>
              <w:bottom w:val="single" w:sz="0" w:space="0" w:color="D3D3D3"/>
              <w:right w:val="single" w:sz="0" w:space="0" w:color="D3D3D3"/>
            </w:tcBorders>
          </w:tcPr>
          <w:p w14:paraId="1A8E1BB8" w14:textId="77777777" w:rsidR="00524773" w:rsidRDefault="00524773" w:rsidP="00C670FC">
            <w:pPr>
              <w:keepNext/>
              <w:spacing w:after="60"/>
              <w:rPr>
                <w:ins w:id="7036" w:author="Wittman, Jacob (CDC/DDNID/NCCDPHP/DDT) (CTR)" w:date="2023-08-15T14:04:00Z"/>
              </w:rPr>
            </w:pPr>
            <w:ins w:id="7037" w:author="Wittman, Jacob (CDC/DDNID/NCCDPHP/DDT) (CTR)" w:date="2023-08-15T14:04:00Z">
              <w:r>
                <w:rPr>
                  <w:rFonts w:ascii="Calibri" w:hAnsi="Calibri"/>
                  <w:sz w:val="20"/>
                </w:rPr>
                <w:t>8.1 (1.8)</w:t>
              </w:r>
            </w:ins>
          </w:p>
        </w:tc>
        <w:tc>
          <w:tcPr>
            <w:tcW w:w="0" w:type="auto"/>
            <w:tcBorders>
              <w:top w:val="single" w:sz="0" w:space="0" w:color="D3D3D3"/>
              <w:left w:val="single" w:sz="0" w:space="0" w:color="D3D3D3"/>
              <w:bottom w:val="single" w:sz="0" w:space="0" w:color="D3D3D3"/>
              <w:right w:val="single" w:sz="0" w:space="0" w:color="D3D3D3"/>
            </w:tcBorders>
          </w:tcPr>
          <w:p w14:paraId="58CA1EE9" w14:textId="77777777" w:rsidR="00524773" w:rsidRDefault="00524773" w:rsidP="00C670FC">
            <w:pPr>
              <w:keepNext/>
              <w:spacing w:after="60"/>
              <w:rPr>
                <w:ins w:id="7038" w:author="Wittman, Jacob (CDC/DDNID/NCCDPHP/DDT) (CTR)" w:date="2023-08-15T14:04:00Z"/>
              </w:rPr>
            </w:pPr>
            <w:ins w:id="7039" w:author="Wittman, Jacob (CDC/DDNID/NCCDPHP/DDT) (CTR)" w:date="2023-08-15T14:04:00Z">
              <w:r>
                <w:rPr>
                  <w:rFonts w:ascii="Calibri" w:hAnsi="Calibri"/>
                  <w:sz w:val="20"/>
                </w:rPr>
                <w:t>7.0 (1.1)</w:t>
              </w:r>
            </w:ins>
          </w:p>
        </w:tc>
        <w:tc>
          <w:tcPr>
            <w:tcW w:w="0" w:type="auto"/>
            <w:tcBorders>
              <w:top w:val="single" w:sz="0" w:space="0" w:color="D3D3D3"/>
              <w:left w:val="single" w:sz="0" w:space="0" w:color="D3D3D3"/>
              <w:bottom w:val="single" w:sz="0" w:space="0" w:color="D3D3D3"/>
              <w:right w:val="single" w:sz="0" w:space="0" w:color="D3D3D3"/>
            </w:tcBorders>
          </w:tcPr>
          <w:p w14:paraId="5D10ABE8" w14:textId="77777777" w:rsidR="00524773" w:rsidRDefault="00524773" w:rsidP="00C670FC">
            <w:pPr>
              <w:keepNext/>
              <w:spacing w:after="60"/>
              <w:rPr>
                <w:ins w:id="7040" w:author="Wittman, Jacob (CDC/DDNID/NCCDPHP/DDT) (CTR)" w:date="2023-08-15T14:04:00Z"/>
              </w:rPr>
            </w:pPr>
            <w:ins w:id="7041" w:author="Wittman, Jacob (CDC/DDNID/NCCDPHP/DDT) (CTR)" w:date="2023-08-15T14:04:00Z">
              <w:r>
                <w:rPr>
                  <w:rFonts w:ascii="Calibri" w:hAnsi="Calibri"/>
                  <w:sz w:val="20"/>
                </w:rPr>
                <w:t>10.7 (3.0)</w:t>
              </w:r>
            </w:ins>
          </w:p>
        </w:tc>
        <w:tc>
          <w:tcPr>
            <w:tcW w:w="0" w:type="auto"/>
            <w:tcBorders>
              <w:top w:val="single" w:sz="0" w:space="0" w:color="D3D3D3"/>
              <w:left w:val="single" w:sz="0" w:space="0" w:color="D3D3D3"/>
              <w:bottom w:val="single" w:sz="0" w:space="0" w:color="D3D3D3"/>
              <w:right w:val="single" w:sz="0" w:space="0" w:color="D3D3D3"/>
            </w:tcBorders>
          </w:tcPr>
          <w:p w14:paraId="639FC642" w14:textId="77777777" w:rsidR="00524773" w:rsidRDefault="00524773" w:rsidP="00C670FC">
            <w:pPr>
              <w:keepNext/>
              <w:spacing w:after="60"/>
              <w:rPr>
                <w:ins w:id="7042" w:author="Wittman, Jacob (CDC/DDNID/NCCDPHP/DDT) (CTR)" w:date="2023-08-15T14:04:00Z"/>
              </w:rPr>
            </w:pPr>
            <w:ins w:id="7043" w:author="Wittman, Jacob (CDC/DDNID/NCCDPHP/DDT) (CTR)" w:date="2023-08-15T14:04:00Z">
              <w:r>
                <w:rPr>
                  <w:rFonts w:ascii="Calibri" w:hAnsi="Calibri"/>
                  <w:sz w:val="20"/>
                </w:rPr>
                <w:t>11.0 (2.6)</w:t>
              </w:r>
            </w:ins>
          </w:p>
        </w:tc>
        <w:tc>
          <w:tcPr>
            <w:tcW w:w="0" w:type="auto"/>
            <w:tcBorders>
              <w:top w:val="single" w:sz="0" w:space="0" w:color="D3D3D3"/>
              <w:left w:val="single" w:sz="0" w:space="0" w:color="D3D3D3"/>
              <w:bottom w:val="single" w:sz="0" w:space="0" w:color="D3D3D3"/>
              <w:right w:val="single" w:sz="0" w:space="0" w:color="D3D3D3"/>
            </w:tcBorders>
          </w:tcPr>
          <w:p w14:paraId="0385D029" w14:textId="77777777" w:rsidR="00524773" w:rsidRDefault="00524773" w:rsidP="00C670FC">
            <w:pPr>
              <w:keepNext/>
              <w:spacing w:after="60"/>
              <w:rPr>
                <w:ins w:id="7044" w:author="Wittman, Jacob (CDC/DDNID/NCCDPHP/DDT) (CTR)" w:date="2023-08-15T14:04:00Z"/>
              </w:rPr>
            </w:pPr>
            <w:ins w:id="7045" w:author="Wittman, Jacob (CDC/DDNID/NCCDPHP/DDT) (CTR)" w:date="2023-08-15T14:04:00Z">
              <w:r>
                <w:rPr>
                  <w:rFonts w:ascii="Calibri" w:hAnsi="Calibri"/>
                  <w:sz w:val="20"/>
                </w:rPr>
                <w:t>8.6 (1.6)</w:t>
              </w:r>
            </w:ins>
          </w:p>
        </w:tc>
        <w:tc>
          <w:tcPr>
            <w:tcW w:w="0" w:type="auto"/>
            <w:tcBorders>
              <w:top w:val="single" w:sz="0" w:space="0" w:color="D3D3D3"/>
              <w:left w:val="single" w:sz="0" w:space="0" w:color="D3D3D3"/>
              <w:bottom w:val="single" w:sz="0" w:space="0" w:color="D3D3D3"/>
              <w:right w:val="single" w:sz="0" w:space="0" w:color="D3D3D3"/>
            </w:tcBorders>
          </w:tcPr>
          <w:p w14:paraId="3F8F63E0" w14:textId="77777777" w:rsidR="00524773" w:rsidRDefault="00524773" w:rsidP="00C670FC">
            <w:pPr>
              <w:keepNext/>
              <w:spacing w:after="60"/>
              <w:rPr>
                <w:ins w:id="7046" w:author="Wittman, Jacob (CDC/DDNID/NCCDPHP/DDT) (CTR)" w:date="2023-08-15T14:04:00Z"/>
              </w:rPr>
            </w:pPr>
            <w:ins w:id="7047" w:author="Wittman, Jacob (CDC/DDNID/NCCDPHP/DDT) (CTR)" w:date="2023-08-15T14:04:00Z">
              <w:r>
                <w:rPr>
                  <w:rFonts w:ascii="Calibri" w:hAnsi="Calibri"/>
                  <w:sz w:val="20"/>
                </w:rPr>
                <w:t>13.6 (3.1)</w:t>
              </w:r>
            </w:ins>
          </w:p>
        </w:tc>
        <w:tc>
          <w:tcPr>
            <w:tcW w:w="0" w:type="auto"/>
            <w:tcBorders>
              <w:top w:val="single" w:sz="0" w:space="0" w:color="D3D3D3"/>
              <w:left w:val="single" w:sz="0" w:space="0" w:color="D3D3D3"/>
              <w:bottom w:val="single" w:sz="0" w:space="0" w:color="D3D3D3"/>
              <w:right w:val="single" w:sz="0" w:space="0" w:color="D3D3D3"/>
            </w:tcBorders>
          </w:tcPr>
          <w:p w14:paraId="7AF75DF1" w14:textId="77777777" w:rsidR="00524773" w:rsidRDefault="00524773" w:rsidP="00C670FC">
            <w:pPr>
              <w:keepNext/>
              <w:spacing w:after="60"/>
              <w:rPr>
                <w:ins w:id="7048" w:author="Wittman, Jacob (CDC/DDNID/NCCDPHP/DDT) (CTR)" w:date="2023-08-15T14:04:00Z"/>
              </w:rPr>
            </w:pPr>
            <w:ins w:id="7049" w:author="Wittman, Jacob (CDC/DDNID/NCCDPHP/DDT) (CTR)" w:date="2023-08-15T14:04:00Z">
              <w:r>
                <w:rPr>
                  <w:rFonts w:ascii="Calibri" w:hAnsi="Calibri"/>
                  <w:sz w:val="20"/>
                </w:rPr>
                <w:t>7.8 (2.2)</w:t>
              </w:r>
            </w:ins>
          </w:p>
        </w:tc>
        <w:tc>
          <w:tcPr>
            <w:tcW w:w="0" w:type="auto"/>
            <w:tcBorders>
              <w:top w:val="single" w:sz="0" w:space="0" w:color="D3D3D3"/>
              <w:left w:val="single" w:sz="0" w:space="0" w:color="D3D3D3"/>
              <w:bottom w:val="single" w:sz="0" w:space="0" w:color="D3D3D3"/>
              <w:right w:val="single" w:sz="0" w:space="0" w:color="D3D3D3"/>
            </w:tcBorders>
          </w:tcPr>
          <w:p w14:paraId="7EDBD105" w14:textId="77777777" w:rsidR="00524773" w:rsidRDefault="00524773" w:rsidP="00C670FC">
            <w:pPr>
              <w:keepNext/>
              <w:spacing w:after="60"/>
              <w:rPr>
                <w:ins w:id="7050" w:author="Wittman, Jacob (CDC/DDNID/NCCDPHP/DDT) (CTR)" w:date="2023-08-15T14:04:00Z"/>
              </w:rPr>
            </w:pPr>
            <w:ins w:id="7051" w:author="Wittman, Jacob (CDC/DDNID/NCCDPHP/DDT) (CTR)" w:date="2023-08-15T14:04:00Z">
              <w:r>
                <w:rPr>
                  <w:rFonts w:ascii="Calibri" w:hAnsi="Calibri"/>
                  <w:sz w:val="20"/>
                </w:rPr>
                <w:t>48.6 (-48.0, 145.3)</w:t>
              </w:r>
            </w:ins>
          </w:p>
        </w:tc>
        <w:tc>
          <w:tcPr>
            <w:tcW w:w="0" w:type="auto"/>
            <w:tcBorders>
              <w:top w:val="single" w:sz="0" w:space="0" w:color="D3D3D3"/>
              <w:left w:val="single" w:sz="0" w:space="0" w:color="D3D3D3"/>
              <w:bottom w:val="single" w:sz="0" w:space="0" w:color="D3D3D3"/>
              <w:right w:val="single" w:sz="0" w:space="0" w:color="D3D3D3"/>
            </w:tcBorders>
          </w:tcPr>
          <w:p w14:paraId="51EEB15D" w14:textId="77777777" w:rsidR="00524773" w:rsidRDefault="00524773" w:rsidP="00C670FC">
            <w:pPr>
              <w:keepNext/>
              <w:spacing w:after="60"/>
              <w:rPr>
                <w:ins w:id="70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D172310" w14:textId="77777777" w:rsidR="00524773" w:rsidRDefault="00524773" w:rsidP="00C670FC">
            <w:pPr>
              <w:keepNext/>
              <w:spacing w:after="60"/>
              <w:rPr>
                <w:ins w:id="7053" w:author="Wittman, Jacob (CDC/DDNID/NCCDPHP/DDT) (CTR)" w:date="2023-08-15T14:04:00Z"/>
              </w:rPr>
            </w:pPr>
            <w:ins w:id="7054" w:author="Wittman, Jacob (CDC/DDNID/NCCDPHP/DDT) (CTR)" w:date="2023-08-15T14:04:00Z">
              <w:r>
                <w:rPr>
                  <w:rFonts w:ascii="Calibri" w:hAnsi="Calibri"/>
                  <w:sz w:val="20"/>
                </w:rPr>
                <w:t>0.5 (-2.8, 4.0)</w:t>
              </w:r>
            </w:ins>
          </w:p>
        </w:tc>
        <w:tc>
          <w:tcPr>
            <w:tcW w:w="0" w:type="auto"/>
            <w:tcBorders>
              <w:top w:val="single" w:sz="0" w:space="0" w:color="D3D3D3"/>
              <w:left w:val="single" w:sz="0" w:space="0" w:color="D3D3D3"/>
              <w:bottom w:val="single" w:sz="0" w:space="0" w:color="D3D3D3"/>
              <w:right w:val="single" w:sz="0" w:space="0" w:color="D3D3D3"/>
            </w:tcBorders>
          </w:tcPr>
          <w:p w14:paraId="0BA8F455" w14:textId="77777777" w:rsidR="00524773" w:rsidRDefault="00524773" w:rsidP="00C670FC">
            <w:pPr>
              <w:keepNext/>
              <w:spacing w:after="60"/>
              <w:rPr>
                <w:ins w:id="70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BB21A59" w14:textId="77777777" w:rsidR="00524773" w:rsidRDefault="00524773" w:rsidP="00C670FC">
            <w:pPr>
              <w:keepNext/>
              <w:spacing w:after="60"/>
              <w:rPr>
                <w:ins w:id="7056" w:author="Wittman, Jacob (CDC/DDNID/NCCDPHP/DDT) (CTR)" w:date="2023-08-15T14:04:00Z"/>
              </w:rPr>
            </w:pPr>
            <w:ins w:id="7057" w:author="Wittman, Jacob (CDC/DDNID/NCCDPHP/DDT) (CTR)" w:date="2023-08-15T14:04:00Z">
              <w:r>
                <w:rPr>
                  <w:rFonts w:ascii="Calibri" w:hAnsi="Calibri"/>
                  <w:sz w:val="20"/>
                </w:rPr>
                <w:t>0.5 (-2.8, 4.0)</w:t>
              </w:r>
            </w:ins>
          </w:p>
        </w:tc>
      </w:tr>
      <w:tr w:rsidR="00524773" w14:paraId="6C034795" w14:textId="77777777" w:rsidTr="00C670FC">
        <w:trPr>
          <w:cantSplit/>
          <w:jc w:val="center"/>
          <w:ins w:id="70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A93CEBA" w14:textId="77777777" w:rsidR="00524773" w:rsidRDefault="00524773" w:rsidP="00C670FC">
            <w:pPr>
              <w:keepNext/>
              <w:spacing w:after="60"/>
              <w:rPr>
                <w:ins w:id="7059" w:author="Wittman, Jacob (CDC/DDNID/NCCDPHP/DDT) (CTR)" w:date="2023-08-15T14:04:00Z"/>
              </w:rPr>
            </w:pPr>
            <w:ins w:id="7060" w:author="Wittman, Jacob (CDC/DDNID/NCCDPHP/DDT) (CTR)" w:date="2023-08-15T14:04:00Z">
              <w:r>
                <w:rPr>
                  <w:rFonts w:ascii="Calibri" w:hAnsi="Calibri"/>
                  <w:sz w:val="20"/>
                </w:rPr>
                <w:t>Medicare only</w:t>
              </w:r>
            </w:ins>
          </w:p>
        </w:tc>
        <w:tc>
          <w:tcPr>
            <w:tcW w:w="0" w:type="auto"/>
            <w:tcBorders>
              <w:top w:val="single" w:sz="0" w:space="0" w:color="D3D3D3"/>
              <w:left w:val="single" w:sz="0" w:space="0" w:color="D3D3D3"/>
              <w:bottom w:val="single" w:sz="0" w:space="0" w:color="D3D3D3"/>
              <w:right w:val="single" w:sz="0" w:space="0" w:color="D3D3D3"/>
            </w:tcBorders>
          </w:tcPr>
          <w:p w14:paraId="236E8958" w14:textId="77777777" w:rsidR="00524773" w:rsidRDefault="00524773" w:rsidP="00C670FC">
            <w:pPr>
              <w:keepNext/>
              <w:spacing w:after="60"/>
              <w:rPr>
                <w:ins w:id="7061" w:author="Wittman, Jacob (CDC/DDNID/NCCDPHP/DDT) (CTR)" w:date="2023-08-15T14:04:00Z"/>
              </w:rPr>
            </w:pPr>
            <w:ins w:id="7062"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297AB4A" w14:textId="77777777" w:rsidR="00524773" w:rsidRDefault="00524773" w:rsidP="00C670FC">
            <w:pPr>
              <w:keepNext/>
              <w:spacing w:after="60"/>
              <w:rPr>
                <w:ins w:id="7063" w:author="Wittman, Jacob (CDC/DDNID/NCCDPHP/DDT) (CTR)" w:date="2023-08-15T14:04:00Z"/>
              </w:rPr>
            </w:pPr>
            <w:ins w:id="7064" w:author="Wittman, Jacob (CDC/DDNID/NCCDPHP/DDT) (CTR)" w:date="2023-08-15T14:04:00Z">
              <w:r>
                <w:rPr>
                  <w:rFonts w:ascii="Calibri" w:hAnsi="Calibri"/>
                  <w:sz w:val="20"/>
                </w:rPr>
                <w:t>9.1 (1.6)</w:t>
              </w:r>
            </w:ins>
          </w:p>
        </w:tc>
        <w:tc>
          <w:tcPr>
            <w:tcW w:w="0" w:type="auto"/>
            <w:tcBorders>
              <w:top w:val="single" w:sz="0" w:space="0" w:color="D3D3D3"/>
              <w:left w:val="single" w:sz="0" w:space="0" w:color="D3D3D3"/>
              <w:bottom w:val="single" w:sz="0" w:space="0" w:color="D3D3D3"/>
              <w:right w:val="single" w:sz="0" w:space="0" w:color="D3D3D3"/>
            </w:tcBorders>
          </w:tcPr>
          <w:p w14:paraId="6F932A2B" w14:textId="77777777" w:rsidR="00524773" w:rsidRDefault="00524773" w:rsidP="00C670FC">
            <w:pPr>
              <w:keepNext/>
              <w:spacing w:after="60"/>
              <w:rPr>
                <w:ins w:id="7065" w:author="Wittman, Jacob (CDC/DDNID/NCCDPHP/DDT) (CTR)" w:date="2023-08-15T14:04:00Z"/>
              </w:rPr>
            </w:pPr>
            <w:ins w:id="7066" w:author="Wittman, Jacob (CDC/DDNID/NCCDPHP/DDT) (CTR)" w:date="2023-08-15T14:04:00Z">
              <w:r>
                <w:rPr>
                  <w:rFonts w:ascii="Calibri" w:hAnsi="Calibri"/>
                  <w:sz w:val="20"/>
                </w:rPr>
                <w:t>10.6 (1.4)</w:t>
              </w:r>
            </w:ins>
          </w:p>
        </w:tc>
        <w:tc>
          <w:tcPr>
            <w:tcW w:w="0" w:type="auto"/>
            <w:tcBorders>
              <w:top w:val="single" w:sz="0" w:space="0" w:color="D3D3D3"/>
              <w:left w:val="single" w:sz="0" w:space="0" w:color="D3D3D3"/>
              <w:bottom w:val="single" w:sz="0" w:space="0" w:color="D3D3D3"/>
              <w:right w:val="single" w:sz="0" w:space="0" w:color="D3D3D3"/>
            </w:tcBorders>
          </w:tcPr>
          <w:p w14:paraId="7BC5B039" w14:textId="77777777" w:rsidR="00524773" w:rsidRDefault="00524773" w:rsidP="00C670FC">
            <w:pPr>
              <w:keepNext/>
              <w:spacing w:after="60"/>
              <w:rPr>
                <w:ins w:id="7067" w:author="Wittman, Jacob (CDC/DDNID/NCCDPHP/DDT) (CTR)" w:date="2023-08-15T14:04:00Z"/>
              </w:rPr>
            </w:pPr>
            <w:ins w:id="7068" w:author="Wittman, Jacob (CDC/DDNID/NCCDPHP/DDT) (CTR)" w:date="2023-08-15T14:04:00Z">
              <w:r>
                <w:rPr>
                  <w:rFonts w:ascii="Calibri" w:hAnsi="Calibri"/>
                  <w:sz w:val="20"/>
                </w:rPr>
                <w:t>10.6 (1.6)</w:t>
              </w:r>
            </w:ins>
          </w:p>
        </w:tc>
        <w:tc>
          <w:tcPr>
            <w:tcW w:w="0" w:type="auto"/>
            <w:tcBorders>
              <w:top w:val="single" w:sz="0" w:space="0" w:color="D3D3D3"/>
              <w:left w:val="single" w:sz="0" w:space="0" w:color="D3D3D3"/>
              <w:bottom w:val="single" w:sz="0" w:space="0" w:color="D3D3D3"/>
              <w:right w:val="single" w:sz="0" w:space="0" w:color="D3D3D3"/>
            </w:tcBorders>
          </w:tcPr>
          <w:p w14:paraId="6A067D9B" w14:textId="77777777" w:rsidR="00524773" w:rsidRDefault="00524773" w:rsidP="00C670FC">
            <w:pPr>
              <w:keepNext/>
              <w:spacing w:after="60"/>
              <w:rPr>
                <w:ins w:id="7069" w:author="Wittman, Jacob (CDC/DDNID/NCCDPHP/DDT) (CTR)" w:date="2023-08-15T14:04:00Z"/>
              </w:rPr>
            </w:pPr>
            <w:ins w:id="7070" w:author="Wittman, Jacob (CDC/DDNID/NCCDPHP/DDT) (CTR)" w:date="2023-08-15T14:04:00Z">
              <w:r>
                <w:rPr>
                  <w:rFonts w:ascii="Calibri" w:hAnsi="Calibri"/>
                  <w:sz w:val="20"/>
                </w:rPr>
                <w:t>11.4 (1.5)</w:t>
              </w:r>
            </w:ins>
          </w:p>
        </w:tc>
        <w:tc>
          <w:tcPr>
            <w:tcW w:w="0" w:type="auto"/>
            <w:tcBorders>
              <w:top w:val="single" w:sz="0" w:space="0" w:color="D3D3D3"/>
              <w:left w:val="single" w:sz="0" w:space="0" w:color="D3D3D3"/>
              <w:bottom w:val="single" w:sz="0" w:space="0" w:color="D3D3D3"/>
              <w:right w:val="single" w:sz="0" w:space="0" w:color="D3D3D3"/>
            </w:tcBorders>
          </w:tcPr>
          <w:p w14:paraId="160D89BD" w14:textId="77777777" w:rsidR="00524773" w:rsidRDefault="00524773" w:rsidP="00C670FC">
            <w:pPr>
              <w:keepNext/>
              <w:spacing w:after="60"/>
              <w:rPr>
                <w:ins w:id="7071" w:author="Wittman, Jacob (CDC/DDNID/NCCDPHP/DDT) (CTR)" w:date="2023-08-15T14:04:00Z"/>
              </w:rPr>
            </w:pPr>
            <w:ins w:id="7072" w:author="Wittman, Jacob (CDC/DDNID/NCCDPHP/DDT) (CTR)" w:date="2023-08-15T14:04:00Z">
              <w:r>
                <w:rPr>
                  <w:rFonts w:ascii="Calibri" w:hAnsi="Calibri"/>
                  <w:sz w:val="20"/>
                </w:rPr>
                <w:t>12.9 (1.8)</w:t>
              </w:r>
            </w:ins>
          </w:p>
        </w:tc>
        <w:tc>
          <w:tcPr>
            <w:tcW w:w="0" w:type="auto"/>
            <w:tcBorders>
              <w:top w:val="single" w:sz="0" w:space="0" w:color="D3D3D3"/>
              <w:left w:val="single" w:sz="0" w:space="0" w:color="D3D3D3"/>
              <w:bottom w:val="single" w:sz="0" w:space="0" w:color="D3D3D3"/>
              <w:right w:val="single" w:sz="0" w:space="0" w:color="D3D3D3"/>
            </w:tcBorders>
          </w:tcPr>
          <w:p w14:paraId="2069D6C1" w14:textId="77777777" w:rsidR="00524773" w:rsidRDefault="00524773" w:rsidP="00C670FC">
            <w:pPr>
              <w:keepNext/>
              <w:spacing w:after="60"/>
              <w:rPr>
                <w:ins w:id="7073" w:author="Wittman, Jacob (CDC/DDNID/NCCDPHP/DDT) (CTR)" w:date="2023-08-15T14:04:00Z"/>
              </w:rPr>
            </w:pPr>
            <w:ins w:id="7074" w:author="Wittman, Jacob (CDC/DDNID/NCCDPHP/DDT) (CTR)" w:date="2023-08-15T14:04:00Z">
              <w:r>
                <w:rPr>
                  <w:rFonts w:ascii="Calibri" w:hAnsi="Calibri"/>
                  <w:sz w:val="20"/>
                </w:rPr>
                <w:t>13.6 (1.7)</w:t>
              </w:r>
            </w:ins>
          </w:p>
        </w:tc>
        <w:tc>
          <w:tcPr>
            <w:tcW w:w="0" w:type="auto"/>
            <w:tcBorders>
              <w:top w:val="single" w:sz="0" w:space="0" w:color="D3D3D3"/>
              <w:left w:val="single" w:sz="0" w:space="0" w:color="D3D3D3"/>
              <w:bottom w:val="single" w:sz="0" w:space="0" w:color="D3D3D3"/>
              <w:right w:val="single" w:sz="0" w:space="0" w:color="D3D3D3"/>
            </w:tcBorders>
          </w:tcPr>
          <w:p w14:paraId="17605B58" w14:textId="77777777" w:rsidR="00524773" w:rsidRDefault="00524773" w:rsidP="00C670FC">
            <w:pPr>
              <w:keepNext/>
              <w:spacing w:after="60"/>
              <w:rPr>
                <w:ins w:id="7075" w:author="Wittman, Jacob (CDC/DDNID/NCCDPHP/DDT) (CTR)" w:date="2023-08-15T14:04:00Z"/>
              </w:rPr>
            </w:pPr>
            <w:ins w:id="7076" w:author="Wittman, Jacob (CDC/DDNID/NCCDPHP/DDT) (CTR)" w:date="2023-08-15T14:04:00Z">
              <w:r>
                <w:rPr>
                  <w:rFonts w:ascii="Calibri" w:hAnsi="Calibri"/>
                  <w:sz w:val="20"/>
                </w:rPr>
                <w:t>13.8 (1.7)</w:t>
              </w:r>
            </w:ins>
          </w:p>
        </w:tc>
        <w:tc>
          <w:tcPr>
            <w:tcW w:w="0" w:type="auto"/>
            <w:tcBorders>
              <w:top w:val="single" w:sz="0" w:space="0" w:color="D3D3D3"/>
              <w:left w:val="single" w:sz="0" w:space="0" w:color="D3D3D3"/>
              <w:bottom w:val="single" w:sz="0" w:space="0" w:color="D3D3D3"/>
              <w:right w:val="single" w:sz="0" w:space="0" w:color="D3D3D3"/>
            </w:tcBorders>
          </w:tcPr>
          <w:p w14:paraId="669CFF68" w14:textId="77777777" w:rsidR="00524773" w:rsidRDefault="00524773" w:rsidP="00C670FC">
            <w:pPr>
              <w:keepNext/>
              <w:spacing w:after="60"/>
              <w:rPr>
                <w:ins w:id="7077" w:author="Wittman, Jacob (CDC/DDNID/NCCDPHP/DDT) (CTR)" w:date="2023-08-15T14:04:00Z"/>
              </w:rPr>
            </w:pPr>
            <w:ins w:id="7078" w:author="Wittman, Jacob (CDC/DDNID/NCCDPHP/DDT) (CTR)" w:date="2023-08-15T14:04:00Z">
              <w:r>
                <w:rPr>
                  <w:rFonts w:ascii="Calibri" w:hAnsi="Calibri"/>
                  <w:sz w:val="20"/>
                </w:rPr>
                <w:t>13.9 (1.4)</w:t>
              </w:r>
            </w:ins>
          </w:p>
        </w:tc>
        <w:tc>
          <w:tcPr>
            <w:tcW w:w="0" w:type="auto"/>
            <w:tcBorders>
              <w:top w:val="single" w:sz="0" w:space="0" w:color="D3D3D3"/>
              <w:left w:val="single" w:sz="0" w:space="0" w:color="D3D3D3"/>
              <w:bottom w:val="single" w:sz="0" w:space="0" w:color="D3D3D3"/>
              <w:right w:val="single" w:sz="0" w:space="0" w:color="D3D3D3"/>
            </w:tcBorders>
          </w:tcPr>
          <w:p w14:paraId="2FFF1AB7" w14:textId="77777777" w:rsidR="00524773" w:rsidRDefault="00524773" w:rsidP="00C670FC">
            <w:pPr>
              <w:keepNext/>
              <w:spacing w:after="60"/>
              <w:rPr>
                <w:ins w:id="7079" w:author="Wittman, Jacob (CDC/DDNID/NCCDPHP/DDT) (CTR)" w:date="2023-08-15T14:04:00Z"/>
              </w:rPr>
            </w:pPr>
            <w:ins w:id="7080" w:author="Wittman, Jacob (CDC/DDNID/NCCDPHP/DDT) (CTR)" w:date="2023-08-15T14:04:00Z">
              <w:r>
                <w:rPr>
                  <w:rFonts w:ascii="Calibri" w:hAnsi="Calibri"/>
                  <w:sz w:val="20"/>
                </w:rPr>
                <w:t>11.9 (1.7)</w:t>
              </w:r>
            </w:ins>
          </w:p>
        </w:tc>
        <w:tc>
          <w:tcPr>
            <w:tcW w:w="0" w:type="auto"/>
            <w:tcBorders>
              <w:top w:val="single" w:sz="0" w:space="0" w:color="D3D3D3"/>
              <w:left w:val="single" w:sz="0" w:space="0" w:color="D3D3D3"/>
              <w:bottom w:val="single" w:sz="0" w:space="0" w:color="D3D3D3"/>
              <w:right w:val="single" w:sz="0" w:space="0" w:color="D3D3D3"/>
            </w:tcBorders>
          </w:tcPr>
          <w:p w14:paraId="68B0A177" w14:textId="77777777" w:rsidR="00524773" w:rsidRDefault="00524773" w:rsidP="00C670FC">
            <w:pPr>
              <w:keepNext/>
              <w:spacing w:after="60"/>
              <w:rPr>
                <w:ins w:id="7081" w:author="Wittman, Jacob (CDC/DDNID/NCCDPHP/DDT) (CTR)" w:date="2023-08-15T14:04:00Z"/>
              </w:rPr>
            </w:pPr>
            <w:ins w:id="7082" w:author="Wittman, Jacob (CDC/DDNID/NCCDPHP/DDT) (CTR)" w:date="2023-08-15T14:04:00Z">
              <w:r>
                <w:rPr>
                  <w:rFonts w:ascii="Calibri" w:hAnsi="Calibri"/>
                  <w:sz w:val="20"/>
                </w:rPr>
                <w:t>13.0 (1.6)</w:t>
              </w:r>
            </w:ins>
          </w:p>
        </w:tc>
        <w:tc>
          <w:tcPr>
            <w:tcW w:w="0" w:type="auto"/>
            <w:tcBorders>
              <w:top w:val="single" w:sz="0" w:space="0" w:color="D3D3D3"/>
              <w:left w:val="single" w:sz="0" w:space="0" w:color="D3D3D3"/>
              <w:bottom w:val="single" w:sz="0" w:space="0" w:color="D3D3D3"/>
              <w:right w:val="single" w:sz="0" w:space="0" w:color="D3D3D3"/>
            </w:tcBorders>
          </w:tcPr>
          <w:p w14:paraId="5B2F3AE7" w14:textId="77777777" w:rsidR="00524773" w:rsidRDefault="00524773" w:rsidP="00C670FC">
            <w:pPr>
              <w:keepNext/>
              <w:spacing w:after="60"/>
              <w:rPr>
                <w:ins w:id="7083" w:author="Wittman, Jacob (CDC/DDNID/NCCDPHP/DDT) (CTR)" w:date="2023-08-15T14:04:00Z"/>
              </w:rPr>
            </w:pPr>
            <w:ins w:id="7084" w:author="Wittman, Jacob (CDC/DDNID/NCCDPHP/DDT) (CTR)" w:date="2023-08-15T14:04:00Z">
              <w:r>
                <w:rPr>
                  <w:rFonts w:ascii="Calibri" w:hAnsi="Calibri"/>
                  <w:sz w:val="20"/>
                </w:rPr>
                <w:t>13.2 (1.5)</w:t>
              </w:r>
            </w:ins>
          </w:p>
        </w:tc>
        <w:tc>
          <w:tcPr>
            <w:tcW w:w="0" w:type="auto"/>
            <w:tcBorders>
              <w:top w:val="single" w:sz="0" w:space="0" w:color="D3D3D3"/>
              <w:left w:val="single" w:sz="0" w:space="0" w:color="D3D3D3"/>
              <w:bottom w:val="single" w:sz="0" w:space="0" w:color="D3D3D3"/>
              <w:right w:val="single" w:sz="0" w:space="0" w:color="D3D3D3"/>
            </w:tcBorders>
          </w:tcPr>
          <w:p w14:paraId="3DF3A69B" w14:textId="77777777" w:rsidR="00524773" w:rsidRDefault="00524773" w:rsidP="00C670FC">
            <w:pPr>
              <w:keepNext/>
              <w:spacing w:after="60"/>
              <w:rPr>
                <w:ins w:id="7085" w:author="Wittman, Jacob (CDC/DDNID/NCCDPHP/DDT) (CTR)" w:date="2023-08-15T14:04:00Z"/>
              </w:rPr>
            </w:pPr>
            <w:ins w:id="7086" w:author="Wittman, Jacob (CDC/DDNID/NCCDPHP/DDT) (CTR)" w:date="2023-08-15T14:04:00Z">
              <w:r>
                <w:rPr>
                  <w:rFonts w:ascii="Calibri" w:hAnsi="Calibri"/>
                  <w:sz w:val="20"/>
                </w:rPr>
                <w:t>19.4 (1.7)</w:t>
              </w:r>
            </w:ins>
          </w:p>
        </w:tc>
        <w:tc>
          <w:tcPr>
            <w:tcW w:w="0" w:type="auto"/>
            <w:tcBorders>
              <w:top w:val="single" w:sz="0" w:space="0" w:color="D3D3D3"/>
              <w:left w:val="single" w:sz="0" w:space="0" w:color="D3D3D3"/>
              <w:bottom w:val="single" w:sz="0" w:space="0" w:color="D3D3D3"/>
              <w:right w:val="single" w:sz="0" w:space="0" w:color="D3D3D3"/>
            </w:tcBorders>
          </w:tcPr>
          <w:p w14:paraId="474B575C" w14:textId="77777777" w:rsidR="00524773" w:rsidRDefault="00524773" w:rsidP="00C670FC">
            <w:pPr>
              <w:keepNext/>
              <w:spacing w:after="60"/>
              <w:rPr>
                <w:ins w:id="7087" w:author="Wittman, Jacob (CDC/DDNID/NCCDPHP/DDT) (CTR)" w:date="2023-08-15T14:04:00Z"/>
              </w:rPr>
            </w:pPr>
            <w:ins w:id="7088" w:author="Wittman, Jacob (CDC/DDNID/NCCDPHP/DDT) (CTR)" w:date="2023-08-15T14:04:00Z">
              <w:r>
                <w:rPr>
                  <w:rFonts w:ascii="Calibri" w:hAnsi="Calibri"/>
                  <w:sz w:val="20"/>
                </w:rPr>
                <w:t>19.3 (3.2)</w:t>
              </w:r>
            </w:ins>
          </w:p>
        </w:tc>
        <w:tc>
          <w:tcPr>
            <w:tcW w:w="0" w:type="auto"/>
            <w:tcBorders>
              <w:top w:val="single" w:sz="0" w:space="0" w:color="D3D3D3"/>
              <w:left w:val="single" w:sz="0" w:space="0" w:color="D3D3D3"/>
              <w:bottom w:val="single" w:sz="0" w:space="0" w:color="D3D3D3"/>
              <w:right w:val="single" w:sz="0" w:space="0" w:color="D3D3D3"/>
            </w:tcBorders>
          </w:tcPr>
          <w:p w14:paraId="3063301A" w14:textId="77777777" w:rsidR="00524773" w:rsidRDefault="00524773" w:rsidP="00C670FC">
            <w:pPr>
              <w:keepNext/>
              <w:spacing w:after="60"/>
              <w:rPr>
                <w:ins w:id="7089" w:author="Wittman, Jacob (CDC/DDNID/NCCDPHP/DDT) (CTR)" w:date="2023-08-15T14:04:00Z"/>
              </w:rPr>
            </w:pPr>
            <w:ins w:id="7090" w:author="Wittman, Jacob (CDC/DDNID/NCCDPHP/DDT) (CTR)" w:date="2023-08-15T14:04:00Z">
              <w:r>
                <w:rPr>
                  <w:rFonts w:ascii="Calibri" w:hAnsi="Calibri"/>
                  <w:sz w:val="20"/>
                </w:rPr>
                <w:t>114.4 (31.8, 197.0)</w:t>
              </w:r>
            </w:ins>
          </w:p>
        </w:tc>
        <w:tc>
          <w:tcPr>
            <w:tcW w:w="0" w:type="auto"/>
            <w:tcBorders>
              <w:top w:val="single" w:sz="0" w:space="0" w:color="D3D3D3"/>
              <w:left w:val="single" w:sz="0" w:space="0" w:color="D3D3D3"/>
              <w:bottom w:val="single" w:sz="0" w:space="0" w:color="D3D3D3"/>
              <w:right w:val="single" w:sz="0" w:space="0" w:color="D3D3D3"/>
            </w:tcBorders>
          </w:tcPr>
          <w:p w14:paraId="68391A74" w14:textId="77777777" w:rsidR="00524773" w:rsidRDefault="00524773" w:rsidP="00C670FC">
            <w:pPr>
              <w:keepNext/>
              <w:spacing w:after="60"/>
              <w:rPr>
                <w:ins w:id="70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1B8B924" w14:textId="77777777" w:rsidR="00524773" w:rsidRDefault="00524773" w:rsidP="00C670FC">
            <w:pPr>
              <w:keepNext/>
              <w:spacing w:after="60"/>
              <w:rPr>
                <w:ins w:id="7092" w:author="Wittman, Jacob (CDC/DDNID/NCCDPHP/DDT) (CTR)" w:date="2023-08-15T14:04:00Z"/>
              </w:rPr>
            </w:pPr>
            <w:ins w:id="7093" w:author="Wittman, Jacob (CDC/DDNID/NCCDPHP/DDT) (CTR)" w:date="2023-08-15T14:04:00Z">
              <w:r>
                <w:rPr>
                  <w:rFonts w:ascii="Calibri" w:hAnsi="Calibri"/>
                  <w:sz w:val="20"/>
                </w:rPr>
                <w:t>4.4 (2.1, 6.7)</w:t>
              </w:r>
            </w:ins>
          </w:p>
        </w:tc>
        <w:tc>
          <w:tcPr>
            <w:tcW w:w="0" w:type="auto"/>
            <w:tcBorders>
              <w:top w:val="single" w:sz="0" w:space="0" w:color="D3D3D3"/>
              <w:left w:val="single" w:sz="0" w:space="0" w:color="D3D3D3"/>
              <w:bottom w:val="single" w:sz="0" w:space="0" w:color="D3D3D3"/>
              <w:right w:val="single" w:sz="0" w:space="0" w:color="D3D3D3"/>
            </w:tcBorders>
          </w:tcPr>
          <w:p w14:paraId="56A39496" w14:textId="77777777" w:rsidR="00524773" w:rsidRDefault="00524773" w:rsidP="00C670FC">
            <w:pPr>
              <w:keepNext/>
              <w:spacing w:after="60"/>
              <w:rPr>
                <w:ins w:id="70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8817BB" w14:textId="77777777" w:rsidR="00524773" w:rsidRDefault="00524773" w:rsidP="00C670FC">
            <w:pPr>
              <w:keepNext/>
              <w:spacing w:after="60"/>
              <w:rPr>
                <w:ins w:id="7095" w:author="Wittman, Jacob (CDC/DDNID/NCCDPHP/DDT) (CTR)" w:date="2023-08-15T14:04:00Z"/>
              </w:rPr>
            </w:pPr>
            <w:ins w:id="7096" w:author="Wittman, Jacob (CDC/DDNID/NCCDPHP/DDT) (CTR)" w:date="2023-08-15T14:04:00Z">
              <w:r>
                <w:rPr>
                  <w:rFonts w:ascii="Calibri" w:hAnsi="Calibri"/>
                  <w:sz w:val="20"/>
                </w:rPr>
                <w:t>4.4 (2.1, 6.7)</w:t>
              </w:r>
            </w:ins>
          </w:p>
        </w:tc>
      </w:tr>
      <w:tr w:rsidR="00524773" w14:paraId="4D3ECF47" w14:textId="77777777" w:rsidTr="00C670FC">
        <w:trPr>
          <w:cantSplit/>
          <w:jc w:val="center"/>
          <w:ins w:id="70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4DE197C" w14:textId="77777777" w:rsidR="00524773" w:rsidRDefault="00524773" w:rsidP="00C670FC">
            <w:pPr>
              <w:keepNext/>
              <w:spacing w:after="60"/>
              <w:rPr>
                <w:ins w:id="7098" w:author="Wittman, Jacob (CDC/DDNID/NCCDPHP/DDT) (CTR)" w:date="2023-08-15T14:04:00Z"/>
              </w:rPr>
            </w:pPr>
            <w:ins w:id="7099" w:author="Wittman, Jacob (CDC/DDNID/NCCDPHP/DDT) (CTR)" w:date="2023-08-15T14:04:00Z">
              <w:r>
                <w:rPr>
                  <w:rFonts w:ascii="Calibri" w:hAnsi="Calibri"/>
                  <w:sz w:val="20"/>
                </w:rPr>
                <w:t>Medicaid</w:t>
              </w:r>
            </w:ins>
          </w:p>
        </w:tc>
        <w:tc>
          <w:tcPr>
            <w:tcW w:w="0" w:type="auto"/>
            <w:tcBorders>
              <w:top w:val="single" w:sz="0" w:space="0" w:color="D3D3D3"/>
              <w:left w:val="single" w:sz="0" w:space="0" w:color="D3D3D3"/>
              <w:bottom w:val="single" w:sz="0" w:space="0" w:color="D3D3D3"/>
              <w:right w:val="single" w:sz="0" w:space="0" w:color="D3D3D3"/>
            </w:tcBorders>
          </w:tcPr>
          <w:p w14:paraId="67849BB6" w14:textId="77777777" w:rsidR="00524773" w:rsidRDefault="00524773" w:rsidP="00C670FC">
            <w:pPr>
              <w:keepNext/>
              <w:spacing w:after="60"/>
              <w:rPr>
                <w:ins w:id="7100" w:author="Wittman, Jacob (CDC/DDNID/NCCDPHP/DDT) (CTR)" w:date="2023-08-15T14:04:00Z"/>
              </w:rPr>
            </w:pPr>
            <w:ins w:id="710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5568402" w14:textId="77777777" w:rsidR="00524773" w:rsidRDefault="00524773" w:rsidP="00C670FC">
            <w:pPr>
              <w:keepNext/>
              <w:spacing w:after="60"/>
              <w:rPr>
                <w:ins w:id="7102" w:author="Wittman, Jacob (CDC/DDNID/NCCDPHP/DDT) (CTR)" w:date="2023-08-15T14:04:00Z"/>
              </w:rPr>
            </w:pPr>
            <w:ins w:id="7103" w:author="Wittman, Jacob (CDC/DDNID/NCCDPHP/DDT) (CTR)" w:date="2023-08-15T14:04:00Z">
              <w:r>
                <w:rPr>
                  <w:rFonts w:ascii="Calibri" w:hAnsi="Calibri"/>
                  <w:sz w:val="20"/>
                </w:rPr>
                <w:t>2.5 (0.9)</w:t>
              </w:r>
            </w:ins>
          </w:p>
        </w:tc>
        <w:tc>
          <w:tcPr>
            <w:tcW w:w="0" w:type="auto"/>
            <w:tcBorders>
              <w:top w:val="single" w:sz="0" w:space="0" w:color="D3D3D3"/>
              <w:left w:val="single" w:sz="0" w:space="0" w:color="D3D3D3"/>
              <w:bottom w:val="single" w:sz="0" w:space="0" w:color="D3D3D3"/>
              <w:right w:val="single" w:sz="0" w:space="0" w:color="D3D3D3"/>
            </w:tcBorders>
          </w:tcPr>
          <w:p w14:paraId="43133A56" w14:textId="77777777" w:rsidR="00524773" w:rsidRDefault="00524773" w:rsidP="00C670FC">
            <w:pPr>
              <w:keepNext/>
              <w:spacing w:after="60"/>
              <w:rPr>
                <w:ins w:id="7104" w:author="Wittman, Jacob (CDC/DDNID/NCCDPHP/DDT) (CTR)" w:date="2023-08-15T14:04:00Z"/>
              </w:rPr>
            </w:pPr>
            <w:ins w:id="7105" w:author="Wittman, Jacob (CDC/DDNID/NCCDPHP/DDT) (CTR)" w:date="2023-08-15T14:04:00Z">
              <w:r>
                <w:rPr>
                  <w:rFonts w:ascii="Calibri" w:hAnsi="Calibri"/>
                  <w:sz w:val="20"/>
                </w:rPr>
                <w:t>1.8 (0.7)</w:t>
              </w:r>
            </w:ins>
          </w:p>
        </w:tc>
        <w:tc>
          <w:tcPr>
            <w:tcW w:w="0" w:type="auto"/>
            <w:tcBorders>
              <w:top w:val="single" w:sz="0" w:space="0" w:color="D3D3D3"/>
              <w:left w:val="single" w:sz="0" w:space="0" w:color="D3D3D3"/>
              <w:bottom w:val="single" w:sz="0" w:space="0" w:color="D3D3D3"/>
              <w:right w:val="single" w:sz="0" w:space="0" w:color="D3D3D3"/>
            </w:tcBorders>
          </w:tcPr>
          <w:p w14:paraId="53B1C783" w14:textId="77777777" w:rsidR="00524773" w:rsidRDefault="00524773" w:rsidP="00C670FC">
            <w:pPr>
              <w:keepNext/>
              <w:spacing w:after="60"/>
              <w:rPr>
                <w:ins w:id="7106" w:author="Wittman, Jacob (CDC/DDNID/NCCDPHP/DDT) (CTR)" w:date="2023-08-15T14:04:00Z"/>
              </w:rPr>
            </w:pPr>
            <w:ins w:id="7107"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663FD75C" w14:textId="77777777" w:rsidR="00524773" w:rsidRDefault="00524773" w:rsidP="00C670FC">
            <w:pPr>
              <w:keepNext/>
              <w:spacing w:after="60"/>
              <w:rPr>
                <w:ins w:id="7108" w:author="Wittman, Jacob (CDC/DDNID/NCCDPHP/DDT) (CTR)" w:date="2023-08-15T14:04:00Z"/>
              </w:rPr>
            </w:pPr>
            <w:ins w:id="7109" w:author="Wittman, Jacob (CDC/DDNID/NCCDPHP/DDT) (CTR)" w:date="2023-08-15T14:04:00Z">
              <w:r>
                <w:rPr>
                  <w:rFonts w:ascii="Calibri" w:hAnsi="Calibri"/>
                  <w:sz w:val="20"/>
                </w:rPr>
                <w:t>4.2 (2.6)</w:t>
              </w:r>
            </w:ins>
          </w:p>
        </w:tc>
        <w:tc>
          <w:tcPr>
            <w:tcW w:w="0" w:type="auto"/>
            <w:tcBorders>
              <w:top w:val="single" w:sz="0" w:space="0" w:color="D3D3D3"/>
              <w:left w:val="single" w:sz="0" w:space="0" w:color="D3D3D3"/>
              <w:bottom w:val="single" w:sz="0" w:space="0" w:color="D3D3D3"/>
              <w:right w:val="single" w:sz="0" w:space="0" w:color="D3D3D3"/>
            </w:tcBorders>
          </w:tcPr>
          <w:p w14:paraId="3A35DE68" w14:textId="77777777" w:rsidR="00524773" w:rsidRDefault="00524773" w:rsidP="00C670FC">
            <w:pPr>
              <w:keepNext/>
              <w:spacing w:after="60"/>
              <w:rPr>
                <w:ins w:id="7110" w:author="Wittman, Jacob (CDC/DDNID/NCCDPHP/DDT) (CTR)" w:date="2023-08-15T14:04:00Z"/>
              </w:rPr>
            </w:pPr>
            <w:ins w:id="7111" w:author="Wittman, Jacob (CDC/DDNID/NCCDPHP/DDT) (CTR)" w:date="2023-08-15T14:04:00Z">
              <w:r>
                <w:rPr>
                  <w:rFonts w:ascii="Calibri" w:hAnsi="Calibri"/>
                  <w:sz w:val="20"/>
                </w:rPr>
                <w:t>2.1 (0.8)</w:t>
              </w:r>
            </w:ins>
          </w:p>
        </w:tc>
        <w:tc>
          <w:tcPr>
            <w:tcW w:w="0" w:type="auto"/>
            <w:tcBorders>
              <w:top w:val="single" w:sz="0" w:space="0" w:color="D3D3D3"/>
              <w:left w:val="single" w:sz="0" w:space="0" w:color="D3D3D3"/>
              <w:bottom w:val="single" w:sz="0" w:space="0" w:color="D3D3D3"/>
              <w:right w:val="single" w:sz="0" w:space="0" w:color="D3D3D3"/>
            </w:tcBorders>
          </w:tcPr>
          <w:p w14:paraId="3FA20A88" w14:textId="77777777" w:rsidR="00524773" w:rsidRDefault="00524773" w:rsidP="00C670FC">
            <w:pPr>
              <w:keepNext/>
              <w:spacing w:after="60"/>
              <w:rPr>
                <w:ins w:id="7112" w:author="Wittman, Jacob (CDC/DDNID/NCCDPHP/DDT) (CTR)" w:date="2023-08-15T14:04:00Z"/>
              </w:rPr>
            </w:pPr>
            <w:ins w:id="7113" w:author="Wittman, Jacob (CDC/DDNID/NCCDPHP/DDT) (CTR)" w:date="2023-08-15T14:04:00Z">
              <w:r>
                <w:rPr>
                  <w:rFonts w:ascii="Calibri" w:hAnsi="Calibri"/>
                  <w:sz w:val="20"/>
                </w:rPr>
                <w:t>4.3 (1.6)</w:t>
              </w:r>
            </w:ins>
          </w:p>
        </w:tc>
        <w:tc>
          <w:tcPr>
            <w:tcW w:w="0" w:type="auto"/>
            <w:tcBorders>
              <w:top w:val="single" w:sz="0" w:space="0" w:color="D3D3D3"/>
              <w:left w:val="single" w:sz="0" w:space="0" w:color="D3D3D3"/>
              <w:bottom w:val="single" w:sz="0" w:space="0" w:color="D3D3D3"/>
              <w:right w:val="single" w:sz="0" w:space="0" w:color="D3D3D3"/>
            </w:tcBorders>
          </w:tcPr>
          <w:p w14:paraId="467AD993" w14:textId="77777777" w:rsidR="00524773" w:rsidRDefault="00524773" w:rsidP="00C670FC">
            <w:pPr>
              <w:keepNext/>
              <w:spacing w:after="60"/>
              <w:rPr>
                <w:ins w:id="7114" w:author="Wittman, Jacob (CDC/DDNID/NCCDPHP/DDT) (CTR)" w:date="2023-08-15T14:04:00Z"/>
              </w:rPr>
            </w:pPr>
            <w:ins w:id="7115" w:author="Wittman, Jacob (CDC/DDNID/NCCDPHP/DDT) (CTR)" w:date="2023-08-15T14:04:00Z">
              <w:r>
                <w:rPr>
                  <w:rFonts w:ascii="Calibri" w:hAnsi="Calibri"/>
                  <w:sz w:val="20"/>
                </w:rPr>
                <w:t>3.9 (1.5)</w:t>
              </w:r>
            </w:ins>
          </w:p>
        </w:tc>
        <w:tc>
          <w:tcPr>
            <w:tcW w:w="0" w:type="auto"/>
            <w:tcBorders>
              <w:top w:val="single" w:sz="0" w:space="0" w:color="D3D3D3"/>
              <w:left w:val="single" w:sz="0" w:space="0" w:color="D3D3D3"/>
              <w:bottom w:val="single" w:sz="0" w:space="0" w:color="D3D3D3"/>
              <w:right w:val="single" w:sz="0" w:space="0" w:color="D3D3D3"/>
            </w:tcBorders>
          </w:tcPr>
          <w:p w14:paraId="71F9B1E5" w14:textId="77777777" w:rsidR="00524773" w:rsidRDefault="00524773" w:rsidP="00C670FC">
            <w:pPr>
              <w:keepNext/>
              <w:spacing w:after="60"/>
              <w:rPr>
                <w:ins w:id="7116" w:author="Wittman, Jacob (CDC/DDNID/NCCDPHP/DDT) (CTR)" w:date="2023-08-15T14:04:00Z"/>
              </w:rPr>
            </w:pPr>
            <w:ins w:id="7117" w:author="Wittman, Jacob (CDC/DDNID/NCCDPHP/DDT) (CTR)" w:date="2023-08-15T14:04:00Z">
              <w:r>
                <w:rPr>
                  <w:rFonts w:ascii="Calibri" w:hAnsi="Calibri"/>
                  <w:sz w:val="20"/>
                </w:rPr>
                <w:t>1.3 (0.3)</w:t>
              </w:r>
            </w:ins>
          </w:p>
        </w:tc>
        <w:tc>
          <w:tcPr>
            <w:tcW w:w="0" w:type="auto"/>
            <w:tcBorders>
              <w:top w:val="single" w:sz="0" w:space="0" w:color="D3D3D3"/>
              <w:left w:val="single" w:sz="0" w:space="0" w:color="D3D3D3"/>
              <w:bottom w:val="single" w:sz="0" w:space="0" w:color="D3D3D3"/>
              <w:right w:val="single" w:sz="0" w:space="0" w:color="D3D3D3"/>
            </w:tcBorders>
          </w:tcPr>
          <w:p w14:paraId="132A81B3" w14:textId="77777777" w:rsidR="00524773" w:rsidRDefault="00524773" w:rsidP="00C670FC">
            <w:pPr>
              <w:keepNext/>
              <w:spacing w:after="60"/>
              <w:rPr>
                <w:ins w:id="7118" w:author="Wittman, Jacob (CDC/DDNID/NCCDPHP/DDT) (CTR)" w:date="2023-08-15T14:04:00Z"/>
              </w:rPr>
            </w:pPr>
            <w:ins w:id="7119" w:author="Wittman, Jacob (CDC/DDNID/NCCDPHP/DDT) (CTR)" w:date="2023-08-15T14:04:00Z">
              <w:r>
                <w:rPr>
                  <w:rFonts w:ascii="Calibri" w:hAnsi="Calibri"/>
                  <w:sz w:val="20"/>
                </w:rPr>
                <w:t>1.5 (0.4)</w:t>
              </w:r>
            </w:ins>
          </w:p>
        </w:tc>
        <w:tc>
          <w:tcPr>
            <w:tcW w:w="0" w:type="auto"/>
            <w:tcBorders>
              <w:top w:val="single" w:sz="0" w:space="0" w:color="D3D3D3"/>
              <w:left w:val="single" w:sz="0" w:space="0" w:color="D3D3D3"/>
              <w:bottom w:val="single" w:sz="0" w:space="0" w:color="D3D3D3"/>
              <w:right w:val="single" w:sz="0" w:space="0" w:color="D3D3D3"/>
            </w:tcBorders>
          </w:tcPr>
          <w:p w14:paraId="60BE6BE5" w14:textId="77777777" w:rsidR="00524773" w:rsidRDefault="00524773" w:rsidP="00C670FC">
            <w:pPr>
              <w:keepNext/>
              <w:spacing w:after="60"/>
              <w:rPr>
                <w:ins w:id="7120" w:author="Wittman, Jacob (CDC/DDNID/NCCDPHP/DDT) (CTR)" w:date="2023-08-15T14:04:00Z"/>
              </w:rPr>
            </w:pPr>
            <w:ins w:id="7121" w:author="Wittman, Jacob (CDC/DDNID/NCCDPHP/DDT) (CTR)" w:date="2023-08-15T14:04:00Z">
              <w:r>
                <w:rPr>
                  <w:rFonts w:ascii="Calibri" w:hAnsi="Calibri"/>
                  <w:sz w:val="20"/>
                </w:rPr>
                <w:t>2.3 (0.6)</w:t>
              </w:r>
            </w:ins>
          </w:p>
        </w:tc>
        <w:tc>
          <w:tcPr>
            <w:tcW w:w="0" w:type="auto"/>
            <w:tcBorders>
              <w:top w:val="single" w:sz="0" w:space="0" w:color="D3D3D3"/>
              <w:left w:val="single" w:sz="0" w:space="0" w:color="D3D3D3"/>
              <w:bottom w:val="single" w:sz="0" w:space="0" w:color="D3D3D3"/>
              <w:right w:val="single" w:sz="0" w:space="0" w:color="D3D3D3"/>
            </w:tcBorders>
          </w:tcPr>
          <w:p w14:paraId="043E0F0E" w14:textId="77777777" w:rsidR="00524773" w:rsidRDefault="00524773" w:rsidP="00C670FC">
            <w:pPr>
              <w:keepNext/>
              <w:spacing w:after="60"/>
              <w:rPr>
                <w:ins w:id="7122" w:author="Wittman, Jacob (CDC/DDNID/NCCDPHP/DDT) (CTR)" w:date="2023-08-15T14:04:00Z"/>
              </w:rPr>
            </w:pPr>
            <w:ins w:id="7123" w:author="Wittman, Jacob (CDC/DDNID/NCCDPHP/DDT) (CTR)" w:date="2023-08-15T14:04:00Z">
              <w:r>
                <w:rPr>
                  <w:rFonts w:ascii="Calibri" w:hAnsi="Calibri"/>
                  <w:sz w:val="20"/>
                </w:rPr>
                <w:t>2.8 (0.6)</w:t>
              </w:r>
            </w:ins>
          </w:p>
        </w:tc>
        <w:tc>
          <w:tcPr>
            <w:tcW w:w="0" w:type="auto"/>
            <w:tcBorders>
              <w:top w:val="single" w:sz="0" w:space="0" w:color="D3D3D3"/>
              <w:left w:val="single" w:sz="0" w:space="0" w:color="D3D3D3"/>
              <w:bottom w:val="single" w:sz="0" w:space="0" w:color="D3D3D3"/>
              <w:right w:val="single" w:sz="0" w:space="0" w:color="D3D3D3"/>
            </w:tcBorders>
          </w:tcPr>
          <w:p w14:paraId="5BD43DE9" w14:textId="77777777" w:rsidR="00524773" w:rsidRDefault="00524773" w:rsidP="00C670FC">
            <w:pPr>
              <w:keepNext/>
              <w:spacing w:after="60"/>
              <w:rPr>
                <w:ins w:id="7124" w:author="Wittman, Jacob (CDC/DDNID/NCCDPHP/DDT) (CTR)" w:date="2023-08-15T14:04:00Z"/>
              </w:rPr>
            </w:pPr>
            <w:ins w:id="7125" w:author="Wittman, Jacob (CDC/DDNID/NCCDPHP/DDT) (CTR)" w:date="2023-08-15T14:04:00Z">
              <w:r>
                <w:rPr>
                  <w:rFonts w:ascii="Calibri" w:hAnsi="Calibri"/>
                  <w:sz w:val="20"/>
                </w:rPr>
                <w:t>2.4 (0.8)</w:t>
              </w:r>
            </w:ins>
          </w:p>
        </w:tc>
        <w:tc>
          <w:tcPr>
            <w:tcW w:w="0" w:type="auto"/>
            <w:tcBorders>
              <w:top w:val="single" w:sz="0" w:space="0" w:color="D3D3D3"/>
              <w:left w:val="single" w:sz="0" w:space="0" w:color="D3D3D3"/>
              <w:bottom w:val="single" w:sz="0" w:space="0" w:color="D3D3D3"/>
              <w:right w:val="single" w:sz="0" w:space="0" w:color="D3D3D3"/>
            </w:tcBorders>
          </w:tcPr>
          <w:p w14:paraId="78580BD4" w14:textId="77777777" w:rsidR="00524773" w:rsidRDefault="00524773" w:rsidP="00C670FC">
            <w:pPr>
              <w:keepNext/>
              <w:spacing w:after="60"/>
              <w:rPr>
                <w:ins w:id="7126" w:author="Wittman, Jacob (CDC/DDNID/NCCDPHP/DDT) (CTR)" w:date="2023-08-15T14:04:00Z"/>
              </w:rPr>
            </w:pPr>
            <w:ins w:id="7127" w:author="Wittman, Jacob (CDC/DDNID/NCCDPHP/DDT) (CTR)" w:date="2023-08-15T14:04:00Z">
              <w:r>
                <w:rPr>
                  <w:rFonts w:ascii="Calibri" w:hAnsi="Calibri"/>
                  <w:sz w:val="20"/>
                </w:rPr>
                <w:t>3.4 (1.9)</w:t>
              </w:r>
            </w:ins>
          </w:p>
        </w:tc>
        <w:tc>
          <w:tcPr>
            <w:tcW w:w="0" w:type="auto"/>
            <w:tcBorders>
              <w:top w:val="single" w:sz="0" w:space="0" w:color="D3D3D3"/>
              <w:left w:val="single" w:sz="0" w:space="0" w:color="D3D3D3"/>
              <w:bottom w:val="single" w:sz="0" w:space="0" w:color="D3D3D3"/>
              <w:right w:val="single" w:sz="0" w:space="0" w:color="D3D3D3"/>
            </w:tcBorders>
          </w:tcPr>
          <w:p w14:paraId="64CAAB57" w14:textId="77777777" w:rsidR="00524773" w:rsidRDefault="00524773" w:rsidP="00C670FC">
            <w:pPr>
              <w:keepNext/>
              <w:spacing w:after="60"/>
              <w:rPr>
                <w:ins w:id="7128" w:author="Wittman, Jacob (CDC/DDNID/NCCDPHP/DDT) (CTR)" w:date="2023-08-15T14:04:00Z"/>
              </w:rPr>
            </w:pPr>
            <w:ins w:id="7129" w:author="Wittman, Jacob (CDC/DDNID/NCCDPHP/DDT) (CTR)" w:date="2023-08-15T14:04:00Z">
              <w:r>
                <w:rPr>
                  <w:rFonts w:ascii="Calibri" w:hAnsi="Calibri"/>
                  <w:sz w:val="20"/>
                </w:rPr>
                <w:t>-4.6 (-98.0, 88.8)</w:t>
              </w:r>
            </w:ins>
          </w:p>
        </w:tc>
        <w:tc>
          <w:tcPr>
            <w:tcW w:w="0" w:type="auto"/>
            <w:tcBorders>
              <w:top w:val="single" w:sz="0" w:space="0" w:color="D3D3D3"/>
              <w:left w:val="single" w:sz="0" w:space="0" w:color="D3D3D3"/>
              <w:bottom w:val="single" w:sz="0" w:space="0" w:color="D3D3D3"/>
              <w:right w:val="single" w:sz="0" w:space="0" w:color="D3D3D3"/>
            </w:tcBorders>
          </w:tcPr>
          <w:p w14:paraId="4E1C1507" w14:textId="77777777" w:rsidR="00524773" w:rsidRDefault="00524773" w:rsidP="00C670FC">
            <w:pPr>
              <w:keepNext/>
              <w:spacing w:after="60"/>
              <w:rPr>
                <w:ins w:id="71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5F8104" w14:textId="77777777" w:rsidR="00524773" w:rsidRDefault="00524773" w:rsidP="00C670FC">
            <w:pPr>
              <w:keepNext/>
              <w:spacing w:after="60"/>
              <w:rPr>
                <w:ins w:id="7131" w:author="Wittman, Jacob (CDC/DDNID/NCCDPHP/DDT) (CTR)" w:date="2023-08-15T14:04:00Z"/>
              </w:rPr>
            </w:pPr>
            <w:ins w:id="7132" w:author="Wittman, Jacob (CDC/DDNID/NCCDPHP/DDT) (CTR)" w:date="2023-08-15T14:04:00Z">
              <w:r>
                <w:rPr>
                  <w:rFonts w:ascii="Calibri" w:hAnsi="Calibri"/>
                  <w:sz w:val="20"/>
                </w:rPr>
                <w:t>-0.7 (-8.0, 7.3)</w:t>
              </w:r>
            </w:ins>
          </w:p>
        </w:tc>
        <w:tc>
          <w:tcPr>
            <w:tcW w:w="0" w:type="auto"/>
            <w:tcBorders>
              <w:top w:val="single" w:sz="0" w:space="0" w:color="D3D3D3"/>
              <w:left w:val="single" w:sz="0" w:space="0" w:color="D3D3D3"/>
              <w:bottom w:val="single" w:sz="0" w:space="0" w:color="D3D3D3"/>
              <w:right w:val="single" w:sz="0" w:space="0" w:color="D3D3D3"/>
            </w:tcBorders>
          </w:tcPr>
          <w:p w14:paraId="38E53744" w14:textId="77777777" w:rsidR="00524773" w:rsidRDefault="00524773" w:rsidP="00C670FC">
            <w:pPr>
              <w:keepNext/>
              <w:spacing w:after="60"/>
              <w:rPr>
                <w:ins w:id="71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860A1D" w14:textId="77777777" w:rsidR="00524773" w:rsidRDefault="00524773" w:rsidP="00C670FC">
            <w:pPr>
              <w:keepNext/>
              <w:spacing w:after="60"/>
              <w:rPr>
                <w:ins w:id="7134" w:author="Wittman, Jacob (CDC/DDNID/NCCDPHP/DDT) (CTR)" w:date="2023-08-15T14:04:00Z"/>
              </w:rPr>
            </w:pPr>
            <w:ins w:id="7135" w:author="Wittman, Jacob (CDC/DDNID/NCCDPHP/DDT) (CTR)" w:date="2023-08-15T14:04:00Z">
              <w:r>
                <w:rPr>
                  <w:rFonts w:ascii="Calibri" w:hAnsi="Calibri"/>
                  <w:sz w:val="20"/>
                </w:rPr>
                <w:t>-0.7 (-8.0, 7.3)</w:t>
              </w:r>
            </w:ins>
          </w:p>
        </w:tc>
      </w:tr>
      <w:tr w:rsidR="00524773" w14:paraId="5CC65E7A" w14:textId="77777777" w:rsidTr="00C670FC">
        <w:trPr>
          <w:cantSplit/>
          <w:jc w:val="center"/>
          <w:ins w:id="71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A2C156" w14:textId="77777777" w:rsidR="00524773" w:rsidRDefault="00524773" w:rsidP="00C670FC">
            <w:pPr>
              <w:keepNext/>
              <w:spacing w:after="60"/>
              <w:rPr>
                <w:ins w:id="7137" w:author="Wittman, Jacob (CDC/DDNID/NCCDPHP/DDT) (CTR)" w:date="2023-08-15T14:04:00Z"/>
              </w:rPr>
            </w:pPr>
            <w:ins w:id="7138" w:author="Wittman, Jacob (CDC/DDNID/NCCDPHP/DDT) (CTR)" w:date="2023-08-15T14:04:00Z">
              <w:r>
                <w:rPr>
                  <w:rFonts w:ascii="Calibri" w:hAnsi="Calibri"/>
                  <w:sz w:val="20"/>
                </w:rPr>
                <w:t>Uninsured</w:t>
              </w:r>
            </w:ins>
          </w:p>
        </w:tc>
        <w:tc>
          <w:tcPr>
            <w:tcW w:w="0" w:type="auto"/>
            <w:tcBorders>
              <w:top w:val="single" w:sz="0" w:space="0" w:color="D3D3D3"/>
              <w:left w:val="single" w:sz="0" w:space="0" w:color="D3D3D3"/>
              <w:bottom w:val="single" w:sz="0" w:space="0" w:color="D3D3D3"/>
              <w:right w:val="single" w:sz="0" w:space="0" w:color="D3D3D3"/>
            </w:tcBorders>
          </w:tcPr>
          <w:p w14:paraId="67E00BAE" w14:textId="77777777" w:rsidR="00524773" w:rsidRDefault="00524773" w:rsidP="00C670FC">
            <w:pPr>
              <w:keepNext/>
              <w:spacing w:after="60"/>
              <w:rPr>
                <w:ins w:id="7139" w:author="Wittman, Jacob (CDC/DDNID/NCCDPHP/DDT) (CTR)" w:date="2023-08-15T14:04:00Z"/>
              </w:rPr>
            </w:pPr>
            <w:ins w:id="7140"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92D13C4" w14:textId="77777777" w:rsidR="00524773" w:rsidRDefault="00524773" w:rsidP="00C670FC">
            <w:pPr>
              <w:keepNext/>
              <w:spacing w:after="60"/>
              <w:rPr>
                <w:ins w:id="7141" w:author="Wittman, Jacob (CDC/DDNID/NCCDPHP/DDT) (CTR)" w:date="2023-08-15T14:04:00Z"/>
              </w:rPr>
            </w:pPr>
            <w:ins w:id="7142" w:author="Wittman, Jacob (CDC/DDNID/NCCDPHP/DDT) (CTR)" w:date="2023-08-15T14:04:00Z">
              <w:r>
                <w:rPr>
                  <w:rFonts w:ascii="Calibri" w:hAnsi="Calibri"/>
                  <w:sz w:val="20"/>
                </w:rPr>
                <w:t>1.8 (1.2)</w:t>
              </w:r>
            </w:ins>
          </w:p>
        </w:tc>
        <w:tc>
          <w:tcPr>
            <w:tcW w:w="0" w:type="auto"/>
            <w:tcBorders>
              <w:top w:val="single" w:sz="0" w:space="0" w:color="D3D3D3"/>
              <w:left w:val="single" w:sz="0" w:space="0" w:color="D3D3D3"/>
              <w:bottom w:val="single" w:sz="0" w:space="0" w:color="D3D3D3"/>
              <w:right w:val="single" w:sz="0" w:space="0" w:color="D3D3D3"/>
            </w:tcBorders>
          </w:tcPr>
          <w:p w14:paraId="715BFBD9" w14:textId="77777777" w:rsidR="00524773" w:rsidRDefault="00524773" w:rsidP="00C670FC">
            <w:pPr>
              <w:keepNext/>
              <w:spacing w:after="60"/>
              <w:rPr>
                <w:ins w:id="7143" w:author="Wittman, Jacob (CDC/DDNID/NCCDPHP/DDT) (CTR)" w:date="2023-08-15T14:04:00Z"/>
              </w:rPr>
            </w:pPr>
            <w:ins w:id="7144"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70D9B621" w14:textId="77777777" w:rsidR="00524773" w:rsidRDefault="00524773" w:rsidP="00C670FC">
            <w:pPr>
              <w:keepNext/>
              <w:spacing w:after="60"/>
              <w:rPr>
                <w:ins w:id="7145" w:author="Wittman, Jacob (CDC/DDNID/NCCDPHP/DDT) (CTR)" w:date="2023-08-15T14:04:00Z"/>
              </w:rPr>
            </w:pPr>
            <w:ins w:id="7146" w:author="Wittman, Jacob (CDC/DDNID/NCCDPHP/DDT) (CTR)" w:date="2023-08-15T14:04:00Z">
              <w:r>
                <w:rPr>
                  <w:rFonts w:ascii="Calibri" w:hAnsi="Calibri"/>
                  <w:sz w:val="20"/>
                </w:rPr>
                <w:t>0.3 (0.3)</w:t>
              </w:r>
            </w:ins>
          </w:p>
        </w:tc>
        <w:tc>
          <w:tcPr>
            <w:tcW w:w="0" w:type="auto"/>
            <w:tcBorders>
              <w:top w:val="single" w:sz="0" w:space="0" w:color="D3D3D3"/>
              <w:left w:val="single" w:sz="0" w:space="0" w:color="D3D3D3"/>
              <w:bottom w:val="single" w:sz="0" w:space="0" w:color="D3D3D3"/>
              <w:right w:val="single" w:sz="0" w:space="0" w:color="D3D3D3"/>
            </w:tcBorders>
          </w:tcPr>
          <w:p w14:paraId="6B2D0B65" w14:textId="77777777" w:rsidR="00524773" w:rsidRDefault="00524773" w:rsidP="00C670FC">
            <w:pPr>
              <w:keepNext/>
              <w:spacing w:after="60"/>
              <w:rPr>
                <w:ins w:id="7147" w:author="Wittman, Jacob (CDC/DDNID/NCCDPHP/DDT) (CTR)" w:date="2023-08-15T14:04:00Z"/>
              </w:rPr>
            </w:pPr>
            <w:ins w:id="7148" w:author="Wittman, Jacob (CDC/DDNID/NCCDPHP/DDT) (CTR)" w:date="2023-08-15T14:04:00Z">
              <w:r>
                <w:rPr>
                  <w:rFonts w:ascii="Calibri" w:hAnsi="Calibri"/>
                  <w:sz w:val="20"/>
                </w:rPr>
                <w:t>0.4 (0.3)</w:t>
              </w:r>
            </w:ins>
          </w:p>
        </w:tc>
        <w:tc>
          <w:tcPr>
            <w:tcW w:w="0" w:type="auto"/>
            <w:tcBorders>
              <w:top w:val="single" w:sz="0" w:space="0" w:color="D3D3D3"/>
              <w:left w:val="single" w:sz="0" w:space="0" w:color="D3D3D3"/>
              <w:bottom w:val="single" w:sz="0" w:space="0" w:color="D3D3D3"/>
              <w:right w:val="single" w:sz="0" w:space="0" w:color="D3D3D3"/>
            </w:tcBorders>
          </w:tcPr>
          <w:p w14:paraId="3A1B01D3" w14:textId="77777777" w:rsidR="00524773" w:rsidRDefault="00524773" w:rsidP="00C670FC">
            <w:pPr>
              <w:keepNext/>
              <w:spacing w:after="60"/>
              <w:rPr>
                <w:ins w:id="7149" w:author="Wittman, Jacob (CDC/DDNID/NCCDPHP/DDT) (CTR)" w:date="2023-08-15T14:04:00Z"/>
              </w:rPr>
            </w:pPr>
            <w:ins w:id="7150" w:author="Wittman, Jacob (CDC/DDNID/NCCDPHP/DDT) (CTR)" w:date="2023-08-15T14:04:00Z">
              <w:r>
                <w:rPr>
                  <w:rFonts w:ascii="Calibri" w:hAnsi="Calibri"/>
                  <w:sz w:val="20"/>
                </w:rPr>
                <w:t>1.9 (0.9)</w:t>
              </w:r>
            </w:ins>
          </w:p>
        </w:tc>
        <w:tc>
          <w:tcPr>
            <w:tcW w:w="0" w:type="auto"/>
            <w:tcBorders>
              <w:top w:val="single" w:sz="0" w:space="0" w:color="D3D3D3"/>
              <w:left w:val="single" w:sz="0" w:space="0" w:color="D3D3D3"/>
              <w:bottom w:val="single" w:sz="0" w:space="0" w:color="D3D3D3"/>
              <w:right w:val="single" w:sz="0" w:space="0" w:color="D3D3D3"/>
            </w:tcBorders>
          </w:tcPr>
          <w:p w14:paraId="3921D74A" w14:textId="77777777" w:rsidR="00524773" w:rsidRDefault="00524773" w:rsidP="00C670FC">
            <w:pPr>
              <w:keepNext/>
              <w:spacing w:after="60"/>
              <w:rPr>
                <w:ins w:id="7151" w:author="Wittman, Jacob (CDC/DDNID/NCCDPHP/DDT) (CTR)" w:date="2023-08-15T14:04:00Z"/>
              </w:rPr>
            </w:pPr>
            <w:ins w:id="7152" w:author="Wittman, Jacob (CDC/DDNID/NCCDPHP/DDT) (CTR)" w:date="2023-08-15T14:04:00Z">
              <w:r>
                <w:rPr>
                  <w:rFonts w:ascii="Calibri" w:hAnsi="Calibri"/>
                  <w:sz w:val="20"/>
                </w:rPr>
                <w:t>1.9 (1.3)</w:t>
              </w:r>
            </w:ins>
          </w:p>
        </w:tc>
        <w:tc>
          <w:tcPr>
            <w:tcW w:w="0" w:type="auto"/>
            <w:tcBorders>
              <w:top w:val="single" w:sz="0" w:space="0" w:color="D3D3D3"/>
              <w:left w:val="single" w:sz="0" w:space="0" w:color="D3D3D3"/>
              <w:bottom w:val="single" w:sz="0" w:space="0" w:color="D3D3D3"/>
              <w:right w:val="single" w:sz="0" w:space="0" w:color="D3D3D3"/>
            </w:tcBorders>
          </w:tcPr>
          <w:p w14:paraId="624D1157" w14:textId="77777777" w:rsidR="00524773" w:rsidRDefault="00524773" w:rsidP="00C670FC">
            <w:pPr>
              <w:keepNext/>
              <w:spacing w:after="60"/>
              <w:rPr>
                <w:ins w:id="7153" w:author="Wittman, Jacob (CDC/DDNID/NCCDPHP/DDT) (CTR)" w:date="2023-08-15T14:04:00Z"/>
              </w:rPr>
            </w:pPr>
            <w:ins w:id="7154" w:author="Wittman, Jacob (CDC/DDNID/NCCDPHP/DDT) (CTR)" w:date="2023-08-15T14:04:00Z">
              <w:r>
                <w:rPr>
                  <w:rFonts w:ascii="Calibri" w:hAnsi="Calibri"/>
                  <w:sz w:val="20"/>
                </w:rPr>
                <w:t>0.8 (0.6)</w:t>
              </w:r>
            </w:ins>
          </w:p>
        </w:tc>
        <w:tc>
          <w:tcPr>
            <w:tcW w:w="0" w:type="auto"/>
            <w:tcBorders>
              <w:top w:val="single" w:sz="0" w:space="0" w:color="D3D3D3"/>
              <w:left w:val="single" w:sz="0" w:space="0" w:color="D3D3D3"/>
              <w:bottom w:val="single" w:sz="0" w:space="0" w:color="D3D3D3"/>
              <w:right w:val="single" w:sz="0" w:space="0" w:color="D3D3D3"/>
            </w:tcBorders>
          </w:tcPr>
          <w:p w14:paraId="419F202E" w14:textId="77777777" w:rsidR="00524773" w:rsidRDefault="00524773" w:rsidP="00C670FC">
            <w:pPr>
              <w:keepNext/>
              <w:spacing w:after="60"/>
              <w:rPr>
                <w:ins w:id="7155" w:author="Wittman, Jacob (CDC/DDNID/NCCDPHP/DDT) (CTR)" w:date="2023-08-15T14:04:00Z"/>
              </w:rPr>
            </w:pPr>
            <w:ins w:id="7156" w:author="Wittman, Jacob (CDC/DDNID/NCCDPHP/DDT) (CTR)" w:date="2023-08-15T14:04:00Z">
              <w:r>
                <w:rPr>
                  <w:rFonts w:ascii="Calibri" w:hAnsi="Calibri"/>
                  <w:sz w:val="20"/>
                </w:rPr>
                <w:t>1.3 (0.7)</w:t>
              </w:r>
            </w:ins>
          </w:p>
        </w:tc>
        <w:tc>
          <w:tcPr>
            <w:tcW w:w="0" w:type="auto"/>
            <w:tcBorders>
              <w:top w:val="single" w:sz="0" w:space="0" w:color="D3D3D3"/>
              <w:left w:val="single" w:sz="0" w:space="0" w:color="D3D3D3"/>
              <w:bottom w:val="single" w:sz="0" w:space="0" w:color="D3D3D3"/>
              <w:right w:val="single" w:sz="0" w:space="0" w:color="D3D3D3"/>
            </w:tcBorders>
          </w:tcPr>
          <w:p w14:paraId="10A25BEE" w14:textId="77777777" w:rsidR="00524773" w:rsidRDefault="00524773" w:rsidP="00C670FC">
            <w:pPr>
              <w:keepNext/>
              <w:spacing w:after="60"/>
              <w:rPr>
                <w:ins w:id="7157" w:author="Wittman, Jacob (CDC/DDNID/NCCDPHP/DDT) (CTR)" w:date="2023-08-15T14:04:00Z"/>
              </w:rPr>
            </w:pPr>
            <w:ins w:id="7158" w:author="Wittman, Jacob (CDC/DDNID/NCCDPHP/DDT) (CTR)" w:date="2023-08-15T14:04:00Z">
              <w:r>
                <w:rPr>
                  <w:rFonts w:ascii="Calibri" w:hAnsi="Calibri"/>
                  <w:sz w:val="20"/>
                </w:rPr>
                <w:t>1.6 (1.1)</w:t>
              </w:r>
            </w:ins>
          </w:p>
        </w:tc>
        <w:tc>
          <w:tcPr>
            <w:tcW w:w="0" w:type="auto"/>
            <w:tcBorders>
              <w:top w:val="single" w:sz="0" w:space="0" w:color="D3D3D3"/>
              <w:left w:val="single" w:sz="0" w:space="0" w:color="D3D3D3"/>
              <w:bottom w:val="single" w:sz="0" w:space="0" w:color="D3D3D3"/>
              <w:right w:val="single" w:sz="0" w:space="0" w:color="D3D3D3"/>
            </w:tcBorders>
          </w:tcPr>
          <w:p w14:paraId="3FAD7D6C" w14:textId="77777777" w:rsidR="00524773" w:rsidRDefault="00524773" w:rsidP="00C670FC">
            <w:pPr>
              <w:keepNext/>
              <w:spacing w:after="60"/>
              <w:rPr>
                <w:ins w:id="7159" w:author="Wittman, Jacob (CDC/DDNID/NCCDPHP/DDT) (CTR)" w:date="2023-08-15T14:04:00Z"/>
              </w:rPr>
            </w:pPr>
            <w:ins w:id="7160"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7DB16867" w14:textId="77777777" w:rsidR="00524773" w:rsidRDefault="00524773" w:rsidP="00C670FC">
            <w:pPr>
              <w:keepNext/>
              <w:spacing w:after="60"/>
              <w:rPr>
                <w:ins w:id="7161" w:author="Wittman, Jacob (CDC/DDNID/NCCDPHP/DDT) (CTR)" w:date="2023-08-15T14:04:00Z"/>
              </w:rPr>
            </w:pPr>
            <w:ins w:id="7162" w:author="Wittman, Jacob (CDC/DDNID/NCCDPHP/DDT) (CTR)" w:date="2023-08-15T14:04:00Z">
              <w:r>
                <w:rPr>
                  <w:rFonts w:ascii="Calibri" w:hAnsi="Calibri"/>
                  <w:sz w:val="20"/>
                </w:rPr>
                <w:t>0.5 (0.5)</w:t>
              </w:r>
            </w:ins>
          </w:p>
        </w:tc>
        <w:tc>
          <w:tcPr>
            <w:tcW w:w="0" w:type="auto"/>
            <w:tcBorders>
              <w:top w:val="single" w:sz="0" w:space="0" w:color="D3D3D3"/>
              <w:left w:val="single" w:sz="0" w:space="0" w:color="D3D3D3"/>
              <w:bottom w:val="single" w:sz="0" w:space="0" w:color="D3D3D3"/>
              <w:right w:val="single" w:sz="0" w:space="0" w:color="D3D3D3"/>
            </w:tcBorders>
          </w:tcPr>
          <w:p w14:paraId="19FF4543" w14:textId="77777777" w:rsidR="00524773" w:rsidRDefault="00524773" w:rsidP="00C670FC">
            <w:pPr>
              <w:keepNext/>
              <w:spacing w:after="60"/>
              <w:rPr>
                <w:ins w:id="7163" w:author="Wittman, Jacob (CDC/DDNID/NCCDPHP/DDT) (CTR)" w:date="2023-08-15T14:04:00Z"/>
              </w:rPr>
            </w:pPr>
            <w:ins w:id="7164" w:author="Wittman, Jacob (CDC/DDNID/NCCDPHP/DDT) (CTR)" w:date="2023-08-15T14:04:00Z">
              <w:r>
                <w:rPr>
                  <w:rFonts w:ascii="Calibri" w:hAnsi="Calibri"/>
                  <w:sz w:val="20"/>
                </w:rPr>
                <w:t>0.7 (0.7)</w:t>
              </w:r>
            </w:ins>
          </w:p>
        </w:tc>
        <w:tc>
          <w:tcPr>
            <w:tcW w:w="0" w:type="auto"/>
            <w:tcBorders>
              <w:top w:val="single" w:sz="0" w:space="0" w:color="D3D3D3"/>
              <w:left w:val="single" w:sz="0" w:space="0" w:color="D3D3D3"/>
              <w:bottom w:val="single" w:sz="0" w:space="0" w:color="D3D3D3"/>
              <w:right w:val="single" w:sz="0" w:space="0" w:color="D3D3D3"/>
            </w:tcBorders>
          </w:tcPr>
          <w:p w14:paraId="7110C8F8" w14:textId="77777777" w:rsidR="00524773" w:rsidRDefault="00524773" w:rsidP="00C670FC">
            <w:pPr>
              <w:keepNext/>
              <w:spacing w:after="60"/>
              <w:rPr>
                <w:ins w:id="7165" w:author="Wittman, Jacob (CDC/DDNID/NCCDPHP/DDT) (CTR)" w:date="2023-08-15T14:04:00Z"/>
              </w:rPr>
            </w:pPr>
            <w:ins w:id="7166"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2BFAC3B0" w14:textId="77777777" w:rsidR="00524773" w:rsidRDefault="00524773" w:rsidP="00C670FC">
            <w:pPr>
              <w:keepNext/>
              <w:spacing w:after="60"/>
              <w:rPr>
                <w:ins w:id="7167" w:author="Wittman, Jacob (CDC/DDNID/NCCDPHP/DDT) (CTR)" w:date="2023-08-15T14:04:00Z"/>
              </w:rPr>
            </w:pPr>
            <w:ins w:id="7168" w:author="Wittman, Jacob (CDC/DDNID/NCCDPHP/DDT) (CTR)" w:date="2023-08-15T14:04:00Z">
              <w:r>
                <w:rPr>
                  <w:rFonts w:ascii="Calibri" w:hAnsi="Calibri"/>
                  <w:sz w:val="20"/>
                </w:rPr>
                <w:t>-62.3 (-153.0, 28.4)</w:t>
              </w:r>
            </w:ins>
          </w:p>
        </w:tc>
        <w:tc>
          <w:tcPr>
            <w:tcW w:w="0" w:type="auto"/>
            <w:tcBorders>
              <w:top w:val="single" w:sz="0" w:space="0" w:color="D3D3D3"/>
              <w:left w:val="single" w:sz="0" w:space="0" w:color="D3D3D3"/>
              <w:bottom w:val="single" w:sz="0" w:space="0" w:color="D3D3D3"/>
              <w:right w:val="single" w:sz="0" w:space="0" w:color="D3D3D3"/>
            </w:tcBorders>
          </w:tcPr>
          <w:p w14:paraId="4E31F880" w14:textId="77777777" w:rsidR="00524773" w:rsidRDefault="00524773" w:rsidP="00C670FC">
            <w:pPr>
              <w:keepNext/>
              <w:spacing w:after="60"/>
              <w:rPr>
                <w:ins w:id="71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171DDD" w14:textId="77777777" w:rsidR="00524773" w:rsidRDefault="00524773" w:rsidP="00C670FC">
            <w:pPr>
              <w:keepNext/>
              <w:spacing w:after="60"/>
              <w:rPr>
                <w:ins w:id="717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7E19F8C" w14:textId="77777777" w:rsidR="00524773" w:rsidRDefault="00524773" w:rsidP="00C670FC">
            <w:pPr>
              <w:keepNext/>
              <w:spacing w:after="60"/>
              <w:rPr>
                <w:ins w:id="717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5B285DD" w14:textId="77777777" w:rsidR="00524773" w:rsidRDefault="00524773" w:rsidP="00C670FC">
            <w:pPr>
              <w:keepNext/>
              <w:spacing w:after="60"/>
              <w:rPr>
                <w:ins w:id="7172" w:author="Wittman, Jacob (CDC/DDNID/NCCDPHP/DDT) (CTR)" w:date="2023-08-15T14:04:00Z"/>
              </w:rPr>
            </w:pPr>
          </w:p>
        </w:tc>
      </w:tr>
      <w:tr w:rsidR="00524773" w14:paraId="04C479D7" w14:textId="77777777" w:rsidTr="00C670FC">
        <w:trPr>
          <w:cantSplit/>
          <w:jc w:val="center"/>
          <w:ins w:id="7173"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41235D70" w14:textId="77777777" w:rsidR="00524773" w:rsidRDefault="00524773" w:rsidP="00C670FC">
            <w:pPr>
              <w:keepNext/>
              <w:spacing w:after="60"/>
              <w:rPr>
                <w:ins w:id="7174" w:author="Wittman, Jacob (CDC/DDNID/NCCDPHP/DDT) (CTR)" w:date="2023-08-15T14:04:00Z"/>
              </w:rPr>
            </w:pPr>
            <w:ins w:id="7175" w:author="Wittman, Jacob (CDC/DDNID/NCCDPHP/DDT) (CTR)" w:date="2023-08-15T14:04:00Z">
              <w:r>
                <w:rPr>
                  <w:rFonts w:ascii="Calibri" w:hAnsi="Calibri"/>
                  <w:sz w:val="20"/>
                </w:rPr>
                <w:t>Poverty income ratio</w:t>
              </w:r>
            </w:ins>
          </w:p>
        </w:tc>
      </w:tr>
      <w:tr w:rsidR="00524773" w14:paraId="09BEEDF3" w14:textId="77777777" w:rsidTr="00C670FC">
        <w:trPr>
          <w:cantSplit/>
          <w:jc w:val="center"/>
          <w:ins w:id="71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82F305" w14:textId="77777777" w:rsidR="00524773" w:rsidRDefault="00524773" w:rsidP="00C670FC">
            <w:pPr>
              <w:keepNext/>
              <w:spacing w:after="60"/>
              <w:rPr>
                <w:ins w:id="7177" w:author="Wittman, Jacob (CDC/DDNID/NCCDPHP/DDT) (CTR)" w:date="2023-08-15T14:04:00Z"/>
              </w:rPr>
            </w:pPr>
            <w:ins w:id="7178" w:author="Wittman, Jacob (CDC/DDNID/NCCDPHP/DDT) (CTR)" w:date="2023-08-15T14:04:00Z">
              <w:r>
                <w:rPr>
                  <w:rFonts w:ascii="Calibri" w:hAnsi="Calibri"/>
                  <w:sz w:val="20"/>
                </w:rPr>
                <w:lastRenderedPageBreak/>
                <w:t>&gt; 400%</w:t>
              </w:r>
            </w:ins>
          </w:p>
        </w:tc>
        <w:tc>
          <w:tcPr>
            <w:tcW w:w="0" w:type="auto"/>
            <w:tcBorders>
              <w:top w:val="single" w:sz="0" w:space="0" w:color="D3D3D3"/>
              <w:left w:val="single" w:sz="0" w:space="0" w:color="D3D3D3"/>
              <w:bottom w:val="single" w:sz="0" w:space="0" w:color="D3D3D3"/>
              <w:right w:val="single" w:sz="0" w:space="0" w:color="D3D3D3"/>
            </w:tcBorders>
          </w:tcPr>
          <w:p w14:paraId="3AB1A5FD" w14:textId="77777777" w:rsidR="00524773" w:rsidRDefault="00524773" w:rsidP="00C670FC">
            <w:pPr>
              <w:keepNext/>
              <w:spacing w:after="60"/>
              <w:rPr>
                <w:ins w:id="7179" w:author="Wittman, Jacob (CDC/DDNID/NCCDPHP/DDT) (CTR)" w:date="2023-08-15T14:04:00Z"/>
              </w:rPr>
            </w:pPr>
            <w:ins w:id="7180"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C39A3F7" w14:textId="77777777" w:rsidR="00524773" w:rsidRDefault="00524773" w:rsidP="00C670FC">
            <w:pPr>
              <w:keepNext/>
              <w:spacing w:after="60"/>
              <w:rPr>
                <w:ins w:id="7181" w:author="Wittman, Jacob (CDC/DDNID/NCCDPHP/DDT) (CTR)" w:date="2023-08-15T14:04:00Z"/>
              </w:rPr>
            </w:pPr>
            <w:ins w:id="7182" w:author="Wittman, Jacob (CDC/DDNID/NCCDPHP/DDT) (CTR)" w:date="2023-08-15T14:04:00Z">
              <w:r>
                <w:rPr>
                  <w:rFonts w:ascii="Calibri" w:hAnsi="Calibri"/>
                  <w:sz w:val="20"/>
                </w:rPr>
                <w:t>4.9 (2.7)</w:t>
              </w:r>
            </w:ins>
          </w:p>
        </w:tc>
        <w:tc>
          <w:tcPr>
            <w:tcW w:w="0" w:type="auto"/>
            <w:tcBorders>
              <w:top w:val="single" w:sz="0" w:space="0" w:color="D3D3D3"/>
              <w:left w:val="single" w:sz="0" w:space="0" w:color="D3D3D3"/>
              <w:bottom w:val="single" w:sz="0" w:space="0" w:color="D3D3D3"/>
              <w:right w:val="single" w:sz="0" w:space="0" w:color="D3D3D3"/>
            </w:tcBorders>
          </w:tcPr>
          <w:p w14:paraId="5A5423DB" w14:textId="77777777" w:rsidR="00524773" w:rsidRDefault="00524773" w:rsidP="00C670FC">
            <w:pPr>
              <w:keepNext/>
              <w:spacing w:after="60"/>
              <w:rPr>
                <w:ins w:id="7183" w:author="Wittman, Jacob (CDC/DDNID/NCCDPHP/DDT) (CTR)" w:date="2023-08-15T14:04:00Z"/>
              </w:rPr>
            </w:pPr>
            <w:ins w:id="7184" w:author="Wittman, Jacob (CDC/DDNID/NCCDPHP/DDT) (CTR)" w:date="2023-08-15T14:04:00Z">
              <w:r>
                <w:rPr>
                  <w:rFonts w:ascii="Calibri" w:hAnsi="Calibri"/>
                  <w:sz w:val="20"/>
                </w:rPr>
                <w:t>2.7 (1.9)</w:t>
              </w:r>
            </w:ins>
          </w:p>
        </w:tc>
        <w:tc>
          <w:tcPr>
            <w:tcW w:w="0" w:type="auto"/>
            <w:tcBorders>
              <w:top w:val="single" w:sz="0" w:space="0" w:color="D3D3D3"/>
              <w:left w:val="single" w:sz="0" w:space="0" w:color="D3D3D3"/>
              <w:bottom w:val="single" w:sz="0" w:space="0" w:color="D3D3D3"/>
              <w:right w:val="single" w:sz="0" w:space="0" w:color="D3D3D3"/>
            </w:tcBorders>
          </w:tcPr>
          <w:p w14:paraId="68F05C54" w14:textId="77777777" w:rsidR="00524773" w:rsidRDefault="00524773" w:rsidP="00C670FC">
            <w:pPr>
              <w:keepNext/>
              <w:spacing w:after="60"/>
              <w:rPr>
                <w:ins w:id="7185" w:author="Wittman, Jacob (CDC/DDNID/NCCDPHP/DDT) (CTR)" w:date="2023-08-15T14:04:00Z"/>
              </w:rPr>
            </w:pPr>
            <w:ins w:id="7186"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6812DF33" w14:textId="77777777" w:rsidR="00524773" w:rsidRDefault="00524773" w:rsidP="00C670FC">
            <w:pPr>
              <w:keepNext/>
              <w:spacing w:after="60"/>
              <w:rPr>
                <w:ins w:id="7187" w:author="Wittman, Jacob (CDC/DDNID/NCCDPHP/DDT) (CTR)" w:date="2023-08-15T14:04:00Z"/>
              </w:rPr>
            </w:pPr>
            <w:ins w:id="7188" w:author="Wittman, Jacob (CDC/DDNID/NCCDPHP/DDT) (CTR)" w:date="2023-08-15T14:04:00Z">
              <w:r>
                <w:rPr>
                  <w:rFonts w:ascii="Calibri" w:hAnsi="Calibri"/>
                  <w:sz w:val="20"/>
                </w:rPr>
                <w:t>3.4 (1.8)</w:t>
              </w:r>
            </w:ins>
          </w:p>
        </w:tc>
        <w:tc>
          <w:tcPr>
            <w:tcW w:w="0" w:type="auto"/>
            <w:tcBorders>
              <w:top w:val="single" w:sz="0" w:space="0" w:color="D3D3D3"/>
              <w:left w:val="single" w:sz="0" w:space="0" w:color="D3D3D3"/>
              <w:bottom w:val="single" w:sz="0" w:space="0" w:color="D3D3D3"/>
              <w:right w:val="single" w:sz="0" w:space="0" w:color="D3D3D3"/>
            </w:tcBorders>
          </w:tcPr>
          <w:p w14:paraId="37099BD1" w14:textId="77777777" w:rsidR="00524773" w:rsidRDefault="00524773" w:rsidP="00C670FC">
            <w:pPr>
              <w:keepNext/>
              <w:spacing w:after="60"/>
              <w:rPr>
                <w:ins w:id="7189" w:author="Wittman, Jacob (CDC/DDNID/NCCDPHP/DDT) (CTR)" w:date="2023-08-15T14:04:00Z"/>
              </w:rPr>
            </w:pPr>
            <w:ins w:id="7190" w:author="Wittman, Jacob (CDC/DDNID/NCCDPHP/DDT) (CTR)" w:date="2023-08-15T14:04:00Z">
              <w:r>
                <w:rPr>
                  <w:rFonts w:ascii="Calibri" w:hAnsi="Calibri"/>
                  <w:sz w:val="20"/>
                </w:rPr>
                <w:t>2.4 (1.1)</w:t>
              </w:r>
            </w:ins>
          </w:p>
        </w:tc>
        <w:tc>
          <w:tcPr>
            <w:tcW w:w="0" w:type="auto"/>
            <w:tcBorders>
              <w:top w:val="single" w:sz="0" w:space="0" w:color="D3D3D3"/>
              <w:left w:val="single" w:sz="0" w:space="0" w:color="D3D3D3"/>
              <w:bottom w:val="single" w:sz="0" w:space="0" w:color="D3D3D3"/>
              <w:right w:val="single" w:sz="0" w:space="0" w:color="D3D3D3"/>
            </w:tcBorders>
          </w:tcPr>
          <w:p w14:paraId="06AB772C" w14:textId="77777777" w:rsidR="00524773" w:rsidRDefault="00524773" w:rsidP="00C670FC">
            <w:pPr>
              <w:keepNext/>
              <w:spacing w:after="60"/>
              <w:rPr>
                <w:ins w:id="7191" w:author="Wittman, Jacob (CDC/DDNID/NCCDPHP/DDT) (CTR)" w:date="2023-08-15T14:04:00Z"/>
              </w:rPr>
            </w:pPr>
            <w:ins w:id="7192" w:author="Wittman, Jacob (CDC/DDNID/NCCDPHP/DDT) (CTR)" w:date="2023-08-15T14:04:00Z">
              <w:r>
                <w:rPr>
                  <w:rFonts w:ascii="Calibri" w:hAnsi="Calibri"/>
                  <w:sz w:val="20"/>
                </w:rPr>
                <w:t>1.0 (0.4)</w:t>
              </w:r>
            </w:ins>
          </w:p>
        </w:tc>
        <w:tc>
          <w:tcPr>
            <w:tcW w:w="0" w:type="auto"/>
            <w:tcBorders>
              <w:top w:val="single" w:sz="0" w:space="0" w:color="D3D3D3"/>
              <w:left w:val="single" w:sz="0" w:space="0" w:color="D3D3D3"/>
              <w:bottom w:val="single" w:sz="0" w:space="0" w:color="D3D3D3"/>
              <w:right w:val="single" w:sz="0" w:space="0" w:color="D3D3D3"/>
            </w:tcBorders>
          </w:tcPr>
          <w:p w14:paraId="7B078914" w14:textId="77777777" w:rsidR="00524773" w:rsidRDefault="00524773" w:rsidP="00C670FC">
            <w:pPr>
              <w:keepNext/>
              <w:spacing w:after="60"/>
              <w:rPr>
                <w:ins w:id="7193" w:author="Wittman, Jacob (CDC/DDNID/NCCDPHP/DDT) (CTR)" w:date="2023-08-15T14:04:00Z"/>
              </w:rPr>
            </w:pPr>
            <w:ins w:id="7194" w:author="Wittman, Jacob (CDC/DDNID/NCCDPHP/DDT) (CTR)" w:date="2023-08-15T14:04:00Z">
              <w:r>
                <w:rPr>
                  <w:rFonts w:ascii="Calibri" w:hAnsi="Calibri"/>
                  <w:sz w:val="20"/>
                </w:rPr>
                <w:t>3.6 (2.5)</w:t>
              </w:r>
            </w:ins>
          </w:p>
        </w:tc>
        <w:tc>
          <w:tcPr>
            <w:tcW w:w="0" w:type="auto"/>
            <w:tcBorders>
              <w:top w:val="single" w:sz="0" w:space="0" w:color="D3D3D3"/>
              <w:left w:val="single" w:sz="0" w:space="0" w:color="D3D3D3"/>
              <w:bottom w:val="single" w:sz="0" w:space="0" w:color="D3D3D3"/>
              <w:right w:val="single" w:sz="0" w:space="0" w:color="D3D3D3"/>
            </w:tcBorders>
          </w:tcPr>
          <w:p w14:paraId="6B22CA03" w14:textId="77777777" w:rsidR="00524773" w:rsidRDefault="00524773" w:rsidP="00C670FC">
            <w:pPr>
              <w:keepNext/>
              <w:spacing w:after="60"/>
              <w:rPr>
                <w:ins w:id="7195" w:author="Wittman, Jacob (CDC/DDNID/NCCDPHP/DDT) (CTR)" w:date="2023-08-15T14:04:00Z"/>
              </w:rPr>
            </w:pPr>
            <w:ins w:id="7196" w:author="Wittman, Jacob (CDC/DDNID/NCCDPHP/DDT) (CTR)" w:date="2023-08-15T14:04:00Z">
              <w:r>
                <w:rPr>
                  <w:rFonts w:ascii="Calibri" w:hAnsi="Calibri"/>
                  <w:sz w:val="20"/>
                </w:rPr>
                <w:t>2.7 (2.2)</w:t>
              </w:r>
            </w:ins>
          </w:p>
        </w:tc>
        <w:tc>
          <w:tcPr>
            <w:tcW w:w="0" w:type="auto"/>
            <w:tcBorders>
              <w:top w:val="single" w:sz="0" w:space="0" w:color="D3D3D3"/>
              <w:left w:val="single" w:sz="0" w:space="0" w:color="D3D3D3"/>
              <w:bottom w:val="single" w:sz="0" w:space="0" w:color="D3D3D3"/>
              <w:right w:val="single" w:sz="0" w:space="0" w:color="D3D3D3"/>
            </w:tcBorders>
          </w:tcPr>
          <w:p w14:paraId="30ACB7C6" w14:textId="77777777" w:rsidR="00524773" w:rsidRDefault="00524773" w:rsidP="00C670FC">
            <w:pPr>
              <w:keepNext/>
              <w:spacing w:after="60"/>
              <w:rPr>
                <w:ins w:id="7197" w:author="Wittman, Jacob (CDC/DDNID/NCCDPHP/DDT) (CTR)" w:date="2023-08-15T14:04:00Z"/>
              </w:rPr>
            </w:pPr>
            <w:ins w:id="7198" w:author="Wittman, Jacob (CDC/DDNID/NCCDPHP/DDT) (CTR)" w:date="2023-08-15T14:04:00Z">
              <w:r>
                <w:rPr>
                  <w:rFonts w:ascii="Calibri" w:hAnsi="Calibri"/>
                  <w:sz w:val="20"/>
                </w:rPr>
                <w:t>0.9 (0.7)</w:t>
              </w:r>
            </w:ins>
          </w:p>
        </w:tc>
        <w:tc>
          <w:tcPr>
            <w:tcW w:w="0" w:type="auto"/>
            <w:tcBorders>
              <w:top w:val="single" w:sz="0" w:space="0" w:color="D3D3D3"/>
              <w:left w:val="single" w:sz="0" w:space="0" w:color="D3D3D3"/>
              <w:bottom w:val="single" w:sz="0" w:space="0" w:color="D3D3D3"/>
              <w:right w:val="single" w:sz="0" w:space="0" w:color="D3D3D3"/>
            </w:tcBorders>
          </w:tcPr>
          <w:p w14:paraId="6D12E2F2" w14:textId="77777777" w:rsidR="00524773" w:rsidRDefault="00524773" w:rsidP="00C670FC">
            <w:pPr>
              <w:keepNext/>
              <w:spacing w:after="60"/>
              <w:rPr>
                <w:ins w:id="7199" w:author="Wittman, Jacob (CDC/DDNID/NCCDPHP/DDT) (CTR)" w:date="2023-08-15T14:04:00Z"/>
              </w:rPr>
            </w:pPr>
            <w:ins w:id="7200" w:author="Wittman, Jacob (CDC/DDNID/NCCDPHP/DDT) (CTR)" w:date="2023-08-15T14:04:00Z">
              <w:r>
                <w:rPr>
                  <w:rFonts w:ascii="Calibri" w:hAnsi="Calibri"/>
                  <w:sz w:val="20"/>
                </w:rPr>
                <w:t>3.6 (1.6)</w:t>
              </w:r>
            </w:ins>
          </w:p>
        </w:tc>
        <w:tc>
          <w:tcPr>
            <w:tcW w:w="0" w:type="auto"/>
            <w:tcBorders>
              <w:top w:val="single" w:sz="0" w:space="0" w:color="D3D3D3"/>
              <w:left w:val="single" w:sz="0" w:space="0" w:color="D3D3D3"/>
              <w:bottom w:val="single" w:sz="0" w:space="0" w:color="D3D3D3"/>
              <w:right w:val="single" w:sz="0" w:space="0" w:color="D3D3D3"/>
            </w:tcBorders>
          </w:tcPr>
          <w:p w14:paraId="08994AB7" w14:textId="77777777" w:rsidR="00524773" w:rsidRDefault="00524773" w:rsidP="00C670FC">
            <w:pPr>
              <w:keepNext/>
              <w:spacing w:after="60"/>
              <w:rPr>
                <w:ins w:id="7201" w:author="Wittman, Jacob (CDC/DDNID/NCCDPHP/DDT) (CTR)" w:date="2023-08-15T14:04:00Z"/>
              </w:rPr>
            </w:pPr>
            <w:ins w:id="7202" w:author="Wittman, Jacob (CDC/DDNID/NCCDPHP/DDT) (CTR)" w:date="2023-08-15T14:04:00Z">
              <w:r>
                <w:rPr>
                  <w:rFonts w:ascii="Calibri" w:hAnsi="Calibri"/>
                  <w:sz w:val="20"/>
                </w:rPr>
                <w:t>2.6 (1.2)</w:t>
              </w:r>
            </w:ins>
          </w:p>
        </w:tc>
        <w:tc>
          <w:tcPr>
            <w:tcW w:w="0" w:type="auto"/>
            <w:tcBorders>
              <w:top w:val="single" w:sz="0" w:space="0" w:color="D3D3D3"/>
              <w:left w:val="single" w:sz="0" w:space="0" w:color="D3D3D3"/>
              <w:bottom w:val="single" w:sz="0" w:space="0" w:color="D3D3D3"/>
              <w:right w:val="single" w:sz="0" w:space="0" w:color="D3D3D3"/>
            </w:tcBorders>
          </w:tcPr>
          <w:p w14:paraId="7BD3F810" w14:textId="77777777" w:rsidR="00524773" w:rsidRDefault="00524773" w:rsidP="00C670FC">
            <w:pPr>
              <w:keepNext/>
              <w:spacing w:after="60"/>
              <w:rPr>
                <w:ins w:id="7203" w:author="Wittman, Jacob (CDC/DDNID/NCCDPHP/DDT) (CTR)" w:date="2023-08-15T14:04:00Z"/>
              </w:rPr>
            </w:pPr>
            <w:ins w:id="7204" w:author="Wittman, Jacob (CDC/DDNID/NCCDPHP/DDT) (CTR)" w:date="2023-08-15T14:04:00Z">
              <w:r>
                <w:rPr>
                  <w:rFonts w:ascii="Calibri" w:hAnsi="Calibri"/>
                  <w:sz w:val="20"/>
                </w:rPr>
                <w:t>2.7 (1.2)</w:t>
              </w:r>
            </w:ins>
          </w:p>
        </w:tc>
        <w:tc>
          <w:tcPr>
            <w:tcW w:w="0" w:type="auto"/>
            <w:tcBorders>
              <w:top w:val="single" w:sz="0" w:space="0" w:color="D3D3D3"/>
              <w:left w:val="single" w:sz="0" w:space="0" w:color="D3D3D3"/>
              <w:bottom w:val="single" w:sz="0" w:space="0" w:color="D3D3D3"/>
              <w:right w:val="single" w:sz="0" w:space="0" w:color="D3D3D3"/>
            </w:tcBorders>
          </w:tcPr>
          <w:p w14:paraId="0DE076C0" w14:textId="77777777" w:rsidR="00524773" w:rsidRDefault="00524773" w:rsidP="00C670FC">
            <w:pPr>
              <w:keepNext/>
              <w:spacing w:after="60"/>
              <w:rPr>
                <w:ins w:id="7205" w:author="Wittman, Jacob (CDC/DDNID/NCCDPHP/DDT) (CTR)" w:date="2023-08-15T14:04:00Z"/>
              </w:rPr>
            </w:pPr>
            <w:ins w:id="7206" w:author="Wittman, Jacob (CDC/DDNID/NCCDPHP/DDT) (CTR)" w:date="2023-08-15T14:04:00Z">
              <w:r>
                <w:rPr>
                  <w:rFonts w:ascii="Calibri" w:hAnsi="Calibri"/>
                  <w:sz w:val="20"/>
                </w:rPr>
                <w:t>1.4 (0.6)</w:t>
              </w:r>
            </w:ins>
          </w:p>
        </w:tc>
        <w:tc>
          <w:tcPr>
            <w:tcW w:w="0" w:type="auto"/>
            <w:tcBorders>
              <w:top w:val="single" w:sz="0" w:space="0" w:color="D3D3D3"/>
              <w:left w:val="single" w:sz="0" w:space="0" w:color="D3D3D3"/>
              <w:bottom w:val="single" w:sz="0" w:space="0" w:color="D3D3D3"/>
              <w:right w:val="single" w:sz="0" w:space="0" w:color="D3D3D3"/>
            </w:tcBorders>
          </w:tcPr>
          <w:p w14:paraId="77385DD1" w14:textId="77777777" w:rsidR="00524773" w:rsidRDefault="00524773" w:rsidP="00C670FC">
            <w:pPr>
              <w:keepNext/>
              <w:spacing w:after="60"/>
              <w:rPr>
                <w:ins w:id="7207" w:author="Wittman, Jacob (CDC/DDNID/NCCDPHP/DDT) (CTR)" w:date="2023-08-15T14:04:00Z"/>
              </w:rPr>
            </w:pPr>
            <w:ins w:id="7208" w:author="Wittman, Jacob (CDC/DDNID/NCCDPHP/DDT) (CTR)" w:date="2023-08-15T14:04:00Z">
              <w:r>
                <w:rPr>
                  <w:rFonts w:ascii="Calibri" w:hAnsi="Calibri"/>
                  <w:sz w:val="20"/>
                </w:rPr>
                <w:t>-45.4 (-120.1, 29.2)</w:t>
              </w:r>
            </w:ins>
          </w:p>
        </w:tc>
        <w:tc>
          <w:tcPr>
            <w:tcW w:w="0" w:type="auto"/>
            <w:tcBorders>
              <w:top w:val="single" w:sz="0" w:space="0" w:color="D3D3D3"/>
              <w:left w:val="single" w:sz="0" w:space="0" w:color="D3D3D3"/>
              <w:bottom w:val="single" w:sz="0" w:space="0" w:color="D3D3D3"/>
              <w:right w:val="single" w:sz="0" w:space="0" w:color="D3D3D3"/>
            </w:tcBorders>
          </w:tcPr>
          <w:p w14:paraId="4874125C" w14:textId="77777777" w:rsidR="00524773" w:rsidRDefault="00524773" w:rsidP="00C670FC">
            <w:pPr>
              <w:keepNext/>
              <w:spacing w:after="60"/>
              <w:rPr>
                <w:ins w:id="72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F141F1" w14:textId="77777777" w:rsidR="00524773" w:rsidRDefault="00524773" w:rsidP="00C670FC">
            <w:pPr>
              <w:keepNext/>
              <w:spacing w:after="60"/>
              <w:rPr>
                <w:ins w:id="7210" w:author="Wittman, Jacob (CDC/DDNID/NCCDPHP/DDT) (CTR)" w:date="2023-08-15T14:04:00Z"/>
              </w:rPr>
            </w:pPr>
            <w:ins w:id="7211" w:author="Wittman, Jacob (CDC/DDNID/NCCDPHP/DDT) (CTR)" w:date="2023-08-15T14:04:00Z">
              <w:r>
                <w:rPr>
                  <w:rFonts w:ascii="Calibri" w:hAnsi="Calibri"/>
                  <w:sz w:val="20"/>
                </w:rPr>
                <w:t>0.9 (-11.9, 15.5)</w:t>
              </w:r>
            </w:ins>
          </w:p>
        </w:tc>
        <w:tc>
          <w:tcPr>
            <w:tcW w:w="0" w:type="auto"/>
            <w:tcBorders>
              <w:top w:val="single" w:sz="0" w:space="0" w:color="D3D3D3"/>
              <w:left w:val="single" w:sz="0" w:space="0" w:color="D3D3D3"/>
              <w:bottom w:val="single" w:sz="0" w:space="0" w:color="D3D3D3"/>
              <w:right w:val="single" w:sz="0" w:space="0" w:color="D3D3D3"/>
            </w:tcBorders>
          </w:tcPr>
          <w:p w14:paraId="6D7B9151" w14:textId="77777777" w:rsidR="00524773" w:rsidRDefault="00524773" w:rsidP="00C670FC">
            <w:pPr>
              <w:keepNext/>
              <w:spacing w:after="60"/>
              <w:rPr>
                <w:ins w:id="72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82B74E" w14:textId="77777777" w:rsidR="00524773" w:rsidRDefault="00524773" w:rsidP="00C670FC">
            <w:pPr>
              <w:keepNext/>
              <w:spacing w:after="60"/>
              <w:rPr>
                <w:ins w:id="7213" w:author="Wittman, Jacob (CDC/DDNID/NCCDPHP/DDT) (CTR)" w:date="2023-08-15T14:04:00Z"/>
              </w:rPr>
            </w:pPr>
            <w:ins w:id="7214" w:author="Wittman, Jacob (CDC/DDNID/NCCDPHP/DDT) (CTR)" w:date="2023-08-15T14:04:00Z">
              <w:r>
                <w:rPr>
                  <w:rFonts w:ascii="Calibri" w:hAnsi="Calibri"/>
                  <w:sz w:val="20"/>
                </w:rPr>
                <w:t>0.9 (-11.9, 15.5)</w:t>
              </w:r>
            </w:ins>
          </w:p>
        </w:tc>
      </w:tr>
      <w:tr w:rsidR="00524773" w14:paraId="31FDCD0E" w14:textId="77777777" w:rsidTr="00C670FC">
        <w:trPr>
          <w:cantSplit/>
          <w:jc w:val="center"/>
          <w:ins w:id="72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CBB491B" w14:textId="77777777" w:rsidR="00524773" w:rsidRDefault="00524773" w:rsidP="00C670FC">
            <w:pPr>
              <w:keepNext/>
              <w:spacing w:after="60"/>
              <w:rPr>
                <w:ins w:id="7216" w:author="Wittman, Jacob (CDC/DDNID/NCCDPHP/DDT) (CTR)" w:date="2023-08-15T14:04:00Z"/>
              </w:rPr>
            </w:pPr>
            <w:ins w:id="7217" w:author="Wittman, Jacob (CDC/DDNID/NCCDPHP/DDT) (CTR)" w:date="2023-08-15T14:04:00Z">
              <w:r>
                <w:rPr>
                  <w:rFonts w:ascii="Calibri" w:hAnsi="Calibri"/>
                  <w:sz w:val="20"/>
                </w:rPr>
                <w:t>200%—399%</w:t>
              </w:r>
            </w:ins>
          </w:p>
        </w:tc>
        <w:tc>
          <w:tcPr>
            <w:tcW w:w="0" w:type="auto"/>
            <w:tcBorders>
              <w:top w:val="single" w:sz="0" w:space="0" w:color="D3D3D3"/>
              <w:left w:val="single" w:sz="0" w:space="0" w:color="D3D3D3"/>
              <w:bottom w:val="single" w:sz="0" w:space="0" w:color="D3D3D3"/>
              <w:right w:val="single" w:sz="0" w:space="0" w:color="D3D3D3"/>
            </w:tcBorders>
          </w:tcPr>
          <w:p w14:paraId="37F09C1A" w14:textId="77777777" w:rsidR="00524773" w:rsidRDefault="00524773" w:rsidP="00C670FC">
            <w:pPr>
              <w:keepNext/>
              <w:spacing w:after="60"/>
              <w:rPr>
                <w:ins w:id="7218" w:author="Wittman, Jacob (CDC/DDNID/NCCDPHP/DDT) (CTR)" w:date="2023-08-15T14:04:00Z"/>
              </w:rPr>
            </w:pPr>
            <w:ins w:id="7219"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4A15EB3" w14:textId="77777777" w:rsidR="00524773" w:rsidRDefault="00524773" w:rsidP="00C670FC">
            <w:pPr>
              <w:keepNext/>
              <w:spacing w:after="60"/>
              <w:rPr>
                <w:ins w:id="7220" w:author="Wittman, Jacob (CDC/DDNID/NCCDPHP/DDT) (CTR)" w:date="2023-08-15T14:04:00Z"/>
              </w:rPr>
            </w:pPr>
            <w:ins w:id="7221" w:author="Wittman, Jacob (CDC/DDNID/NCCDPHP/DDT) (CTR)" w:date="2023-08-15T14:04:00Z">
              <w:r>
                <w:rPr>
                  <w:rFonts w:ascii="Calibri" w:hAnsi="Calibri"/>
                  <w:sz w:val="20"/>
                </w:rPr>
                <w:t>3.9 (1.5)</w:t>
              </w:r>
            </w:ins>
          </w:p>
        </w:tc>
        <w:tc>
          <w:tcPr>
            <w:tcW w:w="0" w:type="auto"/>
            <w:tcBorders>
              <w:top w:val="single" w:sz="0" w:space="0" w:color="D3D3D3"/>
              <w:left w:val="single" w:sz="0" w:space="0" w:color="D3D3D3"/>
              <w:bottom w:val="single" w:sz="0" w:space="0" w:color="D3D3D3"/>
              <w:right w:val="single" w:sz="0" w:space="0" w:color="D3D3D3"/>
            </w:tcBorders>
          </w:tcPr>
          <w:p w14:paraId="5DBAB6EB" w14:textId="77777777" w:rsidR="00524773" w:rsidRDefault="00524773" w:rsidP="00C670FC">
            <w:pPr>
              <w:keepNext/>
              <w:spacing w:after="60"/>
              <w:rPr>
                <w:ins w:id="7222" w:author="Wittman, Jacob (CDC/DDNID/NCCDPHP/DDT) (CTR)" w:date="2023-08-15T14:04:00Z"/>
              </w:rPr>
            </w:pPr>
            <w:ins w:id="7223" w:author="Wittman, Jacob (CDC/DDNID/NCCDPHP/DDT) (CTR)" w:date="2023-08-15T14:04:00Z">
              <w:r>
                <w:rPr>
                  <w:rFonts w:ascii="Calibri" w:hAnsi="Calibri"/>
                  <w:sz w:val="20"/>
                </w:rPr>
                <w:t>5.0 (2.6)</w:t>
              </w:r>
            </w:ins>
          </w:p>
        </w:tc>
        <w:tc>
          <w:tcPr>
            <w:tcW w:w="0" w:type="auto"/>
            <w:tcBorders>
              <w:top w:val="single" w:sz="0" w:space="0" w:color="D3D3D3"/>
              <w:left w:val="single" w:sz="0" w:space="0" w:color="D3D3D3"/>
              <w:bottom w:val="single" w:sz="0" w:space="0" w:color="D3D3D3"/>
              <w:right w:val="single" w:sz="0" w:space="0" w:color="D3D3D3"/>
            </w:tcBorders>
          </w:tcPr>
          <w:p w14:paraId="5F08308F" w14:textId="77777777" w:rsidR="00524773" w:rsidRDefault="00524773" w:rsidP="00C670FC">
            <w:pPr>
              <w:keepNext/>
              <w:spacing w:after="60"/>
              <w:rPr>
                <w:ins w:id="7224" w:author="Wittman, Jacob (CDC/DDNID/NCCDPHP/DDT) (CTR)" w:date="2023-08-15T14:04:00Z"/>
              </w:rPr>
            </w:pPr>
            <w:ins w:id="7225" w:author="Wittman, Jacob (CDC/DDNID/NCCDPHP/DDT) (CTR)" w:date="2023-08-15T14:04:00Z">
              <w:r>
                <w:rPr>
                  <w:rFonts w:ascii="Calibri" w:hAnsi="Calibri"/>
                  <w:sz w:val="20"/>
                </w:rPr>
                <w:t>3.7 (1.5)</w:t>
              </w:r>
            </w:ins>
          </w:p>
        </w:tc>
        <w:tc>
          <w:tcPr>
            <w:tcW w:w="0" w:type="auto"/>
            <w:tcBorders>
              <w:top w:val="single" w:sz="0" w:space="0" w:color="D3D3D3"/>
              <w:left w:val="single" w:sz="0" w:space="0" w:color="D3D3D3"/>
              <w:bottom w:val="single" w:sz="0" w:space="0" w:color="D3D3D3"/>
              <w:right w:val="single" w:sz="0" w:space="0" w:color="D3D3D3"/>
            </w:tcBorders>
          </w:tcPr>
          <w:p w14:paraId="583BB9F6" w14:textId="77777777" w:rsidR="00524773" w:rsidRDefault="00524773" w:rsidP="00C670FC">
            <w:pPr>
              <w:keepNext/>
              <w:spacing w:after="60"/>
              <w:rPr>
                <w:ins w:id="7226" w:author="Wittman, Jacob (CDC/DDNID/NCCDPHP/DDT) (CTR)" w:date="2023-08-15T14:04:00Z"/>
              </w:rPr>
            </w:pPr>
            <w:ins w:id="7227" w:author="Wittman, Jacob (CDC/DDNID/NCCDPHP/DDT) (CTR)" w:date="2023-08-15T14:04:00Z">
              <w:r>
                <w:rPr>
                  <w:rFonts w:ascii="Calibri" w:hAnsi="Calibri"/>
                  <w:sz w:val="20"/>
                </w:rPr>
                <w:t>2.6 (1.0)</w:t>
              </w:r>
            </w:ins>
          </w:p>
        </w:tc>
        <w:tc>
          <w:tcPr>
            <w:tcW w:w="0" w:type="auto"/>
            <w:tcBorders>
              <w:top w:val="single" w:sz="0" w:space="0" w:color="D3D3D3"/>
              <w:left w:val="single" w:sz="0" w:space="0" w:color="D3D3D3"/>
              <w:bottom w:val="single" w:sz="0" w:space="0" w:color="D3D3D3"/>
              <w:right w:val="single" w:sz="0" w:space="0" w:color="D3D3D3"/>
            </w:tcBorders>
          </w:tcPr>
          <w:p w14:paraId="0659EE4F" w14:textId="77777777" w:rsidR="00524773" w:rsidRDefault="00524773" w:rsidP="00C670FC">
            <w:pPr>
              <w:keepNext/>
              <w:spacing w:after="60"/>
              <w:rPr>
                <w:ins w:id="7228" w:author="Wittman, Jacob (CDC/DDNID/NCCDPHP/DDT) (CTR)" w:date="2023-08-15T14:04:00Z"/>
              </w:rPr>
            </w:pPr>
            <w:ins w:id="7229"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4317FB4E" w14:textId="77777777" w:rsidR="00524773" w:rsidRDefault="00524773" w:rsidP="00C670FC">
            <w:pPr>
              <w:keepNext/>
              <w:spacing w:after="60"/>
              <w:rPr>
                <w:ins w:id="7230" w:author="Wittman, Jacob (CDC/DDNID/NCCDPHP/DDT) (CTR)" w:date="2023-08-15T14:04:00Z"/>
              </w:rPr>
            </w:pPr>
            <w:ins w:id="7231" w:author="Wittman, Jacob (CDC/DDNID/NCCDPHP/DDT) (CTR)" w:date="2023-08-15T14:04:00Z">
              <w:r>
                <w:rPr>
                  <w:rFonts w:ascii="Calibri" w:hAnsi="Calibri"/>
                  <w:sz w:val="20"/>
                </w:rPr>
                <w:t>3.0 (1.2)</w:t>
              </w:r>
            </w:ins>
          </w:p>
        </w:tc>
        <w:tc>
          <w:tcPr>
            <w:tcW w:w="0" w:type="auto"/>
            <w:tcBorders>
              <w:top w:val="single" w:sz="0" w:space="0" w:color="D3D3D3"/>
              <w:left w:val="single" w:sz="0" w:space="0" w:color="D3D3D3"/>
              <w:bottom w:val="single" w:sz="0" w:space="0" w:color="D3D3D3"/>
              <w:right w:val="single" w:sz="0" w:space="0" w:color="D3D3D3"/>
            </w:tcBorders>
          </w:tcPr>
          <w:p w14:paraId="0A10B86E" w14:textId="77777777" w:rsidR="00524773" w:rsidRDefault="00524773" w:rsidP="00C670FC">
            <w:pPr>
              <w:keepNext/>
              <w:spacing w:after="60"/>
              <w:rPr>
                <w:ins w:id="7232" w:author="Wittman, Jacob (CDC/DDNID/NCCDPHP/DDT) (CTR)" w:date="2023-08-15T14:04:00Z"/>
              </w:rPr>
            </w:pPr>
            <w:ins w:id="7233" w:author="Wittman, Jacob (CDC/DDNID/NCCDPHP/DDT) (CTR)" w:date="2023-08-15T14:04:00Z">
              <w:r>
                <w:rPr>
                  <w:rFonts w:ascii="Calibri" w:hAnsi="Calibri"/>
                  <w:sz w:val="20"/>
                </w:rPr>
                <w:t>2.3 (0.9)</w:t>
              </w:r>
            </w:ins>
          </w:p>
        </w:tc>
        <w:tc>
          <w:tcPr>
            <w:tcW w:w="0" w:type="auto"/>
            <w:tcBorders>
              <w:top w:val="single" w:sz="0" w:space="0" w:color="D3D3D3"/>
              <w:left w:val="single" w:sz="0" w:space="0" w:color="D3D3D3"/>
              <w:bottom w:val="single" w:sz="0" w:space="0" w:color="D3D3D3"/>
              <w:right w:val="single" w:sz="0" w:space="0" w:color="D3D3D3"/>
            </w:tcBorders>
          </w:tcPr>
          <w:p w14:paraId="3E800650" w14:textId="77777777" w:rsidR="00524773" w:rsidRDefault="00524773" w:rsidP="00C670FC">
            <w:pPr>
              <w:keepNext/>
              <w:spacing w:after="60"/>
              <w:rPr>
                <w:ins w:id="7234" w:author="Wittman, Jacob (CDC/DDNID/NCCDPHP/DDT) (CTR)" w:date="2023-08-15T14:04:00Z"/>
              </w:rPr>
            </w:pPr>
            <w:ins w:id="7235" w:author="Wittman, Jacob (CDC/DDNID/NCCDPHP/DDT) (CTR)" w:date="2023-08-15T14:04:00Z">
              <w:r>
                <w:rPr>
                  <w:rFonts w:ascii="Calibri" w:hAnsi="Calibri"/>
                  <w:sz w:val="20"/>
                </w:rPr>
                <w:t>3.1 (1.3)</w:t>
              </w:r>
            </w:ins>
          </w:p>
        </w:tc>
        <w:tc>
          <w:tcPr>
            <w:tcW w:w="0" w:type="auto"/>
            <w:tcBorders>
              <w:top w:val="single" w:sz="0" w:space="0" w:color="D3D3D3"/>
              <w:left w:val="single" w:sz="0" w:space="0" w:color="D3D3D3"/>
              <w:bottom w:val="single" w:sz="0" w:space="0" w:color="D3D3D3"/>
              <w:right w:val="single" w:sz="0" w:space="0" w:color="D3D3D3"/>
            </w:tcBorders>
          </w:tcPr>
          <w:p w14:paraId="507F074C" w14:textId="77777777" w:rsidR="00524773" w:rsidRDefault="00524773" w:rsidP="00C670FC">
            <w:pPr>
              <w:keepNext/>
              <w:spacing w:after="60"/>
              <w:rPr>
                <w:ins w:id="7236" w:author="Wittman, Jacob (CDC/DDNID/NCCDPHP/DDT) (CTR)" w:date="2023-08-15T14:04:00Z"/>
              </w:rPr>
            </w:pPr>
            <w:ins w:id="7237" w:author="Wittman, Jacob (CDC/DDNID/NCCDPHP/DDT) (CTR)" w:date="2023-08-15T14:04:00Z">
              <w:r>
                <w:rPr>
                  <w:rFonts w:ascii="Calibri" w:hAnsi="Calibri"/>
                  <w:sz w:val="20"/>
                </w:rPr>
                <w:t>2.9 (1.2)</w:t>
              </w:r>
            </w:ins>
          </w:p>
        </w:tc>
        <w:tc>
          <w:tcPr>
            <w:tcW w:w="0" w:type="auto"/>
            <w:tcBorders>
              <w:top w:val="single" w:sz="0" w:space="0" w:color="D3D3D3"/>
              <w:left w:val="single" w:sz="0" w:space="0" w:color="D3D3D3"/>
              <w:bottom w:val="single" w:sz="0" w:space="0" w:color="D3D3D3"/>
              <w:right w:val="single" w:sz="0" w:space="0" w:color="D3D3D3"/>
            </w:tcBorders>
          </w:tcPr>
          <w:p w14:paraId="3447DF74" w14:textId="77777777" w:rsidR="00524773" w:rsidRDefault="00524773" w:rsidP="00C670FC">
            <w:pPr>
              <w:keepNext/>
              <w:spacing w:after="60"/>
              <w:rPr>
                <w:ins w:id="7238" w:author="Wittman, Jacob (CDC/DDNID/NCCDPHP/DDT) (CTR)" w:date="2023-08-15T14:04:00Z"/>
              </w:rPr>
            </w:pPr>
            <w:ins w:id="7239" w:author="Wittman, Jacob (CDC/DDNID/NCCDPHP/DDT) (CTR)" w:date="2023-08-15T14:04:00Z">
              <w:r>
                <w:rPr>
                  <w:rFonts w:ascii="Calibri" w:hAnsi="Calibri"/>
                  <w:sz w:val="20"/>
                </w:rPr>
                <w:t>6.2 (2.0)</w:t>
              </w:r>
            </w:ins>
          </w:p>
        </w:tc>
        <w:tc>
          <w:tcPr>
            <w:tcW w:w="0" w:type="auto"/>
            <w:tcBorders>
              <w:top w:val="single" w:sz="0" w:space="0" w:color="D3D3D3"/>
              <w:left w:val="single" w:sz="0" w:space="0" w:color="D3D3D3"/>
              <w:bottom w:val="single" w:sz="0" w:space="0" w:color="D3D3D3"/>
              <w:right w:val="single" w:sz="0" w:space="0" w:color="D3D3D3"/>
            </w:tcBorders>
          </w:tcPr>
          <w:p w14:paraId="44542DBF" w14:textId="77777777" w:rsidR="00524773" w:rsidRDefault="00524773" w:rsidP="00C670FC">
            <w:pPr>
              <w:keepNext/>
              <w:spacing w:after="60"/>
              <w:rPr>
                <w:ins w:id="7240" w:author="Wittman, Jacob (CDC/DDNID/NCCDPHP/DDT) (CTR)" w:date="2023-08-15T14:04:00Z"/>
              </w:rPr>
            </w:pPr>
            <w:ins w:id="7241" w:author="Wittman, Jacob (CDC/DDNID/NCCDPHP/DDT) (CTR)" w:date="2023-08-15T14:04:00Z">
              <w:r>
                <w:rPr>
                  <w:rFonts w:ascii="Calibri" w:hAnsi="Calibri"/>
                  <w:sz w:val="20"/>
                </w:rPr>
                <w:t>4.1 (1.4)</w:t>
              </w:r>
            </w:ins>
          </w:p>
        </w:tc>
        <w:tc>
          <w:tcPr>
            <w:tcW w:w="0" w:type="auto"/>
            <w:tcBorders>
              <w:top w:val="single" w:sz="0" w:space="0" w:color="D3D3D3"/>
              <w:left w:val="single" w:sz="0" w:space="0" w:color="D3D3D3"/>
              <w:bottom w:val="single" w:sz="0" w:space="0" w:color="D3D3D3"/>
              <w:right w:val="single" w:sz="0" w:space="0" w:color="D3D3D3"/>
            </w:tcBorders>
          </w:tcPr>
          <w:p w14:paraId="6C6BD299" w14:textId="77777777" w:rsidR="00524773" w:rsidRDefault="00524773" w:rsidP="00C670FC">
            <w:pPr>
              <w:keepNext/>
              <w:spacing w:after="60"/>
              <w:rPr>
                <w:ins w:id="7242" w:author="Wittman, Jacob (CDC/DDNID/NCCDPHP/DDT) (CTR)" w:date="2023-08-15T14:04:00Z"/>
              </w:rPr>
            </w:pPr>
            <w:ins w:id="7243" w:author="Wittman, Jacob (CDC/DDNID/NCCDPHP/DDT) (CTR)" w:date="2023-08-15T14:04:00Z">
              <w:r>
                <w:rPr>
                  <w:rFonts w:ascii="Calibri" w:hAnsi="Calibri"/>
                  <w:sz w:val="20"/>
                </w:rPr>
                <w:t>6.0 (2.0)</w:t>
              </w:r>
            </w:ins>
          </w:p>
        </w:tc>
        <w:tc>
          <w:tcPr>
            <w:tcW w:w="0" w:type="auto"/>
            <w:tcBorders>
              <w:top w:val="single" w:sz="0" w:space="0" w:color="D3D3D3"/>
              <w:left w:val="single" w:sz="0" w:space="0" w:color="D3D3D3"/>
              <w:bottom w:val="single" w:sz="0" w:space="0" w:color="D3D3D3"/>
              <w:right w:val="single" w:sz="0" w:space="0" w:color="D3D3D3"/>
            </w:tcBorders>
          </w:tcPr>
          <w:p w14:paraId="7F7B2C18" w14:textId="77777777" w:rsidR="00524773" w:rsidRDefault="00524773" w:rsidP="00C670FC">
            <w:pPr>
              <w:keepNext/>
              <w:spacing w:after="60"/>
              <w:rPr>
                <w:ins w:id="7244" w:author="Wittman, Jacob (CDC/DDNID/NCCDPHP/DDT) (CTR)" w:date="2023-08-15T14:04:00Z"/>
              </w:rPr>
            </w:pPr>
            <w:ins w:id="7245" w:author="Wittman, Jacob (CDC/DDNID/NCCDPHP/DDT) (CTR)" w:date="2023-08-15T14:04:00Z">
              <w:r>
                <w:rPr>
                  <w:rFonts w:ascii="Calibri" w:hAnsi="Calibri"/>
                  <w:sz w:val="20"/>
                </w:rPr>
                <w:t>11.3 (3.8)</w:t>
              </w:r>
            </w:ins>
          </w:p>
        </w:tc>
        <w:tc>
          <w:tcPr>
            <w:tcW w:w="0" w:type="auto"/>
            <w:tcBorders>
              <w:top w:val="single" w:sz="0" w:space="0" w:color="D3D3D3"/>
              <w:left w:val="single" w:sz="0" w:space="0" w:color="D3D3D3"/>
              <w:bottom w:val="single" w:sz="0" w:space="0" w:color="D3D3D3"/>
              <w:right w:val="single" w:sz="0" w:space="0" w:color="D3D3D3"/>
            </w:tcBorders>
          </w:tcPr>
          <w:p w14:paraId="33577FF1" w14:textId="77777777" w:rsidR="00524773" w:rsidRDefault="00524773" w:rsidP="00C670FC">
            <w:pPr>
              <w:keepNext/>
              <w:spacing w:after="60"/>
              <w:rPr>
                <w:ins w:id="7246" w:author="Wittman, Jacob (CDC/DDNID/NCCDPHP/DDT) (CTR)" w:date="2023-08-15T14:04:00Z"/>
              </w:rPr>
            </w:pPr>
            <w:ins w:id="7247" w:author="Wittman, Jacob (CDC/DDNID/NCCDPHP/DDT) (CTR)" w:date="2023-08-15T14:04:00Z">
              <w:r>
                <w:rPr>
                  <w:rFonts w:ascii="Calibri" w:hAnsi="Calibri"/>
                  <w:sz w:val="20"/>
                </w:rPr>
                <w:t>55.2 (-96.3, 206.6)</w:t>
              </w:r>
            </w:ins>
          </w:p>
        </w:tc>
        <w:tc>
          <w:tcPr>
            <w:tcW w:w="0" w:type="auto"/>
            <w:tcBorders>
              <w:top w:val="single" w:sz="0" w:space="0" w:color="D3D3D3"/>
              <w:left w:val="single" w:sz="0" w:space="0" w:color="D3D3D3"/>
              <w:bottom w:val="single" w:sz="0" w:space="0" w:color="D3D3D3"/>
              <w:right w:val="single" w:sz="0" w:space="0" w:color="D3D3D3"/>
            </w:tcBorders>
          </w:tcPr>
          <w:p w14:paraId="3ED417B1" w14:textId="77777777" w:rsidR="00524773" w:rsidRDefault="00524773" w:rsidP="00C670FC">
            <w:pPr>
              <w:keepNext/>
              <w:spacing w:after="60"/>
              <w:rPr>
                <w:ins w:id="7248" w:author="Wittman, Jacob (CDC/DDNID/NCCDPHP/DDT) (CTR)" w:date="2023-08-15T14:04:00Z"/>
              </w:rPr>
            </w:pPr>
            <w:ins w:id="7249" w:author="Wittman, Jacob (CDC/DDNID/NCCDPHP/DDT) (CTR)" w:date="2023-08-15T14:04:00Z">
              <w:r>
                <w:rPr>
                  <w:rFonts w:ascii="Calibri" w:hAnsi="Calibri"/>
                  <w:sz w:val="20"/>
                </w:rPr>
                <w:t>2012</w:t>
              </w:r>
            </w:ins>
          </w:p>
        </w:tc>
        <w:tc>
          <w:tcPr>
            <w:tcW w:w="0" w:type="auto"/>
            <w:tcBorders>
              <w:top w:val="single" w:sz="0" w:space="0" w:color="D3D3D3"/>
              <w:left w:val="single" w:sz="0" w:space="0" w:color="D3D3D3"/>
              <w:bottom w:val="single" w:sz="0" w:space="0" w:color="D3D3D3"/>
              <w:right w:val="single" w:sz="0" w:space="0" w:color="D3D3D3"/>
            </w:tcBorders>
          </w:tcPr>
          <w:p w14:paraId="699DC4A7" w14:textId="77777777" w:rsidR="00524773" w:rsidRDefault="00524773" w:rsidP="00C670FC">
            <w:pPr>
              <w:keepNext/>
              <w:spacing w:after="60"/>
              <w:rPr>
                <w:ins w:id="7250" w:author="Wittman, Jacob (CDC/DDNID/NCCDPHP/DDT) (CTR)" w:date="2023-08-15T14:04:00Z"/>
              </w:rPr>
            </w:pPr>
            <w:ins w:id="7251" w:author="Wittman, Jacob (CDC/DDNID/NCCDPHP/DDT) (CTR)" w:date="2023-08-15T14:04:00Z">
              <w:r>
                <w:rPr>
                  <w:rFonts w:ascii="Calibri" w:hAnsi="Calibri"/>
                  <w:sz w:val="20"/>
                </w:rPr>
                <w:t>-19.4 (-38.3, 5.2)</w:t>
              </w:r>
            </w:ins>
          </w:p>
        </w:tc>
        <w:tc>
          <w:tcPr>
            <w:tcW w:w="0" w:type="auto"/>
            <w:tcBorders>
              <w:top w:val="single" w:sz="0" w:space="0" w:color="D3D3D3"/>
              <w:left w:val="single" w:sz="0" w:space="0" w:color="D3D3D3"/>
              <w:bottom w:val="single" w:sz="0" w:space="0" w:color="D3D3D3"/>
              <w:right w:val="single" w:sz="0" w:space="0" w:color="D3D3D3"/>
            </w:tcBorders>
          </w:tcPr>
          <w:p w14:paraId="648E3553" w14:textId="77777777" w:rsidR="00524773" w:rsidRDefault="00524773" w:rsidP="00C670FC">
            <w:pPr>
              <w:keepNext/>
              <w:spacing w:after="60"/>
              <w:rPr>
                <w:ins w:id="7252" w:author="Wittman, Jacob (CDC/DDNID/NCCDPHP/DDT) (CTR)" w:date="2023-08-15T14:04:00Z"/>
              </w:rPr>
            </w:pPr>
            <w:ins w:id="7253" w:author="Wittman, Jacob (CDC/DDNID/NCCDPHP/DDT) (CTR)" w:date="2023-08-15T14:04:00Z">
              <w:r>
                <w:rPr>
                  <w:rFonts w:ascii="Calibri" w:hAnsi="Calibri"/>
                  <w:sz w:val="20"/>
                </w:rPr>
                <w:t>15.3 (3.0, 29.1)</w:t>
              </w:r>
            </w:ins>
          </w:p>
        </w:tc>
        <w:tc>
          <w:tcPr>
            <w:tcW w:w="0" w:type="auto"/>
            <w:tcBorders>
              <w:top w:val="single" w:sz="0" w:space="0" w:color="D3D3D3"/>
              <w:left w:val="single" w:sz="0" w:space="0" w:color="D3D3D3"/>
              <w:bottom w:val="single" w:sz="0" w:space="0" w:color="D3D3D3"/>
              <w:right w:val="single" w:sz="0" w:space="0" w:color="D3D3D3"/>
            </w:tcBorders>
          </w:tcPr>
          <w:p w14:paraId="3EA09841" w14:textId="77777777" w:rsidR="00524773" w:rsidRDefault="00524773" w:rsidP="00C670FC">
            <w:pPr>
              <w:keepNext/>
              <w:spacing w:after="60"/>
              <w:rPr>
                <w:ins w:id="7254" w:author="Wittman, Jacob (CDC/DDNID/NCCDPHP/DDT) (CTR)" w:date="2023-08-15T14:04:00Z"/>
              </w:rPr>
            </w:pPr>
            <w:ins w:id="7255" w:author="Wittman, Jacob (CDC/DDNID/NCCDPHP/DDT) (CTR)" w:date="2023-08-15T14:04:00Z">
              <w:r>
                <w:rPr>
                  <w:rFonts w:ascii="Calibri" w:hAnsi="Calibri"/>
                  <w:sz w:val="20"/>
                </w:rPr>
                <w:t>1.2 (-8.4, 11.9)</w:t>
              </w:r>
            </w:ins>
          </w:p>
        </w:tc>
      </w:tr>
      <w:tr w:rsidR="00524773" w14:paraId="37E5C94B" w14:textId="77777777" w:rsidTr="00C670FC">
        <w:trPr>
          <w:cantSplit/>
          <w:jc w:val="center"/>
          <w:ins w:id="725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0B06AF3" w14:textId="77777777" w:rsidR="00524773" w:rsidRDefault="00524773" w:rsidP="00C670FC">
            <w:pPr>
              <w:keepNext/>
              <w:spacing w:after="60"/>
              <w:rPr>
                <w:ins w:id="7257" w:author="Wittman, Jacob (CDC/DDNID/NCCDPHP/DDT) (CTR)" w:date="2023-08-15T14:04:00Z"/>
              </w:rPr>
            </w:pPr>
            <w:ins w:id="7258" w:author="Wittman, Jacob (CDC/DDNID/NCCDPHP/DDT) (CTR)" w:date="2023-08-15T14:04:00Z">
              <w:r>
                <w:rPr>
                  <w:rFonts w:ascii="Calibri" w:hAnsi="Calibri"/>
                  <w:sz w:val="20"/>
                </w:rPr>
                <w:t>100%—199%</w:t>
              </w:r>
            </w:ins>
          </w:p>
        </w:tc>
        <w:tc>
          <w:tcPr>
            <w:tcW w:w="0" w:type="auto"/>
            <w:tcBorders>
              <w:top w:val="single" w:sz="0" w:space="0" w:color="D3D3D3"/>
              <w:left w:val="single" w:sz="0" w:space="0" w:color="D3D3D3"/>
              <w:bottom w:val="single" w:sz="0" w:space="0" w:color="D3D3D3"/>
              <w:right w:val="single" w:sz="0" w:space="0" w:color="D3D3D3"/>
            </w:tcBorders>
          </w:tcPr>
          <w:p w14:paraId="3B03D674" w14:textId="77777777" w:rsidR="00524773" w:rsidRDefault="00524773" w:rsidP="00C670FC">
            <w:pPr>
              <w:keepNext/>
              <w:spacing w:after="60"/>
              <w:rPr>
                <w:ins w:id="7259" w:author="Wittman, Jacob (CDC/DDNID/NCCDPHP/DDT) (CTR)" w:date="2023-08-15T14:04:00Z"/>
              </w:rPr>
            </w:pPr>
            <w:ins w:id="7260"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1D46E274" w14:textId="77777777" w:rsidR="00524773" w:rsidRDefault="00524773" w:rsidP="00C670FC">
            <w:pPr>
              <w:keepNext/>
              <w:spacing w:after="60"/>
              <w:rPr>
                <w:ins w:id="7261" w:author="Wittman, Jacob (CDC/DDNID/NCCDPHP/DDT) (CTR)" w:date="2023-08-15T14:04:00Z"/>
              </w:rPr>
            </w:pPr>
            <w:ins w:id="7262" w:author="Wittman, Jacob (CDC/DDNID/NCCDPHP/DDT) (CTR)" w:date="2023-08-15T14:04:00Z">
              <w:r>
                <w:rPr>
                  <w:rFonts w:ascii="Calibri" w:hAnsi="Calibri"/>
                  <w:sz w:val="20"/>
                </w:rPr>
                <w:t>6.4 (2.2)</w:t>
              </w:r>
            </w:ins>
          </w:p>
        </w:tc>
        <w:tc>
          <w:tcPr>
            <w:tcW w:w="0" w:type="auto"/>
            <w:tcBorders>
              <w:top w:val="single" w:sz="0" w:space="0" w:color="D3D3D3"/>
              <w:left w:val="single" w:sz="0" w:space="0" w:color="D3D3D3"/>
              <w:bottom w:val="single" w:sz="0" w:space="0" w:color="D3D3D3"/>
              <w:right w:val="single" w:sz="0" w:space="0" w:color="D3D3D3"/>
            </w:tcBorders>
          </w:tcPr>
          <w:p w14:paraId="436A4C77" w14:textId="77777777" w:rsidR="00524773" w:rsidRDefault="00524773" w:rsidP="00C670FC">
            <w:pPr>
              <w:keepNext/>
              <w:spacing w:after="60"/>
              <w:rPr>
                <w:ins w:id="7263" w:author="Wittman, Jacob (CDC/DDNID/NCCDPHP/DDT) (CTR)" w:date="2023-08-15T14:04:00Z"/>
              </w:rPr>
            </w:pPr>
            <w:ins w:id="7264" w:author="Wittman, Jacob (CDC/DDNID/NCCDPHP/DDT) (CTR)" w:date="2023-08-15T14:04:00Z">
              <w:r>
                <w:rPr>
                  <w:rFonts w:ascii="Calibri" w:hAnsi="Calibri"/>
                  <w:sz w:val="20"/>
                </w:rPr>
                <w:t>7.9 (2.6)</w:t>
              </w:r>
            </w:ins>
          </w:p>
        </w:tc>
        <w:tc>
          <w:tcPr>
            <w:tcW w:w="0" w:type="auto"/>
            <w:tcBorders>
              <w:top w:val="single" w:sz="0" w:space="0" w:color="D3D3D3"/>
              <w:left w:val="single" w:sz="0" w:space="0" w:color="D3D3D3"/>
              <w:bottom w:val="single" w:sz="0" w:space="0" w:color="D3D3D3"/>
              <w:right w:val="single" w:sz="0" w:space="0" w:color="D3D3D3"/>
            </w:tcBorders>
          </w:tcPr>
          <w:p w14:paraId="60044047" w14:textId="77777777" w:rsidR="00524773" w:rsidRDefault="00524773" w:rsidP="00C670FC">
            <w:pPr>
              <w:keepNext/>
              <w:spacing w:after="60"/>
              <w:rPr>
                <w:ins w:id="7265" w:author="Wittman, Jacob (CDC/DDNID/NCCDPHP/DDT) (CTR)" w:date="2023-08-15T14:04:00Z"/>
              </w:rPr>
            </w:pPr>
            <w:ins w:id="7266" w:author="Wittman, Jacob (CDC/DDNID/NCCDPHP/DDT) (CTR)" w:date="2023-08-15T14:04:00Z">
              <w:r>
                <w:rPr>
                  <w:rFonts w:ascii="Calibri" w:hAnsi="Calibri"/>
                  <w:sz w:val="20"/>
                </w:rPr>
                <w:t>2.7 (1.5)</w:t>
              </w:r>
            </w:ins>
          </w:p>
        </w:tc>
        <w:tc>
          <w:tcPr>
            <w:tcW w:w="0" w:type="auto"/>
            <w:tcBorders>
              <w:top w:val="single" w:sz="0" w:space="0" w:color="D3D3D3"/>
              <w:left w:val="single" w:sz="0" w:space="0" w:color="D3D3D3"/>
              <w:bottom w:val="single" w:sz="0" w:space="0" w:color="D3D3D3"/>
              <w:right w:val="single" w:sz="0" w:space="0" w:color="D3D3D3"/>
            </w:tcBorders>
          </w:tcPr>
          <w:p w14:paraId="1E22D5D6" w14:textId="77777777" w:rsidR="00524773" w:rsidRDefault="00524773" w:rsidP="00C670FC">
            <w:pPr>
              <w:keepNext/>
              <w:spacing w:after="60"/>
              <w:rPr>
                <w:ins w:id="7267" w:author="Wittman, Jacob (CDC/DDNID/NCCDPHP/DDT) (CTR)" w:date="2023-08-15T14:04:00Z"/>
              </w:rPr>
            </w:pPr>
            <w:ins w:id="7268"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397237C0" w14:textId="77777777" w:rsidR="00524773" w:rsidRDefault="00524773" w:rsidP="00C670FC">
            <w:pPr>
              <w:keepNext/>
              <w:spacing w:after="60"/>
              <w:rPr>
                <w:ins w:id="7269" w:author="Wittman, Jacob (CDC/DDNID/NCCDPHP/DDT) (CTR)" w:date="2023-08-15T14:04:00Z"/>
              </w:rPr>
            </w:pPr>
            <w:ins w:id="7270" w:author="Wittman, Jacob (CDC/DDNID/NCCDPHP/DDT) (CTR)" w:date="2023-08-15T14:04:00Z">
              <w:r>
                <w:rPr>
                  <w:rFonts w:ascii="Calibri" w:hAnsi="Calibri"/>
                  <w:sz w:val="20"/>
                </w:rPr>
                <w:t>6.3 (2.3)</w:t>
              </w:r>
            </w:ins>
          </w:p>
        </w:tc>
        <w:tc>
          <w:tcPr>
            <w:tcW w:w="0" w:type="auto"/>
            <w:tcBorders>
              <w:top w:val="single" w:sz="0" w:space="0" w:color="D3D3D3"/>
              <w:left w:val="single" w:sz="0" w:space="0" w:color="D3D3D3"/>
              <w:bottom w:val="single" w:sz="0" w:space="0" w:color="D3D3D3"/>
              <w:right w:val="single" w:sz="0" w:space="0" w:color="D3D3D3"/>
            </w:tcBorders>
          </w:tcPr>
          <w:p w14:paraId="6DD1A5C0" w14:textId="77777777" w:rsidR="00524773" w:rsidRDefault="00524773" w:rsidP="00C670FC">
            <w:pPr>
              <w:keepNext/>
              <w:spacing w:after="60"/>
              <w:rPr>
                <w:ins w:id="7271" w:author="Wittman, Jacob (CDC/DDNID/NCCDPHP/DDT) (CTR)" w:date="2023-08-15T14:04:00Z"/>
              </w:rPr>
            </w:pPr>
            <w:ins w:id="7272" w:author="Wittman, Jacob (CDC/DDNID/NCCDPHP/DDT) (CTR)" w:date="2023-08-15T14:04:00Z">
              <w:r>
                <w:rPr>
                  <w:rFonts w:ascii="Calibri" w:hAnsi="Calibri"/>
                  <w:sz w:val="20"/>
                </w:rPr>
                <w:t>3.3 (1.3)</w:t>
              </w:r>
            </w:ins>
          </w:p>
        </w:tc>
        <w:tc>
          <w:tcPr>
            <w:tcW w:w="0" w:type="auto"/>
            <w:tcBorders>
              <w:top w:val="single" w:sz="0" w:space="0" w:color="D3D3D3"/>
              <w:left w:val="single" w:sz="0" w:space="0" w:color="D3D3D3"/>
              <w:bottom w:val="single" w:sz="0" w:space="0" w:color="D3D3D3"/>
              <w:right w:val="single" w:sz="0" w:space="0" w:color="D3D3D3"/>
            </w:tcBorders>
          </w:tcPr>
          <w:p w14:paraId="1ED0B143" w14:textId="77777777" w:rsidR="00524773" w:rsidRDefault="00524773" w:rsidP="00C670FC">
            <w:pPr>
              <w:keepNext/>
              <w:spacing w:after="60"/>
              <w:rPr>
                <w:ins w:id="7273" w:author="Wittman, Jacob (CDC/DDNID/NCCDPHP/DDT) (CTR)" w:date="2023-08-15T14:04:00Z"/>
              </w:rPr>
            </w:pPr>
            <w:ins w:id="7274" w:author="Wittman, Jacob (CDC/DDNID/NCCDPHP/DDT) (CTR)" w:date="2023-08-15T14:04:00Z">
              <w:r>
                <w:rPr>
                  <w:rFonts w:ascii="Calibri" w:hAnsi="Calibri"/>
                  <w:sz w:val="20"/>
                </w:rPr>
                <w:t>3.1 (1.2)</w:t>
              </w:r>
            </w:ins>
          </w:p>
        </w:tc>
        <w:tc>
          <w:tcPr>
            <w:tcW w:w="0" w:type="auto"/>
            <w:tcBorders>
              <w:top w:val="single" w:sz="0" w:space="0" w:color="D3D3D3"/>
              <w:left w:val="single" w:sz="0" w:space="0" w:color="D3D3D3"/>
              <w:bottom w:val="single" w:sz="0" w:space="0" w:color="D3D3D3"/>
              <w:right w:val="single" w:sz="0" w:space="0" w:color="D3D3D3"/>
            </w:tcBorders>
          </w:tcPr>
          <w:p w14:paraId="472D0A37" w14:textId="77777777" w:rsidR="00524773" w:rsidRDefault="00524773" w:rsidP="00C670FC">
            <w:pPr>
              <w:keepNext/>
              <w:spacing w:after="60"/>
              <w:rPr>
                <w:ins w:id="7275" w:author="Wittman, Jacob (CDC/DDNID/NCCDPHP/DDT) (CTR)" w:date="2023-08-15T14:04:00Z"/>
              </w:rPr>
            </w:pPr>
            <w:ins w:id="7276" w:author="Wittman, Jacob (CDC/DDNID/NCCDPHP/DDT) (CTR)" w:date="2023-08-15T14:04:00Z">
              <w:r>
                <w:rPr>
                  <w:rFonts w:ascii="Calibri" w:hAnsi="Calibri"/>
                  <w:sz w:val="20"/>
                </w:rPr>
                <w:t>2.3 (0.9)</w:t>
              </w:r>
            </w:ins>
          </w:p>
        </w:tc>
        <w:tc>
          <w:tcPr>
            <w:tcW w:w="0" w:type="auto"/>
            <w:tcBorders>
              <w:top w:val="single" w:sz="0" w:space="0" w:color="D3D3D3"/>
              <w:left w:val="single" w:sz="0" w:space="0" w:color="D3D3D3"/>
              <w:bottom w:val="single" w:sz="0" w:space="0" w:color="D3D3D3"/>
              <w:right w:val="single" w:sz="0" w:space="0" w:color="D3D3D3"/>
            </w:tcBorders>
          </w:tcPr>
          <w:p w14:paraId="25EDC6A2" w14:textId="77777777" w:rsidR="00524773" w:rsidRDefault="00524773" w:rsidP="00C670FC">
            <w:pPr>
              <w:keepNext/>
              <w:spacing w:after="60"/>
              <w:rPr>
                <w:ins w:id="7277" w:author="Wittman, Jacob (CDC/DDNID/NCCDPHP/DDT) (CTR)" w:date="2023-08-15T14:04:00Z"/>
              </w:rPr>
            </w:pPr>
            <w:ins w:id="7278"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2DEA08D9" w14:textId="77777777" w:rsidR="00524773" w:rsidRDefault="00524773" w:rsidP="00C670FC">
            <w:pPr>
              <w:keepNext/>
              <w:spacing w:after="60"/>
              <w:rPr>
                <w:ins w:id="7279" w:author="Wittman, Jacob (CDC/DDNID/NCCDPHP/DDT) (CTR)" w:date="2023-08-15T14:04:00Z"/>
              </w:rPr>
            </w:pPr>
            <w:ins w:id="7280" w:author="Wittman, Jacob (CDC/DDNID/NCCDPHP/DDT) (CTR)" w:date="2023-08-15T14:04:00Z">
              <w:r>
                <w:rPr>
                  <w:rFonts w:ascii="Calibri" w:hAnsi="Calibri"/>
                  <w:sz w:val="20"/>
                </w:rPr>
                <w:t>11.7 (3.1)</w:t>
              </w:r>
            </w:ins>
          </w:p>
        </w:tc>
        <w:tc>
          <w:tcPr>
            <w:tcW w:w="0" w:type="auto"/>
            <w:tcBorders>
              <w:top w:val="single" w:sz="0" w:space="0" w:color="D3D3D3"/>
              <w:left w:val="single" w:sz="0" w:space="0" w:color="D3D3D3"/>
              <w:bottom w:val="single" w:sz="0" w:space="0" w:color="D3D3D3"/>
              <w:right w:val="single" w:sz="0" w:space="0" w:color="D3D3D3"/>
            </w:tcBorders>
          </w:tcPr>
          <w:p w14:paraId="06623810" w14:textId="77777777" w:rsidR="00524773" w:rsidRDefault="00524773" w:rsidP="00C670FC">
            <w:pPr>
              <w:keepNext/>
              <w:spacing w:after="60"/>
              <w:rPr>
                <w:ins w:id="7281" w:author="Wittman, Jacob (CDC/DDNID/NCCDPHP/DDT) (CTR)" w:date="2023-08-15T14:04:00Z"/>
              </w:rPr>
            </w:pPr>
            <w:ins w:id="7282" w:author="Wittman, Jacob (CDC/DDNID/NCCDPHP/DDT) (CTR)" w:date="2023-08-15T14:04:00Z">
              <w:r>
                <w:rPr>
                  <w:rFonts w:ascii="Calibri" w:hAnsi="Calibri"/>
                  <w:sz w:val="20"/>
                </w:rPr>
                <w:t>17.3 (3.7)</w:t>
              </w:r>
            </w:ins>
          </w:p>
        </w:tc>
        <w:tc>
          <w:tcPr>
            <w:tcW w:w="0" w:type="auto"/>
            <w:tcBorders>
              <w:top w:val="single" w:sz="0" w:space="0" w:color="D3D3D3"/>
              <w:left w:val="single" w:sz="0" w:space="0" w:color="D3D3D3"/>
              <w:bottom w:val="single" w:sz="0" w:space="0" w:color="D3D3D3"/>
              <w:right w:val="single" w:sz="0" w:space="0" w:color="D3D3D3"/>
            </w:tcBorders>
          </w:tcPr>
          <w:p w14:paraId="010D7F61" w14:textId="77777777" w:rsidR="00524773" w:rsidRDefault="00524773" w:rsidP="00C670FC">
            <w:pPr>
              <w:keepNext/>
              <w:spacing w:after="60"/>
              <w:rPr>
                <w:ins w:id="7283" w:author="Wittman, Jacob (CDC/DDNID/NCCDPHP/DDT) (CTR)" w:date="2023-08-15T14:04:00Z"/>
              </w:rPr>
            </w:pPr>
            <w:ins w:id="7284" w:author="Wittman, Jacob (CDC/DDNID/NCCDPHP/DDT) (CTR)" w:date="2023-08-15T14:04:00Z">
              <w:r>
                <w:rPr>
                  <w:rFonts w:ascii="Calibri" w:hAnsi="Calibri"/>
                  <w:sz w:val="20"/>
                </w:rPr>
                <w:t>5.6 (3.1)</w:t>
              </w:r>
            </w:ins>
          </w:p>
        </w:tc>
        <w:tc>
          <w:tcPr>
            <w:tcW w:w="0" w:type="auto"/>
            <w:tcBorders>
              <w:top w:val="single" w:sz="0" w:space="0" w:color="D3D3D3"/>
              <w:left w:val="single" w:sz="0" w:space="0" w:color="D3D3D3"/>
              <w:bottom w:val="single" w:sz="0" w:space="0" w:color="D3D3D3"/>
              <w:right w:val="single" w:sz="0" w:space="0" w:color="D3D3D3"/>
            </w:tcBorders>
          </w:tcPr>
          <w:p w14:paraId="7DDC5D3D" w14:textId="77777777" w:rsidR="00524773" w:rsidRDefault="00524773" w:rsidP="00C670FC">
            <w:pPr>
              <w:keepNext/>
              <w:spacing w:after="60"/>
              <w:rPr>
                <w:ins w:id="7285" w:author="Wittman, Jacob (CDC/DDNID/NCCDPHP/DDT) (CTR)" w:date="2023-08-15T14:04:00Z"/>
              </w:rPr>
            </w:pPr>
            <w:ins w:id="7286" w:author="Wittman, Jacob (CDC/DDNID/NCCDPHP/DDT) (CTR)" w:date="2023-08-15T14:04:00Z">
              <w:r>
                <w:rPr>
                  <w:rFonts w:ascii="Calibri" w:hAnsi="Calibri"/>
                  <w:sz w:val="20"/>
                </w:rPr>
                <w:t>10.6 (3.4)</w:t>
              </w:r>
            </w:ins>
          </w:p>
        </w:tc>
        <w:tc>
          <w:tcPr>
            <w:tcW w:w="0" w:type="auto"/>
            <w:tcBorders>
              <w:top w:val="single" w:sz="0" w:space="0" w:color="D3D3D3"/>
              <w:left w:val="single" w:sz="0" w:space="0" w:color="D3D3D3"/>
              <w:bottom w:val="single" w:sz="0" w:space="0" w:color="D3D3D3"/>
              <w:right w:val="single" w:sz="0" w:space="0" w:color="D3D3D3"/>
            </w:tcBorders>
          </w:tcPr>
          <w:p w14:paraId="09F1E56D" w14:textId="77777777" w:rsidR="00524773" w:rsidRDefault="00524773" w:rsidP="00C670FC">
            <w:pPr>
              <w:keepNext/>
              <w:spacing w:after="60"/>
              <w:rPr>
                <w:ins w:id="7287" w:author="Wittman, Jacob (CDC/DDNID/NCCDPHP/DDT) (CTR)" w:date="2023-08-15T14:04:00Z"/>
              </w:rPr>
            </w:pPr>
            <w:ins w:id="7288" w:author="Wittman, Jacob (CDC/DDNID/NCCDPHP/DDT) (CTR)" w:date="2023-08-15T14:04:00Z">
              <w:r>
                <w:rPr>
                  <w:rFonts w:ascii="Calibri" w:hAnsi="Calibri"/>
                  <w:sz w:val="20"/>
                </w:rPr>
                <w:t>-13.0 (-122.9, 96.9)</w:t>
              </w:r>
            </w:ins>
          </w:p>
        </w:tc>
        <w:tc>
          <w:tcPr>
            <w:tcW w:w="0" w:type="auto"/>
            <w:tcBorders>
              <w:top w:val="single" w:sz="0" w:space="0" w:color="D3D3D3"/>
              <w:left w:val="single" w:sz="0" w:space="0" w:color="D3D3D3"/>
              <w:bottom w:val="single" w:sz="0" w:space="0" w:color="D3D3D3"/>
              <w:right w:val="single" w:sz="0" w:space="0" w:color="D3D3D3"/>
            </w:tcBorders>
          </w:tcPr>
          <w:p w14:paraId="1FFB33C8" w14:textId="77777777" w:rsidR="00524773" w:rsidRDefault="00524773" w:rsidP="00C670FC">
            <w:pPr>
              <w:keepNext/>
              <w:spacing w:after="60"/>
              <w:rPr>
                <w:ins w:id="728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2FE4771" w14:textId="77777777" w:rsidR="00524773" w:rsidRDefault="00524773" w:rsidP="00C670FC">
            <w:pPr>
              <w:keepNext/>
              <w:spacing w:after="60"/>
              <w:rPr>
                <w:ins w:id="7290" w:author="Wittman, Jacob (CDC/DDNID/NCCDPHP/DDT) (CTR)" w:date="2023-08-15T14:04:00Z"/>
              </w:rPr>
            </w:pPr>
            <w:ins w:id="7291" w:author="Wittman, Jacob (CDC/DDNID/NCCDPHP/DDT) (CTR)" w:date="2023-08-15T14:04:00Z">
              <w:r>
                <w:rPr>
                  <w:rFonts w:ascii="Calibri" w:hAnsi="Calibri"/>
                  <w:sz w:val="20"/>
                </w:rPr>
                <w:t>3.3 (-9.4, 17.8)</w:t>
              </w:r>
            </w:ins>
          </w:p>
        </w:tc>
        <w:tc>
          <w:tcPr>
            <w:tcW w:w="0" w:type="auto"/>
            <w:tcBorders>
              <w:top w:val="single" w:sz="0" w:space="0" w:color="D3D3D3"/>
              <w:left w:val="single" w:sz="0" w:space="0" w:color="D3D3D3"/>
              <w:bottom w:val="single" w:sz="0" w:space="0" w:color="D3D3D3"/>
              <w:right w:val="single" w:sz="0" w:space="0" w:color="D3D3D3"/>
            </w:tcBorders>
          </w:tcPr>
          <w:p w14:paraId="70076DF9" w14:textId="77777777" w:rsidR="00524773" w:rsidRDefault="00524773" w:rsidP="00C670FC">
            <w:pPr>
              <w:keepNext/>
              <w:spacing w:after="60"/>
              <w:rPr>
                <w:ins w:id="72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12E4F0" w14:textId="77777777" w:rsidR="00524773" w:rsidRDefault="00524773" w:rsidP="00C670FC">
            <w:pPr>
              <w:keepNext/>
              <w:spacing w:after="60"/>
              <w:rPr>
                <w:ins w:id="7293" w:author="Wittman, Jacob (CDC/DDNID/NCCDPHP/DDT) (CTR)" w:date="2023-08-15T14:04:00Z"/>
              </w:rPr>
            </w:pPr>
            <w:ins w:id="7294" w:author="Wittman, Jacob (CDC/DDNID/NCCDPHP/DDT) (CTR)" w:date="2023-08-15T14:04:00Z">
              <w:r>
                <w:rPr>
                  <w:rFonts w:ascii="Calibri" w:hAnsi="Calibri"/>
                  <w:sz w:val="20"/>
                </w:rPr>
                <w:t>3.3 (-9.4, 17.8)</w:t>
              </w:r>
            </w:ins>
          </w:p>
        </w:tc>
      </w:tr>
      <w:tr w:rsidR="00524773" w14:paraId="17FF2974" w14:textId="77777777" w:rsidTr="00C670FC">
        <w:trPr>
          <w:cantSplit/>
          <w:jc w:val="center"/>
          <w:ins w:id="729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56810A0" w14:textId="77777777" w:rsidR="00524773" w:rsidRDefault="00524773" w:rsidP="00C670FC">
            <w:pPr>
              <w:keepNext/>
              <w:spacing w:after="60"/>
              <w:rPr>
                <w:ins w:id="7296" w:author="Wittman, Jacob (CDC/DDNID/NCCDPHP/DDT) (CTR)" w:date="2023-08-15T14:04:00Z"/>
              </w:rPr>
            </w:pPr>
            <w:ins w:id="7297" w:author="Wittman, Jacob (CDC/DDNID/NCCDPHP/DDT) (CTR)" w:date="2023-08-15T14:04:00Z">
              <w:r>
                <w:rPr>
                  <w:rFonts w:ascii="Calibri" w:hAnsi="Calibri"/>
                  <w:sz w:val="20"/>
                </w:rPr>
                <w:t>&lt; 100%</w:t>
              </w:r>
            </w:ins>
          </w:p>
        </w:tc>
        <w:tc>
          <w:tcPr>
            <w:tcW w:w="0" w:type="auto"/>
            <w:tcBorders>
              <w:top w:val="single" w:sz="0" w:space="0" w:color="D3D3D3"/>
              <w:left w:val="single" w:sz="0" w:space="0" w:color="D3D3D3"/>
              <w:bottom w:val="single" w:sz="0" w:space="0" w:color="D3D3D3"/>
              <w:right w:val="single" w:sz="0" w:space="0" w:color="D3D3D3"/>
            </w:tcBorders>
          </w:tcPr>
          <w:p w14:paraId="04527D74" w14:textId="77777777" w:rsidR="00524773" w:rsidRDefault="00524773" w:rsidP="00C670FC">
            <w:pPr>
              <w:keepNext/>
              <w:spacing w:after="60"/>
              <w:rPr>
                <w:ins w:id="7298" w:author="Wittman, Jacob (CDC/DDNID/NCCDPHP/DDT) (CTR)" w:date="2023-08-15T14:04:00Z"/>
              </w:rPr>
            </w:pPr>
            <w:ins w:id="7299"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BA38EE0" w14:textId="77777777" w:rsidR="00524773" w:rsidRDefault="00524773" w:rsidP="00C670FC">
            <w:pPr>
              <w:keepNext/>
              <w:spacing w:after="60"/>
              <w:rPr>
                <w:ins w:id="7300" w:author="Wittman, Jacob (CDC/DDNID/NCCDPHP/DDT) (CTR)" w:date="2023-08-15T14:04:00Z"/>
              </w:rPr>
            </w:pPr>
            <w:ins w:id="7301" w:author="Wittman, Jacob (CDC/DDNID/NCCDPHP/DDT) (CTR)" w:date="2023-08-15T14:04:00Z">
              <w:r>
                <w:rPr>
                  <w:rFonts w:ascii="Calibri" w:hAnsi="Calibri"/>
                  <w:sz w:val="20"/>
                </w:rPr>
                <w:t>6.1 (2.2)</w:t>
              </w:r>
            </w:ins>
          </w:p>
        </w:tc>
        <w:tc>
          <w:tcPr>
            <w:tcW w:w="0" w:type="auto"/>
            <w:tcBorders>
              <w:top w:val="single" w:sz="0" w:space="0" w:color="D3D3D3"/>
              <w:left w:val="single" w:sz="0" w:space="0" w:color="D3D3D3"/>
              <w:bottom w:val="single" w:sz="0" w:space="0" w:color="D3D3D3"/>
              <w:right w:val="single" w:sz="0" w:space="0" w:color="D3D3D3"/>
            </w:tcBorders>
          </w:tcPr>
          <w:p w14:paraId="7CAD0901" w14:textId="77777777" w:rsidR="00524773" w:rsidRDefault="00524773" w:rsidP="00C670FC">
            <w:pPr>
              <w:keepNext/>
              <w:spacing w:after="60"/>
              <w:rPr>
                <w:ins w:id="7302" w:author="Wittman, Jacob (CDC/DDNID/NCCDPHP/DDT) (CTR)" w:date="2023-08-15T14:04:00Z"/>
              </w:rPr>
            </w:pPr>
            <w:ins w:id="7303" w:author="Wittman, Jacob (CDC/DDNID/NCCDPHP/DDT) (CTR)" w:date="2023-08-15T14:04:00Z">
              <w:r>
                <w:rPr>
                  <w:rFonts w:ascii="Calibri" w:hAnsi="Calibri"/>
                  <w:sz w:val="20"/>
                </w:rPr>
                <w:t>7.3 (2.4)</w:t>
              </w:r>
            </w:ins>
          </w:p>
        </w:tc>
        <w:tc>
          <w:tcPr>
            <w:tcW w:w="0" w:type="auto"/>
            <w:tcBorders>
              <w:top w:val="single" w:sz="0" w:space="0" w:color="D3D3D3"/>
              <w:left w:val="single" w:sz="0" w:space="0" w:color="D3D3D3"/>
              <w:bottom w:val="single" w:sz="0" w:space="0" w:color="D3D3D3"/>
              <w:right w:val="single" w:sz="0" w:space="0" w:color="D3D3D3"/>
            </w:tcBorders>
          </w:tcPr>
          <w:p w14:paraId="153F5F48" w14:textId="77777777" w:rsidR="00524773" w:rsidRDefault="00524773" w:rsidP="00C670FC">
            <w:pPr>
              <w:keepNext/>
              <w:spacing w:after="60"/>
              <w:rPr>
                <w:ins w:id="7304" w:author="Wittman, Jacob (CDC/DDNID/NCCDPHP/DDT) (CTR)" w:date="2023-08-15T14:04:00Z"/>
              </w:rPr>
            </w:pPr>
            <w:ins w:id="7305" w:author="Wittman, Jacob (CDC/DDNID/NCCDPHP/DDT) (CTR)" w:date="2023-08-15T14:04:00Z">
              <w:r>
                <w:rPr>
                  <w:rFonts w:ascii="Calibri" w:hAnsi="Calibri"/>
                  <w:sz w:val="20"/>
                </w:rPr>
                <w:t>6.0 (1.9)</w:t>
              </w:r>
            </w:ins>
          </w:p>
        </w:tc>
        <w:tc>
          <w:tcPr>
            <w:tcW w:w="0" w:type="auto"/>
            <w:tcBorders>
              <w:top w:val="single" w:sz="0" w:space="0" w:color="D3D3D3"/>
              <w:left w:val="single" w:sz="0" w:space="0" w:color="D3D3D3"/>
              <w:bottom w:val="single" w:sz="0" w:space="0" w:color="D3D3D3"/>
              <w:right w:val="single" w:sz="0" w:space="0" w:color="D3D3D3"/>
            </w:tcBorders>
          </w:tcPr>
          <w:p w14:paraId="3B3700A2" w14:textId="77777777" w:rsidR="00524773" w:rsidRDefault="00524773" w:rsidP="00C670FC">
            <w:pPr>
              <w:keepNext/>
              <w:spacing w:after="60"/>
              <w:rPr>
                <w:ins w:id="7306" w:author="Wittman, Jacob (CDC/DDNID/NCCDPHP/DDT) (CTR)" w:date="2023-08-15T14:04:00Z"/>
              </w:rPr>
            </w:pPr>
            <w:ins w:id="7307" w:author="Wittman, Jacob (CDC/DDNID/NCCDPHP/DDT) (CTR)" w:date="2023-08-15T14:04:00Z">
              <w:r>
                <w:rPr>
                  <w:rFonts w:ascii="Calibri" w:hAnsi="Calibri"/>
                  <w:sz w:val="20"/>
                </w:rPr>
                <w:t>3.3 (1.2)</w:t>
              </w:r>
            </w:ins>
          </w:p>
        </w:tc>
        <w:tc>
          <w:tcPr>
            <w:tcW w:w="0" w:type="auto"/>
            <w:tcBorders>
              <w:top w:val="single" w:sz="0" w:space="0" w:color="D3D3D3"/>
              <w:left w:val="single" w:sz="0" w:space="0" w:color="D3D3D3"/>
              <w:bottom w:val="single" w:sz="0" w:space="0" w:color="D3D3D3"/>
              <w:right w:val="single" w:sz="0" w:space="0" w:color="D3D3D3"/>
            </w:tcBorders>
          </w:tcPr>
          <w:p w14:paraId="48201886" w14:textId="77777777" w:rsidR="00524773" w:rsidRDefault="00524773" w:rsidP="00C670FC">
            <w:pPr>
              <w:keepNext/>
              <w:spacing w:after="60"/>
              <w:rPr>
                <w:ins w:id="7308" w:author="Wittman, Jacob (CDC/DDNID/NCCDPHP/DDT) (CTR)" w:date="2023-08-15T14:04:00Z"/>
              </w:rPr>
            </w:pPr>
            <w:ins w:id="7309" w:author="Wittman, Jacob (CDC/DDNID/NCCDPHP/DDT) (CTR)" w:date="2023-08-15T14:04:00Z">
              <w:r>
                <w:rPr>
                  <w:rFonts w:ascii="Calibri" w:hAnsi="Calibri"/>
                  <w:sz w:val="20"/>
                </w:rPr>
                <w:t>8.8 (2.1)</w:t>
              </w:r>
            </w:ins>
          </w:p>
        </w:tc>
        <w:tc>
          <w:tcPr>
            <w:tcW w:w="0" w:type="auto"/>
            <w:tcBorders>
              <w:top w:val="single" w:sz="0" w:space="0" w:color="D3D3D3"/>
              <w:left w:val="single" w:sz="0" w:space="0" w:color="D3D3D3"/>
              <w:bottom w:val="single" w:sz="0" w:space="0" w:color="D3D3D3"/>
              <w:right w:val="single" w:sz="0" w:space="0" w:color="D3D3D3"/>
            </w:tcBorders>
          </w:tcPr>
          <w:p w14:paraId="1259A612" w14:textId="77777777" w:rsidR="00524773" w:rsidRDefault="00524773" w:rsidP="00C670FC">
            <w:pPr>
              <w:keepNext/>
              <w:spacing w:after="60"/>
              <w:rPr>
                <w:ins w:id="7310" w:author="Wittman, Jacob (CDC/DDNID/NCCDPHP/DDT) (CTR)" w:date="2023-08-15T14:04:00Z"/>
              </w:rPr>
            </w:pPr>
            <w:ins w:id="7311" w:author="Wittman, Jacob (CDC/DDNID/NCCDPHP/DDT) (CTR)" w:date="2023-08-15T14:04:00Z">
              <w:r>
                <w:rPr>
                  <w:rFonts w:ascii="Calibri" w:hAnsi="Calibri"/>
                  <w:sz w:val="20"/>
                </w:rPr>
                <w:t>4.7 (1.9)</w:t>
              </w:r>
            </w:ins>
          </w:p>
        </w:tc>
        <w:tc>
          <w:tcPr>
            <w:tcW w:w="0" w:type="auto"/>
            <w:tcBorders>
              <w:top w:val="single" w:sz="0" w:space="0" w:color="D3D3D3"/>
              <w:left w:val="single" w:sz="0" w:space="0" w:color="D3D3D3"/>
              <w:bottom w:val="single" w:sz="0" w:space="0" w:color="D3D3D3"/>
              <w:right w:val="single" w:sz="0" w:space="0" w:color="D3D3D3"/>
            </w:tcBorders>
          </w:tcPr>
          <w:p w14:paraId="1444CEC4" w14:textId="77777777" w:rsidR="00524773" w:rsidRDefault="00524773" w:rsidP="00C670FC">
            <w:pPr>
              <w:keepNext/>
              <w:spacing w:after="60"/>
              <w:rPr>
                <w:ins w:id="7312" w:author="Wittman, Jacob (CDC/DDNID/NCCDPHP/DDT) (CTR)" w:date="2023-08-15T14:04:00Z"/>
              </w:rPr>
            </w:pPr>
            <w:ins w:id="7313" w:author="Wittman, Jacob (CDC/DDNID/NCCDPHP/DDT) (CTR)" w:date="2023-08-15T14:04:00Z">
              <w:r>
                <w:rPr>
                  <w:rFonts w:ascii="Calibri" w:hAnsi="Calibri"/>
                  <w:sz w:val="20"/>
                </w:rPr>
                <w:t>5.5 (2.0)</w:t>
              </w:r>
            </w:ins>
          </w:p>
        </w:tc>
        <w:tc>
          <w:tcPr>
            <w:tcW w:w="0" w:type="auto"/>
            <w:tcBorders>
              <w:top w:val="single" w:sz="0" w:space="0" w:color="D3D3D3"/>
              <w:left w:val="single" w:sz="0" w:space="0" w:color="D3D3D3"/>
              <w:bottom w:val="single" w:sz="0" w:space="0" w:color="D3D3D3"/>
              <w:right w:val="single" w:sz="0" w:space="0" w:color="D3D3D3"/>
            </w:tcBorders>
          </w:tcPr>
          <w:p w14:paraId="2EBD00F5" w14:textId="77777777" w:rsidR="00524773" w:rsidRDefault="00524773" w:rsidP="00C670FC">
            <w:pPr>
              <w:keepNext/>
              <w:spacing w:after="60"/>
              <w:rPr>
                <w:ins w:id="7314" w:author="Wittman, Jacob (CDC/DDNID/NCCDPHP/DDT) (CTR)" w:date="2023-08-15T14:04:00Z"/>
              </w:rPr>
            </w:pPr>
            <w:ins w:id="7315" w:author="Wittman, Jacob (CDC/DDNID/NCCDPHP/DDT) (CTR)" w:date="2023-08-15T14:04:00Z">
              <w:r>
                <w:rPr>
                  <w:rFonts w:ascii="Calibri" w:hAnsi="Calibri"/>
                  <w:sz w:val="20"/>
                </w:rPr>
                <w:t>3.1 (1.2)</w:t>
              </w:r>
            </w:ins>
          </w:p>
        </w:tc>
        <w:tc>
          <w:tcPr>
            <w:tcW w:w="0" w:type="auto"/>
            <w:tcBorders>
              <w:top w:val="single" w:sz="0" w:space="0" w:color="D3D3D3"/>
              <w:left w:val="single" w:sz="0" w:space="0" w:color="D3D3D3"/>
              <w:bottom w:val="single" w:sz="0" w:space="0" w:color="D3D3D3"/>
              <w:right w:val="single" w:sz="0" w:space="0" w:color="D3D3D3"/>
            </w:tcBorders>
          </w:tcPr>
          <w:p w14:paraId="23DA82FC" w14:textId="77777777" w:rsidR="00524773" w:rsidRDefault="00524773" w:rsidP="00C670FC">
            <w:pPr>
              <w:keepNext/>
              <w:spacing w:after="60"/>
              <w:rPr>
                <w:ins w:id="7316" w:author="Wittman, Jacob (CDC/DDNID/NCCDPHP/DDT) (CTR)" w:date="2023-08-15T14:04:00Z"/>
              </w:rPr>
            </w:pPr>
            <w:ins w:id="7317" w:author="Wittman, Jacob (CDC/DDNID/NCCDPHP/DDT) (CTR)" w:date="2023-08-15T14:04:00Z">
              <w:r>
                <w:rPr>
                  <w:rFonts w:ascii="Calibri" w:hAnsi="Calibri"/>
                  <w:sz w:val="20"/>
                </w:rPr>
                <w:t>4.6 (2.1)</w:t>
              </w:r>
            </w:ins>
          </w:p>
        </w:tc>
        <w:tc>
          <w:tcPr>
            <w:tcW w:w="0" w:type="auto"/>
            <w:tcBorders>
              <w:top w:val="single" w:sz="0" w:space="0" w:color="D3D3D3"/>
              <w:left w:val="single" w:sz="0" w:space="0" w:color="D3D3D3"/>
              <w:bottom w:val="single" w:sz="0" w:space="0" w:color="D3D3D3"/>
              <w:right w:val="single" w:sz="0" w:space="0" w:color="D3D3D3"/>
            </w:tcBorders>
          </w:tcPr>
          <w:p w14:paraId="10DFB812" w14:textId="77777777" w:rsidR="00524773" w:rsidRDefault="00524773" w:rsidP="00C670FC">
            <w:pPr>
              <w:keepNext/>
              <w:spacing w:after="60"/>
              <w:rPr>
                <w:ins w:id="7318" w:author="Wittman, Jacob (CDC/DDNID/NCCDPHP/DDT) (CTR)" w:date="2023-08-15T14:04:00Z"/>
              </w:rPr>
            </w:pPr>
            <w:ins w:id="7319" w:author="Wittman, Jacob (CDC/DDNID/NCCDPHP/DDT) (CTR)" w:date="2023-08-15T14:04:00Z">
              <w:r>
                <w:rPr>
                  <w:rFonts w:ascii="Calibri" w:hAnsi="Calibri"/>
                  <w:sz w:val="20"/>
                </w:rPr>
                <w:t>9.3 (2.3)</w:t>
              </w:r>
            </w:ins>
          </w:p>
        </w:tc>
        <w:tc>
          <w:tcPr>
            <w:tcW w:w="0" w:type="auto"/>
            <w:tcBorders>
              <w:top w:val="single" w:sz="0" w:space="0" w:color="D3D3D3"/>
              <w:left w:val="single" w:sz="0" w:space="0" w:color="D3D3D3"/>
              <w:bottom w:val="single" w:sz="0" w:space="0" w:color="D3D3D3"/>
              <w:right w:val="single" w:sz="0" w:space="0" w:color="D3D3D3"/>
            </w:tcBorders>
          </w:tcPr>
          <w:p w14:paraId="71A538B1" w14:textId="77777777" w:rsidR="00524773" w:rsidRDefault="00524773" w:rsidP="00C670FC">
            <w:pPr>
              <w:keepNext/>
              <w:spacing w:after="60"/>
              <w:rPr>
                <w:ins w:id="7320" w:author="Wittman, Jacob (CDC/DDNID/NCCDPHP/DDT) (CTR)" w:date="2023-08-15T14:04:00Z"/>
              </w:rPr>
            </w:pPr>
            <w:ins w:id="7321" w:author="Wittman, Jacob (CDC/DDNID/NCCDPHP/DDT) (CTR)" w:date="2023-08-15T14:04:00Z">
              <w:r>
                <w:rPr>
                  <w:rFonts w:ascii="Calibri" w:hAnsi="Calibri"/>
                  <w:sz w:val="20"/>
                </w:rPr>
                <w:t>9.1 (3.2)</w:t>
              </w:r>
            </w:ins>
          </w:p>
        </w:tc>
        <w:tc>
          <w:tcPr>
            <w:tcW w:w="0" w:type="auto"/>
            <w:tcBorders>
              <w:top w:val="single" w:sz="0" w:space="0" w:color="D3D3D3"/>
              <w:left w:val="single" w:sz="0" w:space="0" w:color="D3D3D3"/>
              <w:bottom w:val="single" w:sz="0" w:space="0" w:color="D3D3D3"/>
              <w:right w:val="single" w:sz="0" w:space="0" w:color="D3D3D3"/>
            </w:tcBorders>
          </w:tcPr>
          <w:p w14:paraId="6A7CDA4E" w14:textId="77777777" w:rsidR="00524773" w:rsidRDefault="00524773" w:rsidP="00C670FC">
            <w:pPr>
              <w:keepNext/>
              <w:spacing w:after="60"/>
              <w:rPr>
                <w:ins w:id="7322" w:author="Wittman, Jacob (CDC/DDNID/NCCDPHP/DDT) (CTR)" w:date="2023-08-15T14:04:00Z"/>
              </w:rPr>
            </w:pPr>
            <w:ins w:id="7323" w:author="Wittman, Jacob (CDC/DDNID/NCCDPHP/DDT) (CTR)" w:date="2023-08-15T14:04:00Z">
              <w:r>
                <w:rPr>
                  <w:rFonts w:ascii="Calibri" w:hAnsi="Calibri"/>
                  <w:sz w:val="20"/>
                </w:rPr>
                <w:t>13.3 (3.7)</w:t>
              </w:r>
            </w:ins>
          </w:p>
        </w:tc>
        <w:tc>
          <w:tcPr>
            <w:tcW w:w="0" w:type="auto"/>
            <w:tcBorders>
              <w:top w:val="single" w:sz="0" w:space="0" w:color="D3D3D3"/>
              <w:left w:val="single" w:sz="0" w:space="0" w:color="D3D3D3"/>
              <w:bottom w:val="single" w:sz="0" w:space="0" w:color="D3D3D3"/>
              <w:right w:val="single" w:sz="0" w:space="0" w:color="D3D3D3"/>
            </w:tcBorders>
          </w:tcPr>
          <w:p w14:paraId="52CFD3DA" w14:textId="77777777" w:rsidR="00524773" w:rsidRDefault="00524773" w:rsidP="00C670FC">
            <w:pPr>
              <w:keepNext/>
              <w:spacing w:after="60"/>
              <w:rPr>
                <w:ins w:id="7324" w:author="Wittman, Jacob (CDC/DDNID/NCCDPHP/DDT) (CTR)" w:date="2023-08-15T14:04:00Z"/>
              </w:rPr>
            </w:pPr>
            <w:ins w:id="7325" w:author="Wittman, Jacob (CDC/DDNID/NCCDPHP/DDT) (CTR)" w:date="2023-08-15T14:04:00Z">
              <w:r>
                <w:rPr>
                  <w:rFonts w:ascii="Calibri" w:hAnsi="Calibri"/>
                  <w:sz w:val="20"/>
                </w:rPr>
                <w:t>13.6 (5.8)</w:t>
              </w:r>
            </w:ins>
          </w:p>
        </w:tc>
        <w:tc>
          <w:tcPr>
            <w:tcW w:w="0" w:type="auto"/>
            <w:tcBorders>
              <w:top w:val="single" w:sz="0" w:space="0" w:color="D3D3D3"/>
              <w:left w:val="single" w:sz="0" w:space="0" w:color="D3D3D3"/>
              <w:bottom w:val="single" w:sz="0" w:space="0" w:color="D3D3D3"/>
              <w:right w:val="single" w:sz="0" w:space="0" w:color="D3D3D3"/>
            </w:tcBorders>
          </w:tcPr>
          <w:p w14:paraId="09FF3328" w14:textId="77777777" w:rsidR="00524773" w:rsidRDefault="00524773" w:rsidP="00C670FC">
            <w:pPr>
              <w:keepNext/>
              <w:spacing w:after="60"/>
              <w:rPr>
                <w:ins w:id="7326" w:author="Wittman, Jacob (CDC/DDNID/NCCDPHP/DDT) (CTR)" w:date="2023-08-15T14:04:00Z"/>
              </w:rPr>
            </w:pPr>
            <w:ins w:id="7327" w:author="Wittman, Jacob (CDC/DDNID/NCCDPHP/DDT) (CTR)" w:date="2023-08-15T14:04:00Z">
              <w:r>
                <w:rPr>
                  <w:rFonts w:ascii="Calibri" w:hAnsi="Calibri"/>
                  <w:sz w:val="20"/>
                </w:rPr>
                <w:t>116.8 (-76.2, 309.8)</w:t>
              </w:r>
            </w:ins>
          </w:p>
        </w:tc>
        <w:tc>
          <w:tcPr>
            <w:tcW w:w="0" w:type="auto"/>
            <w:tcBorders>
              <w:top w:val="single" w:sz="0" w:space="0" w:color="D3D3D3"/>
              <w:left w:val="single" w:sz="0" w:space="0" w:color="D3D3D3"/>
              <w:bottom w:val="single" w:sz="0" w:space="0" w:color="D3D3D3"/>
              <w:right w:val="single" w:sz="0" w:space="0" w:color="D3D3D3"/>
            </w:tcBorders>
          </w:tcPr>
          <w:p w14:paraId="1E5A3AA8" w14:textId="77777777" w:rsidR="00524773" w:rsidRDefault="00524773" w:rsidP="00C670FC">
            <w:pPr>
              <w:keepNext/>
              <w:spacing w:after="60"/>
              <w:rPr>
                <w:ins w:id="732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689108F" w14:textId="77777777" w:rsidR="00524773" w:rsidRDefault="00524773" w:rsidP="00C670FC">
            <w:pPr>
              <w:keepNext/>
              <w:spacing w:after="60"/>
              <w:rPr>
                <w:ins w:id="7329" w:author="Wittman, Jacob (CDC/DDNID/NCCDPHP/DDT) (CTR)" w:date="2023-08-15T14:04:00Z"/>
              </w:rPr>
            </w:pPr>
            <w:ins w:id="7330" w:author="Wittman, Jacob (CDC/DDNID/NCCDPHP/DDT) (CTR)" w:date="2023-08-15T14:04:00Z">
              <w:r>
                <w:rPr>
                  <w:rFonts w:ascii="Calibri" w:hAnsi="Calibri"/>
                  <w:sz w:val="20"/>
                </w:rPr>
                <w:t>4.4 (-3.6, 13.1)</w:t>
              </w:r>
            </w:ins>
          </w:p>
        </w:tc>
        <w:tc>
          <w:tcPr>
            <w:tcW w:w="0" w:type="auto"/>
            <w:tcBorders>
              <w:top w:val="single" w:sz="0" w:space="0" w:color="D3D3D3"/>
              <w:left w:val="single" w:sz="0" w:space="0" w:color="D3D3D3"/>
              <w:bottom w:val="single" w:sz="0" w:space="0" w:color="D3D3D3"/>
              <w:right w:val="single" w:sz="0" w:space="0" w:color="D3D3D3"/>
            </w:tcBorders>
          </w:tcPr>
          <w:p w14:paraId="534CE30A" w14:textId="77777777" w:rsidR="00524773" w:rsidRDefault="00524773" w:rsidP="00C670FC">
            <w:pPr>
              <w:keepNext/>
              <w:spacing w:after="60"/>
              <w:rPr>
                <w:ins w:id="733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7AECD1A" w14:textId="77777777" w:rsidR="00524773" w:rsidRDefault="00524773" w:rsidP="00C670FC">
            <w:pPr>
              <w:keepNext/>
              <w:spacing w:after="60"/>
              <w:rPr>
                <w:ins w:id="7332" w:author="Wittman, Jacob (CDC/DDNID/NCCDPHP/DDT) (CTR)" w:date="2023-08-15T14:04:00Z"/>
              </w:rPr>
            </w:pPr>
            <w:ins w:id="7333" w:author="Wittman, Jacob (CDC/DDNID/NCCDPHP/DDT) (CTR)" w:date="2023-08-15T14:04:00Z">
              <w:r>
                <w:rPr>
                  <w:rFonts w:ascii="Calibri" w:hAnsi="Calibri"/>
                  <w:sz w:val="20"/>
                </w:rPr>
                <w:t>4.4 (-3.6, 13.1)</w:t>
              </w:r>
            </w:ins>
          </w:p>
        </w:tc>
      </w:tr>
      <w:tr w:rsidR="00524773" w14:paraId="2370F82F" w14:textId="77777777" w:rsidTr="00C670FC">
        <w:trPr>
          <w:cantSplit/>
          <w:jc w:val="center"/>
          <w:ins w:id="73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2E5F3CD" w14:textId="77777777" w:rsidR="00524773" w:rsidRDefault="00524773" w:rsidP="00C670FC">
            <w:pPr>
              <w:keepNext/>
              <w:spacing w:after="60"/>
              <w:rPr>
                <w:ins w:id="7335" w:author="Wittman, Jacob (CDC/DDNID/NCCDPHP/DDT) (CTR)" w:date="2023-08-15T14:04:00Z"/>
              </w:rPr>
            </w:pPr>
            <w:ins w:id="7336" w:author="Wittman, Jacob (CDC/DDNID/NCCDPHP/DDT) (CTR)" w:date="2023-08-15T14:04:00Z">
              <w:r>
                <w:rPr>
                  <w:rFonts w:ascii="Calibri" w:hAnsi="Calibri"/>
                  <w:sz w:val="20"/>
                </w:rPr>
                <w:t>&gt; 400%</w:t>
              </w:r>
            </w:ins>
          </w:p>
        </w:tc>
        <w:tc>
          <w:tcPr>
            <w:tcW w:w="0" w:type="auto"/>
            <w:tcBorders>
              <w:top w:val="single" w:sz="0" w:space="0" w:color="D3D3D3"/>
              <w:left w:val="single" w:sz="0" w:space="0" w:color="D3D3D3"/>
              <w:bottom w:val="single" w:sz="0" w:space="0" w:color="D3D3D3"/>
              <w:right w:val="single" w:sz="0" w:space="0" w:color="D3D3D3"/>
            </w:tcBorders>
          </w:tcPr>
          <w:p w14:paraId="3AC6BCD7" w14:textId="77777777" w:rsidR="00524773" w:rsidRDefault="00524773" w:rsidP="00C670FC">
            <w:pPr>
              <w:keepNext/>
              <w:spacing w:after="60"/>
              <w:rPr>
                <w:ins w:id="7337" w:author="Wittman, Jacob (CDC/DDNID/NCCDPHP/DDT) (CTR)" w:date="2023-08-15T14:04:00Z"/>
              </w:rPr>
            </w:pPr>
            <w:ins w:id="7338"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54754E0" w14:textId="77777777" w:rsidR="00524773" w:rsidRDefault="00524773" w:rsidP="00C670FC">
            <w:pPr>
              <w:keepNext/>
              <w:spacing w:after="60"/>
              <w:rPr>
                <w:ins w:id="7339" w:author="Wittman, Jacob (CDC/DDNID/NCCDPHP/DDT) (CTR)" w:date="2023-08-15T14:04:00Z"/>
              </w:rPr>
            </w:pPr>
            <w:ins w:id="7340" w:author="Wittman, Jacob (CDC/DDNID/NCCDPHP/DDT) (CTR)" w:date="2023-08-15T14:04:00Z">
              <w:r>
                <w:rPr>
                  <w:rFonts w:ascii="Calibri" w:hAnsi="Calibri"/>
                  <w:sz w:val="20"/>
                </w:rPr>
                <w:t>13.1 (3.0)</w:t>
              </w:r>
            </w:ins>
          </w:p>
        </w:tc>
        <w:tc>
          <w:tcPr>
            <w:tcW w:w="0" w:type="auto"/>
            <w:tcBorders>
              <w:top w:val="single" w:sz="0" w:space="0" w:color="D3D3D3"/>
              <w:left w:val="single" w:sz="0" w:space="0" w:color="D3D3D3"/>
              <w:bottom w:val="single" w:sz="0" w:space="0" w:color="D3D3D3"/>
              <w:right w:val="single" w:sz="0" w:space="0" w:color="D3D3D3"/>
            </w:tcBorders>
          </w:tcPr>
          <w:p w14:paraId="4C900E3C" w14:textId="77777777" w:rsidR="00524773" w:rsidRDefault="00524773" w:rsidP="00C670FC">
            <w:pPr>
              <w:keepNext/>
              <w:spacing w:after="60"/>
              <w:rPr>
                <w:ins w:id="7341" w:author="Wittman, Jacob (CDC/DDNID/NCCDPHP/DDT) (CTR)" w:date="2023-08-15T14:04:00Z"/>
              </w:rPr>
            </w:pPr>
            <w:ins w:id="7342" w:author="Wittman, Jacob (CDC/DDNID/NCCDPHP/DDT) (CTR)" w:date="2023-08-15T14:04:00Z">
              <w:r>
                <w:rPr>
                  <w:rFonts w:ascii="Calibri" w:hAnsi="Calibri"/>
                  <w:sz w:val="20"/>
                </w:rPr>
                <w:t>11.5 (1.7)</w:t>
              </w:r>
            </w:ins>
          </w:p>
        </w:tc>
        <w:tc>
          <w:tcPr>
            <w:tcW w:w="0" w:type="auto"/>
            <w:tcBorders>
              <w:top w:val="single" w:sz="0" w:space="0" w:color="D3D3D3"/>
              <w:left w:val="single" w:sz="0" w:space="0" w:color="D3D3D3"/>
              <w:bottom w:val="single" w:sz="0" w:space="0" w:color="D3D3D3"/>
              <w:right w:val="single" w:sz="0" w:space="0" w:color="D3D3D3"/>
            </w:tcBorders>
          </w:tcPr>
          <w:p w14:paraId="4D7EED30" w14:textId="77777777" w:rsidR="00524773" w:rsidRDefault="00524773" w:rsidP="00C670FC">
            <w:pPr>
              <w:keepNext/>
              <w:spacing w:after="60"/>
              <w:rPr>
                <w:ins w:id="7343" w:author="Wittman, Jacob (CDC/DDNID/NCCDPHP/DDT) (CTR)" w:date="2023-08-15T14:04:00Z"/>
              </w:rPr>
            </w:pPr>
            <w:ins w:id="7344" w:author="Wittman, Jacob (CDC/DDNID/NCCDPHP/DDT) (CTR)" w:date="2023-08-15T14:04:00Z">
              <w:r>
                <w:rPr>
                  <w:rFonts w:ascii="Calibri" w:hAnsi="Calibri"/>
                  <w:sz w:val="20"/>
                </w:rPr>
                <w:t>14.1 (2.5)</w:t>
              </w:r>
            </w:ins>
          </w:p>
        </w:tc>
        <w:tc>
          <w:tcPr>
            <w:tcW w:w="0" w:type="auto"/>
            <w:tcBorders>
              <w:top w:val="single" w:sz="0" w:space="0" w:color="D3D3D3"/>
              <w:left w:val="single" w:sz="0" w:space="0" w:color="D3D3D3"/>
              <w:bottom w:val="single" w:sz="0" w:space="0" w:color="D3D3D3"/>
              <w:right w:val="single" w:sz="0" w:space="0" w:color="D3D3D3"/>
            </w:tcBorders>
          </w:tcPr>
          <w:p w14:paraId="195E18AA" w14:textId="77777777" w:rsidR="00524773" w:rsidRDefault="00524773" w:rsidP="00C670FC">
            <w:pPr>
              <w:keepNext/>
              <w:spacing w:after="60"/>
              <w:rPr>
                <w:ins w:id="7345" w:author="Wittman, Jacob (CDC/DDNID/NCCDPHP/DDT) (CTR)" w:date="2023-08-15T14:04:00Z"/>
              </w:rPr>
            </w:pPr>
            <w:ins w:id="7346" w:author="Wittman, Jacob (CDC/DDNID/NCCDPHP/DDT) (CTR)" w:date="2023-08-15T14:04:00Z">
              <w:r>
                <w:rPr>
                  <w:rFonts w:ascii="Calibri" w:hAnsi="Calibri"/>
                  <w:sz w:val="20"/>
                </w:rPr>
                <w:t>17.0 (3.5)</w:t>
              </w:r>
            </w:ins>
          </w:p>
        </w:tc>
        <w:tc>
          <w:tcPr>
            <w:tcW w:w="0" w:type="auto"/>
            <w:tcBorders>
              <w:top w:val="single" w:sz="0" w:space="0" w:color="D3D3D3"/>
              <w:left w:val="single" w:sz="0" w:space="0" w:color="D3D3D3"/>
              <w:bottom w:val="single" w:sz="0" w:space="0" w:color="D3D3D3"/>
              <w:right w:val="single" w:sz="0" w:space="0" w:color="D3D3D3"/>
            </w:tcBorders>
          </w:tcPr>
          <w:p w14:paraId="49E4FD83" w14:textId="77777777" w:rsidR="00524773" w:rsidRDefault="00524773" w:rsidP="00C670FC">
            <w:pPr>
              <w:keepNext/>
              <w:spacing w:after="60"/>
              <w:rPr>
                <w:ins w:id="7347" w:author="Wittman, Jacob (CDC/DDNID/NCCDPHP/DDT) (CTR)" w:date="2023-08-15T14:04:00Z"/>
              </w:rPr>
            </w:pPr>
            <w:ins w:id="7348" w:author="Wittman, Jacob (CDC/DDNID/NCCDPHP/DDT) (CTR)" w:date="2023-08-15T14:04:00Z">
              <w:r>
                <w:rPr>
                  <w:rFonts w:ascii="Calibri" w:hAnsi="Calibri"/>
                  <w:sz w:val="20"/>
                </w:rPr>
                <w:t>14.1 (2.7)</w:t>
              </w:r>
            </w:ins>
          </w:p>
        </w:tc>
        <w:tc>
          <w:tcPr>
            <w:tcW w:w="0" w:type="auto"/>
            <w:tcBorders>
              <w:top w:val="single" w:sz="0" w:space="0" w:color="D3D3D3"/>
              <w:left w:val="single" w:sz="0" w:space="0" w:color="D3D3D3"/>
              <w:bottom w:val="single" w:sz="0" w:space="0" w:color="D3D3D3"/>
              <w:right w:val="single" w:sz="0" w:space="0" w:color="D3D3D3"/>
            </w:tcBorders>
          </w:tcPr>
          <w:p w14:paraId="70DE5691" w14:textId="77777777" w:rsidR="00524773" w:rsidRDefault="00524773" w:rsidP="00C670FC">
            <w:pPr>
              <w:keepNext/>
              <w:spacing w:after="60"/>
              <w:rPr>
                <w:ins w:id="7349" w:author="Wittman, Jacob (CDC/DDNID/NCCDPHP/DDT) (CTR)" w:date="2023-08-15T14:04:00Z"/>
              </w:rPr>
            </w:pPr>
            <w:ins w:id="7350" w:author="Wittman, Jacob (CDC/DDNID/NCCDPHP/DDT) (CTR)" w:date="2023-08-15T14:04:00Z">
              <w:r>
                <w:rPr>
                  <w:rFonts w:ascii="Calibri" w:hAnsi="Calibri"/>
                  <w:sz w:val="20"/>
                </w:rPr>
                <w:t>18.1 (2.7)</w:t>
              </w:r>
            </w:ins>
          </w:p>
        </w:tc>
        <w:tc>
          <w:tcPr>
            <w:tcW w:w="0" w:type="auto"/>
            <w:tcBorders>
              <w:top w:val="single" w:sz="0" w:space="0" w:color="D3D3D3"/>
              <w:left w:val="single" w:sz="0" w:space="0" w:color="D3D3D3"/>
              <w:bottom w:val="single" w:sz="0" w:space="0" w:color="D3D3D3"/>
              <w:right w:val="single" w:sz="0" w:space="0" w:color="D3D3D3"/>
            </w:tcBorders>
          </w:tcPr>
          <w:p w14:paraId="1CABD990" w14:textId="77777777" w:rsidR="00524773" w:rsidRDefault="00524773" w:rsidP="00C670FC">
            <w:pPr>
              <w:keepNext/>
              <w:spacing w:after="60"/>
              <w:rPr>
                <w:ins w:id="7351" w:author="Wittman, Jacob (CDC/DDNID/NCCDPHP/DDT) (CTR)" w:date="2023-08-15T14:04:00Z"/>
              </w:rPr>
            </w:pPr>
            <w:ins w:id="7352" w:author="Wittman, Jacob (CDC/DDNID/NCCDPHP/DDT) (CTR)" w:date="2023-08-15T14:04:00Z">
              <w:r>
                <w:rPr>
                  <w:rFonts w:ascii="Calibri" w:hAnsi="Calibri"/>
                  <w:sz w:val="20"/>
                </w:rPr>
                <w:t>14.0 (2.9)</w:t>
              </w:r>
            </w:ins>
          </w:p>
        </w:tc>
        <w:tc>
          <w:tcPr>
            <w:tcW w:w="0" w:type="auto"/>
            <w:tcBorders>
              <w:top w:val="single" w:sz="0" w:space="0" w:color="D3D3D3"/>
              <w:left w:val="single" w:sz="0" w:space="0" w:color="D3D3D3"/>
              <w:bottom w:val="single" w:sz="0" w:space="0" w:color="D3D3D3"/>
              <w:right w:val="single" w:sz="0" w:space="0" w:color="D3D3D3"/>
            </w:tcBorders>
          </w:tcPr>
          <w:p w14:paraId="07C6178C" w14:textId="77777777" w:rsidR="00524773" w:rsidRDefault="00524773" w:rsidP="00C670FC">
            <w:pPr>
              <w:keepNext/>
              <w:spacing w:after="60"/>
              <w:rPr>
                <w:ins w:id="7353" w:author="Wittman, Jacob (CDC/DDNID/NCCDPHP/DDT) (CTR)" w:date="2023-08-15T14:04:00Z"/>
              </w:rPr>
            </w:pPr>
            <w:ins w:id="7354" w:author="Wittman, Jacob (CDC/DDNID/NCCDPHP/DDT) (CTR)" w:date="2023-08-15T14:04:00Z">
              <w:r>
                <w:rPr>
                  <w:rFonts w:ascii="Calibri" w:hAnsi="Calibri"/>
                  <w:sz w:val="20"/>
                </w:rPr>
                <w:t>12.4 (1.7)</w:t>
              </w:r>
            </w:ins>
          </w:p>
        </w:tc>
        <w:tc>
          <w:tcPr>
            <w:tcW w:w="0" w:type="auto"/>
            <w:tcBorders>
              <w:top w:val="single" w:sz="0" w:space="0" w:color="D3D3D3"/>
              <w:left w:val="single" w:sz="0" w:space="0" w:color="D3D3D3"/>
              <w:bottom w:val="single" w:sz="0" w:space="0" w:color="D3D3D3"/>
              <w:right w:val="single" w:sz="0" w:space="0" w:color="D3D3D3"/>
            </w:tcBorders>
          </w:tcPr>
          <w:p w14:paraId="55820C1B" w14:textId="77777777" w:rsidR="00524773" w:rsidRDefault="00524773" w:rsidP="00C670FC">
            <w:pPr>
              <w:keepNext/>
              <w:spacing w:after="60"/>
              <w:rPr>
                <w:ins w:id="7355" w:author="Wittman, Jacob (CDC/DDNID/NCCDPHP/DDT) (CTR)" w:date="2023-08-15T14:04:00Z"/>
              </w:rPr>
            </w:pPr>
            <w:ins w:id="7356" w:author="Wittman, Jacob (CDC/DDNID/NCCDPHP/DDT) (CTR)" w:date="2023-08-15T14:04:00Z">
              <w:r>
                <w:rPr>
                  <w:rFonts w:ascii="Calibri" w:hAnsi="Calibri"/>
                  <w:sz w:val="20"/>
                </w:rPr>
                <w:t>16.6 (4.3)</w:t>
              </w:r>
            </w:ins>
          </w:p>
        </w:tc>
        <w:tc>
          <w:tcPr>
            <w:tcW w:w="0" w:type="auto"/>
            <w:tcBorders>
              <w:top w:val="single" w:sz="0" w:space="0" w:color="D3D3D3"/>
              <w:left w:val="single" w:sz="0" w:space="0" w:color="D3D3D3"/>
              <w:bottom w:val="single" w:sz="0" w:space="0" w:color="D3D3D3"/>
              <w:right w:val="single" w:sz="0" w:space="0" w:color="D3D3D3"/>
            </w:tcBorders>
          </w:tcPr>
          <w:p w14:paraId="79175520" w14:textId="77777777" w:rsidR="00524773" w:rsidRDefault="00524773" w:rsidP="00C670FC">
            <w:pPr>
              <w:keepNext/>
              <w:spacing w:after="60"/>
              <w:rPr>
                <w:ins w:id="7357" w:author="Wittman, Jacob (CDC/DDNID/NCCDPHP/DDT) (CTR)" w:date="2023-08-15T14:04:00Z"/>
              </w:rPr>
            </w:pPr>
            <w:ins w:id="7358" w:author="Wittman, Jacob (CDC/DDNID/NCCDPHP/DDT) (CTR)" w:date="2023-08-15T14:04:00Z">
              <w:r>
                <w:rPr>
                  <w:rFonts w:ascii="Calibri" w:hAnsi="Calibri"/>
                  <w:sz w:val="20"/>
                </w:rPr>
                <w:t>17.0 (3.5)</w:t>
              </w:r>
            </w:ins>
          </w:p>
        </w:tc>
        <w:tc>
          <w:tcPr>
            <w:tcW w:w="0" w:type="auto"/>
            <w:tcBorders>
              <w:top w:val="single" w:sz="0" w:space="0" w:color="D3D3D3"/>
              <w:left w:val="single" w:sz="0" w:space="0" w:color="D3D3D3"/>
              <w:bottom w:val="single" w:sz="0" w:space="0" w:color="D3D3D3"/>
              <w:right w:val="single" w:sz="0" w:space="0" w:color="D3D3D3"/>
            </w:tcBorders>
          </w:tcPr>
          <w:p w14:paraId="0F29AD5B" w14:textId="77777777" w:rsidR="00524773" w:rsidRDefault="00524773" w:rsidP="00C670FC">
            <w:pPr>
              <w:keepNext/>
              <w:spacing w:after="60"/>
              <w:rPr>
                <w:ins w:id="7359" w:author="Wittman, Jacob (CDC/DDNID/NCCDPHP/DDT) (CTR)" w:date="2023-08-15T14:04:00Z"/>
              </w:rPr>
            </w:pPr>
            <w:ins w:id="7360" w:author="Wittman, Jacob (CDC/DDNID/NCCDPHP/DDT) (CTR)" w:date="2023-08-15T14:04:00Z">
              <w:r>
                <w:rPr>
                  <w:rFonts w:ascii="Calibri" w:hAnsi="Calibri"/>
                  <w:sz w:val="20"/>
                </w:rPr>
                <w:t>14.7 (2.6)</w:t>
              </w:r>
            </w:ins>
          </w:p>
        </w:tc>
        <w:tc>
          <w:tcPr>
            <w:tcW w:w="0" w:type="auto"/>
            <w:tcBorders>
              <w:top w:val="single" w:sz="0" w:space="0" w:color="D3D3D3"/>
              <w:left w:val="single" w:sz="0" w:space="0" w:color="D3D3D3"/>
              <w:bottom w:val="single" w:sz="0" w:space="0" w:color="D3D3D3"/>
              <w:right w:val="single" w:sz="0" w:space="0" w:color="D3D3D3"/>
            </w:tcBorders>
          </w:tcPr>
          <w:p w14:paraId="4CEC31EE" w14:textId="77777777" w:rsidR="00524773" w:rsidRDefault="00524773" w:rsidP="00C670FC">
            <w:pPr>
              <w:keepNext/>
              <w:spacing w:after="60"/>
              <w:rPr>
                <w:ins w:id="7361" w:author="Wittman, Jacob (CDC/DDNID/NCCDPHP/DDT) (CTR)" w:date="2023-08-15T14:04:00Z"/>
              </w:rPr>
            </w:pPr>
            <w:ins w:id="7362" w:author="Wittman, Jacob (CDC/DDNID/NCCDPHP/DDT) (CTR)" w:date="2023-08-15T14:04:00Z">
              <w:r>
                <w:rPr>
                  <w:rFonts w:ascii="Calibri" w:hAnsi="Calibri"/>
                  <w:sz w:val="20"/>
                </w:rPr>
                <w:t>17.6 (4.1)</w:t>
              </w:r>
            </w:ins>
          </w:p>
        </w:tc>
        <w:tc>
          <w:tcPr>
            <w:tcW w:w="0" w:type="auto"/>
            <w:tcBorders>
              <w:top w:val="single" w:sz="0" w:space="0" w:color="D3D3D3"/>
              <w:left w:val="single" w:sz="0" w:space="0" w:color="D3D3D3"/>
              <w:bottom w:val="single" w:sz="0" w:space="0" w:color="D3D3D3"/>
              <w:right w:val="single" w:sz="0" w:space="0" w:color="D3D3D3"/>
            </w:tcBorders>
          </w:tcPr>
          <w:p w14:paraId="1C44684E" w14:textId="77777777" w:rsidR="00524773" w:rsidRDefault="00524773" w:rsidP="00C670FC">
            <w:pPr>
              <w:keepNext/>
              <w:spacing w:after="60"/>
              <w:rPr>
                <w:ins w:id="7363" w:author="Wittman, Jacob (CDC/DDNID/NCCDPHP/DDT) (CTR)" w:date="2023-08-15T14:04:00Z"/>
              </w:rPr>
            </w:pPr>
            <w:ins w:id="7364" w:author="Wittman, Jacob (CDC/DDNID/NCCDPHP/DDT) (CTR)" w:date="2023-08-15T14:04:00Z">
              <w:r>
                <w:rPr>
                  <w:rFonts w:ascii="Calibri" w:hAnsi="Calibri"/>
                  <w:sz w:val="20"/>
                </w:rPr>
                <w:t>12.6 (3.0)</w:t>
              </w:r>
            </w:ins>
          </w:p>
        </w:tc>
        <w:tc>
          <w:tcPr>
            <w:tcW w:w="0" w:type="auto"/>
            <w:tcBorders>
              <w:top w:val="single" w:sz="0" w:space="0" w:color="D3D3D3"/>
              <w:left w:val="single" w:sz="0" w:space="0" w:color="D3D3D3"/>
              <w:bottom w:val="single" w:sz="0" w:space="0" w:color="D3D3D3"/>
              <w:right w:val="single" w:sz="0" w:space="0" w:color="D3D3D3"/>
            </w:tcBorders>
          </w:tcPr>
          <w:p w14:paraId="076240F2" w14:textId="77777777" w:rsidR="00524773" w:rsidRDefault="00524773" w:rsidP="00C670FC">
            <w:pPr>
              <w:keepNext/>
              <w:spacing w:after="60"/>
              <w:rPr>
                <w:ins w:id="7365" w:author="Wittman, Jacob (CDC/DDNID/NCCDPHP/DDT) (CTR)" w:date="2023-08-15T14:04:00Z"/>
              </w:rPr>
            </w:pPr>
            <w:ins w:id="7366" w:author="Wittman, Jacob (CDC/DDNID/NCCDPHP/DDT) (CTR)" w:date="2023-08-15T14:04:00Z">
              <w:r>
                <w:rPr>
                  <w:rFonts w:ascii="Calibri" w:hAnsi="Calibri"/>
                  <w:sz w:val="20"/>
                </w:rPr>
                <w:t>33.9 (-52.7, 120.5)</w:t>
              </w:r>
            </w:ins>
          </w:p>
        </w:tc>
        <w:tc>
          <w:tcPr>
            <w:tcW w:w="0" w:type="auto"/>
            <w:tcBorders>
              <w:top w:val="single" w:sz="0" w:space="0" w:color="D3D3D3"/>
              <w:left w:val="single" w:sz="0" w:space="0" w:color="D3D3D3"/>
              <w:bottom w:val="single" w:sz="0" w:space="0" w:color="D3D3D3"/>
              <w:right w:val="single" w:sz="0" w:space="0" w:color="D3D3D3"/>
            </w:tcBorders>
          </w:tcPr>
          <w:p w14:paraId="5F6237C3" w14:textId="77777777" w:rsidR="00524773" w:rsidRDefault="00524773" w:rsidP="00C670FC">
            <w:pPr>
              <w:keepNext/>
              <w:spacing w:after="60"/>
              <w:rPr>
                <w:ins w:id="73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02285A" w14:textId="77777777" w:rsidR="00524773" w:rsidRDefault="00524773" w:rsidP="00C670FC">
            <w:pPr>
              <w:keepNext/>
              <w:spacing w:after="60"/>
              <w:rPr>
                <w:ins w:id="7368" w:author="Wittman, Jacob (CDC/DDNID/NCCDPHP/DDT) (CTR)" w:date="2023-08-15T14:04:00Z"/>
              </w:rPr>
            </w:pPr>
            <w:ins w:id="7369" w:author="Wittman, Jacob (CDC/DDNID/NCCDPHP/DDT) (CTR)" w:date="2023-08-15T14:04:00Z">
              <w:r>
                <w:rPr>
                  <w:rFonts w:ascii="Calibri" w:hAnsi="Calibri"/>
                  <w:sz w:val="20"/>
                </w:rPr>
                <w:t>2.1 (-0.4, 4.7)</w:t>
              </w:r>
            </w:ins>
          </w:p>
        </w:tc>
        <w:tc>
          <w:tcPr>
            <w:tcW w:w="0" w:type="auto"/>
            <w:tcBorders>
              <w:top w:val="single" w:sz="0" w:space="0" w:color="D3D3D3"/>
              <w:left w:val="single" w:sz="0" w:space="0" w:color="D3D3D3"/>
              <w:bottom w:val="single" w:sz="0" w:space="0" w:color="D3D3D3"/>
              <w:right w:val="single" w:sz="0" w:space="0" w:color="D3D3D3"/>
            </w:tcBorders>
          </w:tcPr>
          <w:p w14:paraId="2BD2EFD8" w14:textId="77777777" w:rsidR="00524773" w:rsidRDefault="00524773" w:rsidP="00C670FC">
            <w:pPr>
              <w:keepNext/>
              <w:spacing w:after="60"/>
              <w:rPr>
                <w:ins w:id="737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480191" w14:textId="77777777" w:rsidR="00524773" w:rsidRDefault="00524773" w:rsidP="00C670FC">
            <w:pPr>
              <w:keepNext/>
              <w:spacing w:after="60"/>
              <w:rPr>
                <w:ins w:id="7371" w:author="Wittman, Jacob (CDC/DDNID/NCCDPHP/DDT) (CTR)" w:date="2023-08-15T14:04:00Z"/>
              </w:rPr>
            </w:pPr>
            <w:ins w:id="7372" w:author="Wittman, Jacob (CDC/DDNID/NCCDPHP/DDT) (CTR)" w:date="2023-08-15T14:04:00Z">
              <w:r>
                <w:rPr>
                  <w:rFonts w:ascii="Calibri" w:hAnsi="Calibri"/>
                  <w:sz w:val="20"/>
                </w:rPr>
                <w:t>2.1 (-0.4, 4.7)</w:t>
              </w:r>
            </w:ins>
          </w:p>
        </w:tc>
      </w:tr>
      <w:tr w:rsidR="00524773" w14:paraId="71A8401F" w14:textId="77777777" w:rsidTr="00C670FC">
        <w:trPr>
          <w:cantSplit/>
          <w:jc w:val="center"/>
          <w:ins w:id="737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EDFB1E" w14:textId="77777777" w:rsidR="00524773" w:rsidRDefault="00524773" w:rsidP="00C670FC">
            <w:pPr>
              <w:keepNext/>
              <w:spacing w:after="60"/>
              <w:rPr>
                <w:ins w:id="7374" w:author="Wittman, Jacob (CDC/DDNID/NCCDPHP/DDT) (CTR)" w:date="2023-08-15T14:04:00Z"/>
              </w:rPr>
            </w:pPr>
            <w:ins w:id="7375" w:author="Wittman, Jacob (CDC/DDNID/NCCDPHP/DDT) (CTR)" w:date="2023-08-15T14:04:00Z">
              <w:r>
                <w:rPr>
                  <w:rFonts w:ascii="Calibri" w:hAnsi="Calibri"/>
                  <w:sz w:val="20"/>
                </w:rPr>
                <w:t>200%—399%</w:t>
              </w:r>
            </w:ins>
          </w:p>
        </w:tc>
        <w:tc>
          <w:tcPr>
            <w:tcW w:w="0" w:type="auto"/>
            <w:tcBorders>
              <w:top w:val="single" w:sz="0" w:space="0" w:color="D3D3D3"/>
              <w:left w:val="single" w:sz="0" w:space="0" w:color="D3D3D3"/>
              <w:bottom w:val="single" w:sz="0" w:space="0" w:color="D3D3D3"/>
              <w:right w:val="single" w:sz="0" w:space="0" w:color="D3D3D3"/>
            </w:tcBorders>
          </w:tcPr>
          <w:p w14:paraId="27C771C9" w14:textId="77777777" w:rsidR="00524773" w:rsidRDefault="00524773" w:rsidP="00C670FC">
            <w:pPr>
              <w:keepNext/>
              <w:spacing w:after="60"/>
              <w:rPr>
                <w:ins w:id="7376" w:author="Wittman, Jacob (CDC/DDNID/NCCDPHP/DDT) (CTR)" w:date="2023-08-15T14:04:00Z"/>
              </w:rPr>
            </w:pPr>
            <w:ins w:id="737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2964F53A" w14:textId="77777777" w:rsidR="00524773" w:rsidRDefault="00524773" w:rsidP="00C670FC">
            <w:pPr>
              <w:keepNext/>
              <w:spacing w:after="60"/>
              <w:rPr>
                <w:ins w:id="7378" w:author="Wittman, Jacob (CDC/DDNID/NCCDPHP/DDT) (CTR)" w:date="2023-08-15T14:04:00Z"/>
              </w:rPr>
            </w:pPr>
            <w:ins w:id="7379" w:author="Wittman, Jacob (CDC/DDNID/NCCDPHP/DDT) (CTR)" w:date="2023-08-15T14:04:00Z">
              <w:r>
                <w:rPr>
                  <w:rFonts w:ascii="Calibri" w:hAnsi="Calibri"/>
                  <w:sz w:val="20"/>
                </w:rPr>
                <w:t>5.4 (2.1)</w:t>
              </w:r>
            </w:ins>
          </w:p>
        </w:tc>
        <w:tc>
          <w:tcPr>
            <w:tcW w:w="0" w:type="auto"/>
            <w:tcBorders>
              <w:top w:val="single" w:sz="0" w:space="0" w:color="D3D3D3"/>
              <w:left w:val="single" w:sz="0" w:space="0" w:color="D3D3D3"/>
              <w:bottom w:val="single" w:sz="0" w:space="0" w:color="D3D3D3"/>
              <w:right w:val="single" w:sz="0" w:space="0" w:color="D3D3D3"/>
            </w:tcBorders>
          </w:tcPr>
          <w:p w14:paraId="2120774E" w14:textId="77777777" w:rsidR="00524773" w:rsidRDefault="00524773" w:rsidP="00C670FC">
            <w:pPr>
              <w:keepNext/>
              <w:spacing w:after="60"/>
              <w:rPr>
                <w:ins w:id="7380" w:author="Wittman, Jacob (CDC/DDNID/NCCDPHP/DDT) (CTR)" w:date="2023-08-15T14:04:00Z"/>
              </w:rPr>
            </w:pPr>
            <w:ins w:id="7381" w:author="Wittman, Jacob (CDC/DDNID/NCCDPHP/DDT) (CTR)" w:date="2023-08-15T14:04:00Z">
              <w:r>
                <w:rPr>
                  <w:rFonts w:ascii="Calibri" w:hAnsi="Calibri"/>
                  <w:sz w:val="20"/>
                </w:rPr>
                <w:t>5.9 (1.3)</w:t>
              </w:r>
            </w:ins>
          </w:p>
        </w:tc>
        <w:tc>
          <w:tcPr>
            <w:tcW w:w="0" w:type="auto"/>
            <w:tcBorders>
              <w:top w:val="single" w:sz="0" w:space="0" w:color="D3D3D3"/>
              <w:left w:val="single" w:sz="0" w:space="0" w:color="D3D3D3"/>
              <w:bottom w:val="single" w:sz="0" w:space="0" w:color="D3D3D3"/>
              <w:right w:val="single" w:sz="0" w:space="0" w:color="D3D3D3"/>
            </w:tcBorders>
          </w:tcPr>
          <w:p w14:paraId="758DBEE1" w14:textId="77777777" w:rsidR="00524773" w:rsidRDefault="00524773" w:rsidP="00C670FC">
            <w:pPr>
              <w:keepNext/>
              <w:spacing w:after="60"/>
              <w:rPr>
                <w:ins w:id="7382" w:author="Wittman, Jacob (CDC/DDNID/NCCDPHP/DDT) (CTR)" w:date="2023-08-15T14:04:00Z"/>
              </w:rPr>
            </w:pPr>
            <w:ins w:id="7383" w:author="Wittman, Jacob (CDC/DDNID/NCCDPHP/DDT) (CTR)" w:date="2023-08-15T14:04:00Z">
              <w:r>
                <w:rPr>
                  <w:rFonts w:ascii="Calibri" w:hAnsi="Calibri"/>
                  <w:sz w:val="20"/>
                </w:rPr>
                <w:t>4.1 (0.8)</w:t>
              </w:r>
            </w:ins>
          </w:p>
        </w:tc>
        <w:tc>
          <w:tcPr>
            <w:tcW w:w="0" w:type="auto"/>
            <w:tcBorders>
              <w:top w:val="single" w:sz="0" w:space="0" w:color="D3D3D3"/>
              <w:left w:val="single" w:sz="0" w:space="0" w:color="D3D3D3"/>
              <w:bottom w:val="single" w:sz="0" w:space="0" w:color="D3D3D3"/>
              <w:right w:val="single" w:sz="0" w:space="0" w:color="D3D3D3"/>
            </w:tcBorders>
          </w:tcPr>
          <w:p w14:paraId="59E0ABE2" w14:textId="77777777" w:rsidR="00524773" w:rsidRDefault="00524773" w:rsidP="00C670FC">
            <w:pPr>
              <w:keepNext/>
              <w:spacing w:after="60"/>
              <w:rPr>
                <w:ins w:id="7384" w:author="Wittman, Jacob (CDC/DDNID/NCCDPHP/DDT) (CTR)" w:date="2023-08-15T14:04:00Z"/>
              </w:rPr>
            </w:pPr>
            <w:ins w:id="7385" w:author="Wittman, Jacob (CDC/DDNID/NCCDPHP/DDT) (CTR)" w:date="2023-08-15T14:04:00Z">
              <w:r>
                <w:rPr>
                  <w:rFonts w:ascii="Calibri" w:hAnsi="Calibri"/>
                  <w:sz w:val="20"/>
                </w:rPr>
                <w:t>6.2 (1.2)</w:t>
              </w:r>
            </w:ins>
          </w:p>
        </w:tc>
        <w:tc>
          <w:tcPr>
            <w:tcW w:w="0" w:type="auto"/>
            <w:tcBorders>
              <w:top w:val="single" w:sz="0" w:space="0" w:color="D3D3D3"/>
              <w:left w:val="single" w:sz="0" w:space="0" w:color="D3D3D3"/>
              <w:bottom w:val="single" w:sz="0" w:space="0" w:color="D3D3D3"/>
              <w:right w:val="single" w:sz="0" w:space="0" w:color="D3D3D3"/>
            </w:tcBorders>
          </w:tcPr>
          <w:p w14:paraId="1B2ED78B" w14:textId="77777777" w:rsidR="00524773" w:rsidRDefault="00524773" w:rsidP="00C670FC">
            <w:pPr>
              <w:keepNext/>
              <w:spacing w:after="60"/>
              <w:rPr>
                <w:ins w:id="7386" w:author="Wittman, Jacob (CDC/DDNID/NCCDPHP/DDT) (CTR)" w:date="2023-08-15T14:04:00Z"/>
              </w:rPr>
            </w:pPr>
            <w:ins w:id="7387" w:author="Wittman, Jacob (CDC/DDNID/NCCDPHP/DDT) (CTR)" w:date="2023-08-15T14:04:00Z">
              <w:r>
                <w:rPr>
                  <w:rFonts w:ascii="Calibri" w:hAnsi="Calibri"/>
                  <w:sz w:val="20"/>
                </w:rPr>
                <w:t>8.8 (2.0)</w:t>
              </w:r>
            </w:ins>
          </w:p>
        </w:tc>
        <w:tc>
          <w:tcPr>
            <w:tcW w:w="0" w:type="auto"/>
            <w:tcBorders>
              <w:top w:val="single" w:sz="0" w:space="0" w:color="D3D3D3"/>
              <w:left w:val="single" w:sz="0" w:space="0" w:color="D3D3D3"/>
              <w:bottom w:val="single" w:sz="0" w:space="0" w:color="D3D3D3"/>
              <w:right w:val="single" w:sz="0" w:space="0" w:color="D3D3D3"/>
            </w:tcBorders>
          </w:tcPr>
          <w:p w14:paraId="6F0FAC2F" w14:textId="77777777" w:rsidR="00524773" w:rsidRDefault="00524773" w:rsidP="00C670FC">
            <w:pPr>
              <w:keepNext/>
              <w:spacing w:after="60"/>
              <w:rPr>
                <w:ins w:id="7388" w:author="Wittman, Jacob (CDC/DDNID/NCCDPHP/DDT) (CTR)" w:date="2023-08-15T14:04:00Z"/>
              </w:rPr>
            </w:pPr>
            <w:ins w:id="7389" w:author="Wittman, Jacob (CDC/DDNID/NCCDPHP/DDT) (CTR)" w:date="2023-08-15T14:04:00Z">
              <w:r>
                <w:rPr>
                  <w:rFonts w:ascii="Calibri" w:hAnsi="Calibri"/>
                  <w:sz w:val="20"/>
                </w:rPr>
                <w:t>4.0 (0.8)</w:t>
              </w:r>
            </w:ins>
          </w:p>
        </w:tc>
        <w:tc>
          <w:tcPr>
            <w:tcW w:w="0" w:type="auto"/>
            <w:tcBorders>
              <w:top w:val="single" w:sz="0" w:space="0" w:color="D3D3D3"/>
              <w:left w:val="single" w:sz="0" w:space="0" w:color="D3D3D3"/>
              <w:bottom w:val="single" w:sz="0" w:space="0" w:color="D3D3D3"/>
              <w:right w:val="single" w:sz="0" w:space="0" w:color="D3D3D3"/>
            </w:tcBorders>
          </w:tcPr>
          <w:p w14:paraId="474D8C39" w14:textId="77777777" w:rsidR="00524773" w:rsidRDefault="00524773" w:rsidP="00C670FC">
            <w:pPr>
              <w:keepNext/>
              <w:spacing w:after="60"/>
              <w:rPr>
                <w:ins w:id="7390" w:author="Wittman, Jacob (CDC/DDNID/NCCDPHP/DDT) (CTR)" w:date="2023-08-15T14:04:00Z"/>
              </w:rPr>
            </w:pPr>
            <w:ins w:id="7391" w:author="Wittman, Jacob (CDC/DDNID/NCCDPHP/DDT) (CTR)" w:date="2023-08-15T14:04:00Z">
              <w:r>
                <w:rPr>
                  <w:rFonts w:ascii="Calibri" w:hAnsi="Calibri"/>
                  <w:sz w:val="20"/>
                </w:rPr>
                <w:t>5.3 (1.2)</w:t>
              </w:r>
            </w:ins>
          </w:p>
        </w:tc>
        <w:tc>
          <w:tcPr>
            <w:tcW w:w="0" w:type="auto"/>
            <w:tcBorders>
              <w:top w:val="single" w:sz="0" w:space="0" w:color="D3D3D3"/>
              <w:left w:val="single" w:sz="0" w:space="0" w:color="D3D3D3"/>
              <w:bottom w:val="single" w:sz="0" w:space="0" w:color="D3D3D3"/>
              <w:right w:val="single" w:sz="0" w:space="0" w:color="D3D3D3"/>
            </w:tcBorders>
          </w:tcPr>
          <w:p w14:paraId="05093802" w14:textId="77777777" w:rsidR="00524773" w:rsidRDefault="00524773" w:rsidP="00C670FC">
            <w:pPr>
              <w:keepNext/>
              <w:spacing w:after="60"/>
              <w:rPr>
                <w:ins w:id="7392" w:author="Wittman, Jacob (CDC/DDNID/NCCDPHP/DDT) (CTR)" w:date="2023-08-15T14:04:00Z"/>
              </w:rPr>
            </w:pPr>
            <w:ins w:id="7393" w:author="Wittman, Jacob (CDC/DDNID/NCCDPHP/DDT) (CTR)" w:date="2023-08-15T14:04:00Z">
              <w:r>
                <w:rPr>
                  <w:rFonts w:ascii="Calibri" w:hAnsi="Calibri"/>
                  <w:sz w:val="20"/>
                </w:rPr>
                <w:t>5.4 (1.1)</w:t>
              </w:r>
            </w:ins>
          </w:p>
        </w:tc>
        <w:tc>
          <w:tcPr>
            <w:tcW w:w="0" w:type="auto"/>
            <w:tcBorders>
              <w:top w:val="single" w:sz="0" w:space="0" w:color="D3D3D3"/>
              <w:left w:val="single" w:sz="0" w:space="0" w:color="D3D3D3"/>
              <w:bottom w:val="single" w:sz="0" w:space="0" w:color="D3D3D3"/>
              <w:right w:val="single" w:sz="0" w:space="0" w:color="D3D3D3"/>
            </w:tcBorders>
          </w:tcPr>
          <w:p w14:paraId="4DB65B46" w14:textId="77777777" w:rsidR="00524773" w:rsidRDefault="00524773" w:rsidP="00C670FC">
            <w:pPr>
              <w:keepNext/>
              <w:spacing w:after="60"/>
              <w:rPr>
                <w:ins w:id="7394" w:author="Wittman, Jacob (CDC/DDNID/NCCDPHP/DDT) (CTR)" w:date="2023-08-15T14:04:00Z"/>
              </w:rPr>
            </w:pPr>
            <w:ins w:id="7395" w:author="Wittman, Jacob (CDC/DDNID/NCCDPHP/DDT) (CTR)" w:date="2023-08-15T14:04:00Z">
              <w:r>
                <w:rPr>
                  <w:rFonts w:ascii="Calibri" w:hAnsi="Calibri"/>
                  <w:sz w:val="20"/>
                </w:rPr>
                <w:t>4.6 (0.9)</w:t>
              </w:r>
            </w:ins>
          </w:p>
        </w:tc>
        <w:tc>
          <w:tcPr>
            <w:tcW w:w="0" w:type="auto"/>
            <w:tcBorders>
              <w:top w:val="single" w:sz="0" w:space="0" w:color="D3D3D3"/>
              <w:left w:val="single" w:sz="0" w:space="0" w:color="D3D3D3"/>
              <w:bottom w:val="single" w:sz="0" w:space="0" w:color="D3D3D3"/>
              <w:right w:val="single" w:sz="0" w:space="0" w:color="D3D3D3"/>
            </w:tcBorders>
          </w:tcPr>
          <w:p w14:paraId="67D86F42" w14:textId="77777777" w:rsidR="00524773" w:rsidRDefault="00524773" w:rsidP="00C670FC">
            <w:pPr>
              <w:keepNext/>
              <w:spacing w:after="60"/>
              <w:rPr>
                <w:ins w:id="7396" w:author="Wittman, Jacob (CDC/DDNID/NCCDPHP/DDT) (CTR)" w:date="2023-08-15T14:04:00Z"/>
              </w:rPr>
            </w:pPr>
            <w:ins w:id="7397" w:author="Wittman, Jacob (CDC/DDNID/NCCDPHP/DDT) (CTR)" w:date="2023-08-15T14:04:00Z">
              <w:r>
                <w:rPr>
                  <w:rFonts w:ascii="Calibri" w:hAnsi="Calibri"/>
                  <w:sz w:val="20"/>
                </w:rPr>
                <w:t>5.8 (1.4)</w:t>
              </w:r>
            </w:ins>
          </w:p>
        </w:tc>
        <w:tc>
          <w:tcPr>
            <w:tcW w:w="0" w:type="auto"/>
            <w:tcBorders>
              <w:top w:val="single" w:sz="0" w:space="0" w:color="D3D3D3"/>
              <w:left w:val="single" w:sz="0" w:space="0" w:color="D3D3D3"/>
              <w:bottom w:val="single" w:sz="0" w:space="0" w:color="D3D3D3"/>
              <w:right w:val="single" w:sz="0" w:space="0" w:color="D3D3D3"/>
            </w:tcBorders>
          </w:tcPr>
          <w:p w14:paraId="75312737" w14:textId="77777777" w:rsidR="00524773" w:rsidRDefault="00524773" w:rsidP="00C670FC">
            <w:pPr>
              <w:keepNext/>
              <w:spacing w:after="60"/>
              <w:rPr>
                <w:ins w:id="7398" w:author="Wittman, Jacob (CDC/DDNID/NCCDPHP/DDT) (CTR)" w:date="2023-08-15T14:04:00Z"/>
              </w:rPr>
            </w:pPr>
            <w:ins w:id="7399" w:author="Wittman, Jacob (CDC/DDNID/NCCDPHP/DDT) (CTR)" w:date="2023-08-15T14:04:00Z">
              <w:r>
                <w:rPr>
                  <w:rFonts w:ascii="Calibri" w:hAnsi="Calibri"/>
                  <w:sz w:val="20"/>
                </w:rPr>
                <w:t>5.6 (1.2)</w:t>
              </w:r>
            </w:ins>
          </w:p>
        </w:tc>
        <w:tc>
          <w:tcPr>
            <w:tcW w:w="0" w:type="auto"/>
            <w:tcBorders>
              <w:top w:val="single" w:sz="0" w:space="0" w:color="D3D3D3"/>
              <w:left w:val="single" w:sz="0" w:space="0" w:color="D3D3D3"/>
              <w:bottom w:val="single" w:sz="0" w:space="0" w:color="D3D3D3"/>
              <w:right w:val="single" w:sz="0" w:space="0" w:color="D3D3D3"/>
            </w:tcBorders>
          </w:tcPr>
          <w:p w14:paraId="79BA6CED" w14:textId="77777777" w:rsidR="00524773" w:rsidRDefault="00524773" w:rsidP="00C670FC">
            <w:pPr>
              <w:keepNext/>
              <w:spacing w:after="60"/>
              <w:rPr>
                <w:ins w:id="7400" w:author="Wittman, Jacob (CDC/DDNID/NCCDPHP/DDT) (CTR)" w:date="2023-08-15T14:04:00Z"/>
              </w:rPr>
            </w:pPr>
            <w:ins w:id="7401" w:author="Wittman, Jacob (CDC/DDNID/NCCDPHP/DDT) (CTR)" w:date="2023-08-15T14:04:00Z">
              <w:r>
                <w:rPr>
                  <w:rFonts w:ascii="Calibri" w:hAnsi="Calibri"/>
                  <w:sz w:val="20"/>
                </w:rPr>
                <w:t>12.8 (3.2)</w:t>
              </w:r>
            </w:ins>
          </w:p>
        </w:tc>
        <w:tc>
          <w:tcPr>
            <w:tcW w:w="0" w:type="auto"/>
            <w:tcBorders>
              <w:top w:val="single" w:sz="0" w:space="0" w:color="D3D3D3"/>
              <w:left w:val="single" w:sz="0" w:space="0" w:color="D3D3D3"/>
              <w:bottom w:val="single" w:sz="0" w:space="0" w:color="D3D3D3"/>
              <w:right w:val="single" w:sz="0" w:space="0" w:color="D3D3D3"/>
            </w:tcBorders>
          </w:tcPr>
          <w:p w14:paraId="7FF1BB5A" w14:textId="77777777" w:rsidR="00524773" w:rsidRDefault="00524773" w:rsidP="00C670FC">
            <w:pPr>
              <w:keepNext/>
              <w:spacing w:after="60"/>
              <w:rPr>
                <w:ins w:id="7402" w:author="Wittman, Jacob (CDC/DDNID/NCCDPHP/DDT) (CTR)" w:date="2023-08-15T14:04:00Z"/>
              </w:rPr>
            </w:pPr>
            <w:ins w:id="7403" w:author="Wittman, Jacob (CDC/DDNID/NCCDPHP/DDT) (CTR)" w:date="2023-08-15T14:04:00Z">
              <w:r>
                <w:rPr>
                  <w:rFonts w:ascii="Calibri" w:hAnsi="Calibri"/>
                  <w:sz w:val="20"/>
                </w:rPr>
                <w:t>7.5 (1.9)</w:t>
              </w:r>
            </w:ins>
          </w:p>
        </w:tc>
        <w:tc>
          <w:tcPr>
            <w:tcW w:w="0" w:type="auto"/>
            <w:tcBorders>
              <w:top w:val="single" w:sz="0" w:space="0" w:color="D3D3D3"/>
              <w:left w:val="single" w:sz="0" w:space="0" w:color="D3D3D3"/>
              <w:bottom w:val="single" w:sz="0" w:space="0" w:color="D3D3D3"/>
              <w:right w:val="single" w:sz="0" w:space="0" w:color="D3D3D3"/>
            </w:tcBorders>
          </w:tcPr>
          <w:p w14:paraId="77AD6440" w14:textId="77777777" w:rsidR="00524773" w:rsidRDefault="00524773" w:rsidP="00C670FC">
            <w:pPr>
              <w:keepNext/>
              <w:spacing w:after="60"/>
              <w:rPr>
                <w:ins w:id="7404" w:author="Wittman, Jacob (CDC/DDNID/NCCDPHP/DDT) (CTR)" w:date="2023-08-15T14:04:00Z"/>
              </w:rPr>
            </w:pPr>
            <w:ins w:id="7405" w:author="Wittman, Jacob (CDC/DDNID/NCCDPHP/DDT) (CTR)" w:date="2023-08-15T14:04:00Z">
              <w:r>
                <w:rPr>
                  <w:rFonts w:ascii="Calibri" w:hAnsi="Calibri"/>
                  <w:sz w:val="20"/>
                </w:rPr>
                <w:t>137.9 (-80.7, 356.5)</w:t>
              </w:r>
            </w:ins>
          </w:p>
        </w:tc>
        <w:tc>
          <w:tcPr>
            <w:tcW w:w="0" w:type="auto"/>
            <w:tcBorders>
              <w:top w:val="single" w:sz="0" w:space="0" w:color="D3D3D3"/>
              <w:left w:val="single" w:sz="0" w:space="0" w:color="D3D3D3"/>
              <w:bottom w:val="single" w:sz="0" w:space="0" w:color="D3D3D3"/>
              <w:right w:val="single" w:sz="0" w:space="0" w:color="D3D3D3"/>
            </w:tcBorders>
          </w:tcPr>
          <w:p w14:paraId="51EBF57E" w14:textId="77777777" w:rsidR="00524773" w:rsidRDefault="00524773" w:rsidP="00C670FC">
            <w:pPr>
              <w:keepNext/>
              <w:spacing w:after="60"/>
              <w:rPr>
                <w:ins w:id="740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435C18E" w14:textId="77777777" w:rsidR="00524773" w:rsidRDefault="00524773" w:rsidP="00C670FC">
            <w:pPr>
              <w:keepNext/>
              <w:spacing w:after="60"/>
              <w:rPr>
                <w:ins w:id="7407" w:author="Wittman, Jacob (CDC/DDNID/NCCDPHP/DDT) (CTR)" w:date="2023-08-15T14:04:00Z"/>
              </w:rPr>
            </w:pPr>
            <w:ins w:id="7408" w:author="Wittman, Jacob (CDC/DDNID/NCCDPHP/DDT) (CTR)" w:date="2023-08-15T14:04:00Z">
              <w:r>
                <w:rPr>
                  <w:rFonts w:ascii="Calibri" w:hAnsi="Calibri"/>
                  <w:sz w:val="20"/>
                </w:rPr>
                <w:t>3.1 (-2.8, 9.4)</w:t>
              </w:r>
            </w:ins>
          </w:p>
        </w:tc>
        <w:tc>
          <w:tcPr>
            <w:tcW w:w="0" w:type="auto"/>
            <w:tcBorders>
              <w:top w:val="single" w:sz="0" w:space="0" w:color="D3D3D3"/>
              <w:left w:val="single" w:sz="0" w:space="0" w:color="D3D3D3"/>
              <w:bottom w:val="single" w:sz="0" w:space="0" w:color="D3D3D3"/>
              <w:right w:val="single" w:sz="0" w:space="0" w:color="D3D3D3"/>
            </w:tcBorders>
          </w:tcPr>
          <w:p w14:paraId="7D4F5C2B" w14:textId="77777777" w:rsidR="00524773" w:rsidRDefault="00524773" w:rsidP="00C670FC">
            <w:pPr>
              <w:keepNext/>
              <w:spacing w:after="60"/>
              <w:rPr>
                <w:ins w:id="74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8FD9ED" w14:textId="77777777" w:rsidR="00524773" w:rsidRDefault="00524773" w:rsidP="00C670FC">
            <w:pPr>
              <w:keepNext/>
              <w:spacing w:after="60"/>
              <w:rPr>
                <w:ins w:id="7410" w:author="Wittman, Jacob (CDC/DDNID/NCCDPHP/DDT) (CTR)" w:date="2023-08-15T14:04:00Z"/>
              </w:rPr>
            </w:pPr>
            <w:ins w:id="7411" w:author="Wittman, Jacob (CDC/DDNID/NCCDPHP/DDT) (CTR)" w:date="2023-08-15T14:04:00Z">
              <w:r>
                <w:rPr>
                  <w:rFonts w:ascii="Calibri" w:hAnsi="Calibri"/>
                  <w:sz w:val="20"/>
                </w:rPr>
                <w:t>3.1 (-2.8, 9.4)</w:t>
              </w:r>
            </w:ins>
          </w:p>
        </w:tc>
      </w:tr>
      <w:tr w:rsidR="00524773" w14:paraId="11F52DFA" w14:textId="77777777" w:rsidTr="00C670FC">
        <w:trPr>
          <w:cantSplit/>
          <w:jc w:val="center"/>
          <w:ins w:id="74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B0DC19" w14:textId="77777777" w:rsidR="00524773" w:rsidRDefault="00524773" w:rsidP="00C670FC">
            <w:pPr>
              <w:keepNext/>
              <w:spacing w:after="60"/>
              <w:rPr>
                <w:ins w:id="7413" w:author="Wittman, Jacob (CDC/DDNID/NCCDPHP/DDT) (CTR)" w:date="2023-08-15T14:04:00Z"/>
              </w:rPr>
            </w:pPr>
            <w:ins w:id="7414" w:author="Wittman, Jacob (CDC/DDNID/NCCDPHP/DDT) (CTR)" w:date="2023-08-15T14:04:00Z">
              <w:r>
                <w:rPr>
                  <w:rFonts w:ascii="Calibri" w:hAnsi="Calibri"/>
                  <w:sz w:val="20"/>
                </w:rPr>
                <w:t>100%—199%</w:t>
              </w:r>
            </w:ins>
          </w:p>
        </w:tc>
        <w:tc>
          <w:tcPr>
            <w:tcW w:w="0" w:type="auto"/>
            <w:tcBorders>
              <w:top w:val="single" w:sz="0" w:space="0" w:color="D3D3D3"/>
              <w:left w:val="single" w:sz="0" w:space="0" w:color="D3D3D3"/>
              <w:bottom w:val="single" w:sz="0" w:space="0" w:color="D3D3D3"/>
              <w:right w:val="single" w:sz="0" w:space="0" w:color="D3D3D3"/>
            </w:tcBorders>
          </w:tcPr>
          <w:p w14:paraId="41F88838" w14:textId="77777777" w:rsidR="00524773" w:rsidRDefault="00524773" w:rsidP="00C670FC">
            <w:pPr>
              <w:keepNext/>
              <w:spacing w:after="60"/>
              <w:rPr>
                <w:ins w:id="7415" w:author="Wittman, Jacob (CDC/DDNID/NCCDPHP/DDT) (CTR)" w:date="2023-08-15T14:04:00Z"/>
              </w:rPr>
            </w:pPr>
            <w:ins w:id="741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68E9DB6" w14:textId="77777777" w:rsidR="00524773" w:rsidRDefault="00524773" w:rsidP="00C670FC">
            <w:pPr>
              <w:keepNext/>
              <w:spacing w:after="60"/>
              <w:rPr>
                <w:ins w:id="7417" w:author="Wittman, Jacob (CDC/DDNID/NCCDPHP/DDT) (CTR)" w:date="2023-08-15T14:04:00Z"/>
              </w:rPr>
            </w:pPr>
            <w:ins w:id="7418" w:author="Wittman, Jacob (CDC/DDNID/NCCDPHP/DDT) (CTR)" w:date="2023-08-15T14:04:00Z">
              <w:r>
                <w:rPr>
                  <w:rFonts w:ascii="Calibri" w:hAnsi="Calibri"/>
                  <w:sz w:val="20"/>
                </w:rPr>
                <w:t>4.0 (1.5)</w:t>
              </w:r>
            </w:ins>
          </w:p>
        </w:tc>
        <w:tc>
          <w:tcPr>
            <w:tcW w:w="0" w:type="auto"/>
            <w:tcBorders>
              <w:top w:val="single" w:sz="0" w:space="0" w:color="D3D3D3"/>
              <w:left w:val="single" w:sz="0" w:space="0" w:color="D3D3D3"/>
              <w:bottom w:val="single" w:sz="0" w:space="0" w:color="D3D3D3"/>
              <w:right w:val="single" w:sz="0" w:space="0" w:color="D3D3D3"/>
            </w:tcBorders>
          </w:tcPr>
          <w:p w14:paraId="5845595C" w14:textId="77777777" w:rsidR="00524773" w:rsidRDefault="00524773" w:rsidP="00C670FC">
            <w:pPr>
              <w:keepNext/>
              <w:spacing w:after="60"/>
              <w:rPr>
                <w:ins w:id="7419" w:author="Wittman, Jacob (CDC/DDNID/NCCDPHP/DDT) (CTR)" w:date="2023-08-15T14:04:00Z"/>
              </w:rPr>
            </w:pPr>
            <w:ins w:id="7420" w:author="Wittman, Jacob (CDC/DDNID/NCCDPHP/DDT) (CTR)" w:date="2023-08-15T14:04:00Z">
              <w:r>
                <w:rPr>
                  <w:rFonts w:ascii="Calibri" w:hAnsi="Calibri"/>
                  <w:sz w:val="20"/>
                </w:rPr>
                <w:t>7.1 (3.4)</w:t>
              </w:r>
            </w:ins>
          </w:p>
        </w:tc>
        <w:tc>
          <w:tcPr>
            <w:tcW w:w="0" w:type="auto"/>
            <w:tcBorders>
              <w:top w:val="single" w:sz="0" w:space="0" w:color="D3D3D3"/>
              <w:left w:val="single" w:sz="0" w:space="0" w:color="D3D3D3"/>
              <w:bottom w:val="single" w:sz="0" w:space="0" w:color="D3D3D3"/>
              <w:right w:val="single" w:sz="0" w:space="0" w:color="D3D3D3"/>
            </w:tcBorders>
          </w:tcPr>
          <w:p w14:paraId="7781FD34" w14:textId="77777777" w:rsidR="00524773" w:rsidRDefault="00524773" w:rsidP="00C670FC">
            <w:pPr>
              <w:keepNext/>
              <w:spacing w:after="60"/>
              <w:rPr>
                <w:ins w:id="7421" w:author="Wittman, Jacob (CDC/DDNID/NCCDPHP/DDT) (CTR)" w:date="2023-08-15T14:04:00Z"/>
              </w:rPr>
            </w:pPr>
            <w:ins w:id="7422" w:author="Wittman, Jacob (CDC/DDNID/NCCDPHP/DDT) (CTR)" w:date="2023-08-15T14:04:00Z">
              <w:r>
                <w:rPr>
                  <w:rFonts w:ascii="Calibri" w:hAnsi="Calibri"/>
                  <w:sz w:val="20"/>
                </w:rPr>
                <w:t>7.3 (3.0)</w:t>
              </w:r>
            </w:ins>
          </w:p>
        </w:tc>
        <w:tc>
          <w:tcPr>
            <w:tcW w:w="0" w:type="auto"/>
            <w:tcBorders>
              <w:top w:val="single" w:sz="0" w:space="0" w:color="D3D3D3"/>
              <w:left w:val="single" w:sz="0" w:space="0" w:color="D3D3D3"/>
              <w:bottom w:val="single" w:sz="0" w:space="0" w:color="D3D3D3"/>
              <w:right w:val="single" w:sz="0" w:space="0" w:color="D3D3D3"/>
            </w:tcBorders>
          </w:tcPr>
          <w:p w14:paraId="50DBAB7A" w14:textId="77777777" w:rsidR="00524773" w:rsidRDefault="00524773" w:rsidP="00C670FC">
            <w:pPr>
              <w:keepNext/>
              <w:spacing w:after="60"/>
              <w:rPr>
                <w:ins w:id="7423" w:author="Wittman, Jacob (CDC/DDNID/NCCDPHP/DDT) (CTR)" w:date="2023-08-15T14:04:00Z"/>
              </w:rPr>
            </w:pPr>
            <w:ins w:id="7424" w:author="Wittman, Jacob (CDC/DDNID/NCCDPHP/DDT) (CTR)" w:date="2023-08-15T14:04:00Z">
              <w:r>
                <w:rPr>
                  <w:rFonts w:ascii="Calibri" w:hAnsi="Calibri"/>
                  <w:sz w:val="20"/>
                </w:rPr>
                <w:t>5.1 (2.4)</w:t>
              </w:r>
            </w:ins>
          </w:p>
        </w:tc>
        <w:tc>
          <w:tcPr>
            <w:tcW w:w="0" w:type="auto"/>
            <w:tcBorders>
              <w:top w:val="single" w:sz="0" w:space="0" w:color="D3D3D3"/>
              <w:left w:val="single" w:sz="0" w:space="0" w:color="D3D3D3"/>
              <w:bottom w:val="single" w:sz="0" w:space="0" w:color="D3D3D3"/>
              <w:right w:val="single" w:sz="0" w:space="0" w:color="D3D3D3"/>
            </w:tcBorders>
          </w:tcPr>
          <w:p w14:paraId="164E3D44" w14:textId="77777777" w:rsidR="00524773" w:rsidRDefault="00524773" w:rsidP="00C670FC">
            <w:pPr>
              <w:keepNext/>
              <w:spacing w:after="60"/>
              <w:rPr>
                <w:ins w:id="7425" w:author="Wittman, Jacob (CDC/DDNID/NCCDPHP/DDT) (CTR)" w:date="2023-08-15T14:04:00Z"/>
              </w:rPr>
            </w:pPr>
            <w:ins w:id="7426" w:author="Wittman, Jacob (CDC/DDNID/NCCDPHP/DDT) (CTR)" w:date="2023-08-15T14:04:00Z">
              <w:r>
                <w:rPr>
                  <w:rFonts w:ascii="Calibri" w:hAnsi="Calibri"/>
                  <w:sz w:val="20"/>
                </w:rPr>
                <w:t>3.9 (1.1)</w:t>
              </w:r>
            </w:ins>
          </w:p>
        </w:tc>
        <w:tc>
          <w:tcPr>
            <w:tcW w:w="0" w:type="auto"/>
            <w:tcBorders>
              <w:top w:val="single" w:sz="0" w:space="0" w:color="D3D3D3"/>
              <w:left w:val="single" w:sz="0" w:space="0" w:color="D3D3D3"/>
              <w:bottom w:val="single" w:sz="0" w:space="0" w:color="D3D3D3"/>
              <w:right w:val="single" w:sz="0" w:space="0" w:color="D3D3D3"/>
            </w:tcBorders>
          </w:tcPr>
          <w:p w14:paraId="52911A4A" w14:textId="77777777" w:rsidR="00524773" w:rsidRDefault="00524773" w:rsidP="00C670FC">
            <w:pPr>
              <w:keepNext/>
              <w:spacing w:after="60"/>
              <w:rPr>
                <w:ins w:id="7427" w:author="Wittman, Jacob (CDC/DDNID/NCCDPHP/DDT) (CTR)" w:date="2023-08-15T14:04:00Z"/>
              </w:rPr>
            </w:pPr>
            <w:ins w:id="7428" w:author="Wittman, Jacob (CDC/DDNID/NCCDPHP/DDT) (CTR)" w:date="2023-08-15T14:04:00Z">
              <w:r>
                <w:rPr>
                  <w:rFonts w:ascii="Calibri" w:hAnsi="Calibri"/>
                  <w:sz w:val="20"/>
                </w:rPr>
                <w:t>4.4 (1.2)</w:t>
              </w:r>
            </w:ins>
          </w:p>
        </w:tc>
        <w:tc>
          <w:tcPr>
            <w:tcW w:w="0" w:type="auto"/>
            <w:tcBorders>
              <w:top w:val="single" w:sz="0" w:space="0" w:color="D3D3D3"/>
              <w:left w:val="single" w:sz="0" w:space="0" w:color="D3D3D3"/>
              <w:bottom w:val="single" w:sz="0" w:space="0" w:color="D3D3D3"/>
              <w:right w:val="single" w:sz="0" w:space="0" w:color="D3D3D3"/>
            </w:tcBorders>
          </w:tcPr>
          <w:p w14:paraId="23AA78C1" w14:textId="77777777" w:rsidR="00524773" w:rsidRDefault="00524773" w:rsidP="00C670FC">
            <w:pPr>
              <w:keepNext/>
              <w:spacing w:after="60"/>
              <w:rPr>
                <w:ins w:id="7429" w:author="Wittman, Jacob (CDC/DDNID/NCCDPHP/DDT) (CTR)" w:date="2023-08-15T14:04:00Z"/>
              </w:rPr>
            </w:pPr>
            <w:ins w:id="7430" w:author="Wittman, Jacob (CDC/DDNID/NCCDPHP/DDT) (CTR)" w:date="2023-08-15T14:04:00Z">
              <w:r>
                <w:rPr>
                  <w:rFonts w:ascii="Calibri" w:hAnsi="Calibri"/>
                  <w:sz w:val="20"/>
                </w:rPr>
                <w:t>5.1 (1.6)</w:t>
              </w:r>
            </w:ins>
          </w:p>
        </w:tc>
        <w:tc>
          <w:tcPr>
            <w:tcW w:w="0" w:type="auto"/>
            <w:tcBorders>
              <w:top w:val="single" w:sz="0" w:space="0" w:color="D3D3D3"/>
              <w:left w:val="single" w:sz="0" w:space="0" w:color="D3D3D3"/>
              <w:bottom w:val="single" w:sz="0" w:space="0" w:color="D3D3D3"/>
              <w:right w:val="single" w:sz="0" w:space="0" w:color="D3D3D3"/>
            </w:tcBorders>
          </w:tcPr>
          <w:p w14:paraId="5DE73EDB" w14:textId="77777777" w:rsidR="00524773" w:rsidRDefault="00524773" w:rsidP="00C670FC">
            <w:pPr>
              <w:keepNext/>
              <w:spacing w:after="60"/>
              <w:rPr>
                <w:ins w:id="7431" w:author="Wittman, Jacob (CDC/DDNID/NCCDPHP/DDT) (CTR)" w:date="2023-08-15T14:04:00Z"/>
              </w:rPr>
            </w:pPr>
            <w:ins w:id="7432" w:author="Wittman, Jacob (CDC/DDNID/NCCDPHP/DDT) (CTR)" w:date="2023-08-15T14:04:00Z">
              <w:r>
                <w:rPr>
                  <w:rFonts w:ascii="Calibri" w:hAnsi="Calibri"/>
                  <w:sz w:val="20"/>
                </w:rPr>
                <w:t>3.7 (1.2)</w:t>
              </w:r>
            </w:ins>
          </w:p>
        </w:tc>
        <w:tc>
          <w:tcPr>
            <w:tcW w:w="0" w:type="auto"/>
            <w:tcBorders>
              <w:top w:val="single" w:sz="0" w:space="0" w:color="D3D3D3"/>
              <w:left w:val="single" w:sz="0" w:space="0" w:color="D3D3D3"/>
              <w:bottom w:val="single" w:sz="0" w:space="0" w:color="D3D3D3"/>
              <w:right w:val="single" w:sz="0" w:space="0" w:color="D3D3D3"/>
            </w:tcBorders>
          </w:tcPr>
          <w:p w14:paraId="0B6340FC" w14:textId="77777777" w:rsidR="00524773" w:rsidRDefault="00524773" w:rsidP="00C670FC">
            <w:pPr>
              <w:keepNext/>
              <w:spacing w:after="60"/>
              <w:rPr>
                <w:ins w:id="7433" w:author="Wittman, Jacob (CDC/DDNID/NCCDPHP/DDT) (CTR)" w:date="2023-08-15T14:04:00Z"/>
              </w:rPr>
            </w:pPr>
            <w:ins w:id="7434" w:author="Wittman, Jacob (CDC/DDNID/NCCDPHP/DDT) (CTR)" w:date="2023-08-15T14:04:00Z">
              <w:r>
                <w:rPr>
                  <w:rFonts w:ascii="Calibri" w:hAnsi="Calibri"/>
                  <w:sz w:val="20"/>
                </w:rPr>
                <w:t>3.6 (1.6)</w:t>
              </w:r>
            </w:ins>
          </w:p>
        </w:tc>
        <w:tc>
          <w:tcPr>
            <w:tcW w:w="0" w:type="auto"/>
            <w:tcBorders>
              <w:top w:val="single" w:sz="0" w:space="0" w:color="D3D3D3"/>
              <w:left w:val="single" w:sz="0" w:space="0" w:color="D3D3D3"/>
              <w:bottom w:val="single" w:sz="0" w:space="0" w:color="D3D3D3"/>
              <w:right w:val="single" w:sz="0" w:space="0" w:color="D3D3D3"/>
            </w:tcBorders>
          </w:tcPr>
          <w:p w14:paraId="79C0CCD3" w14:textId="77777777" w:rsidR="00524773" w:rsidRDefault="00524773" w:rsidP="00C670FC">
            <w:pPr>
              <w:keepNext/>
              <w:spacing w:after="60"/>
              <w:rPr>
                <w:ins w:id="7435" w:author="Wittman, Jacob (CDC/DDNID/NCCDPHP/DDT) (CTR)" w:date="2023-08-15T14:04:00Z"/>
              </w:rPr>
            </w:pPr>
            <w:ins w:id="7436" w:author="Wittman, Jacob (CDC/DDNID/NCCDPHP/DDT) (CTR)" w:date="2023-08-15T14:04:00Z">
              <w:r>
                <w:rPr>
                  <w:rFonts w:ascii="Calibri" w:hAnsi="Calibri"/>
                  <w:sz w:val="20"/>
                </w:rPr>
                <w:t>3.6 (1.1)</w:t>
              </w:r>
            </w:ins>
          </w:p>
        </w:tc>
        <w:tc>
          <w:tcPr>
            <w:tcW w:w="0" w:type="auto"/>
            <w:tcBorders>
              <w:top w:val="single" w:sz="0" w:space="0" w:color="D3D3D3"/>
              <w:left w:val="single" w:sz="0" w:space="0" w:color="D3D3D3"/>
              <w:bottom w:val="single" w:sz="0" w:space="0" w:color="D3D3D3"/>
              <w:right w:val="single" w:sz="0" w:space="0" w:color="D3D3D3"/>
            </w:tcBorders>
          </w:tcPr>
          <w:p w14:paraId="747EAD37" w14:textId="77777777" w:rsidR="00524773" w:rsidRDefault="00524773" w:rsidP="00C670FC">
            <w:pPr>
              <w:keepNext/>
              <w:spacing w:after="60"/>
              <w:rPr>
                <w:ins w:id="7437" w:author="Wittman, Jacob (CDC/DDNID/NCCDPHP/DDT) (CTR)" w:date="2023-08-15T14:04:00Z"/>
              </w:rPr>
            </w:pPr>
            <w:ins w:id="7438" w:author="Wittman, Jacob (CDC/DDNID/NCCDPHP/DDT) (CTR)" w:date="2023-08-15T14:04:00Z">
              <w:r>
                <w:rPr>
                  <w:rFonts w:ascii="Calibri" w:hAnsi="Calibri"/>
                  <w:sz w:val="20"/>
                </w:rPr>
                <w:t>3.8 (0.9)</w:t>
              </w:r>
            </w:ins>
          </w:p>
        </w:tc>
        <w:tc>
          <w:tcPr>
            <w:tcW w:w="0" w:type="auto"/>
            <w:tcBorders>
              <w:top w:val="single" w:sz="0" w:space="0" w:color="D3D3D3"/>
              <w:left w:val="single" w:sz="0" w:space="0" w:color="D3D3D3"/>
              <w:bottom w:val="single" w:sz="0" w:space="0" w:color="D3D3D3"/>
              <w:right w:val="single" w:sz="0" w:space="0" w:color="D3D3D3"/>
            </w:tcBorders>
          </w:tcPr>
          <w:p w14:paraId="3AC80CD8" w14:textId="77777777" w:rsidR="00524773" w:rsidRDefault="00524773" w:rsidP="00C670FC">
            <w:pPr>
              <w:keepNext/>
              <w:spacing w:after="60"/>
              <w:rPr>
                <w:ins w:id="7439" w:author="Wittman, Jacob (CDC/DDNID/NCCDPHP/DDT) (CTR)" w:date="2023-08-15T14:04:00Z"/>
              </w:rPr>
            </w:pPr>
            <w:ins w:id="7440" w:author="Wittman, Jacob (CDC/DDNID/NCCDPHP/DDT) (CTR)" w:date="2023-08-15T14:04:00Z">
              <w:r>
                <w:rPr>
                  <w:rFonts w:ascii="Calibri" w:hAnsi="Calibri"/>
                  <w:sz w:val="20"/>
                </w:rPr>
                <w:t>4.6 (1.2)</w:t>
              </w:r>
            </w:ins>
          </w:p>
        </w:tc>
        <w:tc>
          <w:tcPr>
            <w:tcW w:w="0" w:type="auto"/>
            <w:tcBorders>
              <w:top w:val="single" w:sz="0" w:space="0" w:color="D3D3D3"/>
              <w:left w:val="single" w:sz="0" w:space="0" w:color="D3D3D3"/>
              <w:bottom w:val="single" w:sz="0" w:space="0" w:color="D3D3D3"/>
              <w:right w:val="single" w:sz="0" w:space="0" w:color="D3D3D3"/>
            </w:tcBorders>
          </w:tcPr>
          <w:p w14:paraId="27A189AB" w14:textId="77777777" w:rsidR="00524773" w:rsidRDefault="00524773" w:rsidP="00C670FC">
            <w:pPr>
              <w:keepNext/>
              <w:spacing w:after="60"/>
              <w:rPr>
                <w:ins w:id="7441" w:author="Wittman, Jacob (CDC/DDNID/NCCDPHP/DDT) (CTR)" w:date="2023-08-15T14:04:00Z"/>
              </w:rPr>
            </w:pPr>
            <w:ins w:id="7442" w:author="Wittman, Jacob (CDC/DDNID/NCCDPHP/DDT) (CTR)" w:date="2023-08-15T14:04:00Z">
              <w:r>
                <w:rPr>
                  <w:rFonts w:ascii="Calibri" w:hAnsi="Calibri"/>
                  <w:sz w:val="20"/>
                </w:rPr>
                <w:t>2.4 (0.6)</w:t>
              </w:r>
            </w:ins>
          </w:p>
        </w:tc>
        <w:tc>
          <w:tcPr>
            <w:tcW w:w="0" w:type="auto"/>
            <w:tcBorders>
              <w:top w:val="single" w:sz="0" w:space="0" w:color="D3D3D3"/>
              <w:left w:val="single" w:sz="0" w:space="0" w:color="D3D3D3"/>
              <w:bottom w:val="single" w:sz="0" w:space="0" w:color="D3D3D3"/>
              <w:right w:val="single" w:sz="0" w:space="0" w:color="D3D3D3"/>
            </w:tcBorders>
          </w:tcPr>
          <w:p w14:paraId="7B2B3EBB" w14:textId="77777777" w:rsidR="00524773" w:rsidRDefault="00524773" w:rsidP="00C670FC">
            <w:pPr>
              <w:keepNext/>
              <w:spacing w:after="60"/>
              <w:rPr>
                <w:ins w:id="7443" w:author="Wittman, Jacob (CDC/DDNID/NCCDPHP/DDT) (CTR)" w:date="2023-08-15T14:04:00Z"/>
              </w:rPr>
            </w:pPr>
            <w:ins w:id="7444" w:author="Wittman, Jacob (CDC/DDNID/NCCDPHP/DDT) (CTR)" w:date="2023-08-15T14:04:00Z">
              <w:r>
                <w:rPr>
                  <w:rFonts w:ascii="Calibri" w:hAnsi="Calibri"/>
                  <w:sz w:val="20"/>
                </w:rPr>
                <w:t>14.1 (-87.9, 116.1)</w:t>
              </w:r>
            </w:ins>
          </w:p>
        </w:tc>
        <w:tc>
          <w:tcPr>
            <w:tcW w:w="0" w:type="auto"/>
            <w:tcBorders>
              <w:top w:val="single" w:sz="0" w:space="0" w:color="D3D3D3"/>
              <w:left w:val="single" w:sz="0" w:space="0" w:color="D3D3D3"/>
              <w:bottom w:val="single" w:sz="0" w:space="0" w:color="D3D3D3"/>
              <w:right w:val="single" w:sz="0" w:space="0" w:color="D3D3D3"/>
            </w:tcBorders>
          </w:tcPr>
          <w:p w14:paraId="4512956D" w14:textId="77777777" w:rsidR="00524773" w:rsidRDefault="00524773" w:rsidP="00C670FC">
            <w:pPr>
              <w:keepNext/>
              <w:spacing w:after="60"/>
              <w:rPr>
                <w:ins w:id="74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FB5C6C" w14:textId="77777777" w:rsidR="00524773" w:rsidRDefault="00524773" w:rsidP="00C670FC">
            <w:pPr>
              <w:keepNext/>
              <w:spacing w:after="60"/>
              <w:rPr>
                <w:ins w:id="7446" w:author="Wittman, Jacob (CDC/DDNID/NCCDPHP/DDT) (CTR)" w:date="2023-08-15T14:04:00Z"/>
              </w:rPr>
            </w:pPr>
            <w:ins w:id="7447" w:author="Wittman, Jacob (CDC/DDNID/NCCDPHP/DDT) (CTR)" w:date="2023-08-15T14:04:00Z">
              <w:r>
                <w:rPr>
                  <w:rFonts w:ascii="Calibri" w:hAnsi="Calibri"/>
                  <w:sz w:val="20"/>
                </w:rPr>
                <w:t>-3.7 (-7.5, 0.3)</w:t>
              </w:r>
            </w:ins>
          </w:p>
        </w:tc>
        <w:tc>
          <w:tcPr>
            <w:tcW w:w="0" w:type="auto"/>
            <w:tcBorders>
              <w:top w:val="single" w:sz="0" w:space="0" w:color="D3D3D3"/>
              <w:left w:val="single" w:sz="0" w:space="0" w:color="D3D3D3"/>
              <w:bottom w:val="single" w:sz="0" w:space="0" w:color="D3D3D3"/>
              <w:right w:val="single" w:sz="0" w:space="0" w:color="D3D3D3"/>
            </w:tcBorders>
          </w:tcPr>
          <w:p w14:paraId="6A1595AA" w14:textId="77777777" w:rsidR="00524773" w:rsidRDefault="00524773" w:rsidP="00C670FC">
            <w:pPr>
              <w:keepNext/>
              <w:spacing w:after="60"/>
              <w:rPr>
                <w:ins w:id="74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1B9377" w14:textId="77777777" w:rsidR="00524773" w:rsidRDefault="00524773" w:rsidP="00C670FC">
            <w:pPr>
              <w:keepNext/>
              <w:spacing w:after="60"/>
              <w:rPr>
                <w:ins w:id="7449" w:author="Wittman, Jacob (CDC/DDNID/NCCDPHP/DDT) (CTR)" w:date="2023-08-15T14:04:00Z"/>
              </w:rPr>
            </w:pPr>
            <w:ins w:id="7450" w:author="Wittman, Jacob (CDC/DDNID/NCCDPHP/DDT) (CTR)" w:date="2023-08-15T14:04:00Z">
              <w:r>
                <w:rPr>
                  <w:rFonts w:ascii="Calibri" w:hAnsi="Calibri"/>
                  <w:sz w:val="20"/>
                </w:rPr>
                <w:t>-3.7 (-7.5, 0.3)</w:t>
              </w:r>
            </w:ins>
          </w:p>
        </w:tc>
      </w:tr>
      <w:tr w:rsidR="00524773" w14:paraId="653746A4" w14:textId="77777777" w:rsidTr="00C670FC">
        <w:trPr>
          <w:cantSplit/>
          <w:jc w:val="center"/>
          <w:ins w:id="745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5F178F6" w14:textId="77777777" w:rsidR="00524773" w:rsidRDefault="00524773" w:rsidP="00C670FC">
            <w:pPr>
              <w:keepNext/>
              <w:spacing w:after="60"/>
              <w:rPr>
                <w:ins w:id="7452" w:author="Wittman, Jacob (CDC/DDNID/NCCDPHP/DDT) (CTR)" w:date="2023-08-15T14:04:00Z"/>
              </w:rPr>
            </w:pPr>
            <w:ins w:id="7453" w:author="Wittman, Jacob (CDC/DDNID/NCCDPHP/DDT) (CTR)" w:date="2023-08-15T14:04:00Z">
              <w:r>
                <w:rPr>
                  <w:rFonts w:ascii="Calibri" w:hAnsi="Calibri"/>
                  <w:sz w:val="20"/>
                </w:rPr>
                <w:t>&lt; 100%</w:t>
              </w:r>
            </w:ins>
          </w:p>
        </w:tc>
        <w:tc>
          <w:tcPr>
            <w:tcW w:w="0" w:type="auto"/>
            <w:tcBorders>
              <w:top w:val="single" w:sz="0" w:space="0" w:color="D3D3D3"/>
              <w:left w:val="single" w:sz="0" w:space="0" w:color="D3D3D3"/>
              <w:bottom w:val="single" w:sz="0" w:space="0" w:color="D3D3D3"/>
              <w:right w:val="single" w:sz="0" w:space="0" w:color="D3D3D3"/>
            </w:tcBorders>
          </w:tcPr>
          <w:p w14:paraId="1BBA1E21" w14:textId="77777777" w:rsidR="00524773" w:rsidRDefault="00524773" w:rsidP="00C670FC">
            <w:pPr>
              <w:keepNext/>
              <w:spacing w:after="60"/>
              <w:rPr>
                <w:ins w:id="7454" w:author="Wittman, Jacob (CDC/DDNID/NCCDPHP/DDT) (CTR)" w:date="2023-08-15T14:04:00Z"/>
              </w:rPr>
            </w:pPr>
            <w:ins w:id="7455"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4E22AAA2" w14:textId="77777777" w:rsidR="00524773" w:rsidRDefault="00524773" w:rsidP="00C670FC">
            <w:pPr>
              <w:keepNext/>
              <w:spacing w:after="60"/>
              <w:rPr>
                <w:ins w:id="7456" w:author="Wittman, Jacob (CDC/DDNID/NCCDPHP/DDT) (CTR)" w:date="2023-08-15T14:04:00Z"/>
              </w:rPr>
            </w:pPr>
            <w:ins w:id="7457" w:author="Wittman, Jacob (CDC/DDNID/NCCDPHP/DDT) (CTR)" w:date="2023-08-15T14:04:00Z">
              <w:r>
                <w:rPr>
                  <w:rFonts w:ascii="Calibri" w:hAnsi="Calibri"/>
                  <w:sz w:val="20"/>
                </w:rPr>
                <w:t>2.8 (1.1)</w:t>
              </w:r>
            </w:ins>
          </w:p>
        </w:tc>
        <w:tc>
          <w:tcPr>
            <w:tcW w:w="0" w:type="auto"/>
            <w:tcBorders>
              <w:top w:val="single" w:sz="0" w:space="0" w:color="D3D3D3"/>
              <w:left w:val="single" w:sz="0" w:space="0" w:color="D3D3D3"/>
              <w:bottom w:val="single" w:sz="0" w:space="0" w:color="D3D3D3"/>
              <w:right w:val="single" w:sz="0" w:space="0" w:color="D3D3D3"/>
            </w:tcBorders>
          </w:tcPr>
          <w:p w14:paraId="22F8F01B" w14:textId="77777777" w:rsidR="00524773" w:rsidRDefault="00524773" w:rsidP="00C670FC">
            <w:pPr>
              <w:keepNext/>
              <w:spacing w:after="60"/>
              <w:rPr>
                <w:ins w:id="7458" w:author="Wittman, Jacob (CDC/DDNID/NCCDPHP/DDT) (CTR)" w:date="2023-08-15T14:04:00Z"/>
              </w:rPr>
            </w:pPr>
            <w:ins w:id="7459" w:author="Wittman, Jacob (CDC/DDNID/NCCDPHP/DDT) (CTR)" w:date="2023-08-15T14:04:00Z">
              <w:r>
                <w:rPr>
                  <w:rFonts w:ascii="Calibri" w:hAnsi="Calibri"/>
                  <w:sz w:val="20"/>
                </w:rPr>
                <w:t>2.7 (1.1)</w:t>
              </w:r>
            </w:ins>
          </w:p>
        </w:tc>
        <w:tc>
          <w:tcPr>
            <w:tcW w:w="0" w:type="auto"/>
            <w:tcBorders>
              <w:top w:val="single" w:sz="0" w:space="0" w:color="D3D3D3"/>
              <w:left w:val="single" w:sz="0" w:space="0" w:color="D3D3D3"/>
              <w:bottom w:val="single" w:sz="0" w:space="0" w:color="D3D3D3"/>
              <w:right w:val="single" w:sz="0" w:space="0" w:color="D3D3D3"/>
            </w:tcBorders>
          </w:tcPr>
          <w:p w14:paraId="431FFAD3" w14:textId="77777777" w:rsidR="00524773" w:rsidRDefault="00524773" w:rsidP="00C670FC">
            <w:pPr>
              <w:keepNext/>
              <w:spacing w:after="60"/>
              <w:rPr>
                <w:ins w:id="7460" w:author="Wittman, Jacob (CDC/DDNID/NCCDPHP/DDT) (CTR)" w:date="2023-08-15T14:04:00Z"/>
              </w:rPr>
            </w:pPr>
            <w:ins w:id="7461" w:author="Wittman, Jacob (CDC/DDNID/NCCDPHP/DDT) (CTR)" w:date="2023-08-15T14:04:00Z">
              <w:r>
                <w:rPr>
                  <w:rFonts w:ascii="Calibri" w:hAnsi="Calibri"/>
                  <w:sz w:val="20"/>
                </w:rPr>
                <w:t>4.3 (1.3)</w:t>
              </w:r>
            </w:ins>
          </w:p>
        </w:tc>
        <w:tc>
          <w:tcPr>
            <w:tcW w:w="0" w:type="auto"/>
            <w:tcBorders>
              <w:top w:val="single" w:sz="0" w:space="0" w:color="D3D3D3"/>
              <w:left w:val="single" w:sz="0" w:space="0" w:color="D3D3D3"/>
              <w:bottom w:val="single" w:sz="0" w:space="0" w:color="D3D3D3"/>
              <w:right w:val="single" w:sz="0" w:space="0" w:color="D3D3D3"/>
            </w:tcBorders>
          </w:tcPr>
          <w:p w14:paraId="3CE64147" w14:textId="77777777" w:rsidR="00524773" w:rsidRDefault="00524773" w:rsidP="00C670FC">
            <w:pPr>
              <w:keepNext/>
              <w:spacing w:after="60"/>
              <w:rPr>
                <w:ins w:id="7462" w:author="Wittman, Jacob (CDC/DDNID/NCCDPHP/DDT) (CTR)" w:date="2023-08-15T14:04:00Z"/>
              </w:rPr>
            </w:pPr>
            <w:ins w:id="7463"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6863055A" w14:textId="77777777" w:rsidR="00524773" w:rsidRDefault="00524773" w:rsidP="00C670FC">
            <w:pPr>
              <w:keepNext/>
              <w:spacing w:after="60"/>
              <w:rPr>
                <w:ins w:id="7464" w:author="Wittman, Jacob (CDC/DDNID/NCCDPHP/DDT) (CTR)" w:date="2023-08-15T14:04:00Z"/>
              </w:rPr>
            </w:pPr>
            <w:ins w:id="7465" w:author="Wittman, Jacob (CDC/DDNID/NCCDPHP/DDT) (CTR)" w:date="2023-08-15T14:04:00Z">
              <w:r>
                <w:rPr>
                  <w:rFonts w:ascii="Calibri" w:hAnsi="Calibri"/>
                  <w:sz w:val="20"/>
                </w:rPr>
                <w:t>1.9 (0.8)</w:t>
              </w:r>
            </w:ins>
          </w:p>
        </w:tc>
        <w:tc>
          <w:tcPr>
            <w:tcW w:w="0" w:type="auto"/>
            <w:tcBorders>
              <w:top w:val="single" w:sz="0" w:space="0" w:color="D3D3D3"/>
              <w:left w:val="single" w:sz="0" w:space="0" w:color="D3D3D3"/>
              <w:bottom w:val="single" w:sz="0" w:space="0" w:color="D3D3D3"/>
              <w:right w:val="single" w:sz="0" w:space="0" w:color="D3D3D3"/>
            </w:tcBorders>
          </w:tcPr>
          <w:p w14:paraId="39D12F41" w14:textId="77777777" w:rsidR="00524773" w:rsidRDefault="00524773" w:rsidP="00C670FC">
            <w:pPr>
              <w:keepNext/>
              <w:spacing w:after="60"/>
              <w:rPr>
                <w:ins w:id="7466" w:author="Wittman, Jacob (CDC/DDNID/NCCDPHP/DDT) (CTR)" w:date="2023-08-15T14:04:00Z"/>
              </w:rPr>
            </w:pPr>
            <w:ins w:id="7467" w:author="Wittman, Jacob (CDC/DDNID/NCCDPHP/DDT) (CTR)" w:date="2023-08-15T14:04:00Z">
              <w:r>
                <w:rPr>
                  <w:rFonts w:ascii="Calibri" w:hAnsi="Calibri"/>
                  <w:sz w:val="20"/>
                </w:rPr>
                <w:t>4.9 (1.8)</w:t>
              </w:r>
            </w:ins>
          </w:p>
        </w:tc>
        <w:tc>
          <w:tcPr>
            <w:tcW w:w="0" w:type="auto"/>
            <w:tcBorders>
              <w:top w:val="single" w:sz="0" w:space="0" w:color="D3D3D3"/>
              <w:left w:val="single" w:sz="0" w:space="0" w:color="D3D3D3"/>
              <w:bottom w:val="single" w:sz="0" w:space="0" w:color="D3D3D3"/>
              <w:right w:val="single" w:sz="0" w:space="0" w:color="D3D3D3"/>
            </w:tcBorders>
          </w:tcPr>
          <w:p w14:paraId="290E971F" w14:textId="77777777" w:rsidR="00524773" w:rsidRDefault="00524773" w:rsidP="00C670FC">
            <w:pPr>
              <w:keepNext/>
              <w:spacing w:after="60"/>
              <w:rPr>
                <w:ins w:id="7468" w:author="Wittman, Jacob (CDC/DDNID/NCCDPHP/DDT) (CTR)" w:date="2023-08-15T14:04:00Z"/>
              </w:rPr>
            </w:pPr>
            <w:ins w:id="7469" w:author="Wittman, Jacob (CDC/DDNID/NCCDPHP/DDT) (CTR)" w:date="2023-08-15T14:04:00Z">
              <w:r>
                <w:rPr>
                  <w:rFonts w:ascii="Calibri" w:hAnsi="Calibri"/>
                  <w:sz w:val="20"/>
                </w:rPr>
                <w:t>4.2 (1.8)</w:t>
              </w:r>
            </w:ins>
          </w:p>
        </w:tc>
        <w:tc>
          <w:tcPr>
            <w:tcW w:w="0" w:type="auto"/>
            <w:tcBorders>
              <w:top w:val="single" w:sz="0" w:space="0" w:color="D3D3D3"/>
              <w:left w:val="single" w:sz="0" w:space="0" w:color="D3D3D3"/>
              <w:bottom w:val="single" w:sz="0" w:space="0" w:color="D3D3D3"/>
              <w:right w:val="single" w:sz="0" w:space="0" w:color="D3D3D3"/>
            </w:tcBorders>
          </w:tcPr>
          <w:p w14:paraId="2FC8572E" w14:textId="77777777" w:rsidR="00524773" w:rsidRDefault="00524773" w:rsidP="00C670FC">
            <w:pPr>
              <w:keepNext/>
              <w:spacing w:after="60"/>
              <w:rPr>
                <w:ins w:id="7470" w:author="Wittman, Jacob (CDC/DDNID/NCCDPHP/DDT) (CTR)" w:date="2023-08-15T14:04:00Z"/>
              </w:rPr>
            </w:pPr>
            <w:ins w:id="7471" w:author="Wittman, Jacob (CDC/DDNID/NCCDPHP/DDT) (CTR)" w:date="2023-08-15T14:04:00Z">
              <w:r>
                <w:rPr>
                  <w:rFonts w:ascii="Calibri" w:hAnsi="Calibri"/>
                  <w:sz w:val="20"/>
                </w:rPr>
                <w:t>1.4 (0.4)</w:t>
              </w:r>
            </w:ins>
          </w:p>
        </w:tc>
        <w:tc>
          <w:tcPr>
            <w:tcW w:w="0" w:type="auto"/>
            <w:tcBorders>
              <w:top w:val="single" w:sz="0" w:space="0" w:color="D3D3D3"/>
              <w:left w:val="single" w:sz="0" w:space="0" w:color="D3D3D3"/>
              <w:bottom w:val="single" w:sz="0" w:space="0" w:color="D3D3D3"/>
              <w:right w:val="single" w:sz="0" w:space="0" w:color="D3D3D3"/>
            </w:tcBorders>
          </w:tcPr>
          <w:p w14:paraId="33C54E29" w14:textId="77777777" w:rsidR="00524773" w:rsidRDefault="00524773" w:rsidP="00C670FC">
            <w:pPr>
              <w:keepNext/>
              <w:spacing w:after="60"/>
              <w:rPr>
                <w:ins w:id="7472" w:author="Wittman, Jacob (CDC/DDNID/NCCDPHP/DDT) (CTR)" w:date="2023-08-15T14:04:00Z"/>
              </w:rPr>
            </w:pPr>
            <w:ins w:id="7473"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33545B8E" w14:textId="77777777" w:rsidR="00524773" w:rsidRDefault="00524773" w:rsidP="00C670FC">
            <w:pPr>
              <w:keepNext/>
              <w:spacing w:after="60"/>
              <w:rPr>
                <w:ins w:id="7474" w:author="Wittman, Jacob (CDC/DDNID/NCCDPHP/DDT) (CTR)" w:date="2023-08-15T14:04:00Z"/>
              </w:rPr>
            </w:pPr>
            <w:ins w:id="7475" w:author="Wittman, Jacob (CDC/DDNID/NCCDPHP/DDT) (CTR)" w:date="2023-08-15T14:04:00Z">
              <w:r>
                <w:rPr>
                  <w:rFonts w:ascii="Calibri" w:hAnsi="Calibri"/>
                  <w:sz w:val="20"/>
                </w:rPr>
                <w:t>1.2 (0.4)</w:t>
              </w:r>
            </w:ins>
          </w:p>
        </w:tc>
        <w:tc>
          <w:tcPr>
            <w:tcW w:w="0" w:type="auto"/>
            <w:tcBorders>
              <w:top w:val="single" w:sz="0" w:space="0" w:color="D3D3D3"/>
              <w:left w:val="single" w:sz="0" w:space="0" w:color="D3D3D3"/>
              <w:bottom w:val="single" w:sz="0" w:space="0" w:color="D3D3D3"/>
              <w:right w:val="single" w:sz="0" w:space="0" w:color="D3D3D3"/>
            </w:tcBorders>
          </w:tcPr>
          <w:p w14:paraId="46491633" w14:textId="77777777" w:rsidR="00524773" w:rsidRDefault="00524773" w:rsidP="00C670FC">
            <w:pPr>
              <w:keepNext/>
              <w:spacing w:after="60"/>
              <w:rPr>
                <w:ins w:id="7476" w:author="Wittman, Jacob (CDC/DDNID/NCCDPHP/DDT) (CTR)" w:date="2023-08-15T14:04:00Z"/>
              </w:rPr>
            </w:pPr>
            <w:ins w:id="7477" w:author="Wittman, Jacob (CDC/DDNID/NCCDPHP/DDT) (CTR)" w:date="2023-08-15T14:04:00Z">
              <w:r>
                <w:rPr>
                  <w:rFonts w:ascii="Calibri" w:hAnsi="Calibri"/>
                  <w:sz w:val="20"/>
                </w:rPr>
                <w:t>3.9 (0.9)</w:t>
              </w:r>
            </w:ins>
          </w:p>
        </w:tc>
        <w:tc>
          <w:tcPr>
            <w:tcW w:w="0" w:type="auto"/>
            <w:tcBorders>
              <w:top w:val="single" w:sz="0" w:space="0" w:color="D3D3D3"/>
              <w:left w:val="single" w:sz="0" w:space="0" w:color="D3D3D3"/>
              <w:bottom w:val="single" w:sz="0" w:space="0" w:color="D3D3D3"/>
              <w:right w:val="single" w:sz="0" w:space="0" w:color="D3D3D3"/>
            </w:tcBorders>
          </w:tcPr>
          <w:p w14:paraId="7CE58488" w14:textId="77777777" w:rsidR="00524773" w:rsidRDefault="00524773" w:rsidP="00C670FC">
            <w:pPr>
              <w:keepNext/>
              <w:spacing w:after="60"/>
              <w:rPr>
                <w:ins w:id="7478" w:author="Wittman, Jacob (CDC/DDNID/NCCDPHP/DDT) (CTR)" w:date="2023-08-15T14:04:00Z"/>
              </w:rPr>
            </w:pPr>
            <w:ins w:id="7479" w:author="Wittman, Jacob (CDC/DDNID/NCCDPHP/DDT) (CTR)" w:date="2023-08-15T14:04:00Z">
              <w:r>
                <w:rPr>
                  <w:rFonts w:ascii="Calibri" w:hAnsi="Calibri"/>
                  <w:sz w:val="20"/>
                </w:rPr>
                <w:t>2.3 (0.7)</w:t>
              </w:r>
            </w:ins>
          </w:p>
        </w:tc>
        <w:tc>
          <w:tcPr>
            <w:tcW w:w="0" w:type="auto"/>
            <w:tcBorders>
              <w:top w:val="single" w:sz="0" w:space="0" w:color="D3D3D3"/>
              <w:left w:val="single" w:sz="0" w:space="0" w:color="D3D3D3"/>
              <w:bottom w:val="single" w:sz="0" w:space="0" w:color="D3D3D3"/>
              <w:right w:val="single" w:sz="0" w:space="0" w:color="D3D3D3"/>
            </w:tcBorders>
          </w:tcPr>
          <w:p w14:paraId="0C1A45BA" w14:textId="77777777" w:rsidR="00524773" w:rsidRDefault="00524773" w:rsidP="00C670FC">
            <w:pPr>
              <w:keepNext/>
              <w:spacing w:after="60"/>
              <w:rPr>
                <w:ins w:id="7480" w:author="Wittman, Jacob (CDC/DDNID/NCCDPHP/DDT) (CTR)" w:date="2023-08-15T14:04:00Z"/>
              </w:rPr>
            </w:pPr>
            <w:ins w:id="7481" w:author="Wittman, Jacob (CDC/DDNID/NCCDPHP/DDT) (CTR)" w:date="2023-08-15T14:04:00Z">
              <w:r>
                <w:rPr>
                  <w:rFonts w:ascii="Calibri" w:hAnsi="Calibri"/>
                  <w:sz w:val="20"/>
                </w:rPr>
                <w:t>4.9 (3.1)</w:t>
              </w:r>
            </w:ins>
          </w:p>
        </w:tc>
        <w:tc>
          <w:tcPr>
            <w:tcW w:w="0" w:type="auto"/>
            <w:tcBorders>
              <w:top w:val="single" w:sz="0" w:space="0" w:color="D3D3D3"/>
              <w:left w:val="single" w:sz="0" w:space="0" w:color="D3D3D3"/>
              <w:bottom w:val="single" w:sz="0" w:space="0" w:color="D3D3D3"/>
              <w:right w:val="single" w:sz="0" w:space="0" w:color="D3D3D3"/>
            </w:tcBorders>
          </w:tcPr>
          <w:p w14:paraId="66F1AED5" w14:textId="77777777" w:rsidR="00524773" w:rsidRDefault="00524773" w:rsidP="00C670FC">
            <w:pPr>
              <w:keepNext/>
              <w:spacing w:after="60"/>
              <w:rPr>
                <w:ins w:id="7482" w:author="Wittman, Jacob (CDC/DDNID/NCCDPHP/DDT) (CTR)" w:date="2023-08-15T14:04:00Z"/>
              </w:rPr>
            </w:pPr>
            <w:ins w:id="7483" w:author="Wittman, Jacob (CDC/DDNID/NCCDPHP/DDT) (CTR)" w:date="2023-08-15T14:04:00Z">
              <w:r>
                <w:rPr>
                  <w:rFonts w:ascii="Calibri" w:hAnsi="Calibri"/>
                  <w:sz w:val="20"/>
                </w:rPr>
                <w:t>-16.2 (-96.3, 64.0)</w:t>
              </w:r>
            </w:ins>
          </w:p>
        </w:tc>
        <w:tc>
          <w:tcPr>
            <w:tcW w:w="0" w:type="auto"/>
            <w:tcBorders>
              <w:top w:val="single" w:sz="0" w:space="0" w:color="D3D3D3"/>
              <w:left w:val="single" w:sz="0" w:space="0" w:color="D3D3D3"/>
              <w:bottom w:val="single" w:sz="0" w:space="0" w:color="D3D3D3"/>
              <w:right w:val="single" w:sz="0" w:space="0" w:color="D3D3D3"/>
            </w:tcBorders>
          </w:tcPr>
          <w:p w14:paraId="60CD1F68" w14:textId="77777777" w:rsidR="00524773" w:rsidRDefault="00524773" w:rsidP="00C670FC">
            <w:pPr>
              <w:keepNext/>
              <w:spacing w:after="60"/>
              <w:rPr>
                <w:ins w:id="748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3AC68D" w14:textId="77777777" w:rsidR="00524773" w:rsidRDefault="00524773" w:rsidP="00C670FC">
            <w:pPr>
              <w:keepNext/>
              <w:spacing w:after="60"/>
              <w:rPr>
                <w:ins w:id="7485" w:author="Wittman, Jacob (CDC/DDNID/NCCDPHP/DDT) (CTR)" w:date="2023-08-15T14:04:00Z"/>
              </w:rPr>
            </w:pPr>
            <w:ins w:id="7486" w:author="Wittman, Jacob (CDC/DDNID/NCCDPHP/DDT) (CTR)" w:date="2023-08-15T14:04:00Z">
              <w:r>
                <w:rPr>
                  <w:rFonts w:ascii="Calibri" w:hAnsi="Calibri"/>
                  <w:sz w:val="20"/>
                </w:rPr>
                <w:t>-3.1 (-11.1, 5.7)</w:t>
              </w:r>
            </w:ins>
          </w:p>
        </w:tc>
        <w:tc>
          <w:tcPr>
            <w:tcW w:w="0" w:type="auto"/>
            <w:tcBorders>
              <w:top w:val="single" w:sz="0" w:space="0" w:color="D3D3D3"/>
              <w:left w:val="single" w:sz="0" w:space="0" w:color="D3D3D3"/>
              <w:bottom w:val="single" w:sz="0" w:space="0" w:color="D3D3D3"/>
              <w:right w:val="single" w:sz="0" w:space="0" w:color="D3D3D3"/>
            </w:tcBorders>
          </w:tcPr>
          <w:p w14:paraId="41DFED08" w14:textId="77777777" w:rsidR="00524773" w:rsidRDefault="00524773" w:rsidP="00C670FC">
            <w:pPr>
              <w:keepNext/>
              <w:spacing w:after="60"/>
              <w:rPr>
                <w:ins w:id="74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9535A1" w14:textId="77777777" w:rsidR="00524773" w:rsidRDefault="00524773" w:rsidP="00C670FC">
            <w:pPr>
              <w:keepNext/>
              <w:spacing w:after="60"/>
              <w:rPr>
                <w:ins w:id="7488" w:author="Wittman, Jacob (CDC/DDNID/NCCDPHP/DDT) (CTR)" w:date="2023-08-15T14:04:00Z"/>
              </w:rPr>
            </w:pPr>
            <w:ins w:id="7489" w:author="Wittman, Jacob (CDC/DDNID/NCCDPHP/DDT) (CTR)" w:date="2023-08-15T14:04:00Z">
              <w:r>
                <w:rPr>
                  <w:rFonts w:ascii="Calibri" w:hAnsi="Calibri"/>
                  <w:sz w:val="20"/>
                </w:rPr>
                <w:t>-3.1 (-11.1, 5.7)</w:t>
              </w:r>
            </w:ins>
          </w:p>
        </w:tc>
      </w:tr>
      <w:tr w:rsidR="00524773" w14:paraId="08339B52" w14:textId="77777777" w:rsidTr="00C670FC">
        <w:trPr>
          <w:cantSplit/>
          <w:jc w:val="center"/>
          <w:ins w:id="7490" w:author="Wittman, Jacob (CDC/DDNID/NCCDPHP/DDT) (CTR)" w:date="2023-08-15T14:04:00Z"/>
        </w:trPr>
        <w:tc>
          <w:tcPr>
            <w:tcW w:w="0" w:type="auto"/>
            <w:gridSpan w:val="20"/>
          </w:tcPr>
          <w:p w14:paraId="149DE3AA" w14:textId="77777777" w:rsidR="00524773" w:rsidRDefault="00524773" w:rsidP="00C670FC">
            <w:pPr>
              <w:keepNext/>
              <w:spacing w:after="60"/>
              <w:rPr>
                <w:ins w:id="7491" w:author="Wittman, Jacob (CDC/DDNID/NCCDPHP/DDT) (CTR)" w:date="2023-08-15T14:04:00Z"/>
              </w:rPr>
            </w:pPr>
            <w:ins w:id="7492" w:author="Wittman, Jacob (CDC/DDNID/NCCDPHP/DDT) (CTR)" w:date="2023-08-15T14:04:00Z">
              <w:r>
                <w:rPr>
                  <w:rFonts w:ascii="Calibri" w:hAnsi="Calibri"/>
                  <w:i/>
                  <w:sz w:val="20"/>
                  <w:vertAlign w:val="superscript"/>
                </w:rPr>
                <w:t>*</w:t>
              </w:r>
              <w:r>
                <w:rPr>
                  <w:rFonts w:ascii="Calibri" w:hAnsi="Calibri"/>
                  <w:sz w:val="20"/>
                </w:rPr>
                <w:t>Values in these columns were estimated excluding data from 2020.</w:t>
              </w:r>
            </w:ins>
          </w:p>
        </w:tc>
      </w:tr>
      <w:tr w:rsidR="00524773" w14:paraId="58A992FE" w14:textId="77777777" w:rsidTr="00C670FC">
        <w:trPr>
          <w:cantSplit/>
          <w:jc w:val="center"/>
          <w:ins w:id="7493" w:author="Wittman, Jacob (CDC/DDNID/NCCDPHP/DDT) (CTR)" w:date="2023-08-15T14:04:00Z"/>
        </w:trPr>
        <w:tc>
          <w:tcPr>
            <w:tcW w:w="0" w:type="auto"/>
            <w:gridSpan w:val="20"/>
          </w:tcPr>
          <w:p w14:paraId="3EDA52DC" w14:textId="77777777" w:rsidR="00524773" w:rsidRDefault="00524773" w:rsidP="00C670FC">
            <w:pPr>
              <w:keepNext/>
              <w:spacing w:after="60"/>
              <w:rPr>
                <w:ins w:id="7494" w:author="Wittman, Jacob (CDC/DDNID/NCCDPHP/DDT) (CTR)" w:date="2023-08-15T14:04:00Z"/>
              </w:rPr>
            </w:pPr>
            <w:ins w:id="7495" w:author="Wittman, Jacob (CDC/DDNID/NCCDPHP/DDT) (CTR)" w:date="2023-08-15T14:04:00Z">
              <w:r>
                <w:rPr>
                  <w:rFonts w:ascii="Calibri" w:hAnsi="Calibri"/>
                  <w:i/>
                  <w:sz w:val="20"/>
                  <w:vertAlign w:val="superscript"/>
                </w:rPr>
                <w:t>†</w:t>
              </w:r>
              <w:r>
                <w:rPr>
                  <w:rFonts w:ascii="Calibri" w:hAnsi="Calibri"/>
                  <w:sz w:val="20"/>
                </w:rPr>
                <w:t>Percent change: the percent change in the proportion from 2008 to 2019.</w:t>
              </w:r>
            </w:ins>
          </w:p>
        </w:tc>
      </w:tr>
      <w:tr w:rsidR="00524773" w14:paraId="4A4D6AC5" w14:textId="77777777" w:rsidTr="00C670FC">
        <w:trPr>
          <w:cantSplit/>
          <w:jc w:val="center"/>
          <w:ins w:id="7496" w:author="Wittman, Jacob (CDC/DDNID/NCCDPHP/DDT) (CTR)" w:date="2023-08-15T14:04:00Z"/>
        </w:trPr>
        <w:tc>
          <w:tcPr>
            <w:tcW w:w="0" w:type="auto"/>
            <w:gridSpan w:val="20"/>
          </w:tcPr>
          <w:p w14:paraId="7C7908A4" w14:textId="77777777" w:rsidR="00524773" w:rsidRDefault="00524773" w:rsidP="00C670FC">
            <w:pPr>
              <w:keepNext/>
              <w:spacing w:after="60"/>
              <w:rPr>
                <w:ins w:id="7497" w:author="Wittman, Jacob (CDC/DDNID/NCCDPHP/DDT) (CTR)" w:date="2023-08-15T14:04:00Z"/>
              </w:rPr>
            </w:pPr>
            <w:ins w:id="7498" w:author="Wittman, Jacob (CDC/DDNID/NCCDPHP/DDT) (CTR)" w:date="2023-08-15T14:04:00Z">
              <w:r>
                <w:rPr>
                  <w:rFonts w:ascii="Calibri" w:hAnsi="Calibri"/>
                  <w:i/>
                  <w:sz w:val="20"/>
                  <w:vertAlign w:val="superscript"/>
                </w:rPr>
                <w:t>‡</w:t>
              </w:r>
              <w:r>
                <w:rPr>
                  <w:rFonts w:ascii="Calibri" w:hAnsi="Calibri"/>
                  <w:sz w:val="20"/>
                </w:rPr>
                <w:t>Years identified as Joinpoint years.</w:t>
              </w:r>
            </w:ins>
          </w:p>
        </w:tc>
      </w:tr>
      <w:tr w:rsidR="00524773" w14:paraId="5AD57FB9" w14:textId="77777777" w:rsidTr="00C670FC">
        <w:trPr>
          <w:cantSplit/>
          <w:jc w:val="center"/>
          <w:ins w:id="7499" w:author="Wittman, Jacob (CDC/DDNID/NCCDPHP/DDT) (CTR)" w:date="2023-08-15T14:04:00Z"/>
        </w:trPr>
        <w:tc>
          <w:tcPr>
            <w:tcW w:w="0" w:type="auto"/>
            <w:gridSpan w:val="20"/>
          </w:tcPr>
          <w:p w14:paraId="1705F6B0" w14:textId="77777777" w:rsidR="00524773" w:rsidRDefault="00524773" w:rsidP="00C670FC">
            <w:pPr>
              <w:keepNext/>
              <w:spacing w:after="60"/>
              <w:rPr>
                <w:ins w:id="7500" w:author="Wittman, Jacob (CDC/DDNID/NCCDPHP/DDT) (CTR)" w:date="2023-08-15T14:04:00Z"/>
              </w:rPr>
            </w:pPr>
            <w:ins w:id="7501" w:author="Wittman, Jacob (CDC/DDNID/NCCDPHP/DDT) (CTR)" w:date="2023-08-15T14:04:00Z">
              <w:r>
                <w:rPr>
                  <w:rFonts w:ascii="Calibri" w:hAnsi="Calibri"/>
                  <w:i/>
                  <w:sz w:val="20"/>
                  <w:vertAlign w:val="superscript"/>
                </w:rPr>
                <w:lastRenderedPageBreak/>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ins>
          </w:p>
        </w:tc>
      </w:tr>
      <w:tr w:rsidR="00524773" w14:paraId="32C4DC38" w14:textId="77777777" w:rsidTr="00C670FC">
        <w:trPr>
          <w:cantSplit/>
          <w:jc w:val="center"/>
          <w:ins w:id="7502" w:author="Wittman, Jacob (CDC/DDNID/NCCDPHP/DDT) (CTR)" w:date="2023-08-15T14:04:00Z"/>
        </w:trPr>
        <w:tc>
          <w:tcPr>
            <w:tcW w:w="0" w:type="auto"/>
            <w:gridSpan w:val="20"/>
          </w:tcPr>
          <w:p w14:paraId="4B91C87A" w14:textId="77777777" w:rsidR="00524773" w:rsidRDefault="00524773" w:rsidP="00C670FC">
            <w:pPr>
              <w:keepNext/>
              <w:spacing w:after="60"/>
              <w:rPr>
                <w:ins w:id="7503" w:author="Wittman, Jacob (CDC/DDNID/NCCDPHP/DDT) (CTR)" w:date="2023-08-15T14:04:00Z"/>
              </w:rPr>
            </w:pPr>
            <w:ins w:id="7504" w:author="Wittman, Jacob (CDC/DDNID/NCCDPHP/DDT) (CTR)" w:date="2023-08-15T14:04: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7E260DAD" w14:textId="5CFB701E" w:rsidR="001F580C" w:rsidDel="00524773" w:rsidRDefault="00047927" w:rsidP="00524773">
      <w:pPr>
        <w:pStyle w:val="Heading1"/>
        <w:rPr>
          <w:del w:id="7505" w:author="Wittman, Jacob (CDC/DDNID/NCCDPHP/DDT) (CTR)" w:date="2023-08-15T14:04:00Z"/>
        </w:rPr>
      </w:pPr>
      <w:del w:id="7506" w:author="Wittman, Jacob (CDC/DDNID/NCCDPHP/DDT) (CTR)" w:date="2023-08-15T14:04:00Z">
        <w:r w:rsidDel="00524773">
          <w:delText>Figures</w:delText>
        </w:r>
      </w:del>
    </w:p>
    <w:tbl>
      <w:tblPr>
        <w:tblStyle w:val="Table"/>
        <w:tblW w:w="5000" w:type="pct"/>
        <w:tblLook w:val="0000" w:firstRow="0" w:lastRow="0" w:firstColumn="0" w:lastColumn="0" w:noHBand="0" w:noVBand="0"/>
      </w:tblPr>
      <w:tblGrid>
        <w:gridCol w:w="12960"/>
      </w:tblGrid>
      <w:tr w:rsidR="001F580C" w:rsidDel="00524773" w14:paraId="74024EB2" w14:textId="572A77F6">
        <w:trPr>
          <w:del w:id="7507" w:author="Wittman, Jacob (CDC/DDNID/NCCDPHP/DDT) (CTR)" w:date="2023-08-15T14:04:00Z"/>
        </w:trPr>
        <w:tc>
          <w:tcPr>
            <w:tcW w:w="0" w:type="auto"/>
          </w:tcPr>
          <w:p w14:paraId="14E7A00F" w14:textId="37EE7D55" w:rsidR="001F580C" w:rsidDel="00524773" w:rsidRDefault="009B3DDC" w:rsidP="00524773">
            <w:pPr>
              <w:pStyle w:val="Heading1"/>
              <w:rPr>
                <w:del w:id="7508" w:author="Wittman, Jacob (CDC/DDNID/NCCDPHP/DDT) (CTR)" w:date="2023-08-15T14:04:00Z"/>
              </w:rPr>
            </w:pPr>
            <w:bookmarkStart w:id="7509" w:name="fig-exams"/>
            <w:del w:id="7510" w:author="Wittman, Jacob (CDC/DDNID/NCCDPHP/DDT) (CTR)" w:date="2023-08-15T14:04:00Z">
              <w:r w:rsidDel="00524773">
                <w:rPr>
                  <w:b w:val="0"/>
                  <w:bCs w:val="0"/>
                  <w:noProof/>
                </w:rPr>
                <w:lastRenderedPageBreak/>
                <w:drawing>
                  <wp:inline distT="0" distB="0" distL="0" distR="0" wp14:anchorId="0860462D" wp14:editId="4CB27539">
                    <wp:extent cx="8229600" cy="4937760"/>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14F41CD2" w14:textId="50E75EBE" w:rsidR="001F580C" w:rsidDel="00524773" w:rsidRDefault="00047927" w:rsidP="00524773">
            <w:pPr>
              <w:pStyle w:val="Heading1"/>
              <w:rPr>
                <w:del w:id="7511" w:author="Wittman, Jacob (CDC/DDNID/NCCDPHP/DDT) (CTR)" w:date="2023-08-15T14:04:00Z"/>
              </w:rPr>
            </w:pPr>
            <w:bookmarkStart w:id="7512" w:name="_Hlk141706828"/>
            <w:del w:id="7513" w:author="Wittman, Jacob (CDC/DDNID/NCCDPHP/DDT) (CTR)" w:date="2023-08-15T14:04:00Z">
              <w:r w:rsidDel="00524773">
                <w:lastRenderedPageBreak/>
                <w:delText>Fig</w:delText>
              </w:r>
              <w:r w:rsidR="001C26FF" w:rsidDel="00524773">
                <w:delText>ure</w:delText>
              </w:r>
              <w:r w:rsidDel="00524773">
                <w:delText> 1</w:delText>
              </w:r>
              <w:r w:rsidR="001C26FF" w:rsidDel="00524773">
                <w:delText>—</w:delText>
              </w:r>
              <w:r w:rsidDel="00524773">
                <w:delText xml:space="preserve">Age-adjusted trends in proportions of U.S. adults with </w:delText>
              </w:r>
              <w:r w:rsidR="00693BAD" w:rsidDel="00524773">
                <w:delText>diagn</w:delText>
              </w:r>
              <w:r w:rsidR="002B16FF" w:rsidDel="00524773">
                <w:delText xml:space="preserve">osed </w:delText>
              </w:r>
              <w:r w:rsidDel="00524773">
                <w:delText>diabetes who reported receiving recommended medical examinations from 2008 to 2019. The dashed black line is the overall trend, while dots represent percentages for 2020. Data from 2020 were not included in the trend analysis.</w:delText>
              </w:r>
              <w:bookmarkEnd w:id="7512"/>
            </w:del>
          </w:p>
        </w:tc>
        <w:bookmarkEnd w:id="7509"/>
      </w:tr>
    </w:tbl>
    <w:p w14:paraId="1791FB87" w14:textId="73FEA4B4" w:rsidR="001F580C" w:rsidDel="00524773" w:rsidRDefault="00047927" w:rsidP="00524773">
      <w:pPr>
        <w:pStyle w:val="Heading1"/>
        <w:rPr>
          <w:del w:id="7514" w:author="Wittman, Jacob (CDC/DDNID/NCCDPHP/DDT) (CTR)" w:date="2023-08-15T14:04:00Z"/>
        </w:rPr>
      </w:pPr>
      <w:del w:id="7515" w:author="Wittman, Jacob (CDC/DDNID/NCCDPHP/DDT) (CTR)" w:date="2023-08-15T14:04:00Z">
        <w:r w:rsidDel="00524773">
          <w:lastRenderedPageBreak/>
          <w:br w:type="page"/>
        </w:r>
      </w:del>
    </w:p>
    <w:tbl>
      <w:tblPr>
        <w:tblStyle w:val="Table"/>
        <w:tblW w:w="5000" w:type="pct"/>
        <w:tblLook w:val="0000" w:firstRow="0" w:lastRow="0" w:firstColumn="0" w:lastColumn="0" w:noHBand="0" w:noVBand="0"/>
      </w:tblPr>
      <w:tblGrid>
        <w:gridCol w:w="12960"/>
      </w:tblGrid>
      <w:tr w:rsidR="001F580C" w:rsidDel="00524773" w14:paraId="4E4E6FF5" w14:textId="6DC96D92">
        <w:trPr>
          <w:del w:id="7516" w:author="Wittman, Jacob (CDC/DDNID/NCCDPHP/DDT) (CTR)" w:date="2023-08-15T14:04:00Z"/>
        </w:trPr>
        <w:tc>
          <w:tcPr>
            <w:tcW w:w="0" w:type="auto"/>
          </w:tcPr>
          <w:p w14:paraId="566B1D11" w14:textId="5337CDB2" w:rsidR="001F580C" w:rsidDel="00524773" w:rsidRDefault="009B3DDC" w:rsidP="00524773">
            <w:pPr>
              <w:pStyle w:val="Heading1"/>
              <w:rPr>
                <w:del w:id="7517" w:author="Wittman, Jacob (CDC/DDNID/NCCDPHP/DDT) (CTR)" w:date="2023-08-15T14:04:00Z"/>
              </w:rPr>
            </w:pPr>
            <w:bookmarkStart w:id="7518" w:name="fig-tests"/>
            <w:del w:id="7519" w:author="Wittman, Jacob (CDC/DDNID/NCCDPHP/DDT) (CTR)" w:date="2023-08-15T14:04:00Z">
              <w:r w:rsidDel="00524773">
                <w:rPr>
                  <w:b w:val="0"/>
                  <w:bCs w:val="0"/>
                  <w:noProof/>
                </w:rPr>
                <w:lastRenderedPageBreak/>
                <w:drawing>
                  <wp:inline distT="0" distB="0" distL="0" distR="0" wp14:anchorId="1861207B" wp14:editId="69618E3D">
                    <wp:extent cx="8229600" cy="49377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664709C3" w14:textId="0996806C" w:rsidR="001F580C" w:rsidDel="00524773" w:rsidRDefault="00047927" w:rsidP="00524773">
            <w:pPr>
              <w:pStyle w:val="Heading1"/>
              <w:rPr>
                <w:del w:id="7520" w:author="Wittman, Jacob (CDC/DDNID/NCCDPHP/DDT) (CTR)" w:date="2023-08-15T14:04:00Z"/>
              </w:rPr>
            </w:pPr>
            <w:del w:id="7521" w:author="Wittman, Jacob (CDC/DDNID/NCCDPHP/DDT) (CTR)" w:date="2023-08-15T14:04:00Z">
              <w:r w:rsidDel="00524773">
                <w:lastRenderedPageBreak/>
                <w:delText>Fig</w:delText>
              </w:r>
              <w:r w:rsidR="001C26FF" w:rsidDel="00524773">
                <w:delText>ure</w:delText>
              </w:r>
              <w:r w:rsidDel="00524773">
                <w:delText> 2</w:delText>
              </w:r>
              <w:r w:rsidR="001C26FF" w:rsidDel="00524773">
                <w:delText>—</w:delText>
              </w:r>
              <w:r w:rsidDel="00524773">
                <w:delText xml:space="preserve">Age-adjusted trends in proportions of U.S. adults with </w:delText>
              </w:r>
            </w:del>
            <w:ins w:id="7522" w:author="Benoit, Stephen (CDC/DDNID/NCCDPHP/DDT)" w:date="2023-08-07T22:38:00Z">
              <w:del w:id="7523" w:author="Wittman, Jacob (CDC/DDNID/NCCDPHP/DDT) (CTR)" w:date="2023-08-15T14:04:00Z">
                <w:r w:rsidR="00A6474F" w:rsidDel="00524773">
                  <w:delText xml:space="preserve">diagnosed </w:delText>
                </w:r>
              </w:del>
            </w:ins>
            <w:del w:id="7524"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tc>
        <w:bookmarkEnd w:id="7518"/>
      </w:tr>
    </w:tbl>
    <w:p w14:paraId="3229D5FB" w14:textId="607F65FE" w:rsidR="001F580C" w:rsidDel="00524773" w:rsidRDefault="00047927" w:rsidP="00524773">
      <w:pPr>
        <w:pStyle w:val="Heading1"/>
        <w:rPr>
          <w:del w:id="7525" w:author="Wittman, Jacob (CDC/DDNID/NCCDPHP/DDT) (CTR)" w:date="2023-08-15T14:04:00Z"/>
        </w:rPr>
      </w:pPr>
      <w:del w:id="7526" w:author="Wittman, Jacob (CDC/DDNID/NCCDPHP/DDT) (CTR)" w:date="2023-08-15T14:04:00Z">
        <w:r w:rsidDel="00524773">
          <w:lastRenderedPageBreak/>
          <w:br w:type="page"/>
        </w:r>
      </w:del>
    </w:p>
    <w:p w14:paraId="0A02DF12" w14:textId="399585AE" w:rsidR="001F580C" w:rsidDel="00524773" w:rsidRDefault="00047927" w:rsidP="00524773">
      <w:pPr>
        <w:pStyle w:val="Heading1"/>
        <w:rPr>
          <w:del w:id="7527" w:author="Wittman, Jacob (CDC/DDNID/NCCDPHP/DDT) (CTR)" w:date="2023-08-15T14:04:00Z"/>
        </w:rPr>
      </w:pPr>
      <w:bookmarkStart w:id="7528" w:name="figure-legends"/>
      <w:bookmarkEnd w:id="575"/>
      <w:del w:id="7529" w:author="Wittman, Jacob (CDC/DDNID/NCCDPHP/DDT) (CTR)" w:date="2023-08-15T14:04:00Z">
        <w:r w:rsidDel="00524773">
          <w:lastRenderedPageBreak/>
          <w:delText>Figure Legends</w:delText>
        </w:r>
      </w:del>
    </w:p>
    <w:p w14:paraId="2B3463B2" w14:textId="1DA55523" w:rsidR="001F580C" w:rsidDel="00524773" w:rsidRDefault="00047927" w:rsidP="00524773">
      <w:pPr>
        <w:pStyle w:val="Heading1"/>
        <w:rPr>
          <w:del w:id="7530" w:author="Wittman, Jacob (CDC/DDNID/NCCDPHP/DDT) (CTR)" w:date="2023-08-15T14:04:00Z"/>
        </w:rPr>
      </w:pPr>
      <w:del w:id="7531" w:author="Wittman, Jacob (CDC/DDNID/NCCDPHP/DDT) (CTR)" w:date="2023-08-15T14:04:00Z">
        <w:r w:rsidDel="00524773">
          <w:delText xml:space="preserve">Figure 1—Age-adjusted trends in proportions of U.S. adults with </w:delText>
        </w:r>
      </w:del>
      <w:ins w:id="7532" w:author="Benoit, Stephen (CDC/DDNID/NCCDPHP/DDT)" w:date="2023-08-07T22:38:00Z">
        <w:del w:id="7533" w:author="Wittman, Jacob (CDC/DDNID/NCCDPHP/DDT) (CTR)" w:date="2023-08-15T14:04:00Z">
          <w:r w:rsidR="006300DE" w:rsidDel="00524773">
            <w:delText xml:space="preserve">diagnosed </w:delText>
          </w:r>
        </w:del>
      </w:ins>
      <w:del w:id="7534" w:author="Wittman, Jacob (CDC/DDNID/NCCDPHP/DDT) (CTR)" w:date="2023-08-15T14:04:00Z">
        <w:r w:rsidDel="00524773">
          <w:delText>diabetes who reported receiving recommended medical examinations from 2008 to 2019. The dashed black line is the overall trend, while dots represent percentages for 2020. Data from 2020 were not included in the trend analysis.</w:delText>
        </w:r>
      </w:del>
    </w:p>
    <w:p w14:paraId="13E1794F" w14:textId="2F2DC0A8" w:rsidR="001F580C" w:rsidDel="00524773" w:rsidRDefault="00047927" w:rsidP="00524773">
      <w:pPr>
        <w:pStyle w:val="Heading1"/>
        <w:rPr>
          <w:del w:id="7535" w:author="Wittman, Jacob (CDC/DDNID/NCCDPHP/DDT) (CTR)" w:date="2023-08-15T14:04:00Z"/>
        </w:rPr>
      </w:pPr>
      <w:del w:id="7536" w:author="Wittman, Jacob (CDC/DDNID/NCCDPHP/DDT) (CTR)" w:date="2023-08-15T14:04:00Z">
        <w:r w:rsidDel="00524773">
          <w:delText xml:space="preserve">Figure 2—Age-adjusted trends in proportions of U.S. adults with </w:delText>
        </w:r>
      </w:del>
      <w:ins w:id="7537" w:author="Benoit, Stephen (CDC/DDNID/NCCDPHP/DDT)" w:date="2023-08-07T22:38:00Z">
        <w:del w:id="7538" w:author="Wittman, Jacob (CDC/DDNID/NCCDPHP/DDT) (CTR)" w:date="2023-08-15T14:04:00Z">
          <w:r w:rsidR="006300DE" w:rsidDel="00524773">
            <w:delText xml:space="preserve">diagnosed </w:delText>
          </w:r>
        </w:del>
      </w:ins>
      <w:del w:id="7539"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bookmarkEnd w:id="389"/>
    <w:bookmarkEnd w:id="7528"/>
    <w:p w14:paraId="451A9A33" w14:textId="77777777" w:rsidR="00845EBE" w:rsidRDefault="00845EBE"/>
    <w:sectPr w:rsidR="00845EBE" w:rsidSect="009B3DDC">
      <w:headerReference w:type="even" r:id="rId13"/>
      <w:headerReference w:type="default" r:id="rId14"/>
      <w:footerReference w:type="even" r:id="rId15"/>
      <w:footerReference w:type="default" r:id="rId16"/>
      <w:headerReference w:type="first" r:id="rId17"/>
      <w:footerReference w:type="first" r:id="rId18"/>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8A4A5" w14:textId="77777777" w:rsidR="00610685" w:rsidRDefault="00610685">
      <w:pPr>
        <w:spacing w:after="0"/>
      </w:pPr>
      <w:r>
        <w:separator/>
      </w:r>
    </w:p>
  </w:endnote>
  <w:endnote w:type="continuationSeparator" w:id="0">
    <w:p w14:paraId="3FC9A8A8" w14:textId="77777777" w:rsidR="00610685" w:rsidRDefault="006106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48" w:author="Wittman, Jacob (CDC/DDNID/NCCDPHP/DDT) (CTR)" w:date="2023-07-21T14:01:00Z"/>
  <w:sdt>
    <w:sdtPr>
      <w:id w:val="529231868"/>
      <w:docPartObj>
        <w:docPartGallery w:val="Page Numbers (Bottom of Page)"/>
        <w:docPartUnique/>
      </w:docPartObj>
    </w:sdtPr>
    <w:sdtEndPr>
      <w:rPr>
        <w:noProof/>
      </w:rPr>
    </w:sdtEndPr>
    <w:sdtContent>
      <w:customXmlInsRangeEnd w:id="548"/>
      <w:p w14:paraId="6E1D7642" w14:textId="3E70FDD0" w:rsidR="0032204D" w:rsidRDefault="0032204D">
        <w:pPr>
          <w:pStyle w:val="Footer"/>
          <w:jc w:val="center"/>
          <w:rPr>
            <w:ins w:id="549" w:author="Wittman, Jacob (CDC/DDNID/NCCDPHP/DDT) (CTR)" w:date="2023-07-21T14:01:00Z"/>
          </w:rPr>
        </w:pPr>
        <w:ins w:id="550" w:author="Wittman, Jacob (CDC/DDNID/NCCDPHP/DDT) (CTR)" w:date="2023-07-21T14:01:00Z">
          <w:r>
            <w:fldChar w:fldCharType="begin"/>
          </w:r>
          <w:r>
            <w:instrText xml:space="preserve"> PAGE   \* MERGEFORMAT </w:instrText>
          </w:r>
          <w:r>
            <w:fldChar w:fldCharType="separate"/>
          </w:r>
          <w:r>
            <w:rPr>
              <w:noProof/>
            </w:rPr>
            <w:t>2</w:t>
          </w:r>
          <w:r>
            <w:rPr>
              <w:noProof/>
            </w:rPr>
            <w:fldChar w:fldCharType="end"/>
          </w:r>
        </w:ins>
      </w:p>
      <w:customXmlInsRangeStart w:id="551" w:author="Wittman, Jacob (CDC/DDNID/NCCDPHP/DDT) (CTR)" w:date="2023-07-21T14:01:00Z"/>
    </w:sdtContent>
  </w:sdt>
  <w:customXmlInsRangeEnd w:id="551"/>
  <w:p w14:paraId="2E4EA822" w14:textId="77777777" w:rsidR="009A0482" w:rsidRDefault="009A0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BA68" w14:textId="77777777" w:rsidR="00C60C33"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C20F" w14:textId="77777777" w:rsidR="00C60C33"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A33C"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B5AB2" w14:textId="77777777" w:rsidR="00610685" w:rsidRDefault="00610685">
      <w:r>
        <w:separator/>
      </w:r>
    </w:p>
  </w:footnote>
  <w:footnote w:type="continuationSeparator" w:id="0">
    <w:p w14:paraId="181DA5F7" w14:textId="77777777" w:rsidR="00610685" w:rsidRDefault="006106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C2EA" w14:textId="77777777" w:rsidR="00C60C33"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2E3C" w14:textId="77777777" w:rsidR="00C60C33"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57F3"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866C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1612393627">
    <w:abstractNumId w:val="0"/>
  </w:num>
  <w:num w:numId="3" w16cid:durableId="72059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ttman, Jacob (CDC/DDNID/NCCDPHP/DDT) (CTR)">
    <w15:presenceInfo w15:providerId="AD" w15:userId="S::ugv4@cdc.gov::ade3528e-40ff-4fb5-88c7-590459cbede7"/>
  </w15:person>
  <w15:person w15:author="Benoit, Stephen (CDC/DDNID/NCCDPHP/DDT)">
    <w15:presenceInfo w15:providerId="AD" w15:userId="S::bvy8@cdc.gov::4544bcaa-0d35-4566-a578-9223ab9312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0C"/>
    <w:rsid w:val="00016035"/>
    <w:rsid w:val="00016F97"/>
    <w:rsid w:val="00047927"/>
    <w:rsid w:val="00070A7A"/>
    <w:rsid w:val="000866CF"/>
    <w:rsid w:val="000A0E09"/>
    <w:rsid w:val="000A21E1"/>
    <w:rsid w:val="000B2F3B"/>
    <w:rsid w:val="000D0E1F"/>
    <w:rsid w:val="00100036"/>
    <w:rsid w:val="001539A3"/>
    <w:rsid w:val="00164CE2"/>
    <w:rsid w:val="00170055"/>
    <w:rsid w:val="0018307D"/>
    <w:rsid w:val="00185E46"/>
    <w:rsid w:val="00193E63"/>
    <w:rsid w:val="001A228A"/>
    <w:rsid w:val="001A4A7F"/>
    <w:rsid w:val="001C26FF"/>
    <w:rsid w:val="001C7C85"/>
    <w:rsid w:val="001E2EB7"/>
    <w:rsid w:val="001E6AAF"/>
    <w:rsid w:val="001F1529"/>
    <w:rsid w:val="001F580C"/>
    <w:rsid w:val="00246A4A"/>
    <w:rsid w:val="00254C3A"/>
    <w:rsid w:val="002B16FF"/>
    <w:rsid w:val="00305FD1"/>
    <w:rsid w:val="0031487E"/>
    <w:rsid w:val="0032204D"/>
    <w:rsid w:val="00343B16"/>
    <w:rsid w:val="00346413"/>
    <w:rsid w:val="00361FDA"/>
    <w:rsid w:val="00366324"/>
    <w:rsid w:val="003D165A"/>
    <w:rsid w:val="00400BCB"/>
    <w:rsid w:val="00415A69"/>
    <w:rsid w:val="004327DE"/>
    <w:rsid w:val="00456FD7"/>
    <w:rsid w:val="00460A3F"/>
    <w:rsid w:val="004849A5"/>
    <w:rsid w:val="00497494"/>
    <w:rsid w:val="004A0EBF"/>
    <w:rsid w:val="004D4453"/>
    <w:rsid w:val="004E3DEF"/>
    <w:rsid w:val="004F19DF"/>
    <w:rsid w:val="00524773"/>
    <w:rsid w:val="005555A8"/>
    <w:rsid w:val="005629D4"/>
    <w:rsid w:val="005B4543"/>
    <w:rsid w:val="005C3A97"/>
    <w:rsid w:val="005D06A4"/>
    <w:rsid w:val="00610685"/>
    <w:rsid w:val="0061176A"/>
    <w:rsid w:val="006300DE"/>
    <w:rsid w:val="00640C0F"/>
    <w:rsid w:val="0067008C"/>
    <w:rsid w:val="0069090B"/>
    <w:rsid w:val="00693BAD"/>
    <w:rsid w:val="006B045B"/>
    <w:rsid w:val="006B209D"/>
    <w:rsid w:val="006C0882"/>
    <w:rsid w:val="006C1ECD"/>
    <w:rsid w:val="006E6E0F"/>
    <w:rsid w:val="006F79EB"/>
    <w:rsid w:val="0070444B"/>
    <w:rsid w:val="007077BE"/>
    <w:rsid w:val="00713468"/>
    <w:rsid w:val="00761548"/>
    <w:rsid w:val="0077195C"/>
    <w:rsid w:val="00790ABB"/>
    <w:rsid w:val="007C67C8"/>
    <w:rsid w:val="007E0BDB"/>
    <w:rsid w:val="008000C3"/>
    <w:rsid w:val="008104E8"/>
    <w:rsid w:val="00827B1D"/>
    <w:rsid w:val="00835F65"/>
    <w:rsid w:val="00845EBE"/>
    <w:rsid w:val="00846B3E"/>
    <w:rsid w:val="00850C0F"/>
    <w:rsid w:val="00856979"/>
    <w:rsid w:val="0086046A"/>
    <w:rsid w:val="00871C3D"/>
    <w:rsid w:val="008831A1"/>
    <w:rsid w:val="008A7737"/>
    <w:rsid w:val="008C4165"/>
    <w:rsid w:val="008E57EC"/>
    <w:rsid w:val="008F057D"/>
    <w:rsid w:val="00950C5A"/>
    <w:rsid w:val="009563D6"/>
    <w:rsid w:val="009570F7"/>
    <w:rsid w:val="00965424"/>
    <w:rsid w:val="00986306"/>
    <w:rsid w:val="0099291C"/>
    <w:rsid w:val="009A0482"/>
    <w:rsid w:val="009B3DDC"/>
    <w:rsid w:val="009C6376"/>
    <w:rsid w:val="009F164C"/>
    <w:rsid w:val="00A152CC"/>
    <w:rsid w:val="00A166D9"/>
    <w:rsid w:val="00A230B9"/>
    <w:rsid w:val="00A349A0"/>
    <w:rsid w:val="00A61CEE"/>
    <w:rsid w:val="00A63649"/>
    <w:rsid w:val="00A6474F"/>
    <w:rsid w:val="00A674B8"/>
    <w:rsid w:val="00A71592"/>
    <w:rsid w:val="00B10C39"/>
    <w:rsid w:val="00B730B5"/>
    <w:rsid w:val="00B85964"/>
    <w:rsid w:val="00B97635"/>
    <w:rsid w:val="00B9785C"/>
    <w:rsid w:val="00BC00D4"/>
    <w:rsid w:val="00BD0128"/>
    <w:rsid w:val="00BE527C"/>
    <w:rsid w:val="00BF3995"/>
    <w:rsid w:val="00C00DA2"/>
    <w:rsid w:val="00C42B02"/>
    <w:rsid w:val="00C5584B"/>
    <w:rsid w:val="00CE392C"/>
    <w:rsid w:val="00CF780C"/>
    <w:rsid w:val="00D55186"/>
    <w:rsid w:val="00D64C17"/>
    <w:rsid w:val="00D937FF"/>
    <w:rsid w:val="00DA7E6E"/>
    <w:rsid w:val="00DB617A"/>
    <w:rsid w:val="00DE223B"/>
    <w:rsid w:val="00E05CEB"/>
    <w:rsid w:val="00E55FB0"/>
    <w:rsid w:val="00E87B04"/>
    <w:rsid w:val="00E91E3F"/>
    <w:rsid w:val="00EB46F5"/>
    <w:rsid w:val="00EB7636"/>
    <w:rsid w:val="00ED1958"/>
    <w:rsid w:val="00F44C7A"/>
    <w:rsid w:val="00F63125"/>
    <w:rsid w:val="00FC46DE"/>
    <w:rsid w:val="00FD4F14"/>
    <w:rsid w:val="00FE0557"/>
    <w:rsid w:val="00FF60A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18D6A"/>
  <w15:docId w15:val="{71FCA5C0-94D1-4819-B9FC-756EBD79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link w:val="Heading1Char"/>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link w:val="Heading2Char"/>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iPriority w:val="99"/>
    <w:unhideWhenUsed/>
    <w:rsid w:val="00C60C33"/>
    <w:pPr>
      <w:tabs>
        <w:tab w:val="center" w:pos="4680"/>
        <w:tab w:val="right" w:pos="9360"/>
      </w:tabs>
      <w:spacing w:after="0"/>
    </w:pPr>
  </w:style>
  <w:style w:type="character" w:customStyle="1" w:styleId="FooterChar">
    <w:name w:val="Footer Char"/>
    <w:basedOn w:val="DefaultParagraphFont"/>
    <w:link w:val="Footer"/>
    <w:uiPriority w:val="99"/>
    <w:rsid w:val="00C60C33"/>
  </w:style>
  <w:style w:type="paragraph" w:styleId="Revision">
    <w:name w:val="Revision"/>
    <w:hidden/>
    <w:semiHidden/>
    <w:rsid w:val="00164CE2"/>
    <w:pPr>
      <w:spacing w:after="0"/>
    </w:pPr>
    <w:rPr>
      <w:rFonts w:ascii="Times New Roman" w:hAnsi="Times New Roman"/>
    </w:rPr>
  </w:style>
  <w:style w:type="character" w:styleId="UnresolvedMention">
    <w:name w:val="Unresolved Mention"/>
    <w:basedOn w:val="DefaultParagraphFont"/>
    <w:uiPriority w:val="99"/>
    <w:semiHidden/>
    <w:unhideWhenUsed/>
    <w:rsid w:val="00164CE2"/>
    <w:rPr>
      <w:color w:val="605E5C"/>
      <w:shd w:val="clear" w:color="auto" w:fill="E1DFDD"/>
    </w:rPr>
  </w:style>
  <w:style w:type="character" w:styleId="LineNumber">
    <w:name w:val="line number"/>
    <w:basedOn w:val="DefaultParagraphFont"/>
    <w:semiHidden/>
    <w:unhideWhenUsed/>
    <w:rsid w:val="0032204D"/>
  </w:style>
  <w:style w:type="character" w:styleId="FollowedHyperlink">
    <w:name w:val="FollowedHyperlink"/>
    <w:basedOn w:val="DefaultParagraphFont"/>
    <w:semiHidden/>
    <w:unhideWhenUsed/>
    <w:rsid w:val="00FC46DE"/>
    <w:rPr>
      <w:color w:val="800080" w:themeColor="followedHyperlink"/>
      <w:u w:val="single"/>
    </w:rPr>
  </w:style>
  <w:style w:type="character" w:customStyle="1" w:styleId="BodyTextChar">
    <w:name w:val="Body Text Char"/>
    <w:basedOn w:val="DefaultParagraphFont"/>
    <w:link w:val="BodyText"/>
    <w:rsid w:val="00856979"/>
    <w:rPr>
      <w:rFonts w:ascii="Times New Roman" w:hAnsi="Times New Roman" w:cs="Times New Roman"/>
      <w:color w:val="000000" w:themeColor="text1"/>
    </w:rPr>
  </w:style>
  <w:style w:type="character" w:customStyle="1" w:styleId="Heading1Char">
    <w:name w:val="Heading 1 Char"/>
    <w:basedOn w:val="DefaultParagraphFont"/>
    <w:link w:val="Heading1"/>
    <w:uiPriority w:val="9"/>
    <w:rsid w:val="00856979"/>
    <w:rPr>
      <w:rFonts w:ascii="Times New Roman" w:eastAsiaTheme="majorEastAsia" w:hAnsi="Times New Roman" w:cs="Times New Roman"/>
      <w:b/>
      <w:bCs/>
      <w:color w:val="000000" w:themeColor="text1"/>
    </w:rPr>
  </w:style>
  <w:style w:type="character" w:styleId="CommentReference">
    <w:name w:val="annotation reference"/>
    <w:basedOn w:val="DefaultParagraphFont"/>
    <w:semiHidden/>
    <w:unhideWhenUsed/>
    <w:rsid w:val="0086046A"/>
    <w:rPr>
      <w:sz w:val="16"/>
      <w:szCs w:val="16"/>
    </w:rPr>
  </w:style>
  <w:style w:type="paragraph" w:styleId="CommentText">
    <w:name w:val="annotation text"/>
    <w:basedOn w:val="Normal"/>
    <w:link w:val="CommentTextChar"/>
    <w:unhideWhenUsed/>
    <w:rsid w:val="0086046A"/>
    <w:rPr>
      <w:sz w:val="20"/>
      <w:szCs w:val="20"/>
    </w:rPr>
  </w:style>
  <w:style w:type="character" w:customStyle="1" w:styleId="CommentTextChar">
    <w:name w:val="Comment Text Char"/>
    <w:basedOn w:val="DefaultParagraphFont"/>
    <w:link w:val="CommentText"/>
    <w:rsid w:val="0086046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6046A"/>
    <w:rPr>
      <w:b/>
      <w:bCs/>
    </w:rPr>
  </w:style>
  <w:style w:type="character" w:customStyle="1" w:styleId="CommentSubjectChar">
    <w:name w:val="Comment Subject Char"/>
    <w:basedOn w:val="CommentTextChar"/>
    <w:link w:val="CommentSubject"/>
    <w:semiHidden/>
    <w:rsid w:val="0086046A"/>
    <w:rPr>
      <w:rFonts w:ascii="Times New Roman" w:hAnsi="Times New Roman"/>
      <w:b/>
      <w:bCs/>
      <w:sz w:val="20"/>
      <w:szCs w:val="20"/>
    </w:rPr>
  </w:style>
  <w:style w:type="character" w:customStyle="1" w:styleId="Heading2Char">
    <w:name w:val="Heading 2 Char"/>
    <w:basedOn w:val="DefaultParagraphFont"/>
    <w:link w:val="Heading2"/>
    <w:uiPriority w:val="9"/>
    <w:rsid w:val="004849A5"/>
    <w:rPr>
      <w:rFonts w:ascii="Times New Roman" w:eastAsiaTheme="majorEastAsia" w:hAnsi="Times New Roman" w:cs="Times New Roman"/>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310384">
      <w:bodyDiv w:val="1"/>
      <w:marLeft w:val="0"/>
      <w:marRight w:val="0"/>
      <w:marTop w:val="0"/>
      <w:marBottom w:val="0"/>
      <w:divBdr>
        <w:top w:val="none" w:sz="0" w:space="0" w:color="auto"/>
        <w:left w:val="none" w:sz="0" w:space="0" w:color="auto"/>
        <w:bottom w:val="none" w:sz="0" w:space="0" w:color="auto"/>
        <w:right w:val="none" w:sz="0" w:space="0" w:color="auto"/>
      </w:divBdr>
    </w:div>
    <w:div w:id="891235382">
      <w:bodyDiv w:val="1"/>
      <w:marLeft w:val="0"/>
      <w:marRight w:val="0"/>
      <w:marTop w:val="0"/>
      <w:marBottom w:val="0"/>
      <w:divBdr>
        <w:top w:val="none" w:sz="0" w:space="0" w:color="auto"/>
        <w:left w:val="none" w:sz="0" w:space="0" w:color="auto"/>
        <w:bottom w:val="none" w:sz="0" w:space="0" w:color="auto"/>
        <w:right w:val="none" w:sz="0" w:space="0" w:color="auto"/>
      </w:divBdr>
    </w:div>
    <w:div w:id="1238397599">
      <w:bodyDiv w:val="1"/>
      <w:marLeft w:val="0"/>
      <w:marRight w:val="0"/>
      <w:marTop w:val="0"/>
      <w:marBottom w:val="0"/>
      <w:divBdr>
        <w:top w:val="none" w:sz="0" w:space="0" w:color="auto"/>
        <w:left w:val="none" w:sz="0" w:space="0" w:color="auto"/>
        <w:bottom w:val="none" w:sz="0" w:space="0" w:color="auto"/>
        <w:right w:val="none" w:sz="0" w:space="0" w:color="auto"/>
      </w:divBdr>
    </w:div>
    <w:div w:id="1238856199">
      <w:bodyDiv w:val="1"/>
      <w:marLeft w:val="0"/>
      <w:marRight w:val="0"/>
      <w:marTop w:val="0"/>
      <w:marBottom w:val="0"/>
      <w:divBdr>
        <w:top w:val="none" w:sz="0" w:space="0" w:color="auto"/>
        <w:left w:val="none" w:sz="0" w:space="0" w:color="auto"/>
        <w:bottom w:val="none" w:sz="0" w:space="0" w:color="auto"/>
        <w:right w:val="none" w:sz="0" w:space="0" w:color="auto"/>
      </w:divBdr>
    </w:div>
    <w:div w:id="1276909471">
      <w:bodyDiv w:val="1"/>
      <w:marLeft w:val="0"/>
      <w:marRight w:val="0"/>
      <w:marTop w:val="0"/>
      <w:marBottom w:val="0"/>
      <w:divBdr>
        <w:top w:val="none" w:sz="0" w:space="0" w:color="auto"/>
        <w:left w:val="none" w:sz="0" w:space="0" w:color="auto"/>
        <w:bottom w:val="none" w:sz="0" w:space="0" w:color="auto"/>
        <w:right w:val="none" w:sz="0" w:space="0" w:color="auto"/>
      </w:divBdr>
    </w:div>
    <w:div w:id="1649089262">
      <w:bodyDiv w:val="1"/>
      <w:marLeft w:val="0"/>
      <w:marRight w:val="0"/>
      <w:marTop w:val="0"/>
      <w:marBottom w:val="0"/>
      <w:divBdr>
        <w:top w:val="none" w:sz="0" w:space="0" w:color="auto"/>
        <w:left w:val="none" w:sz="0" w:space="0" w:color="auto"/>
        <w:bottom w:val="none" w:sz="0" w:space="0" w:color="auto"/>
        <w:right w:val="none" w:sz="0" w:space="0" w:color="auto"/>
      </w:divBdr>
    </w:div>
    <w:div w:id="1795901282">
      <w:bodyDiv w:val="1"/>
      <w:marLeft w:val="0"/>
      <w:marRight w:val="0"/>
      <w:marTop w:val="0"/>
      <w:marBottom w:val="0"/>
      <w:divBdr>
        <w:top w:val="none" w:sz="0" w:space="0" w:color="auto"/>
        <w:left w:val="none" w:sz="0" w:space="0" w:color="auto"/>
        <w:bottom w:val="none" w:sz="0" w:space="0" w:color="auto"/>
        <w:right w:val="none" w:sz="0" w:space="0" w:color="auto"/>
      </w:divBdr>
    </w:div>
    <w:div w:id="1806311121">
      <w:bodyDiv w:val="1"/>
      <w:marLeft w:val="0"/>
      <w:marRight w:val="0"/>
      <w:marTop w:val="0"/>
      <w:marBottom w:val="0"/>
      <w:divBdr>
        <w:top w:val="none" w:sz="0" w:space="0" w:color="auto"/>
        <w:left w:val="none" w:sz="0" w:space="0" w:color="auto"/>
        <w:bottom w:val="none" w:sz="0" w:space="0" w:color="auto"/>
        <w:right w:val="none" w:sz="0" w:space="0" w:color="auto"/>
      </w:divBdr>
    </w:div>
    <w:div w:id="1925676680">
      <w:bodyDiv w:val="1"/>
      <w:marLeft w:val="0"/>
      <w:marRight w:val="0"/>
      <w:marTop w:val="0"/>
      <w:marBottom w:val="0"/>
      <w:divBdr>
        <w:top w:val="none" w:sz="0" w:space="0" w:color="auto"/>
        <w:left w:val="none" w:sz="0" w:space="0" w:color="auto"/>
        <w:bottom w:val="none" w:sz="0" w:space="0" w:color="auto"/>
        <w:right w:val="none" w:sz="0" w:space="0" w:color="auto"/>
      </w:divBdr>
    </w:div>
    <w:div w:id="2087605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3.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2EC29-0AB6-4622-8954-924037E7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57</Pages>
  <Words>13708</Words>
  <Characters>78138</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Benoit, Stephen (CDC/DDNID/NCCDPHP/DDT)</cp:lastModifiedBy>
  <cp:revision>7</cp:revision>
  <dcterms:created xsi:type="dcterms:W3CDTF">2023-08-16T13:51:00Z</dcterms:created>
  <dcterms:modified xsi:type="dcterms:W3CDTF">2023-08-16T16:28:00Z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2023-06-14T17:34:35Z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4d2a7efe-60ee-4f1f-a447-461c36c21f4a</vt:lpwstr>
  </property>
  <property fmtid="{D5CDD505-2E9C-101B-9397-08002B2CF9AE}" pid="20" name="MSIP_Label_7b94a7b8-f06c-4dfe-bdcc-9b548fd58c31_ContentBits">
    <vt:lpwstr>0</vt:lpwstr>
  </property>
</Properties>
</file>